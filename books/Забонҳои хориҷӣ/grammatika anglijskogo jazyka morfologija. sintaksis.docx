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ru-RU"/>
        </w:rPr>
      </w:pPr>
      <w:r>
        <w:rPr>
          <w:lang w:val="ru-RU"/>
        </w:rPr>
        <w:drawing>
          <wp:inline distT="0" distB="0" distL="0" distR="0">
            <wp:extent cx="5906770" cy="850963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6" t="-4" r="-6" b="-4"/>
                    <a:stretch>
                      <a:fillRect/>
                    </a:stretch>
                  </pic:blipFill>
                  <pic:spPr bwMode="auto">
                    <a:xfrm>
                      <a:off x="0" y="0"/>
                      <a:ext cx="5906770" cy="8509635"/>
                    </a:xfrm>
                    <a:prstGeom prst="rect">
                      <a:avLst/>
                    </a:prstGeom>
                  </pic:spPr>
                </pic:pic>
              </a:graphicData>
            </a:graphic>
          </wp:inline>
        </w:drawing>
      </w:r>
    </w:p>
    <w:p>
      <w:pPr>
        <w:sectPr>
          <w:footerReference w:type="default" r:id="rId3"/>
          <w:type w:val="nextPage"/>
          <w:pgSz w:w="11906" w:h="16838"/>
          <w:pgMar w:left="567" w:right="567" w:gutter="0" w:header="0" w:top="567" w:footer="720" w:bottom="776"/>
          <w:pgNumType w:fmt="decimal"/>
          <w:formProt w:val="false"/>
          <w:textDirection w:val="lrTb"/>
          <w:docGrid w:type="default" w:linePitch="360" w:charSpace="0"/>
        </w:sect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jc w:val="center"/>
        <w:rPr>
          <w:sz w:val="24"/>
          <w:lang w:val="ru-RU"/>
        </w:rPr>
      </w:pPr>
      <w:r>
        <w:rPr>
          <w:sz w:val="24"/>
          <w:lang w:val="ru-RU"/>
        </w:rPr>
        <w:t>Н. А. КОБРИНА, Е. А. КОРНЕЕВА,</w:t>
      </w:r>
    </w:p>
    <w:p>
      <w:pPr>
        <w:pStyle w:val="Normal"/>
        <w:suppressAutoHyphens w:val="true"/>
        <w:spacing w:lineRule="auto" w:line="240"/>
        <w:ind w:firstLine="284" w:end="0"/>
        <w:jc w:val="center"/>
        <w:rPr>
          <w:sz w:val="24"/>
          <w:lang w:val="ru-RU"/>
        </w:rPr>
      </w:pPr>
      <w:r>
        <w:rPr>
          <w:sz w:val="24"/>
          <w:lang w:val="ru-RU"/>
        </w:rPr>
        <w:t>М. И. ОССОВСКАЯ, К. А. ГУЗЕЕВА</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jc w:val="center"/>
        <w:rPr/>
      </w:pPr>
      <w:r>
        <w:rPr>
          <w:b/>
          <w:sz w:val="24"/>
        </w:rPr>
        <w:t>ГР</w:t>
      </w:r>
      <w:r>
        <w:rPr>
          <w:b/>
          <w:sz w:val="24"/>
          <w:lang w:val="ru-RU"/>
        </w:rPr>
        <w:t>А</w:t>
      </w:r>
      <w:r>
        <w:rPr>
          <w:b/>
          <w:sz w:val="24"/>
        </w:rPr>
        <w:t>ММ</w:t>
      </w:r>
      <w:r>
        <w:rPr>
          <w:b/>
          <w:sz w:val="24"/>
          <w:lang w:val="ru-RU"/>
        </w:rPr>
        <w:t>А</w:t>
      </w:r>
      <w:r>
        <w:rPr>
          <w:b/>
          <w:sz w:val="24"/>
        </w:rPr>
        <w:t xml:space="preserve">ТИКА </w:t>
      </w:r>
      <w:r>
        <w:rPr>
          <w:b/>
          <w:sz w:val="24"/>
          <w:lang w:val="ru-RU"/>
        </w:rPr>
        <w:t>А</w:t>
      </w:r>
      <w:r>
        <w:rPr>
          <w:b/>
          <w:sz w:val="24"/>
        </w:rPr>
        <w:t>НГЛИЙСКОГО ЯЗЫК</w:t>
      </w:r>
      <w:r>
        <w:rPr>
          <w:b/>
          <w:sz w:val="24"/>
          <w:lang w:val="ru-RU"/>
        </w:rPr>
        <w:t>А</w:t>
      </w:r>
    </w:p>
    <w:p>
      <w:pPr>
        <w:pStyle w:val="Normal"/>
        <w:suppressAutoHyphens w:val="true"/>
        <w:spacing w:lineRule="auto" w:line="240"/>
        <w:ind w:firstLine="284" w:end="0"/>
        <w:rPr>
          <w:b/>
          <w:sz w:val="24"/>
          <w:lang w:val="ru-RU"/>
        </w:rPr>
      </w:pPr>
      <w:r>
        <w:rPr>
          <w:b/>
          <w:sz w:val="24"/>
          <w:lang w:val="ru-RU"/>
        </w:rPr>
      </w:r>
    </w:p>
    <w:p>
      <w:pPr>
        <w:pStyle w:val="Heading4"/>
        <w:keepNext w:val="false"/>
        <w:suppressAutoHyphens w:val="true"/>
        <w:spacing w:lineRule="auto" w:line="240"/>
        <w:ind w:firstLine="284" w:start="0" w:end="0"/>
        <w:rPr>
          <w:lang w:val="ru-RU"/>
        </w:rPr>
      </w:pPr>
      <w:r>
        <w:rPr/>
        <w:t>Морфология. Синтаксис</w:t>
      </w:r>
    </w:p>
    <w:p>
      <w:pPr>
        <w:pStyle w:val="Normal"/>
        <w:suppressAutoHyphens w:val="true"/>
        <w:spacing w:lineRule="auto" w:line="240"/>
        <w:ind w:firstLine="284" w:end="0"/>
        <w:rPr>
          <w:lang w:val="ru-RU"/>
        </w:rPr>
      </w:pPr>
      <w:r>
        <w:rPr>
          <w:lang w:val="ru-RU"/>
        </w:rPr>
      </w:r>
    </w:p>
    <w:p>
      <w:pPr>
        <w:pStyle w:val="Normal"/>
        <w:suppressAutoHyphens w:val="true"/>
        <w:spacing w:lineRule="auto" w:line="240"/>
        <w:ind w:firstLine="284" w:end="0"/>
        <w:jc w:val="center"/>
        <w:rPr>
          <w:sz w:val="24"/>
          <w:lang w:val="ru-RU"/>
        </w:rPr>
      </w:pPr>
      <w:r>
        <w:rPr>
          <w:sz w:val="24"/>
          <w:lang w:val="ru-RU"/>
        </w:rPr>
        <w:t>СОЮЗ</w:t>
      </w:r>
    </w:p>
    <w:p>
      <w:pPr>
        <w:pStyle w:val="Normal"/>
        <w:suppressAutoHyphens w:val="true"/>
        <w:spacing w:lineRule="auto" w:line="240"/>
        <w:ind w:firstLine="284" w:end="0"/>
        <w:jc w:val="center"/>
        <w:rPr>
          <w:sz w:val="24"/>
          <w:lang w:val="ru-RU"/>
        </w:rPr>
      </w:pPr>
      <w:r>
        <w:rPr>
          <w:sz w:val="24"/>
          <w:lang w:val="ru-RU"/>
        </w:rPr>
        <w:t>С.-ПЕТЕРБУРГ</w:t>
      </w:r>
    </w:p>
    <w:p>
      <w:pPr>
        <w:pStyle w:val="Normal"/>
        <w:suppressAutoHyphens w:val="true"/>
        <w:spacing w:lineRule="auto" w:line="240"/>
        <w:ind w:firstLine="284" w:end="0"/>
        <w:jc w:val="center"/>
        <w:rPr>
          <w:sz w:val="24"/>
          <w:lang w:val="ru-RU"/>
        </w:rPr>
      </w:pPr>
      <w:r>
        <w:rPr>
          <w:sz w:val="24"/>
        </w:rPr>
        <w:t>1999</w:t>
      </w:r>
    </w:p>
    <w:p>
      <w:pPr>
        <w:pStyle w:val="Normal"/>
        <w:suppressAutoHyphens w:val="true"/>
        <w:spacing w:lineRule="auto" w:line="240"/>
        <w:ind w:firstLine="284" w:end="0"/>
        <w:jc w:val="center"/>
        <w:rPr>
          <w:sz w:val="24"/>
          <w:lang w:val="ru-RU"/>
        </w:rPr>
      </w:pPr>
      <w:r>
        <w:rPr>
          <w:sz w:val="24"/>
          <w:lang w:val="ru-RU"/>
        </w:rPr>
      </w:r>
    </w:p>
    <w:p>
      <w:pPr>
        <w:pStyle w:val="Normal"/>
        <w:suppressAutoHyphens w:val="true"/>
        <w:spacing w:lineRule="auto" w:line="240"/>
        <w:ind w:firstLine="284" w:end="0"/>
        <w:rPr/>
      </w:pPr>
      <w:r>
        <w:rPr>
          <w:b/>
          <w:sz w:val="24"/>
          <w:lang w:val="ru-RU"/>
        </w:rPr>
        <w:t>ББК</w:t>
      </w:r>
      <w:r>
        <w:rPr>
          <w:b/>
          <w:sz w:val="24"/>
        </w:rPr>
        <w:t xml:space="preserve"> 81.2</w:t>
      </w:r>
      <w:r>
        <w:rPr>
          <w:b/>
          <w:sz w:val="24"/>
          <w:lang w:val="ru-RU"/>
        </w:rPr>
        <w:t xml:space="preserve"> Англ. </w:t>
      </w:r>
    </w:p>
    <w:p>
      <w:pPr>
        <w:pStyle w:val="Normal"/>
        <w:suppressAutoHyphens w:val="true"/>
        <w:spacing w:lineRule="auto" w:line="240"/>
        <w:ind w:firstLine="284" w:end="0"/>
        <w:rPr/>
      </w:pPr>
      <w:r>
        <w:rPr>
          <w:b/>
          <w:sz w:val="24"/>
          <w:lang w:val="ru-RU"/>
        </w:rPr>
        <w:t>К</w:t>
      </w:r>
      <w:r>
        <w:rPr>
          <w:b/>
          <w:sz w:val="24"/>
        </w:rPr>
        <w:t xml:space="preserve"> 85</w:t>
      </w:r>
    </w:p>
    <w:p>
      <w:pPr>
        <w:pStyle w:val="Normal"/>
        <w:suppressAutoHyphens w:val="true"/>
        <w:spacing w:lineRule="auto" w:line="240"/>
        <w:ind w:firstLine="284" w:end="0"/>
        <w:rPr/>
      </w:pPr>
      <w:r>
        <w:rPr>
          <w:sz w:val="24"/>
          <w:lang w:val="ru-RU"/>
        </w:rPr>
        <w:t xml:space="preserve">           </w:t>
      </w:r>
      <w:r>
        <w:rPr>
          <w:b/>
          <w:sz w:val="24"/>
          <w:lang w:val="ru-RU"/>
        </w:rPr>
        <w:t>Н. А. Кобрина, Е. А. Корнеева, М. И. Оссовская, К. А. Гузеева</w:t>
      </w:r>
    </w:p>
    <w:p>
      <w:pPr>
        <w:pStyle w:val="Normal"/>
        <w:suppressAutoHyphens w:val="true"/>
        <w:spacing w:lineRule="auto" w:line="240"/>
        <w:ind w:firstLine="284" w:end="0"/>
        <w:rPr>
          <w:b/>
          <w:sz w:val="24"/>
          <w:lang w:val="ru-RU"/>
        </w:rPr>
      </w:pPr>
      <w:r>
        <w:rPr>
          <w:b/>
          <w:sz w:val="24"/>
          <w:lang w:val="ru-RU"/>
        </w:rPr>
      </w:r>
    </w:p>
    <w:tbl>
      <w:tblPr>
        <w:tblW w:w="10982" w:type="dxa"/>
        <w:jc w:val="start"/>
        <w:tblInd w:w="0" w:type="dxa"/>
        <w:tblLayout w:type="fixed"/>
        <w:tblCellMar>
          <w:top w:w="0" w:type="dxa"/>
          <w:start w:w="108" w:type="dxa"/>
          <w:bottom w:w="0" w:type="dxa"/>
          <w:end w:w="108" w:type="dxa"/>
        </w:tblCellMar>
      </w:tblPr>
      <w:tblGrid>
        <w:gridCol w:w="817"/>
        <w:gridCol w:w="10165"/>
      </w:tblGrid>
      <w:tr>
        <w:trPr/>
        <w:tc>
          <w:tcPr>
            <w:tcW w:w="817" w:type="dxa"/>
            <w:tcBorders/>
          </w:tcPr>
          <w:p>
            <w:pPr>
              <w:pStyle w:val="Normal"/>
              <w:suppressAutoHyphens w:val="true"/>
              <w:spacing w:lineRule="auto" w:line="240"/>
              <w:ind w:hanging="0" w:end="0"/>
              <w:rPr>
                <w:sz w:val="24"/>
              </w:rPr>
            </w:pPr>
            <w:r>
              <w:rPr>
                <w:b/>
                <w:sz w:val="24"/>
                <w:lang w:val="ru-RU"/>
              </w:rPr>
              <w:t>К</w:t>
            </w:r>
            <w:r>
              <w:rPr>
                <w:b/>
                <w:sz w:val="24"/>
              </w:rPr>
              <w:t xml:space="preserve"> 85</w:t>
            </w:r>
          </w:p>
        </w:tc>
        <w:tc>
          <w:tcPr>
            <w:tcW w:w="10165" w:type="dxa"/>
            <w:tcBorders/>
          </w:tcPr>
          <w:p>
            <w:pPr>
              <w:pStyle w:val="Normal"/>
              <w:suppressAutoHyphens w:val="true"/>
              <w:spacing w:lineRule="auto" w:line="240"/>
              <w:ind w:hanging="0" w:end="0"/>
              <w:rPr>
                <w:sz w:val="24"/>
                <w:lang w:val="ru-RU"/>
              </w:rPr>
            </w:pPr>
            <w:r>
              <w:rPr>
                <w:sz w:val="24"/>
                <w:lang w:val="ru-RU"/>
              </w:rPr>
              <w:t xml:space="preserve">Грамматика английского языка: Морфология. Синтаксис. Учебное пособие для студентов      </w:t>
            </w:r>
          </w:p>
          <w:p>
            <w:pPr>
              <w:pStyle w:val="Normal"/>
              <w:suppressAutoHyphens w:val="true"/>
              <w:spacing w:lineRule="auto" w:line="240"/>
              <w:ind w:hanging="0" w:end="0"/>
              <w:rPr>
                <w:sz w:val="24"/>
              </w:rPr>
            </w:pPr>
            <w:r>
              <w:rPr>
                <w:sz w:val="24"/>
                <w:lang w:val="ru-RU"/>
              </w:rPr>
              <w:t>педагогических институтов и университетов по специальности</w:t>
            </w:r>
            <w:r>
              <w:rPr>
                <w:sz w:val="24"/>
              </w:rPr>
              <w:t xml:space="preserve"> № 2103</w:t>
            </w:r>
            <w:r>
              <w:rPr>
                <w:sz w:val="24"/>
                <w:lang w:val="ru-RU"/>
              </w:rPr>
              <w:t xml:space="preserve"> "Иностранные языки".</w:t>
            </w:r>
            <w:r>
              <w:rPr>
                <w:sz w:val="24"/>
              </w:rPr>
              <w:t xml:space="preserve"> -</w:t>
            </w:r>
            <w:r>
              <w:rPr>
                <w:sz w:val="24"/>
                <w:lang w:val="ru-RU"/>
              </w:rPr>
              <w:t xml:space="preserve">  СПб., СОЮЗ, </w:t>
            </w:r>
            <w:r>
              <w:rPr>
                <w:sz w:val="24"/>
              </w:rPr>
              <w:t>1999. - 496</w:t>
            </w:r>
            <w:r>
              <w:rPr>
                <w:sz w:val="24"/>
                <w:lang w:val="ru-RU"/>
              </w:rPr>
              <w:t xml:space="preserve"> с.</w:t>
            </w:r>
          </w:p>
        </w:tc>
      </w:tr>
    </w:tbl>
    <w:p>
      <w:pPr>
        <w:pStyle w:val="Normal"/>
        <w:suppressAutoHyphens w:val="true"/>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3260"/>
        <w:gridCol w:w="7330"/>
      </w:tblGrid>
      <w:tr>
        <w:trPr/>
        <w:tc>
          <w:tcPr>
            <w:tcW w:w="3260" w:type="dxa"/>
            <w:tcBorders/>
          </w:tcPr>
          <w:p>
            <w:pPr>
              <w:pStyle w:val="Normal"/>
              <w:suppressAutoHyphens w:val="true"/>
              <w:spacing w:lineRule="auto" w:line="240"/>
              <w:ind w:hanging="0" w:end="0"/>
              <w:rPr/>
            </w:pPr>
            <w:r>
              <w:rPr>
                <w:sz w:val="24"/>
                <w:lang w:val="ru-RU"/>
              </w:rPr>
              <w:t>ЛР</w:t>
            </w:r>
            <w:r>
              <w:rPr>
                <w:sz w:val="24"/>
              </w:rPr>
              <w:t xml:space="preserve"> № 065425</w:t>
            </w:r>
            <w:r>
              <w:rPr>
                <w:sz w:val="24"/>
                <w:lang w:val="ru-RU"/>
              </w:rPr>
              <w:t xml:space="preserve"> от</w:t>
            </w:r>
            <w:r>
              <w:rPr>
                <w:sz w:val="24"/>
              </w:rPr>
              <w:t xml:space="preserve"> 30.09.97</w:t>
            </w:r>
          </w:p>
        </w:tc>
        <w:tc>
          <w:tcPr>
            <w:tcW w:w="7330" w:type="dxa"/>
            <w:tcBorders/>
          </w:tcPr>
          <w:p>
            <w:pPr>
              <w:pStyle w:val="Normal"/>
              <w:suppressAutoHyphens w:val="true"/>
              <w:spacing w:lineRule="auto" w:line="240"/>
              <w:ind w:hanging="0" w:end="0"/>
              <w:rPr>
                <w:sz w:val="24"/>
              </w:rPr>
            </w:pPr>
            <w:r>
              <w:rPr>
                <w:sz w:val="24"/>
              </w:rPr>
              <w:t>ISBN 5-87852-108-3</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lang w:val="ru-RU"/>
        </w:rPr>
        <w:t>Пособие представляет собой второе дополненное и переработанное издание ранее изданного курса практической грамматики в двух частях</w:t>
      </w:r>
      <w:r>
        <w:rPr>
          <w:i/>
          <w:sz w:val="24"/>
        </w:rPr>
        <w:t xml:space="preserve"> -</w:t>
      </w:r>
      <w:r>
        <w:rPr>
          <w:i/>
          <w:sz w:val="24"/>
          <w:lang w:val="ru-RU"/>
        </w:rPr>
        <w:t xml:space="preserve"> Морфология (М., Просвещение,</w:t>
      </w:r>
      <w:r>
        <w:rPr>
          <w:i/>
          <w:sz w:val="24"/>
        </w:rPr>
        <w:t xml:space="preserve"> 1985)</w:t>
      </w:r>
      <w:r>
        <w:rPr>
          <w:i/>
          <w:sz w:val="24"/>
          <w:lang w:val="ru-RU"/>
        </w:rPr>
        <w:t xml:space="preserve"> и Синтаксис (М., Просвещение,</w:t>
      </w:r>
      <w:r>
        <w:rPr>
          <w:i/>
          <w:sz w:val="24"/>
        </w:rPr>
        <w:t xml:space="preserve"> 1986).</w:t>
      </w:r>
    </w:p>
    <w:p>
      <w:pPr>
        <w:pStyle w:val="Normal"/>
        <w:suppressAutoHyphens w:val="true"/>
        <w:spacing w:lineRule="auto" w:line="240"/>
        <w:ind w:firstLine="284" w:end="0"/>
        <w:rPr>
          <w:i/>
          <w:i/>
          <w:sz w:val="24"/>
        </w:rPr>
      </w:pPr>
      <w:r>
        <w:rPr>
          <w:i/>
          <w:sz w:val="24"/>
          <w:lang w:val="ru-RU"/>
        </w:rPr>
        <w:t xml:space="preserve">Пособие было допущено Министерством просвещения СССР в качестве учебного пособия для студентов педагогических институтов по специальности </w:t>
      </w:r>
      <w:r>
        <w:rPr>
          <w:i/>
          <w:sz w:val="24"/>
        </w:rPr>
        <w:t>№2103</w:t>
      </w:r>
      <w:r>
        <w:rPr>
          <w:i/>
          <w:sz w:val="24"/>
          <w:lang w:val="ru-RU"/>
        </w:rPr>
        <w:t xml:space="preserve"> "Иностранные языки".</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end="0"/>
        <w:jc w:val="center"/>
        <w:rPr>
          <w:i/>
          <w:i/>
          <w:sz w:val="24"/>
        </w:rPr>
      </w:pPr>
      <w:r>
        <w:rPr>
          <w:i/>
          <w:sz w:val="24"/>
          <w:lang w:val="ru-RU"/>
        </w:rPr>
        <w:t>Рецензенты:</w:t>
      </w:r>
    </w:p>
    <w:p>
      <w:pPr>
        <w:pStyle w:val="Normal"/>
        <w:suppressAutoHyphens w:val="true"/>
        <w:spacing w:lineRule="auto" w:line="240"/>
        <w:ind w:firstLine="284" w:end="0"/>
        <w:rPr>
          <w:sz w:val="24"/>
        </w:rPr>
      </w:pPr>
      <w:r>
        <w:rPr>
          <w:sz w:val="24"/>
          <w:lang w:val="ru-RU"/>
        </w:rPr>
        <w:t>Кафедра грамматики английского языка Минского ГПИИЯ;</w:t>
      </w:r>
    </w:p>
    <w:p>
      <w:pPr>
        <w:pStyle w:val="Normal"/>
        <w:suppressAutoHyphens w:val="true"/>
        <w:spacing w:lineRule="auto" w:line="240"/>
        <w:ind w:firstLine="284" w:end="0"/>
        <w:rPr>
          <w:sz w:val="24"/>
        </w:rPr>
      </w:pPr>
      <w:r>
        <w:rPr>
          <w:sz w:val="24"/>
          <w:lang w:val="ru-RU"/>
        </w:rPr>
        <w:t xml:space="preserve">профессор </w:t>
      </w:r>
      <w:r>
        <w:rPr>
          <w:i/>
          <w:sz w:val="24"/>
          <w:lang w:val="ru-RU"/>
        </w:rPr>
        <w:t>М. Я. Блох</w:t>
      </w:r>
      <w:r>
        <w:rPr>
          <w:sz w:val="24"/>
          <w:lang w:val="ru-RU"/>
        </w:rPr>
        <w:t xml:space="preserve"> (МГПИ им. В. И. Ленина)</w:t>
      </w:r>
    </w:p>
    <w:p>
      <w:pPr>
        <w:pStyle w:val="Normal"/>
        <w:suppressAutoHyphens w:val="true"/>
        <w:spacing w:lineRule="auto" w:line="240"/>
        <w:ind w:firstLine="284" w:end="0"/>
        <w:rPr>
          <w:sz w:val="24"/>
          <w:lang w:val="ru-RU"/>
        </w:rPr>
      </w:pPr>
      <w:r>
        <w:rPr>
          <w:sz w:val="24"/>
          <w:lang w:val="ru-RU"/>
        </w:rPr>
      </w:r>
    </w:p>
    <w:p>
      <w:pPr>
        <w:pStyle w:val="BodyTextIndent"/>
        <w:rPr/>
      </w:pPr>
      <w:r>
        <w:rPr/>
        <w:t>Авторы уделяют особое внимание тем грамматическим явлениям, которые не имеют аналогов в русском языке.</w:t>
      </w:r>
    </w:p>
    <w:p>
      <w:pPr>
        <w:pStyle w:val="BodyTextIndent"/>
        <w:rPr/>
      </w:pPr>
      <w:r>
        <w:rPr/>
      </w:r>
    </w:p>
    <w:tbl>
      <w:tblPr>
        <w:tblW w:w="10590" w:type="dxa"/>
        <w:jc w:val="start"/>
        <w:tblInd w:w="392" w:type="dxa"/>
        <w:tblLayout w:type="fixed"/>
        <w:tblCellMar>
          <w:top w:w="0" w:type="dxa"/>
          <w:start w:w="108" w:type="dxa"/>
          <w:bottom w:w="0" w:type="dxa"/>
          <w:end w:w="108" w:type="dxa"/>
        </w:tblCellMar>
      </w:tblPr>
      <w:tblGrid>
        <w:gridCol w:w="3685"/>
        <w:gridCol w:w="6905"/>
      </w:tblGrid>
      <w:tr>
        <w:trPr/>
        <w:tc>
          <w:tcPr>
            <w:tcW w:w="3685" w:type="dxa"/>
            <w:tcBorders/>
          </w:tcPr>
          <w:p>
            <w:pPr>
              <w:pStyle w:val="Normal"/>
              <w:suppressAutoHyphens w:val="true"/>
              <w:spacing w:lineRule="auto" w:line="240"/>
              <w:ind w:hanging="0" w:end="0"/>
              <w:rPr>
                <w:sz w:val="24"/>
                <w:lang w:val="ru-RU"/>
              </w:rPr>
            </w:pPr>
            <w:r>
              <w:rPr>
                <w:sz w:val="24"/>
                <w:lang w:val="ru-RU"/>
              </w:rPr>
              <w:t xml:space="preserve">Оригинал-макет </w:t>
            </w:r>
          </w:p>
          <w:p>
            <w:pPr>
              <w:pStyle w:val="Normal"/>
              <w:suppressAutoHyphens w:val="true"/>
              <w:spacing w:lineRule="auto" w:line="240"/>
              <w:ind w:hanging="0" w:end="0"/>
              <w:rPr>
                <w:sz w:val="24"/>
              </w:rPr>
            </w:pPr>
            <w:r>
              <w:rPr>
                <w:sz w:val="24"/>
                <w:lang w:val="ru-RU"/>
              </w:rPr>
              <w:t>Подготовила</w:t>
            </w:r>
          </w:p>
        </w:tc>
        <w:tc>
          <w:tcPr>
            <w:tcW w:w="6905" w:type="dxa"/>
            <w:tcBorders/>
          </w:tcPr>
          <w:p>
            <w:pPr>
              <w:pStyle w:val="Normal"/>
              <w:suppressAutoHyphens w:val="true"/>
              <w:snapToGrid w:val="false"/>
              <w:spacing w:lineRule="auto" w:line="240"/>
              <w:ind w:hanging="0" w:end="0"/>
              <w:rPr>
                <w:sz w:val="24"/>
                <w:lang w:val="ru-RU"/>
              </w:rPr>
            </w:pPr>
            <w:r>
              <w:rPr>
                <w:sz w:val="24"/>
                <w:lang w:val="ru-RU"/>
              </w:rPr>
            </w:r>
          </w:p>
          <w:p>
            <w:pPr>
              <w:pStyle w:val="Normal"/>
              <w:suppressAutoHyphens w:val="true"/>
              <w:spacing w:lineRule="auto" w:line="240"/>
              <w:ind w:hanging="0" w:end="0"/>
              <w:rPr>
                <w:sz w:val="24"/>
              </w:rPr>
            </w:pPr>
            <w:r>
              <w:rPr>
                <w:sz w:val="24"/>
                <w:lang w:val="ru-RU"/>
              </w:rPr>
              <w:t>К. П. Орлова</w:t>
            </w:r>
          </w:p>
        </w:tc>
      </w:tr>
    </w:tbl>
    <w:p>
      <w:pPr>
        <w:pStyle w:val="Normal"/>
        <w:suppressAutoHyphens w:val="true"/>
        <w:spacing w:lineRule="auto" w:line="240"/>
        <w:ind w:firstLine="284" w:end="0"/>
        <w:rPr>
          <w:sz w:val="24"/>
          <w:lang w:val="ru-RU"/>
        </w:rPr>
      </w:pPr>
      <w:r>
        <w:rPr>
          <w:sz w:val="24"/>
          <w:lang w:val="ru-RU"/>
        </w:rPr>
      </w:r>
    </w:p>
    <w:tbl>
      <w:tblPr>
        <w:tblW w:w="10982" w:type="dxa"/>
        <w:jc w:val="start"/>
        <w:tblInd w:w="0" w:type="dxa"/>
        <w:tblLayout w:type="fixed"/>
        <w:tblCellMar>
          <w:top w:w="0" w:type="dxa"/>
          <w:start w:w="108" w:type="dxa"/>
          <w:bottom w:w="0" w:type="dxa"/>
          <w:end w:w="108" w:type="dxa"/>
        </w:tblCellMar>
      </w:tblPr>
      <w:tblGrid>
        <w:gridCol w:w="5778"/>
        <w:gridCol w:w="5204"/>
      </w:tblGrid>
      <w:tr>
        <w:trPr/>
        <w:tc>
          <w:tcPr>
            <w:tcW w:w="5778" w:type="dxa"/>
            <w:tcBorders/>
          </w:tcPr>
          <w:p>
            <w:pPr>
              <w:pStyle w:val="Normal"/>
              <w:suppressAutoHyphens w:val="true"/>
              <w:snapToGrid w:val="false"/>
              <w:spacing w:lineRule="auto" w:line="240"/>
              <w:ind w:hanging="0" w:end="0"/>
              <w:rPr>
                <w:sz w:val="24"/>
                <w:lang w:val="ru-RU"/>
              </w:rPr>
            </w:pPr>
            <w:r>
              <w:rPr>
                <w:sz w:val="24"/>
                <w:lang w:val="ru-RU"/>
              </w:rPr>
            </w:r>
          </w:p>
        </w:tc>
        <w:tc>
          <w:tcPr>
            <w:tcW w:w="5204" w:type="dxa"/>
            <w:tcBorders/>
          </w:tcPr>
          <w:p>
            <w:pPr>
              <w:pStyle w:val="Normal"/>
              <w:suppressAutoHyphens w:val="true"/>
              <w:spacing w:lineRule="auto" w:line="240"/>
              <w:ind w:firstLine="284" w:end="0"/>
              <w:rPr/>
            </w:pPr>
            <w:r>
              <w:rPr>
                <w:sz w:val="24"/>
              </w:rPr>
              <w:t>©</w:t>
            </w:r>
            <w:r>
              <w:rPr>
                <w:sz w:val="24"/>
                <w:lang w:val="ru-RU"/>
              </w:rPr>
              <w:t xml:space="preserve"> Н. А. Кобрина, Е. А. Корнеева, </w:t>
            </w:r>
          </w:p>
          <w:p>
            <w:pPr>
              <w:pStyle w:val="Normal"/>
              <w:suppressAutoHyphens w:val="true"/>
              <w:spacing w:lineRule="auto" w:line="240"/>
              <w:ind w:firstLine="284" w:end="0"/>
              <w:rPr>
                <w:sz w:val="24"/>
              </w:rPr>
            </w:pPr>
            <w:r>
              <w:rPr>
                <w:sz w:val="24"/>
                <w:lang w:val="ru-RU"/>
              </w:rPr>
              <w:t xml:space="preserve">    </w:t>
            </w:r>
            <w:r>
              <w:rPr>
                <w:sz w:val="24"/>
                <w:lang w:val="ru-RU"/>
              </w:rPr>
              <w:t>М. И. Оссовская, К, А. Гузеева</w:t>
            </w:r>
          </w:p>
          <w:p>
            <w:pPr>
              <w:pStyle w:val="Normal"/>
              <w:suppressAutoHyphens w:val="true"/>
              <w:spacing w:lineRule="auto" w:line="240"/>
              <w:ind w:firstLine="284" w:end="0"/>
              <w:rPr>
                <w:sz w:val="24"/>
                <w:lang w:val="ru-RU"/>
              </w:rPr>
            </w:pPr>
            <w:r>
              <w:rPr>
                <w:sz w:val="24"/>
              </w:rPr>
              <w:t>©</w:t>
            </w:r>
            <w:r>
              <w:rPr>
                <w:sz w:val="24"/>
                <w:lang w:val="ru-RU"/>
              </w:rPr>
              <w:t xml:space="preserve"> "СОЮЗ",</w:t>
            </w:r>
            <w:r>
              <w:rPr>
                <w:sz w:val="24"/>
              </w:rPr>
              <w:t xml:space="preserve"> 1999    </w:t>
            </w:r>
          </w:p>
          <w:p>
            <w:pPr>
              <w:pStyle w:val="Normal"/>
              <w:suppressAutoHyphens w:val="true"/>
              <w:spacing w:lineRule="auto" w:line="240"/>
              <w:ind w:firstLine="284" w:end="0"/>
              <w:rPr/>
            </w:pPr>
            <w:r>
              <w:rPr>
                <w:sz w:val="24"/>
              </w:rPr>
              <w:t>©</w:t>
            </w:r>
            <w:r>
              <w:rPr>
                <w:sz w:val="24"/>
                <w:lang w:val="ru-RU"/>
              </w:rPr>
              <w:t xml:space="preserve"> В. А. Гореликов, оформление </w:t>
            </w:r>
          </w:p>
          <w:p>
            <w:pPr>
              <w:pStyle w:val="Normal"/>
              <w:suppressAutoHyphens w:val="true"/>
              <w:spacing w:lineRule="auto" w:line="240"/>
              <w:ind w:firstLine="284" w:end="0"/>
              <w:rPr/>
            </w:pPr>
            <w:r>
              <w:rPr>
                <w:sz w:val="24"/>
                <w:lang w:val="ru-RU"/>
              </w:rPr>
              <w:t xml:space="preserve">    </w:t>
            </w:r>
            <w:r>
              <w:rPr>
                <w:sz w:val="24"/>
                <w:lang w:val="ru-RU"/>
              </w:rPr>
              <w:t>обложки,</w:t>
            </w:r>
            <w:r>
              <w:rPr>
                <w:sz w:val="24"/>
              </w:rPr>
              <w:t xml:space="preserve"> 1999</w:t>
            </w:r>
          </w:p>
          <w:p>
            <w:pPr>
              <w:pStyle w:val="Normal"/>
              <w:suppressAutoHyphens w:val="true"/>
              <w:spacing w:lineRule="auto" w:line="240"/>
              <w:ind w:hanging="0" w:end="0"/>
              <w:rPr>
                <w:sz w:val="24"/>
                <w:lang w:val="ru-RU"/>
              </w:rPr>
            </w:pPr>
            <w:r>
              <w:rPr>
                <w:sz w:val="24"/>
                <w:lang w:val="ru-RU"/>
              </w:rPr>
            </w:r>
          </w:p>
        </w:tc>
      </w:tr>
    </w:tbl>
    <w:p>
      <w:pPr>
        <w:pStyle w:val="FR5"/>
        <w:suppressAutoHyphens w:val="true"/>
        <w:spacing w:before="0" w:after="0"/>
        <w:ind w:firstLine="284" w:end="0"/>
        <w:jc w:val="both"/>
        <w:rPr>
          <w:rFonts w:ascii="Times New Roman" w:hAnsi="Times New Roman" w:cs="Times New Roman"/>
          <w:i w:val="false"/>
          <w:i w:val="false"/>
          <w:sz w:val="24"/>
        </w:rPr>
      </w:pPr>
      <w:r>
        <w:rPr>
          <w:rFonts w:cs="Times New Roman" w:ascii="Times New Roman" w:hAnsi="Times New Roman"/>
          <w:i w:val="false"/>
          <w:sz w:val="24"/>
        </w:rPr>
      </w:r>
    </w:p>
    <w:p>
      <w:pPr>
        <w:pStyle w:val="Normal"/>
        <w:suppressAutoHyphens w:val="true"/>
        <w:spacing w:lineRule="auto" w:line="240"/>
        <w:ind w:firstLine="284" w:end="0"/>
        <w:jc w:val="center"/>
        <w:rPr>
          <w:i/>
          <w:i/>
          <w:sz w:val="24"/>
          <w:lang w:val="ru-RU"/>
        </w:rPr>
      </w:pPr>
      <w:r>
        <w:rPr>
          <w:i/>
          <w:sz w:val="24"/>
          <w:lang w:val="ru-RU"/>
        </w:rPr>
        <w:t>Новелла Александровна Кобрина, Елена Александровна Корнеева,</w:t>
      </w:r>
    </w:p>
    <w:p>
      <w:pPr>
        <w:pStyle w:val="Normal"/>
        <w:suppressAutoHyphens w:val="true"/>
        <w:spacing w:lineRule="auto" w:line="240"/>
        <w:ind w:firstLine="284" w:end="0"/>
        <w:jc w:val="center"/>
        <w:rPr/>
      </w:pPr>
      <w:r>
        <w:rPr>
          <w:i/>
          <w:sz w:val="24"/>
          <w:bdr w:val="single" w:sz="4" w:space="0" w:color="000000"/>
          <w:lang w:val="ru-RU"/>
        </w:rPr>
        <w:t>Мария Ильинична Оссовская</w:t>
      </w:r>
      <w:r>
        <w:rPr>
          <w:i/>
          <w:sz w:val="24"/>
          <w:lang w:val="ru-RU"/>
        </w:rPr>
        <w:t xml:space="preserve"> , Ксения Александровна Гузеева</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end="0"/>
        <w:jc w:val="center"/>
        <w:rPr>
          <w:b/>
          <w:sz w:val="24"/>
          <w:lang w:val="ru-RU"/>
        </w:rPr>
      </w:pPr>
      <w:r>
        <w:rPr>
          <w:b/>
          <w:sz w:val="24"/>
          <w:lang w:val="ru-RU"/>
        </w:rPr>
        <w:t>ГРАММАТИКА АНГЛИЙСКОГО ЯЗЫКА</w:t>
      </w:r>
    </w:p>
    <w:p>
      <w:pPr>
        <w:pStyle w:val="Heading5"/>
        <w:rPr>
          <w:b w:val="false"/>
          <w:sz w:val="24"/>
          <w:lang w:val="ru-RU"/>
        </w:rPr>
      </w:pPr>
      <w:r>
        <w:rPr>
          <w:b w:val="false"/>
          <w:sz w:val="24"/>
          <w:lang w:val="ru-RU"/>
        </w:rPr>
      </w:r>
    </w:p>
    <w:p>
      <w:pPr>
        <w:pStyle w:val="Heading5"/>
        <w:rPr/>
      </w:pPr>
      <w:r>
        <w:rPr/>
        <w:t>Морфология. Синтаксис</w:t>
      </w:r>
    </w:p>
    <w:p>
      <w:pPr>
        <w:pStyle w:val="Normal"/>
        <w:suppressAutoHyphens w:val="true"/>
        <w:spacing w:lineRule="auto" w:line="240"/>
        <w:ind w:firstLine="284" w:end="0"/>
        <w:jc w:val="center"/>
        <w:rPr>
          <w:sz w:val="24"/>
          <w:lang w:val="ru-RU"/>
        </w:rPr>
      </w:pPr>
      <w:r>
        <w:rPr>
          <w:sz w:val="24"/>
          <w:lang w:val="ru-RU"/>
        </w:rPr>
      </w:r>
    </w:p>
    <w:p>
      <w:pPr>
        <w:pStyle w:val="Normal"/>
        <w:suppressAutoHyphens w:val="true"/>
        <w:spacing w:lineRule="auto" w:line="240"/>
        <w:ind w:firstLine="284" w:end="0"/>
        <w:jc w:val="center"/>
        <w:rPr>
          <w:sz w:val="24"/>
        </w:rPr>
      </w:pPr>
      <w:r>
        <w:rPr>
          <w:sz w:val="24"/>
          <w:lang w:val="ru-RU"/>
        </w:rPr>
        <w:t>Учебное пособие</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jc w:val="center"/>
        <w:rPr>
          <w:sz w:val="24"/>
          <w:lang w:val="ru-RU"/>
        </w:rPr>
      </w:pPr>
      <w:r>
        <w:rPr>
          <w:sz w:val="24"/>
          <w:lang w:val="ru-RU"/>
        </w:rPr>
        <w:t>Подписано в печать</w:t>
      </w:r>
      <w:r>
        <w:rPr>
          <w:sz w:val="24"/>
        </w:rPr>
        <w:t xml:space="preserve"> 25</w:t>
      </w:r>
      <w:r>
        <w:rPr>
          <w:sz w:val="24"/>
          <w:lang w:val="ru-RU"/>
        </w:rPr>
        <w:t xml:space="preserve"> июля</w:t>
      </w:r>
      <w:r>
        <w:rPr>
          <w:sz w:val="24"/>
        </w:rPr>
        <w:t xml:space="preserve"> 1999</w:t>
      </w:r>
      <w:r>
        <w:rPr>
          <w:sz w:val="24"/>
          <w:lang w:val="ru-RU"/>
        </w:rPr>
        <w:t xml:space="preserve"> г. Формат</w:t>
      </w:r>
      <w:r>
        <w:rPr>
          <w:sz w:val="24"/>
        </w:rPr>
        <w:t xml:space="preserve"> </w:t>
      </w:r>
      <w:r>
        <w:rPr>
          <w:sz w:val="24"/>
          <w:lang w:val="ru-RU"/>
        </w:rPr>
        <w:t>70х100</w:t>
      </w:r>
      <w:r>
        <w:rPr>
          <w:sz w:val="24"/>
          <w:vertAlign w:val="superscript"/>
          <w:lang w:val="ru-RU"/>
        </w:rPr>
        <w:t>1</w:t>
      </w:r>
      <w:r>
        <w:rPr>
          <w:sz w:val="24"/>
          <w:lang w:val="ru-RU"/>
        </w:rPr>
        <w:t>/</w:t>
      </w:r>
      <w:r>
        <w:rPr>
          <w:sz w:val="16"/>
          <w:lang w:val="ru-RU"/>
        </w:rPr>
        <w:t>16</w:t>
      </w:r>
      <w:r>
        <w:rPr>
          <w:sz w:val="24"/>
        </w:rPr>
        <w:t>.</w:t>
      </w:r>
    </w:p>
    <w:p>
      <w:pPr>
        <w:pStyle w:val="Normal"/>
        <w:suppressAutoHyphens w:val="true"/>
        <w:spacing w:lineRule="auto" w:line="240"/>
        <w:ind w:firstLine="284" w:end="0"/>
        <w:jc w:val="center"/>
        <w:rPr>
          <w:sz w:val="24"/>
          <w:lang w:val="ru-RU"/>
        </w:rPr>
      </w:pPr>
      <w:r>
        <w:rPr>
          <w:sz w:val="24"/>
          <w:lang w:val="ru-RU"/>
        </w:rPr>
        <w:t>Гарнитура «Таймс». Бумага офсетная. Печать офсетная.</w:t>
      </w:r>
    </w:p>
    <w:p>
      <w:pPr>
        <w:pStyle w:val="Normal"/>
        <w:suppressAutoHyphens w:val="true"/>
        <w:spacing w:lineRule="auto" w:line="240"/>
        <w:ind w:firstLine="284" w:end="0"/>
        <w:jc w:val="center"/>
        <w:rPr>
          <w:sz w:val="24"/>
          <w:lang w:val="ru-RU"/>
        </w:rPr>
      </w:pPr>
      <w:r>
        <w:rPr>
          <w:sz w:val="24"/>
          <w:lang w:val="ru-RU"/>
        </w:rPr>
        <w:t>Объем:</w:t>
      </w:r>
      <w:r>
        <w:rPr>
          <w:sz w:val="24"/>
        </w:rPr>
        <w:t xml:space="preserve"> 31,0</w:t>
      </w:r>
      <w:r>
        <w:rPr>
          <w:sz w:val="24"/>
          <w:lang w:val="ru-RU"/>
        </w:rPr>
        <w:t xml:space="preserve"> печ. л. Тираж</w:t>
      </w:r>
      <w:r>
        <w:rPr>
          <w:sz w:val="24"/>
        </w:rPr>
        <w:t xml:space="preserve"> 10 000</w:t>
      </w:r>
      <w:r>
        <w:rPr>
          <w:sz w:val="24"/>
          <w:lang w:val="ru-RU"/>
        </w:rPr>
        <w:t xml:space="preserve"> экз. Заказ</w:t>
      </w:r>
      <w:r>
        <w:rPr>
          <w:sz w:val="24"/>
        </w:rPr>
        <w:t xml:space="preserve"> № 830.</w:t>
      </w:r>
    </w:p>
    <w:p>
      <w:pPr>
        <w:pStyle w:val="Normal"/>
        <w:suppressAutoHyphens w:val="true"/>
        <w:spacing w:lineRule="auto" w:line="240"/>
        <w:ind w:firstLine="284" w:end="0"/>
        <w:jc w:val="center"/>
        <w:rPr>
          <w:sz w:val="24"/>
          <w:lang w:val="ru-RU"/>
        </w:rPr>
      </w:pPr>
      <w:r>
        <w:rPr>
          <w:sz w:val="24"/>
          <w:lang w:val="ru-RU"/>
        </w:rPr>
      </w:r>
    </w:p>
    <w:p>
      <w:pPr>
        <w:pStyle w:val="Normal"/>
        <w:suppressAutoHyphens w:val="true"/>
        <w:spacing w:lineRule="auto" w:line="240"/>
        <w:ind w:firstLine="284" w:end="0"/>
        <w:jc w:val="center"/>
        <w:rPr>
          <w:sz w:val="24"/>
          <w:lang w:val="ru-RU"/>
        </w:rPr>
      </w:pPr>
      <w:r>
        <w:rPr>
          <w:sz w:val="24"/>
          <w:lang w:val="ru-RU"/>
        </w:rPr>
        <w:t>Издательство «СОЮЗ»</w:t>
      </w:r>
    </w:p>
    <w:p>
      <w:pPr>
        <w:pStyle w:val="Normal"/>
        <w:suppressAutoHyphens w:val="true"/>
        <w:spacing w:lineRule="auto" w:line="240"/>
        <w:ind w:firstLine="284" w:end="0"/>
        <w:jc w:val="center"/>
        <w:rPr/>
      </w:pPr>
      <w:r>
        <w:rPr>
          <w:sz w:val="24"/>
        </w:rPr>
        <w:t>195197,</w:t>
      </w:r>
      <w:r>
        <w:rPr>
          <w:sz w:val="24"/>
          <w:lang w:val="ru-RU"/>
        </w:rPr>
        <w:t xml:space="preserve"> Санкт-Петербург, ул. Васенко,</w:t>
      </w:r>
      <w:r>
        <w:rPr>
          <w:sz w:val="24"/>
        </w:rPr>
        <w:t xml:space="preserve"> 6.</w:t>
      </w:r>
    </w:p>
    <w:p>
      <w:pPr>
        <w:pStyle w:val="Normal"/>
        <w:suppressAutoHyphens w:val="true"/>
        <w:spacing w:lineRule="auto" w:line="240"/>
        <w:ind w:firstLine="284" w:end="0"/>
        <w:jc w:val="center"/>
        <w:rPr>
          <w:sz w:val="24"/>
          <w:lang w:val="ru-RU"/>
        </w:rPr>
      </w:pPr>
      <w:r>
        <w:rPr>
          <w:sz w:val="24"/>
          <w:lang w:val="ru-RU"/>
        </w:rPr>
      </w:r>
    </w:p>
    <w:p>
      <w:pPr>
        <w:pStyle w:val="Normal"/>
        <w:suppressAutoHyphens w:val="true"/>
        <w:spacing w:lineRule="auto" w:line="240"/>
        <w:ind w:firstLine="284" w:end="0"/>
        <w:jc w:val="center"/>
        <w:rPr>
          <w:sz w:val="24"/>
          <w:lang w:val="ru-RU"/>
        </w:rPr>
      </w:pPr>
      <w:r>
        <w:rPr>
          <w:sz w:val="24"/>
          <w:lang w:val="ru-RU"/>
        </w:rPr>
        <w:t>Отпечатано с готовых диапозитивов</w:t>
      </w:r>
    </w:p>
    <w:p>
      <w:pPr>
        <w:pStyle w:val="Normal"/>
        <w:suppressAutoHyphens w:val="true"/>
        <w:spacing w:lineRule="auto" w:line="240"/>
        <w:ind w:firstLine="284" w:end="0"/>
        <w:jc w:val="center"/>
        <w:rPr>
          <w:sz w:val="24"/>
          <w:lang w:val="ru-RU"/>
        </w:rPr>
      </w:pPr>
      <w:r>
        <w:rPr>
          <w:sz w:val="24"/>
          <w:lang w:val="ru-RU"/>
        </w:rPr>
        <w:t>в ГИПК «Лениздат» (типография им. Володарского)</w:t>
      </w:r>
    </w:p>
    <w:p>
      <w:pPr>
        <w:pStyle w:val="Normal"/>
        <w:suppressAutoHyphens w:val="true"/>
        <w:spacing w:lineRule="auto" w:line="240"/>
        <w:ind w:firstLine="284" w:end="0"/>
        <w:jc w:val="center"/>
        <w:rPr>
          <w:sz w:val="24"/>
          <w:lang w:val="ru-RU"/>
        </w:rPr>
      </w:pPr>
      <w:r>
        <w:rPr>
          <w:sz w:val="24"/>
          <w:lang w:val="ru-RU"/>
        </w:rPr>
        <w:t>Государственного комитета РФ по печати.</w:t>
      </w:r>
    </w:p>
    <w:p>
      <w:pPr>
        <w:pStyle w:val="Normal"/>
        <w:suppressAutoHyphens w:val="true"/>
        <w:spacing w:lineRule="auto" w:line="240"/>
        <w:ind w:firstLine="284" w:end="0"/>
        <w:jc w:val="center"/>
        <w:rPr/>
      </w:pPr>
      <w:r>
        <w:rPr>
          <w:sz w:val="24"/>
        </w:rPr>
        <w:t>191023,</w:t>
      </w:r>
      <w:r>
        <w:rPr>
          <w:sz w:val="24"/>
          <w:lang w:val="ru-RU"/>
        </w:rPr>
        <w:t xml:space="preserve"> Санкт-Петербург, наб. р. Фонтанки,</w:t>
      </w:r>
      <w:r>
        <w:rPr>
          <w:sz w:val="24"/>
        </w:rPr>
        <w:t xml:space="preserve"> 59.</w:t>
      </w:r>
    </w:p>
    <w:p>
      <w:pPr>
        <w:pStyle w:val="FR5"/>
        <w:suppressAutoHyphens w:val="true"/>
        <w:spacing w:before="0" w:after="0"/>
        <w:ind w:firstLine="284" w:end="0"/>
        <w:jc w:val="both"/>
        <w:rPr>
          <w:rFonts w:ascii="Times New Roman" w:hAnsi="Times New Roman" w:cs="Times New Roman"/>
          <w:i w:val="false"/>
          <w:i w:val="false"/>
          <w:sz w:val="24"/>
        </w:rPr>
      </w:pPr>
      <w:r>
        <w:rPr>
          <w:rFonts w:cs="Times New Roman" w:ascii="Times New Roman" w:hAnsi="Times New Roman"/>
          <w:i w:val="false"/>
          <w:sz w:val="24"/>
        </w:rPr>
      </w:r>
    </w:p>
    <w:p>
      <w:pPr>
        <w:pStyle w:val="Normal"/>
        <w:suppressAutoHyphens w:val="true"/>
        <w:spacing w:lineRule="auto" w:line="240"/>
        <w:ind w:firstLine="284" w:end="0"/>
        <w:jc w:val="center"/>
        <w:rPr>
          <w:sz w:val="24"/>
        </w:rPr>
      </w:pPr>
      <w:r>
        <w:rPr>
          <w:sz w:val="24"/>
          <w:lang w:val="ru-RU"/>
        </w:rPr>
        <w:t>ПРЕДИСЛОВИЕ</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lang w:val="ru-RU"/>
        </w:rPr>
        <w:t>Настоящее пособие дает достаточно полное и систематическое описание строя современного английского языка, подробно излагая разделы грамматики, предусмотренные Программой Министерства просвещения СССР для студентов</w:t>
      </w:r>
      <w:r>
        <w:rPr>
          <w:sz w:val="24"/>
        </w:rPr>
        <w:t xml:space="preserve"> I-III</w:t>
      </w:r>
      <w:r>
        <w:rPr>
          <w:sz w:val="24"/>
          <w:lang w:val="ru-RU"/>
        </w:rPr>
        <w:t xml:space="preserve"> курсов факультетов и отделений английского языка педагогических институтов. Задача пособия состоит в том, чтобы дать студентам практическое знание грамматического строя английского языка, необходимое для владения языком.</w:t>
      </w:r>
    </w:p>
    <w:p>
      <w:pPr>
        <w:pStyle w:val="Normal"/>
        <w:suppressAutoHyphens w:val="true"/>
        <w:spacing w:lineRule="auto" w:line="240"/>
        <w:ind w:firstLine="284" w:end="0"/>
        <w:rPr>
          <w:sz w:val="24"/>
        </w:rPr>
      </w:pPr>
      <w:r>
        <w:rPr>
          <w:sz w:val="24"/>
          <w:lang w:val="ru-RU"/>
        </w:rPr>
        <w:t>Основной материал учебника излагается с позиций современной английской литературной грамматической нормы, однако фиксируются и американские варианты, а также коллоквиализмы и архаические формы, используемые в поэзии.</w:t>
      </w:r>
    </w:p>
    <w:p>
      <w:pPr>
        <w:pStyle w:val="Normal"/>
        <w:suppressAutoHyphens w:val="true"/>
        <w:spacing w:lineRule="auto" w:line="240"/>
        <w:ind w:firstLine="284" w:end="0"/>
        <w:rPr>
          <w:sz w:val="24"/>
        </w:rPr>
      </w:pPr>
      <w:r>
        <w:rPr>
          <w:sz w:val="24"/>
          <w:lang w:val="ru-RU"/>
        </w:rPr>
        <w:t>Каждой новой теме предпосылаются краткие сведения, дающие общую характеристику описываемого явления.</w:t>
      </w:r>
    </w:p>
    <w:p>
      <w:pPr>
        <w:pStyle w:val="Normal"/>
        <w:suppressAutoHyphens w:val="true"/>
        <w:spacing w:lineRule="auto" w:line="240"/>
        <w:ind w:firstLine="284" w:end="0"/>
        <w:rPr>
          <w:sz w:val="24"/>
        </w:rPr>
      </w:pPr>
      <w:r>
        <w:rPr>
          <w:sz w:val="24"/>
          <w:lang w:val="ru-RU"/>
        </w:rPr>
        <w:t>Пройденный материал рекомендуется закреплять сериями упраж</w:t>
        <w:softHyphen/>
        <w:t>нений, среди которых значительное место должны занимать упражне</w:t>
        <w:softHyphen/>
        <w:t>ния коммуникативного типа.</w:t>
      </w:r>
    </w:p>
    <w:p>
      <w:pPr>
        <w:pStyle w:val="Normal"/>
        <w:suppressAutoHyphens w:val="true"/>
        <w:spacing w:lineRule="auto" w:line="240"/>
        <w:ind w:firstLine="284" w:end="0"/>
        <w:rPr>
          <w:sz w:val="24"/>
        </w:rPr>
      </w:pPr>
      <w:r>
        <w:rPr>
          <w:sz w:val="24"/>
          <w:lang w:val="ru-RU"/>
        </w:rPr>
        <w:t>Для удобства пользования весь материал учебника разделен на параграфы, имеющие сквозную нумерацию.</w:t>
      </w:r>
    </w:p>
    <w:p>
      <w:pPr>
        <w:pStyle w:val="Normal"/>
        <w:suppressAutoHyphens w:val="true"/>
        <w:spacing w:lineRule="auto" w:line="240"/>
        <w:ind w:firstLine="284" w:end="0"/>
        <w:rPr>
          <w:sz w:val="24"/>
        </w:rPr>
      </w:pPr>
      <w:r>
        <w:rPr>
          <w:sz w:val="24"/>
          <w:lang w:val="ru-RU"/>
        </w:rPr>
        <w:t>Основной иллюстративный материал почерпнут из англо-амери</w:t>
        <w:softHyphen/>
        <w:t>канской литературы последних десятилетий.</w:t>
      </w:r>
    </w:p>
    <w:p>
      <w:pPr>
        <w:pStyle w:val="Normal"/>
        <w:suppressAutoHyphens w:val="true"/>
        <w:spacing w:lineRule="auto" w:line="240"/>
        <w:ind w:firstLine="284" w:end="0"/>
        <w:rPr>
          <w:sz w:val="24"/>
        </w:rPr>
      </w:pPr>
      <w:r>
        <w:rPr>
          <w:sz w:val="24"/>
          <w:lang w:val="ru-RU"/>
        </w:rPr>
        <w:t>Пособие было апробировано в течение нескольких лет на ан</w:t>
        <w:softHyphen/>
        <w:t>глийском отделении факультета иностранных языков РГПУ им. А. И. Герцена.</w:t>
      </w:r>
    </w:p>
    <w:p>
      <w:pPr>
        <w:pStyle w:val="Normal"/>
        <w:rPr>
          <w:sz w:val="24"/>
        </w:rPr>
      </w:pPr>
      <w:r>
        <w:rPr>
          <w:sz w:val="24"/>
        </w:rPr>
      </w:r>
    </w:p>
    <w:p>
      <w:pPr>
        <w:pStyle w:val="Heading6"/>
        <w:ind w:firstLine="560" w:start="0"/>
        <w:rPr/>
      </w:pPr>
      <w:r>
        <w:rPr/>
        <w:t>Авторы</w:t>
      </w:r>
    </w:p>
    <w:p>
      <w:pPr>
        <w:pStyle w:val="Normal"/>
        <w:rPr/>
      </w:pPr>
      <w:r>
        <w:rPr/>
      </w:r>
    </w:p>
    <w:p>
      <w:pPr>
        <w:pStyle w:val="Normal"/>
        <w:jc w:val="center"/>
        <w:rPr>
          <w:sz w:val="24"/>
          <w:lang w:val="ru-RU"/>
        </w:rPr>
      </w:pPr>
      <w:r>
        <w:rPr>
          <w:sz w:val="24"/>
        </w:rPr>
        <w:t>INTRODUCTION</w:t>
      </w:r>
    </w:p>
    <w:p>
      <w:pPr>
        <w:pStyle w:val="Normal"/>
        <w:jc w:val="center"/>
        <w:rPr>
          <w:sz w:val="24"/>
          <w:lang w:val="ru-RU"/>
        </w:rPr>
      </w:pPr>
      <w:r>
        <w:rPr>
          <w:sz w:val="24"/>
          <w:lang w:val="ru-RU"/>
        </w:rPr>
      </w:r>
    </w:p>
    <w:p>
      <w:pPr>
        <w:pStyle w:val="Normal"/>
        <w:suppressAutoHyphens w:val="true"/>
        <w:spacing w:lineRule="auto" w:line="240"/>
        <w:ind w:firstLine="284" w:end="0"/>
        <w:rPr>
          <w:sz w:val="24"/>
        </w:rPr>
      </w:pPr>
      <w:r>
        <w:rPr>
          <w:sz w:val="24"/>
        </w:rPr>
        <w:t>The grammatical system of English, like that of any other language, possesses its own peculiar features.</w:t>
      </w:r>
    </w:p>
    <w:p>
      <w:pPr>
        <w:pStyle w:val="Normal"/>
        <w:suppressAutoHyphens w:val="true"/>
        <w:spacing w:lineRule="auto" w:line="240"/>
        <w:ind w:firstLine="284" w:end="0"/>
        <w:rPr/>
      </w:pPr>
      <w:r>
        <w:rPr>
          <w:sz w:val="24"/>
        </w:rPr>
        <w:t>The English language has comparatively few grammatical inflections. They are the plural and the Genitive case endings of some nouns, the com</w:t>
        <w:softHyphen/>
        <w:t xml:space="preserve">parative degree endings of some adjectives and adverbs; personal inflections of verbs are confined to the third person singular and the opposition of the forms </w:t>
      </w:r>
      <w:r>
        <w:rPr>
          <w:i/>
          <w:sz w:val="24"/>
        </w:rPr>
        <w:t>was - were.</w:t>
      </w:r>
      <w:r>
        <w:rPr>
          <w:sz w:val="24"/>
        </w:rPr>
        <w:t xml:space="preserve"> What is most characteristic of these inflections in com</w:t>
        <w:softHyphen/>
        <w:t xml:space="preserve">parison with Russian is that they are more unified. Thus the plural ending </w:t>
      </w:r>
      <w:r>
        <w:rPr>
          <w:i/>
          <w:sz w:val="24"/>
        </w:rPr>
        <w:t xml:space="preserve">-s </w:t>
      </w:r>
      <w:r>
        <w:rPr>
          <w:sz w:val="24"/>
        </w:rPr>
        <w:t xml:space="preserve">in nouns is used with the majority of count nouns. The few exceptions (such as </w:t>
      </w:r>
      <w:r>
        <w:rPr>
          <w:i/>
          <w:sz w:val="24"/>
        </w:rPr>
        <w:t>tooth - teeth,</w:t>
      </w:r>
      <w:r>
        <w:rPr>
          <w:sz w:val="24"/>
        </w:rPr>
        <w:t xml:space="preserve"> </w:t>
      </w:r>
      <w:r>
        <w:rPr>
          <w:i/>
          <w:sz w:val="24"/>
        </w:rPr>
        <w:t>goose - geese, child - children, ox - oxen</w:t>
      </w:r>
      <w:r>
        <w:rPr>
          <w:sz w:val="24"/>
        </w:rPr>
        <w:t>) are regarded as obsolete forms.</w:t>
      </w:r>
    </w:p>
    <w:p>
      <w:pPr>
        <w:pStyle w:val="Normal"/>
        <w:suppressAutoHyphens w:val="true"/>
        <w:spacing w:lineRule="auto" w:line="240"/>
        <w:ind w:firstLine="284" w:end="0"/>
        <w:rPr/>
      </w:pPr>
      <w:r>
        <w:rPr>
          <w:sz w:val="24"/>
        </w:rPr>
        <w:t xml:space="preserve">In the sphere of the verb, however, many complications arise, as there is no such regularity among the past tense and participle II forms. Some of them are formed with the inflection </w:t>
      </w:r>
      <w:r>
        <w:rPr>
          <w:i/>
          <w:sz w:val="24"/>
        </w:rPr>
        <w:t>-ed</w:t>
      </w:r>
      <w:r>
        <w:rPr>
          <w:sz w:val="24"/>
        </w:rPr>
        <w:t xml:space="preserve"> (</w:t>
      </w:r>
      <w:r>
        <w:rPr>
          <w:i/>
          <w:sz w:val="24"/>
        </w:rPr>
        <w:t>help - helped – helped</w:t>
      </w:r>
      <w:r>
        <w:rPr>
          <w:i/>
          <w:sz w:val="24"/>
          <w:lang w:val="ru-RU"/>
        </w:rPr>
        <w:t>)</w:t>
      </w:r>
      <w:r>
        <w:rPr>
          <w:sz w:val="24"/>
        </w:rPr>
        <w:t xml:space="preserve">, others by means of root vowel change </w:t>
      </w:r>
      <w:r>
        <w:rPr>
          <w:sz w:val="24"/>
          <w:lang w:val="ru-RU"/>
        </w:rPr>
        <w:t>(</w:t>
      </w:r>
      <w:r>
        <w:rPr>
          <w:i/>
          <w:sz w:val="24"/>
        </w:rPr>
        <w:t>bring - brought - brought, come - came - come</w:t>
      </w:r>
      <w:r>
        <w:rPr>
          <w:sz w:val="24"/>
        </w:rPr>
        <w:t>). The latter are considered as irregular verbs.</w:t>
      </w:r>
    </w:p>
    <w:p>
      <w:pPr>
        <w:pStyle w:val="Normal"/>
        <w:suppressAutoHyphens w:val="true"/>
        <w:spacing w:lineRule="auto" w:line="240"/>
        <w:ind w:firstLine="284" w:end="0"/>
        <w:rPr/>
      </w:pPr>
      <w:r>
        <w:rPr>
          <w:sz w:val="24"/>
        </w:rPr>
        <w:t xml:space="preserve">Alongside synthetic forms, the verb has an elaborate system of analytical forms (most of the tense, aspect and perfect forms, the passive voice forms, most of the subjunctive mood forms). The analytical forms, include an auxiliary verb, as the bearer of the grammatical meaning, and a notional part: </w:t>
      </w:r>
      <w:r>
        <w:rPr>
          <w:i/>
          <w:sz w:val="24"/>
        </w:rPr>
        <w:t>has gone, was sent, would like, to be posted, being done, having been done,</w:t>
      </w:r>
      <w:r>
        <w:rPr>
          <w:sz w:val="24"/>
        </w:rPr>
        <w:t xml:space="preserve"> etc.</w:t>
      </w:r>
    </w:p>
    <w:p>
      <w:pPr>
        <w:pStyle w:val="Normal"/>
        <w:suppressAutoHyphens w:val="true"/>
        <w:spacing w:lineRule="auto" w:line="240"/>
        <w:ind w:firstLine="284" w:end="0"/>
        <w:rPr>
          <w:sz w:val="24"/>
        </w:rPr>
      </w:pPr>
      <w:r>
        <w:rPr>
          <w:sz w:val="24"/>
        </w:rPr>
        <w:t>Many words are not inflected at all: most adjectives and adverbs, modal words, statives, non-count nouns, conjunctions, prepositions, particles and interjections. Moreover, most words are devoid of any word-forming (derivational) morphemes which would show that they belong to a certain class. This lack of morphological distinctions between the classes accounts for the fact that a great number of words (both notional and functional words) may easily pass from one class to another, their status being determined mainly syntactically, by their function in the sentence. The prevailing role of syntax over morphology is also revealed in the fact that words, phrases and clauses may be used in the same functions.</w:t>
      </w:r>
    </w:p>
    <w:p>
      <w:pPr>
        <w:pStyle w:val="Normal"/>
        <w:suppressAutoHyphens w:val="true"/>
        <w:spacing w:lineRule="auto" w:line="240"/>
        <w:ind w:firstLine="284" w:end="0"/>
        <w:rPr/>
      </w:pPr>
      <w:r>
        <w:rPr>
          <w:sz w:val="24"/>
        </w:rPr>
        <w:t xml:space="preserve">The order of elements in the English sentence is fixed to a greater degree than in inflected languages (as the Russian language). The order </w:t>
      </w:r>
      <w:r>
        <w:rPr>
          <w:i/>
          <w:sz w:val="24"/>
        </w:rPr>
        <w:t>subject - predicate - object</w:t>
      </w:r>
      <w:r>
        <w:rPr>
          <w:sz w:val="24"/>
        </w:rPr>
        <w:t xml:space="preserve"> is most characteristic of statements, and any modi</w:t>
        <w:softHyphen/>
        <w:t>fication of it is always justified by either stylistic or communicative conside</w:t>
        <w:softHyphen/>
        <w:t>rations. Attributes may precede or follow head-word, the first pattern be</w:t>
        <w:softHyphen/>
        <w:t>ing more usual. The most mobile element in the sentence is the adverbial, but that can be explained by its reference to different parts of the sentence.</w:t>
      </w:r>
    </w:p>
    <w:p>
      <w:pPr>
        <w:pStyle w:val="Normal"/>
        <w:suppressAutoHyphens w:val="true"/>
        <w:spacing w:lineRule="auto" w:line="240"/>
        <w:ind w:firstLine="284" w:end="0"/>
        <w:rPr>
          <w:sz w:val="24"/>
        </w:rPr>
      </w:pPr>
      <w:r>
        <w:rPr>
          <w:sz w:val="24"/>
        </w:rPr>
        <w:t>A most peculiar feature of English is a special set of words employed as structural substitutes for a certain part of speech: noun substitutes (one, that), the verb substitute (do), the adverbs and adjective substitute (so).</w:t>
      </w:r>
    </w:p>
    <w:p>
      <w:pPr>
        <w:pStyle w:val="Heading1"/>
        <w:keepNext w:val="false"/>
        <w:suppressAutoHyphens w:val="true"/>
        <w:ind w:firstLine="284" w:end="0"/>
        <w:jc w:val="both"/>
        <w:rPr>
          <w:b w:val="false"/>
          <w:caps w:val="false"/>
          <w:smallCaps w:val="false"/>
          <w:sz w:val="24"/>
          <w:lang w:val="ru-RU"/>
        </w:rPr>
      </w:pPr>
      <w:r>
        <w:rPr>
          <w:b w:val="false"/>
          <w:caps w:val="false"/>
          <w:smallCaps w:val="false"/>
          <w:sz w:val="24"/>
          <w:lang w:val="ru-RU"/>
        </w:rPr>
      </w:r>
    </w:p>
    <w:p>
      <w:pPr>
        <w:pStyle w:val="Heading1"/>
        <w:rPr>
          <w:u w:val="single"/>
          <w:lang w:val="ru-RU"/>
        </w:rPr>
      </w:pPr>
      <w:r>
        <w:rPr>
          <w:u w:val="single"/>
        </w:rPr>
        <w:t>Morphology</w:t>
      </w:r>
    </w:p>
    <w:p>
      <w:pPr>
        <w:pStyle w:val="Normal"/>
        <w:rPr>
          <w:u w:val="single"/>
          <w:lang w:val="ru-RU"/>
        </w:rPr>
      </w:pPr>
      <w:r>
        <w:rPr>
          <w:u w:val="single"/>
          <w:lang w:val="ru-RU"/>
        </w:rPr>
      </w:r>
    </w:p>
    <w:p>
      <w:pPr>
        <w:pStyle w:val="Heading2"/>
        <w:rPr>
          <w:lang w:val="ru-RU"/>
        </w:rPr>
      </w:pPr>
      <w:bookmarkStart w:id="0" w:name="__RefHeading___Toc5112938"/>
      <w:bookmarkEnd w:id="0"/>
      <w:r>
        <w:rPr/>
        <w:t>PARTS OF SPEECH</w:t>
      </w:r>
    </w:p>
    <w:p>
      <w:pPr>
        <w:pStyle w:val="Normal"/>
        <w:rPr>
          <w:lang w:val="ru-RU"/>
        </w:rPr>
      </w:pPr>
      <w:r>
        <w:rPr>
          <w:lang w:val="ru-RU"/>
        </w:rPr>
      </w:r>
    </w:p>
    <w:p>
      <w:pPr>
        <w:pStyle w:val="Normal"/>
        <w:suppressAutoHyphens w:val="true"/>
        <w:spacing w:lineRule="auto" w:line="240"/>
        <w:ind w:firstLine="284" w:end="0"/>
        <w:rPr/>
      </w:pPr>
      <w:r>
        <w:rPr>
          <w:b/>
          <w:sz w:val="24"/>
        </w:rPr>
        <w:t>§ 1.</w:t>
      </w:r>
      <w:r>
        <w:rPr>
          <w:sz w:val="24"/>
        </w:rPr>
        <w:t xml:space="preserve"> All the words of the English language are grouped into different types of classes. This classification is based on three main principles:</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rPr>
        <w:t>1) their grammatical meaning;</w:t>
      </w:r>
    </w:p>
    <w:p>
      <w:pPr>
        <w:pStyle w:val="Normal"/>
        <w:suppressAutoHyphens w:val="true"/>
        <w:spacing w:lineRule="auto" w:line="240"/>
        <w:ind w:firstLine="284" w:end="0"/>
        <w:rPr>
          <w:sz w:val="24"/>
        </w:rPr>
      </w:pPr>
      <w:r>
        <w:rPr>
          <w:sz w:val="24"/>
        </w:rPr>
        <w:t>2) their form and</w:t>
      </w:r>
    </w:p>
    <w:p>
      <w:pPr>
        <w:pStyle w:val="Normal"/>
        <w:suppressAutoHyphens w:val="true"/>
        <w:spacing w:lineRule="auto" w:line="240"/>
        <w:ind w:firstLine="284" w:end="0"/>
        <w:rPr>
          <w:sz w:val="24"/>
        </w:rPr>
      </w:pPr>
      <w:r>
        <w:rPr>
          <w:sz w:val="24"/>
        </w:rPr>
        <w:t>3) their syntactical characteristics.</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rPr>
        <w:t>By the first we understand the meaning common to all the words of the class, such as thingness for the noun or either process or state for the verb.</w:t>
      </w:r>
    </w:p>
    <w:p>
      <w:pPr>
        <w:pStyle w:val="Normal"/>
        <w:suppressAutoHyphens w:val="true"/>
        <w:spacing w:lineRule="auto" w:line="240"/>
        <w:ind w:firstLine="284" w:end="0"/>
        <w:rPr>
          <w:sz w:val="24"/>
        </w:rPr>
      </w:pPr>
      <w:r>
        <w:rPr>
          <w:sz w:val="24"/>
        </w:rPr>
        <w:t>By the second we mean the morphological characteristics of the class meant, such as the number of the noun or the voice of the verb.</w:t>
      </w:r>
    </w:p>
    <w:p>
      <w:pPr>
        <w:pStyle w:val="Normal"/>
        <w:suppressAutoHyphens w:val="true"/>
        <w:spacing w:lineRule="auto" w:line="240"/>
        <w:ind w:firstLine="284" w:end="0"/>
        <w:rPr>
          <w:sz w:val="24"/>
        </w:rPr>
      </w:pPr>
      <w:r>
        <w:rPr>
          <w:sz w:val="24"/>
        </w:rPr>
        <w:t>By the third - the combinability and the syntactical functions of a type of word.</w:t>
      </w:r>
    </w:p>
    <w:p>
      <w:pPr>
        <w:pStyle w:val="Normal"/>
        <w:suppressAutoHyphens w:val="true"/>
        <w:spacing w:lineRule="auto" w:line="240"/>
        <w:ind w:firstLine="284" w:end="0"/>
        <w:rPr>
          <w:sz w:val="24"/>
        </w:rPr>
      </w:pPr>
      <w:r>
        <w:rPr>
          <w:sz w:val="24"/>
        </w:rPr>
        <w:t>We distinguish between notional and functional parts of speech: the former denoting extralinguistic phenomena such as things, actions, qualities, emotions and the latter - relations and connections between notional words or sentences. Thus there are 9 notional parts of speech and 3 functional ones.</w:t>
      </w:r>
    </w:p>
    <w:p>
      <w:pPr>
        <w:pStyle w:val="Normal"/>
        <w:suppressAutoHyphens w:val="true"/>
        <w:spacing w:lineRule="auto" w:line="240"/>
        <w:ind w:firstLine="284" w:end="0"/>
        <w:rPr>
          <w:sz w:val="24"/>
        </w:rPr>
      </w:pPr>
      <w:r>
        <w:rPr>
          <w:sz w:val="24"/>
        </w:rPr>
      </w:r>
    </w:p>
    <w:tbl>
      <w:tblPr>
        <w:tblW w:w="9881" w:type="dxa"/>
        <w:jc w:val="start"/>
        <w:tblInd w:w="1101" w:type="dxa"/>
        <w:tblLayout w:type="fixed"/>
        <w:tblCellMar>
          <w:top w:w="0" w:type="dxa"/>
          <w:start w:w="108" w:type="dxa"/>
          <w:bottom w:w="0" w:type="dxa"/>
          <w:end w:w="108" w:type="dxa"/>
        </w:tblCellMar>
      </w:tblPr>
      <w:tblGrid>
        <w:gridCol w:w="4390"/>
        <w:gridCol w:w="5491"/>
      </w:tblGrid>
      <w:tr>
        <w:trPr/>
        <w:tc>
          <w:tcPr>
            <w:tcW w:w="4390" w:type="dxa"/>
            <w:tcBorders/>
          </w:tcPr>
          <w:p>
            <w:pPr>
              <w:pStyle w:val="Normal"/>
              <w:suppressAutoHyphens w:val="true"/>
              <w:spacing w:lineRule="auto" w:line="240"/>
              <w:ind w:hanging="0" w:end="0"/>
              <w:rPr>
                <w:sz w:val="24"/>
                <w:u w:val="single"/>
              </w:rPr>
            </w:pPr>
            <w:r>
              <w:rPr>
                <w:sz w:val="24"/>
                <w:u w:val="single"/>
              </w:rPr>
              <w:t xml:space="preserve">The notional parts </w:t>
            </w:r>
          </w:p>
          <w:p>
            <w:pPr>
              <w:pStyle w:val="Normal"/>
              <w:suppressAutoHyphens w:val="true"/>
              <w:spacing w:lineRule="auto" w:line="240"/>
              <w:ind w:hanging="0" w:end="0"/>
              <w:rPr>
                <w:sz w:val="24"/>
                <w:u w:val="single"/>
              </w:rPr>
            </w:pPr>
            <w:r>
              <w:rPr>
                <w:sz w:val="24"/>
                <w:u w:val="single"/>
              </w:rPr>
              <w:t>of speech are:</w:t>
            </w:r>
          </w:p>
        </w:tc>
        <w:tc>
          <w:tcPr>
            <w:tcW w:w="5491" w:type="dxa"/>
            <w:tcBorders/>
          </w:tcPr>
          <w:p>
            <w:pPr>
              <w:pStyle w:val="Normal"/>
              <w:suppressAutoHyphens w:val="true"/>
              <w:spacing w:lineRule="auto" w:line="240"/>
              <w:ind w:hanging="0" w:end="0"/>
              <w:rPr>
                <w:sz w:val="24"/>
                <w:u w:val="single"/>
              </w:rPr>
            </w:pPr>
            <w:r>
              <w:rPr>
                <w:sz w:val="24"/>
                <w:u w:val="single"/>
              </w:rPr>
              <w:t xml:space="preserve">The functional parts </w:t>
            </w:r>
          </w:p>
          <w:p>
            <w:pPr>
              <w:pStyle w:val="Normal"/>
              <w:suppressAutoHyphens w:val="true"/>
              <w:spacing w:lineRule="auto" w:line="240"/>
              <w:ind w:hanging="0" w:end="0"/>
              <w:rPr>
                <w:sz w:val="24"/>
                <w:u w:val="single"/>
              </w:rPr>
            </w:pPr>
            <w:r>
              <w:rPr>
                <w:sz w:val="24"/>
                <w:u w:val="single"/>
              </w:rPr>
              <w:t>of speech are:</w:t>
            </w:r>
          </w:p>
        </w:tc>
      </w:tr>
      <w:tr>
        <w:trPr/>
        <w:tc>
          <w:tcPr>
            <w:tcW w:w="4390" w:type="dxa"/>
            <w:tcBorders/>
          </w:tcPr>
          <w:p>
            <w:pPr>
              <w:pStyle w:val="Normal"/>
              <w:suppressAutoHyphens w:val="true"/>
              <w:snapToGrid w:val="false"/>
              <w:spacing w:lineRule="auto" w:line="240"/>
              <w:ind w:hanging="0" w:end="0"/>
              <w:rPr>
                <w:sz w:val="24"/>
                <w:u w:val="single"/>
              </w:rPr>
            </w:pPr>
            <w:r>
              <w:rPr>
                <w:sz w:val="24"/>
                <w:u w:val="single"/>
              </w:rPr>
            </w:r>
          </w:p>
          <w:p>
            <w:pPr>
              <w:pStyle w:val="Normal"/>
              <w:suppressAutoHyphens w:val="true"/>
              <w:spacing w:lineRule="auto" w:line="240"/>
              <w:ind w:hanging="0" w:end="0"/>
              <w:rPr>
                <w:sz w:val="24"/>
              </w:rPr>
            </w:pPr>
            <w:r>
              <w:rPr>
                <w:sz w:val="24"/>
              </w:rPr>
              <w:t xml:space="preserve">the noun </w:t>
            </w:r>
          </w:p>
          <w:p>
            <w:pPr>
              <w:pStyle w:val="Normal"/>
              <w:suppressAutoHyphens w:val="true"/>
              <w:spacing w:lineRule="auto" w:line="240"/>
              <w:ind w:hanging="0" w:end="0"/>
              <w:rPr>
                <w:sz w:val="24"/>
              </w:rPr>
            </w:pPr>
            <w:r>
              <w:rPr>
                <w:sz w:val="24"/>
              </w:rPr>
              <w:t xml:space="preserve">the adjective </w:t>
            </w:r>
          </w:p>
          <w:p>
            <w:pPr>
              <w:pStyle w:val="Normal"/>
              <w:suppressAutoHyphens w:val="true"/>
              <w:spacing w:lineRule="auto" w:line="240"/>
              <w:ind w:hanging="0" w:end="0"/>
              <w:rPr>
                <w:sz w:val="24"/>
              </w:rPr>
            </w:pPr>
            <w:r>
              <w:rPr>
                <w:sz w:val="24"/>
              </w:rPr>
              <w:t xml:space="preserve">the stative </w:t>
            </w:r>
          </w:p>
          <w:p>
            <w:pPr>
              <w:pStyle w:val="Normal"/>
              <w:suppressAutoHyphens w:val="true"/>
              <w:spacing w:lineRule="auto" w:line="240"/>
              <w:ind w:hanging="0" w:end="0"/>
              <w:rPr>
                <w:sz w:val="24"/>
              </w:rPr>
            </w:pPr>
            <w:r>
              <w:rPr>
                <w:sz w:val="24"/>
              </w:rPr>
              <w:t xml:space="preserve">the pronoun </w:t>
            </w:r>
          </w:p>
          <w:p>
            <w:pPr>
              <w:pStyle w:val="Normal"/>
              <w:suppressAutoHyphens w:val="true"/>
              <w:spacing w:lineRule="auto" w:line="240"/>
              <w:ind w:hanging="0" w:end="0"/>
              <w:rPr>
                <w:sz w:val="24"/>
              </w:rPr>
            </w:pPr>
            <w:r>
              <w:rPr>
                <w:sz w:val="24"/>
              </w:rPr>
              <w:t xml:space="preserve">the numeral </w:t>
            </w:r>
          </w:p>
          <w:p>
            <w:pPr>
              <w:pStyle w:val="Normal"/>
              <w:suppressAutoHyphens w:val="true"/>
              <w:spacing w:lineRule="auto" w:line="240"/>
              <w:ind w:hanging="0" w:end="0"/>
              <w:rPr>
                <w:sz w:val="24"/>
              </w:rPr>
            </w:pPr>
            <w:r>
              <w:rPr>
                <w:sz w:val="24"/>
              </w:rPr>
              <w:t xml:space="preserve">the verb </w:t>
            </w:r>
          </w:p>
          <w:p>
            <w:pPr>
              <w:pStyle w:val="Normal"/>
              <w:suppressAutoHyphens w:val="true"/>
              <w:spacing w:lineRule="auto" w:line="240"/>
              <w:ind w:hanging="0" w:end="0"/>
              <w:rPr>
                <w:sz w:val="24"/>
              </w:rPr>
            </w:pPr>
            <w:r>
              <w:rPr>
                <w:sz w:val="24"/>
              </w:rPr>
              <w:t xml:space="preserve">the adverb </w:t>
            </w:r>
          </w:p>
          <w:p>
            <w:pPr>
              <w:pStyle w:val="Normal"/>
              <w:suppressAutoHyphens w:val="true"/>
              <w:spacing w:lineRule="auto" w:line="240"/>
              <w:ind w:hanging="0" w:end="0"/>
              <w:rPr>
                <w:sz w:val="24"/>
              </w:rPr>
            </w:pPr>
            <w:r>
              <w:rPr>
                <w:sz w:val="24"/>
              </w:rPr>
              <w:t xml:space="preserve">the modal words </w:t>
            </w:r>
          </w:p>
          <w:p>
            <w:pPr>
              <w:pStyle w:val="Normal"/>
              <w:suppressAutoHyphens w:val="true"/>
              <w:spacing w:lineRule="auto" w:line="240"/>
              <w:ind w:hanging="0" w:end="0"/>
              <w:rPr>
                <w:sz w:val="24"/>
                <w:u w:val="single"/>
              </w:rPr>
            </w:pPr>
            <w:r>
              <w:rPr>
                <w:sz w:val="24"/>
              </w:rPr>
              <w:t>the interjection</w:t>
            </w:r>
          </w:p>
        </w:tc>
        <w:tc>
          <w:tcPr>
            <w:tcW w:w="5491" w:type="dxa"/>
            <w:tcBorders/>
          </w:tcPr>
          <w:p>
            <w:pPr>
              <w:pStyle w:val="Normal"/>
              <w:suppressAutoHyphens w:val="true"/>
              <w:snapToGrid w:val="false"/>
              <w:spacing w:lineRule="auto" w:line="240"/>
              <w:ind w:hanging="0" w:end="0"/>
              <w:rPr>
                <w:sz w:val="24"/>
                <w:u w:val="single"/>
              </w:rPr>
            </w:pPr>
            <w:r>
              <w:rPr>
                <w:sz w:val="24"/>
                <w:u w:val="single"/>
              </w:rPr>
            </w:r>
          </w:p>
          <w:p>
            <w:pPr>
              <w:pStyle w:val="Normal"/>
              <w:suppressAutoHyphens w:val="true"/>
              <w:spacing w:lineRule="auto" w:line="240"/>
              <w:ind w:hanging="0" w:end="0"/>
              <w:rPr>
                <w:sz w:val="24"/>
              </w:rPr>
            </w:pPr>
            <w:r>
              <w:rPr>
                <w:sz w:val="24"/>
              </w:rPr>
              <w:t xml:space="preserve">the preposition </w:t>
            </w:r>
          </w:p>
          <w:p>
            <w:pPr>
              <w:pStyle w:val="Normal"/>
              <w:suppressAutoHyphens w:val="true"/>
              <w:spacing w:lineRule="auto" w:line="240"/>
              <w:ind w:hanging="0" w:end="0"/>
              <w:rPr>
                <w:sz w:val="24"/>
              </w:rPr>
            </w:pPr>
            <w:r>
              <w:rPr>
                <w:sz w:val="24"/>
              </w:rPr>
              <w:t xml:space="preserve">the conjunction </w:t>
            </w:r>
          </w:p>
          <w:p>
            <w:pPr>
              <w:pStyle w:val="Normal"/>
              <w:suppressAutoHyphens w:val="true"/>
              <w:spacing w:lineRule="auto" w:line="240"/>
              <w:ind w:hanging="0" w:end="0"/>
              <w:rPr>
                <w:sz w:val="24"/>
                <w:u w:val="single"/>
              </w:rPr>
            </w:pPr>
            <w:r>
              <w:rPr>
                <w:sz w:val="24"/>
              </w:rPr>
              <w:t>the particle</w:t>
            </w:r>
          </w:p>
        </w:tc>
      </w:tr>
    </w:tbl>
    <w:p>
      <w:pPr>
        <w:pStyle w:val="Normal"/>
        <w:suppressAutoHyphens w:val="true"/>
        <w:spacing w:lineRule="auto" w:line="240"/>
        <w:ind w:firstLine="284" w:end="0"/>
        <w:rPr>
          <w:sz w:val="24"/>
          <w:u w:val="single"/>
        </w:rPr>
      </w:pPr>
      <w:r>
        <w:rPr>
          <w:sz w:val="24"/>
          <w:u w:val="single"/>
        </w:rPr>
      </w:r>
    </w:p>
    <w:p>
      <w:pPr>
        <w:pStyle w:val="Heading2"/>
        <w:rPr/>
      </w:pPr>
      <w:bookmarkStart w:id="1" w:name="__RefHeading___Toc5112939"/>
      <w:bookmarkEnd w:id="1"/>
      <w:r>
        <w:rPr/>
        <w:t>THE VERB</w:t>
      </w:r>
    </w:p>
    <w:p>
      <w:pPr>
        <w:pStyle w:val="FR4"/>
        <w:suppressAutoHyphens w:val="true"/>
        <w:spacing w:before="0" w:after="0"/>
        <w:ind w:firstLine="284" w:start="0" w:end="0"/>
        <w:jc w:val="both"/>
        <w:rPr>
          <w:b w:val="false"/>
          <w:sz w:val="24"/>
        </w:rPr>
      </w:pPr>
      <w:r>
        <w:rPr>
          <w:b w:val="false"/>
          <w:sz w:val="24"/>
        </w:rPr>
      </w:r>
    </w:p>
    <w:p>
      <w:pPr>
        <w:pStyle w:val="Normal"/>
        <w:suppressAutoHyphens w:val="true"/>
        <w:spacing w:lineRule="auto" w:line="240"/>
        <w:ind w:firstLine="284" w:end="0"/>
        <w:rPr/>
      </w:pPr>
      <w:r>
        <w:rPr>
          <w:b/>
          <w:sz w:val="24"/>
        </w:rPr>
        <w:t>§ 2.</w:t>
      </w:r>
      <w:r>
        <w:rPr>
          <w:sz w:val="24"/>
        </w:rPr>
        <w:t xml:space="preserve"> Most </w:t>
      </w:r>
      <w:r>
        <w:rPr>
          <w:i/>
          <w:sz w:val="24"/>
        </w:rPr>
        <w:t xml:space="preserve">verbs </w:t>
      </w:r>
      <w:r>
        <w:rPr>
          <w:sz w:val="24"/>
        </w:rPr>
        <w:t xml:space="preserve">denote action or state. However, there are some verbs which have other meanings. They are </w:t>
      </w:r>
      <w:r>
        <w:rPr>
          <w:b/>
          <w:sz w:val="24"/>
        </w:rPr>
        <w:t xml:space="preserve">modal verbs, causative verbs, </w:t>
      </w:r>
      <w:r>
        <w:rPr>
          <w:sz w:val="24"/>
        </w:rPr>
        <w:t>some</w:t>
      </w:r>
      <w:r>
        <w:rPr>
          <w:b/>
          <w:sz w:val="24"/>
        </w:rPr>
        <w:t xml:space="preserve"> impersonal verbs, relational </w:t>
      </w:r>
      <w:r>
        <w:rPr>
          <w:sz w:val="24"/>
        </w:rPr>
        <w:t xml:space="preserve">and </w:t>
      </w:r>
      <w:r>
        <w:rPr>
          <w:b/>
          <w:sz w:val="24"/>
        </w:rPr>
        <w:t>link-verbs</w:t>
      </w:r>
      <w:r>
        <w:rPr>
          <w:sz w:val="24"/>
        </w:rPr>
        <w:t>. They present a system of finite and non-finite forms, except for modal verbs, which have no non-finite forms.</w:t>
      </w:r>
    </w:p>
    <w:p>
      <w:pPr>
        <w:pStyle w:val="2"/>
        <w:rPr/>
      </w:pPr>
      <w:r>
        <w:rPr/>
        <w:t>The verb in its finite forms possesses the morphological categories of person, number, tense, aspect, perfect, voice and mood. Its syntactical function is that of the predicate.</w:t>
      </w:r>
    </w:p>
    <w:p>
      <w:pPr>
        <w:pStyle w:val="Normal"/>
        <w:suppressAutoHyphens w:val="true"/>
        <w:spacing w:lineRule="auto" w:line="240"/>
        <w:ind w:firstLine="284" w:end="0"/>
        <w:rPr>
          <w:sz w:val="24"/>
        </w:rPr>
      </w:pPr>
      <w:r>
        <w:rPr>
          <w:sz w:val="24"/>
        </w:rPr>
        <w:t>The non-finite forms (or verbals) are four in number, they are: the infinitive, the gerund, participle I and participle II.</w:t>
      </w:r>
    </w:p>
    <w:p>
      <w:pPr>
        <w:pStyle w:val="Normal"/>
        <w:suppressAutoHyphens w:val="true"/>
        <w:spacing w:lineRule="auto" w:line="240"/>
        <w:ind w:firstLine="284" w:end="0"/>
        <w:rPr>
          <w:sz w:val="24"/>
        </w:rPr>
      </w:pPr>
      <w:r>
        <w:rPr>
          <w:sz w:val="24"/>
        </w:rPr>
        <w:t>Non-finite verb forms possess the verbal categories of perfect, voice and to a certain extent aspect. Owing to the richness of its morphological catego</w:t>
        <w:softHyphen/>
        <w:t>ries, the flexibility of its syntactical functioning and wide combinability, the verb is of the greatest importance in the structure of the sentence.</w:t>
      </w:r>
    </w:p>
    <w:p>
      <w:pPr>
        <w:pStyle w:val="Normal"/>
        <w:suppressAutoHyphens w:val="true"/>
        <w:spacing w:lineRule="auto" w:line="240"/>
        <w:ind w:firstLine="284" w:end="0"/>
        <w:rPr>
          <w:sz w:val="24"/>
        </w:rPr>
      </w:pPr>
      <w:r>
        <w:rPr>
          <w:sz w:val="24"/>
        </w:rPr>
        <w:t>The morphological categories of the verb are interrelated, that is every verb form expresses all these categories simultaneously.</w:t>
      </w:r>
    </w:p>
    <w:p>
      <w:pPr>
        <w:pStyle w:val="Heading3"/>
        <w:rPr/>
      </w:pPr>
      <w:bookmarkStart w:id="2" w:name="__RefHeading___Toc5112940"/>
      <w:bookmarkEnd w:id="2"/>
      <w:r>
        <w:rPr/>
        <w:t>Formation of verb categories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3.</w:t>
      </w:r>
      <w:r>
        <w:rPr>
          <w:sz w:val="24"/>
        </w:rPr>
        <w:t xml:space="preserve"> English morphological categories are formed in two ways, synthetically and analytically.</w:t>
      </w:r>
    </w:p>
    <w:p>
      <w:pPr>
        <w:pStyle w:val="Normal"/>
        <w:suppressAutoHyphens w:val="true"/>
        <w:spacing w:lineRule="auto" w:line="240"/>
        <w:ind w:firstLine="284" w:end="0"/>
        <w:rPr/>
      </w:pPr>
      <w:r>
        <w:rPr>
          <w:sz w:val="24"/>
        </w:rPr>
        <w:t>Synthetic or simple forms are those the formal elements of which are to be found within one word from which they are inseparable. These are the present and the past indefinite affirmative (</w:t>
      </w:r>
      <w:r>
        <w:rPr>
          <w:i/>
          <w:sz w:val="24"/>
        </w:rPr>
        <w:t>sing, sings, sang</w:t>
      </w:r>
      <w:r>
        <w:rPr>
          <w:sz w:val="24"/>
        </w:rPr>
        <w:t>); the non-perfect common aspect forms of the infinitive, participle I, the gerund, participle II (</w:t>
      </w:r>
      <w:r>
        <w:rPr>
          <w:i/>
          <w:sz w:val="24"/>
        </w:rPr>
        <w:t>sing, singing, sung</w:t>
      </w:r>
      <w:r>
        <w:rPr>
          <w:sz w:val="24"/>
        </w:rPr>
        <w:t>); the imperative mood (</w:t>
      </w:r>
      <w:r>
        <w:rPr>
          <w:i/>
          <w:sz w:val="24"/>
        </w:rPr>
        <w:t>sing!</w:t>
      </w:r>
      <w:r>
        <w:rPr>
          <w:sz w:val="24"/>
        </w:rPr>
        <w:t>).</w:t>
      </w:r>
    </w:p>
    <w:p>
      <w:pPr>
        <w:pStyle w:val="2"/>
        <w:rPr/>
      </w:pPr>
      <w:r>
        <w:rPr/>
        <w:t xml:space="preserve">Analytical or compound verb forms consist of at least two verbal elements, an auxiliary verb and a notional verb; the latter is presented by participle I, participle II, or the infinitive.                       </w:t>
      </w:r>
    </w:p>
    <w:p>
      <w:pPr>
        <w:pStyle w:val="Normal"/>
        <w:suppressAutoHyphens w:val="true"/>
        <w:spacing w:lineRule="auto" w:line="240"/>
        <w:ind w:firstLine="284" w:end="0"/>
        <w:rPr>
          <w:sz w:val="24"/>
        </w:rPr>
      </w:pPr>
      <w:r>
        <w:rPr>
          <w:sz w:val="24"/>
        </w:rPr>
        <w:t>An auxiliary verb is devoid of its lexical meaning, its role is purely grammatical. It may be finite or non-finite, thus showing whether the whole verb form is finite or non-finite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Jane </w:t>
      </w:r>
      <w:r>
        <w:rPr>
          <w:i/>
          <w:sz w:val="24"/>
        </w:rPr>
        <w:t>is singing.</w:t>
      </w:r>
      <w:r>
        <w:rPr>
          <w:sz w:val="24"/>
        </w:rPr>
        <w:t xml:space="preserve"> </w:t>
      </w:r>
    </w:p>
    <w:p>
      <w:pPr>
        <w:pStyle w:val="Normal"/>
        <w:suppressAutoHyphens w:val="true"/>
        <w:spacing w:lineRule="auto" w:line="240"/>
        <w:ind w:firstLine="284" w:end="0"/>
        <w:rPr/>
      </w:pPr>
      <w:r>
        <w:rPr>
          <w:sz w:val="24"/>
        </w:rPr>
        <w:t xml:space="preserve">Someone seems </w:t>
      </w:r>
      <w:r>
        <w:rPr>
          <w:i/>
          <w:sz w:val="24"/>
        </w:rPr>
        <w:t>to be singing</w:t>
      </w:r>
      <w:r>
        <w:rPr>
          <w:sz w:val="24"/>
        </w:rPr>
        <w:t xml:space="preserve"> in the next room.</w:t>
      </w:r>
    </w:p>
    <w:p>
      <w:pPr>
        <w:pStyle w:val="2"/>
        <w:rPr>
          <w:sz w:val="24"/>
        </w:rPr>
      </w:pPr>
      <w:r>
        <w:rPr>
          <w:sz w:val="24"/>
        </w:rPr>
      </w:r>
    </w:p>
    <w:p>
      <w:pPr>
        <w:pStyle w:val="2"/>
        <w:rPr/>
      </w:pPr>
      <w:r>
        <w:rPr/>
        <w:t xml:space="preserve">The auxiliary verbs in English are not numerous, they are seven: </w:t>
      </w:r>
      <w:r>
        <w:rPr>
          <w:i/>
        </w:rPr>
        <w:t>to do, to be, to have, shall, will, should, would.</w:t>
      </w:r>
    </w:p>
    <w:p>
      <w:pPr>
        <w:pStyle w:val="Normal"/>
        <w:suppressAutoHyphens w:val="true"/>
        <w:spacing w:lineRule="auto" w:line="240"/>
        <w:ind w:firstLine="284" w:end="0"/>
        <w:rPr>
          <w:sz w:val="24"/>
        </w:rPr>
      </w:pPr>
      <w:r>
        <w:rPr>
          <w:sz w:val="24"/>
        </w:rPr>
        <w:t>The notional verb of a compound verb form is always non-finite, it carries the lexical meaning of the whole verb form.</w:t>
      </w:r>
    </w:p>
    <w:p>
      <w:pPr>
        <w:pStyle w:val="Normal"/>
        <w:suppressAutoHyphens w:val="true"/>
        <w:spacing w:lineRule="auto" w:line="240"/>
        <w:ind w:firstLine="284" w:end="0"/>
        <w:rPr>
          <w:sz w:val="24"/>
        </w:rPr>
      </w:pPr>
      <w:r>
        <w:rPr>
          <w:sz w:val="24"/>
        </w:rPr>
        <w:t>The analytical verb forms are the forms of the continuous aspect, the perfect forms, the passive forms, the future forms, the future in the past forms, some forms of the subjunctive mood, the interrogative, negative and emphatic forms of the present and past indefinite.</w:t>
      </w:r>
    </w:p>
    <w:p>
      <w:pPr>
        <w:pStyle w:val="Normal"/>
        <w:suppressAutoHyphens w:val="true"/>
        <w:spacing w:lineRule="auto" w:line="240"/>
        <w:ind w:firstLine="284" w:end="0"/>
        <w:rPr>
          <w:sz w:val="24"/>
        </w:rPr>
      </w:pPr>
      <w:r>
        <w:rPr>
          <w:sz w:val="24"/>
        </w:rPr>
        <w:t>The meaning of the analytical form as a whole is the result of the complete fusion of the auxiliary and the non-finite form.</w:t>
      </w:r>
    </w:p>
    <w:p>
      <w:pPr>
        <w:pStyle w:val="Heading3"/>
        <w:rPr/>
      </w:pPr>
      <w:bookmarkStart w:id="3" w:name="__RefHeading___Toc5112941"/>
      <w:bookmarkEnd w:id="3"/>
      <w:r>
        <w:rPr/>
        <w:t>Morphological composition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4.</w:t>
      </w:r>
      <w:r>
        <w:rPr>
          <w:sz w:val="24"/>
        </w:rPr>
        <w:t xml:space="preserve"> According to their morphological composition verbs can be divided into </w:t>
      </w:r>
      <w:r>
        <w:rPr>
          <w:b/>
          <w:sz w:val="24"/>
        </w:rPr>
        <w:t>simple, derivative, compound</w:t>
      </w:r>
      <w:r>
        <w:rPr>
          <w:sz w:val="24"/>
        </w:rPr>
        <w:t xml:space="preserve"> and </w:t>
      </w:r>
      <w:r>
        <w:rPr>
          <w:b/>
          <w:sz w:val="24"/>
        </w:rPr>
        <w:t>phrasal.</w:t>
      </w:r>
    </w:p>
    <w:p>
      <w:pPr>
        <w:pStyle w:val="Normal"/>
        <w:suppressAutoHyphens w:val="true"/>
        <w:spacing w:lineRule="auto" w:line="240"/>
        <w:ind w:firstLine="284" w:end="0"/>
        <w:rPr/>
      </w:pPr>
      <w:r>
        <w:rPr>
          <w:sz w:val="24"/>
        </w:rPr>
        <w:t xml:space="preserve">Simple verbs consist of only one root morpheme: </w:t>
      </w:r>
      <w:r>
        <w:rPr>
          <w:i/>
          <w:sz w:val="24"/>
        </w:rPr>
        <w:t xml:space="preserve">to ask, to build, to come. </w:t>
      </w:r>
    </w:p>
    <w:p>
      <w:pPr>
        <w:pStyle w:val="Normal"/>
        <w:suppressAutoHyphens w:val="true"/>
        <w:spacing w:lineRule="auto" w:line="240"/>
        <w:ind w:firstLine="284" w:end="0"/>
        <w:rPr/>
      </w:pPr>
      <w:r>
        <w:rPr>
          <w:sz w:val="24"/>
        </w:rPr>
        <w:t xml:space="preserve">Derivative verbs are composed of one root morpheme and one or more derivational morphemes (prefixes and suffixes). The main verbforming suffixes are </w:t>
      </w:r>
      <w:r>
        <w:rPr>
          <w:b/>
          <w:sz w:val="24"/>
        </w:rPr>
        <w:t>-ize, -fy, -en, -ate</w:t>
      </w:r>
      <w:r>
        <w:rPr>
          <w:sz w:val="24"/>
        </w:rPr>
        <w:t xml:space="preserve">, as in: </w:t>
      </w:r>
      <w:r>
        <w:rPr>
          <w:i/>
          <w:sz w:val="24"/>
        </w:rPr>
        <w:t>to criticize, to justify, to blacken, to enumerate.</w:t>
      </w:r>
      <w:r>
        <w:rPr>
          <w:sz w:val="24"/>
        </w:rPr>
        <w:t xml:space="preserve"> </w:t>
      </w:r>
    </w:p>
    <w:p>
      <w:pPr>
        <w:pStyle w:val="Normal"/>
        <w:suppressAutoHyphens w:val="true"/>
        <w:spacing w:lineRule="auto" w:line="240"/>
        <w:ind w:firstLine="284" w:end="0"/>
        <w:rPr/>
      </w:pPr>
      <w:r>
        <w:rPr>
          <w:sz w:val="24"/>
        </w:rPr>
        <w:t xml:space="preserve">Compound verbs consist of at least two stems: </w:t>
      </w:r>
      <w:r>
        <w:rPr>
          <w:i/>
          <w:sz w:val="24"/>
        </w:rPr>
        <w:t>to overgrow, to undertake</w:t>
      </w:r>
      <w:r>
        <w:rPr>
          <w:sz w:val="24"/>
        </w:rPr>
        <w:t xml:space="preserve">. </w:t>
      </w:r>
    </w:p>
    <w:p>
      <w:pPr>
        <w:pStyle w:val="Normal"/>
        <w:suppressAutoHyphens w:val="true"/>
        <w:spacing w:lineRule="auto" w:line="240"/>
        <w:ind w:firstLine="284" w:end="0"/>
        <w:rPr/>
      </w:pPr>
      <w:r>
        <w:rPr>
          <w:sz w:val="24"/>
        </w:rPr>
        <w:t xml:space="preserve">Phrasal verbs consist of a verbal stem and an adverbial particle, which is sometimes referred to as postposition. The adverbial meaning is evident in phrasal verbs of the type </w:t>
      </w:r>
      <w:r>
        <w:rPr>
          <w:i/>
          <w:sz w:val="24"/>
        </w:rPr>
        <w:t>to come in, to look out</w:t>
      </w:r>
      <w:r>
        <w:rPr>
          <w:sz w:val="24"/>
        </w:rPr>
        <w:t xml:space="preserve">, whereas it is quite lost in the verbs </w:t>
      </w:r>
      <w:r>
        <w:rPr>
          <w:i/>
          <w:sz w:val="24"/>
        </w:rPr>
        <w:t>to give up, to give in, to bring up.</w:t>
      </w:r>
    </w:p>
    <w:p>
      <w:pPr>
        <w:pStyle w:val="Heading3"/>
        <w:rPr>
          <w:i/>
          <w:i/>
          <w:sz w:val="24"/>
        </w:rPr>
      </w:pPr>
      <w:r>
        <w:rPr>
          <w:i/>
          <w:sz w:val="24"/>
        </w:rPr>
      </w:r>
    </w:p>
    <w:p>
      <w:pPr>
        <w:pStyle w:val="Heading3"/>
        <w:rPr/>
      </w:pPr>
      <w:bookmarkStart w:id="4" w:name="__RefHeading___Toc5112942"/>
      <w:bookmarkEnd w:id="4"/>
      <w:r>
        <w:rPr/>
        <w:t>Basic verb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5.</w:t>
      </w:r>
      <w:r>
        <w:rPr>
          <w:sz w:val="24"/>
        </w:rPr>
        <w:t xml:space="preserve"> Among the synthetic verb forms there are those which are used independently and those which are used to build other verb forms. They are four in number:</w:t>
      </w:r>
    </w:p>
    <w:p>
      <w:pPr>
        <w:pStyle w:val="Normal"/>
        <w:suppressAutoHyphens w:val="true"/>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1985"/>
        <w:gridCol w:w="8322"/>
      </w:tblGrid>
      <w:tr>
        <w:trPr/>
        <w:tc>
          <w:tcPr>
            <w:tcW w:w="1985" w:type="dxa"/>
            <w:tcBorders/>
          </w:tcPr>
          <w:p>
            <w:pPr>
              <w:pStyle w:val="Normal"/>
              <w:suppressAutoHyphens w:val="true"/>
              <w:spacing w:lineRule="auto" w:line="240"/>
              <w:ind w:hanging="0" w:end="0"/>
              <w:jc w:val="start"/>
              <w:rPr>
                <w:sz w:val="24"/>
              </w:rPr>
            </w:pPr>
            <w:r>
              <w:rPr>
                <w:sz w:val="24"/>
              </w:rPr>
              <w:t xml:space="preserve">the infinitive </w:t>
            </w:r>
          </w:p>
          <w:p>
            <w:pPr>
              <w:pStyle w:val="Normal"/>
              <w:suppressAutoHyphens w:val="true"/>
              <w:spacing w:lineRule="auto" w:line="240"/>
              <w:ind w:hanging="0" w:end="0"/>
              <w:jc w:val="start"/>
              <w:rPr>
                <w:sz w:val="24"/>
              </w:rPr>
            </w:pPr>
            <w:r>
              <w:rPr>
                <w:sz w:val="24"/>
              </w:rPr>
              <w:t xml:space="preserve">the past indefinite </w:t>
            </w:r>
          </w:p>
          <w:p>
            <w:pPr>
              <w:pStyle w:val="Normal"/>
              <w:suppressAutoHyphens w:val="true"/>
              <w:spacing w:lineRule="auto" w:line="240"/>
              <w:ind w:hanging="0" w:end="0"/>
              <w:jc w:val="start"/>
              <w:rPr>
                <w:sz w:val="24"/>
              </w:rPr>
            </w:pPr>
            <w:r>
              <w:rPr>
                <w:sz w:val="24"/>
              </w:rPr>
              <w:t xml:space="preserve">participle II </w:t>
            </w:r>
          </w:p>
          <w:p>
            <w:pPr>
              <w:pStyle w:val="Normal"/>
              <w:suppressAutoHyphens w:val="true"/>
              <w:spacing w:lineRule="auto" w:line="240"/>
              <w:ind w:hanging="0" w:end="0"/>
              <w:jc w:val="start"/>
              <w:rPr>
                <w:sz w:val="24"/>
              </w:rPr>
            </w:pPr>
            <w:r>
              <w:rPr>
                <w:sz w:val="24"/>
              </w:rPr>
              <w:t>participle I</w:t>
            </w:r>
          </w:p>
        </w:tc>
        <w:tc>
          <w:tcPr>
            <w:tcW w:w="8322" w:type="dxa"/>
            <w:tcBorders/>
          </w:tcPr>
          <w:p>
            <w:pPr>
              <w:pStyle w:val="Normal"/>
              <w:numPr>
                <w:ilvl w:val="0"/>
                <w:numId w:val="3"/>
              </w:numPr>
              <w:suppressAutoHyphens w:val="true"/>
              <w:spacing w:lineRule="auto" w:line="240"/>
              <w:ind w:hanging="0" w:start="0" w:end="0"/>
              <w:jc w:val="start"/>
              <w:rPr>
                <w:i/>
                <w:i/>
                <w:sz w:val="24"/>
              </w:rPr>
            </w:pPr>
            <w:r>
              <w:rPr>
                <w:i/>
                <w:sz w:val="24"/>
              </w:rPr>
              <w:t xml:space="preserve">work, rise; </w:t>
            </w:r>
          </w:p>
          <w:p>
            <w:pPr>
              <w:pStyle w:val="Normal"/>
              <w:numPr>
                <w:ilvl w:val="0"/>
                <w:numId w:val="3"/>
              </w:numPr>
              <w:suppressAutoHyphens w:val="true"/>
              <w:spacing w:lineRule="auto" w:line="240"/>
              <w:ind w:hanging="0" w:start="0" w:end="0"/>
              <w:jc w:val="start"/>
              <w:rPr>
                <w:i/>
                <w:i/>
                <w:sz w:val="24"/>
              </w:rPr>
            </w:pPr>
            <w:r>
              <w:rPr>
                <w:i/>
                <w:sz w:val="24"/>
              </w:rPr>
              <w:t>worked, rose;</w:t>
            </w:r>
          </w:p>
          <w:p>
            <w:pPr>
              <w:pStyle w:val="Normal"/>
              <w:numPr>
                <w:ilvl w:val="0"/>
                <w:numId w:val="3"/>
              </w:numPr>
              <w:suppressAutoHyphens w:val="true"/>
              <w:spacing w:lineRule="auto" w:line="240"/>
              <w:ind w:hanging="0" w:start="0" w:end="0"/>
              <w:jc w:val="start"/>
              <w:rPr>
                <w:i/>
                <w:i/>
                <w:sz w:val="24"/>
              </w:rPr>
            </w:pPr>
            <w:r>
              <w:rPr>
                <w:i/>
                <w:sz w:val="24"/>
              </w:rPr>
              <w:t xml:space="preserve">worked, risen; </w:t>
            </w:r>
          </w:p>
          <w:p>
            <w:pPr>
              <w:pStyle w:val="Normal"/>
              <w:suppressAutoHyphens w:val="true"/>
              <w:spacing w:lineRule="auto" w:line="240"/>
              <w:ind w:hanging="0" w:end="0"/>
              <w:jc w:val="start"/>
              <w:rPr>
                <w:i/>
                <w:i/>
                <w:sz w:val="24"/>
              </w:rPr>
            </w:pPr>
            <w:r>
              <w:rPr>
                <w:i/>
                <w:sz w:val="24"/>
              </w:rPr>
              <w:t>-         working, rising.</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infinitive stem and participles I and II are employed to build other verbal forms.</w:t>
      </w:r>
    </w:p>
    <w:p>
      <w:pPr>
        <w:pStyle w:val="Normal"/>
        <w:suppressAutoHyphens w:val="true"/>
        <w:spacing w:lineRule="auto" w:line="240"/>
        <w:ind w:firstLine="284" w:end="0"/>
        <w:rPr>
          <w:sz w:val="24"/>
        </w:rPr>
      </w:pPr>
      <w:r>
        <w:rPr>
          <w:sz w:val="24"/>
        </w:rPr>
        <w:t>The past indefinite is the only basic form that is not used to build other forms.</w:t>
      </w:r>
    </w:p>
    <w:p>
      <w:pPr>
        <w:pStyle w:val="Heading3"/>
        <w:rPr>
          <w:sz w:val="24"/>
        </w:rPr>
      </w:pPr>
      <w:r>
        <w:rPr>
          <w:sz w:val="24"/>
        </w:rPr>
      </w:r>
    </w:p>
    <w:p>
      <w:pPr>
        <w:pStyle w:val="Heading3"/>
        <w:rPr/>
      </w:pPr>
      <w:bookmarkStart w:id="5" w:name="__RefHeading___Toc5112943"/>
      <w:bookmarkEnd w:id="5"/>
      <w:r>
        <w:rPr/>
        <w:t>Regular and irregular verbs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6.</w:t>
      </w:r>
      <w:r>
        <w:rPr>
          <w:sz w:val="24"/>
        </w:rPr>
        <w:t xml:space="preserve"> Owing to the historical development of the verb system the English verbs fall into two groups: </w:t>
      </w:r>
      <w:r>
        <w:rPr>
          <w:b/>
          <w:sz w:val="24"/>
        </w:rPr>
        <w:t>regular</w:t>
      </w:r>
      <w:r>
        <w:rPr>
          <w:sz w:val="24"/>
        </w:rPr>
        <w:t xml:space="preserve"> and </w:t>
      </w:r>
      <w:r>
        <w:rPr>
          <w:b/>
          <w:sz w:val="24"/>
        </w:rPr>
        <w:t>irregular</w:t>
      </w:r>
      <w:r>
        <w:rPr>
          <w:sz w:val="24"/>
        </w:rPr>
        <w:t xml:space="preserve"> verbs.</w:t>
      </w:r>
    </w:p>
    <w:p>
      <w:pPr>
        <w:pStyle w:val="2"/>
        <w:rPr/>
      </w:pPr>
      <w:r>
        <w:rPr/>
        <w:t xml:space="preserve">The regular verbs, which go back to the Germanic weak verbs, constitute the largest group. The past indefinite and participle II of these verbs are formed by means of the dental suffix </w:t>
      </w:r>
      <w:r>
        <w:rPr>
          <w:b/>
        </w:rPr>
        <w:t>-ed</w:t>
      </w:r>
      <w:r>
        <w:rPr/>
        <w:t xml:space="preserve"> added to the stem of the verb. This is the productive pattern according to which all new verbs form their past indefinite and participle II.</w:t>
      </w:r>
    </w:p>
    <w:p>
      <w:pPr>
        <w:pStyle w:val="Normal"/>
        <w:suppressAutoHyphens w:val="true"/>
        <w:spacing w:lineRule="auto" w:line="240"/>
        <w:ind w:firstLine="284" w:end="0"/>
        <w:rPr/>
      </w:pPr>
      <w:r>
        <w:rPr>
          <w:sz w:val="24"/>
        </w:rPr>
        <w:t>The irregular verbs form their past indefinite and participle II according t</w:t>
      </w:r>
      <w:r>
        <w:rPr>
          <w:sz w:val="24"/>
          <w:lang w:val="ru-RU"/>
        </w:rPr>
        <w:t>о</w:t>
      </w:r>
      <w:r>
        <w:rPr>
          <w:sz w:val="24"/>
        </w:rPr>
        <w:t xml:space="preserve"> some fixed traditional patterns going back partly to the Germanic strong verbs, partly to the weak verbs, which underwent some changes in the process of history.</w:t>
      </w:r>
    </w:p>
    <w:p>
      <w:pPr>
        <w:pStyle w:val="Normal"/>
        <w:suppressAutoHyphens w:val="true"/>
        <w:spacing w:lineRule="auto" w:line="240"/>
        <w:ind w:firstLine="284" w:end="0"/>
        <w:rPr/>
      </w:pPr>
      <w:r>
        <w:rPr>
          <w:b/>
          <w:sz w:val="24"/>
        </w:rPr>
        <w:t>The irregular verbs</w:t>
      </w:r>
      <w:r>
        <w:rPr>
          <w:sz w:val="24"/>
        </w:rPr>
        <w:t xml:space="preserve"> are about 250 in number. They can be arranged according to sound changes.</w:t>
      </w:r>
    </w:p>
    <w:p>
      <w:pPr>
        <w:pStyle w:val="Normal"/>
        <w:suppressAutoHyphens w:val="true"/>
        <w:spacing w:lineRule="auto" w:line="240"/>
        <w:ind w:firstLine="284" w:end="0"/>
        <w:rPr>
          <w:sz w:val="24"/>
        </w:rPr>
      </w:pPr>
      <w:r>
        <w:rPr>
          <w:sz w:val="24"/>
        </w:rPr>
      </w:r>
    </w:p>
    <w:p>
      <w:pPr>
        <w:pStyle w:val="Heading7"/>
        <w:rPr/>
      </w:pPr>
      <w:r>
        <w:rPr/>
        <w:t>The list of irregular verbs arranged according to sound changes</w:t>
      </w:r>
    </w:p>
    <w:p>
      <w:pPr>
        <w:pStyle w:val="Normal"/>
        <w:suppressAutoHyphens w:val="true"/>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694"/>
        <w:gridCol w:w="2693"/>
        <w:gridCol w:w="2693"/>
        <w:gridCol w:w="2552"/>
        <w:gridCol w:w="141"/>
      </w:tblGrid>
      <w:tr>
        <w:trPr>
          <w:trHeight w:val="364" w:hRule="atLeas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center"/>
              <w:rPr>
                <w:i/>
                <w:i/>
                <w:sz w:val="24"/>
              </w:rPr>
            </w:pPr>
            <w:r>
              <w:rPr>
                <w:i/>
                <w:sz w:val="24"/>
              </w:rPr>
              <w:t>Infinitive</w:t>
            </w:r>
          </w:p>
          <w:p>
            <w:pPr>
              <w:pStyle w:val="Normal"/>
              <w:suppressAutoHyphens w:val="true"/>
              <w:spacing w:lineRule="auto" w:line="240"/>
              <w:ind w:hanging="0" w:end="0"/>
              <w:jc w:val="center"/>
              <w:rPr>
                <w:i/>
                <w:i/>
                <w:sz w:val="24"/>
              </w:rPr>
            </w:pPr>
            <w:r>
              <w:rPr>
                <w:i/>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i/>
                <w:i/>
                <w:sz w:val="24"/>
              </w:rPr>
            </w:pPr>
            <w:r>
              <w:rPr>
                <w:i/>
                <w:sz w:val="24"/>
              </w:rPr>
              <w:t>Past Indefinite</w:t>
            </w:r>
          </w:p>
          <w:p>
            <w:pPr>
              <w:pStyle w:val="Normal"/>
              <w:suppressAutoHyphens w:val="true"/>
              <w:spacing w:lineRule="auto" w:line="240"/>
              <w:ind w:hanging="0" w:end="0"/>
              <w:jc w:val="center"/>
              <w:rPr>
                <w:i/>
                <w:i/>
                <w:sz w:val="24"/>
              </w:rPr>
            </w:pPr>
            <w:r>
              <w:rPr>
                <w:i/>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i/>
                <w:i/>
                <w:sz w:val="24"/>
              </w:rPr>
            </w:pPr>
            <w:r>
              <w:rPr>
                <w:i/>
                <w:sz w:val="24"/>
              </w:rPr>
              <w:t>Participle II</w:t>
            </w:r>
          </w:p>
          <w:p>
            <w:pPr>
              <w:pStyle w:val="Normal"/>
              <w:suppressAutoHyphens w:val="true"/>
              <w:spacing w:lineRule="auto" w:line="240"/>
              <w:ind w:hanging="0" w:end="0"/>
              <w:jc w:val="center"/>
              <w:rPr>
                <w:i/>
                <w:i/>
                <w:sz w:val="24"/>
              </w:rPr>
            </w:pPr>
            <w:r>
              <w:rPr>
                <w:i/>
                <w:sz w:val="24"/>
              </w:rPr>
            </w:r>
          </w:p>
        </w:tc>
        <w:tc>
          <w:tcPr>
            <w:tcW w:w="2693" w:type="dxa"/>
            <w:gridSpan w:val="2"/>
            <w:tcBorders>
              <w:top w:val="single" w:sz="6" w:space="0" w:color="000000"/>
              <w:start w:val="single" w:sz="6" w:space="0" w:color="000000"/>
              <w:bottom w:val="single" w:sz="6" w:space="0" w:color="000000"/>
            </w:tcBorders>
          </w:tcPr>
          <w:p>
            <w:pPr>
              <w:pStyle w:val="Normal"/>
              <w:suppressAutoHyphens w:val="true"/>
              <w:spacing w:lineRule="auto" w:line="240"/>
              <w:ind w:hanging="0" w:end="0"/>
              <w:jc w:val="center"/>
              <w:rPr>
                <w:i/>
                <w:i/>
                <w:sz w:val="24"/>
              </w:rPr>
            </w:pPr>
            <w:r>
              <w:rPr>
                <w:i/>
                <w:sz w:val="24"/>
              </w:rPr>
              <w:t>Translation</w:t>
            </w:r>
          </w:p>
          <w:p>
            <w:pPr>
              <w:pStyle w:val="Normal"/>
              <w:suppressAutoHyphens w:val="true"/>
              <w:spacing w:lineRule="auto" w:line="240"/>
              <w:ind w:hanging="0" w:end="0"/>
              <w:jc w:val="center"/>
              <w:rPr>
                <w:i/>
                <w:i/>
                <w:sz w:val="24"/>
              </w:rPr>
            </w:pPr>
            <w:r>
              <w:rPr>
                <w:i/>
                <w:sz w:val="24"/>
              </w:rPr>
            </w:r>
          </w:p>
        </w:tc>
      </w:tr>
      <w:tr>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1</w:t>
            </w:r>
          </w:p>
          <w:p>
            <w:pPr>
              <w:pStyle w:val="Normal"/>
              <w:suppressAutoHyphens w:val="true"/>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2</w:t>
            </w:r>
          </w:p>
          <w:p>
            <w:pPr>
              <w:pStyle w:val="Normal"/>
              <w:suppressAutoHyphens w:val="true"/>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3</w:t>
            </w:r>
          </w:p>
          <w:p>
            <w:pPr>
              <w:pStyle w:val="Normal"/>
              <w:suppressAutoHyphens w:val="true"/>
              <w:spacing w:lineRule="auto" w:line="240"/>
              <w:ind w:hanging="0" w:end="0"/>
              <w:jc w:val="center"/>
              <w:rPr>
                <w:sz w:val="24"/>
              </w:rPr>
            </w:pPr>
            <w:r>
              <w:rPr>
                <w:sz w:val="24"/>
              </w:rPr>
            </w:r>
          </w:p>
        </w:tc>
        <w:tc>
          <w:tcPr>
            <w:tcW w:w="2693" w:type="dxa"/>
            <w:gridSpan w:val="2"/>
            <w:tcBorders>
              <w:top w:val="single" w:sz="6" w:space="0" w:color="000000"/>
              <w:start w:val="single" w:sz="6" w:space="0" w:color="000000"/>
              <w:bottom w:val="single" w:sz="6" w:space="0" w:color="000000"/>
            </w:tcBorders>
          </w:tcPr>
          <w:p>
            <w:pPr>
              <w:pStyle w:val="Normal"/>
              <w:suppressAutoHyphens w:val="true"/>
              <w:spacing w:lineRule="auto" w:line="240"/>
              <w:ind w:hanging="0" w:end="0"/>
              <w:jc w:val="center"/>
              <w:rPr>
                <w:sz w:val="24"/>
              </w:rPr>
            </w:pPr>
            <w:r>
              <w:rPr>
                <w:sz w:val="24"/>
              </w:rPr>
              <w:t>4</w:t>
            </w:r>
          </w:p>
          <w:p>
            <w:pPr>
              <w:pStyle w:val="Normal"/>
              <w:suppressAutoHyphens w:val="true"/>
              <w:spacing w:lineRule="auto" w:line="240"/>
              <w:ind w:hanging="0" w:end="0"/>
              <w:jc w:val="center"/>
              <w:rPr>
                <w:sz w:val="24"/>
              </w:rPr>
            </w:pPr>
            <w:r>
              <w:rPr>
                <w:sz w:val="24"/>
              </w:rPr>
            </w:r>
          </w:p>
        </w:tc>
      </w:tr>
      <w:tr>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[æ]</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begin [b</w:t>
            </w:r>
            <w:r>
              <w:rPr>
                <w:rFonts w:cs="Lucida Sans Unicode" w:ascii="Lucida Sans Unicode" w:hAnsi="Lucida Sans Unicode"/>
                <w:sz w:val="24"/>
              </w:rPr>
              <w:t>ɪ</w:t>
            </w:r>
            <w:r>
              <w:rPr>
                <w:sz w:val="24"/>
              </w:rPr>
              <w:t>g</w:t>
            </w:r>
            <w:r>
              <w:rPr>
                <w:rFonts w:cs="Lucida Sans Unicode" w:ascii="Lucida Sans Unicode" w:hAnsi="Lucida Sans Unicode"/>
                <w:sz w:val="24"/>
              </w:rPr>
              <w:t>ɪ</w:t>
            </w:r>
            <w:r>
              <w:rPr>
                <w:sz w:val="24"/>
              </w:rPr>
              <w:t>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began [b</w:t>
            </w:r>
            <w:r>
              <w:rPr>
                <w:rFonts w:cs="Lucida Sans Unicode" w:ascii="Lucida Sans Unicode" w:hAnsi="Lucida Sans Unicode"/>
                <w:sz w:val="24"/>
              </w:rPr>
              <w:t>ɪ</w:t>
            </w:r>
            <w:r>
              <w:rPr>
                <w:sz w:val="24"/>
              </w:rPr>
              <w:t>'gæn]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begun [b</w:t>
            </w:r>
            <w:r>
              <w:rPr>
                <w:rFonts w:cs="Lucida Sans Unicode" w:ascii="Lucida Sans Unicode" w:hAnsi="Lucida Sans Unicode"/>
                <w:sz w:val="24"/>
              </w:rPr>
              <w:t>ɪ</w:t>
            </w:r>
            <w:r>
              <w:rPr>
                <w:sz w:val="24"/>
                <w:lang w:val="ru-RU"/>
              </w:rPr>
              <w:t>'g</w:t>
            </w:r>
            <w:r>
              <w:rPr>
                <w:rFonts w:cs="Lucida Sans Unicode" w:ascii="Lucida Sans Unicode" w:hAnsi="Lucida Sans Unicode"/>
                <w:sz w:val="24"/>
                <w:lang w:val="ru-RU"/>
              </w:rPr>
              <w:t>ʌ</w:t>
            </w:r>
            <w:r>
              <w:rPr>
                <w:sz w:val="24"/>
                <w:lang w:val="ru-RU"/>
              </w:rPr>
              <w:t>n]</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начинать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drink [dn</w:t>
            </w:r>
            <w:r>
              <w:rPr>
                <w:rFonts w:cs="Lucida Sans Unicode" w:ascii="Lucida Sans Unicode" w:hAnsi="Lucida Sans Unicode"/>
                <w:sz w:val="24"/>
              </w:rPr>
              <w:t>ɪ</w:t>
            </w:r>
            <w:r>
              <w:rPr>
                <w:sz w:val="24"/>
              </w:rPr>
              <w:t>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drank [dræŋk]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drunk [dr</w:t>
            </w:r>
            <w:r>
              <w:rPr>
                <w:rFonts w:cs="Lucida Sans Unicode" w:ascii="Lucida Sans Unicode" w:hAnsi="Lucida Sans Unicode"/>
                <w:sz w:val="24"/>
              </w:rPr>
              <w:t>ʌ</w:t>
            </w:r>
            <w:r>
              <w:rPr>
                <w:sz w:val="24"/>
              </w:rPr>
              <w:t>ŋk]</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пить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ring [r</w:t>
            </w:r>
            <w:r>
              <w:rPr>
                <w:rFonts w:cs="Lucida Sans Unicode" w:ascii="Lucida Sans Unicode" w:hAnsi="Lucida Sans Unicode"/>
                <w:sz w:val="24"/>
              </w:rPr>
              <w:t>ɪ</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rang</w:t>
            </w:r>
            <w:r>
              <w:rPr>
                <w:sz w:val="24"/>
                <w:lang w:val="ru-RU"/>
              </w:rPr>
              <w:t xml:space="preserve"> [гæŋ]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rung</w:t>
            </w:r>
            <w:r>
              <w:rPr>
                <w:sz w:val="24"/>
                <w:lang w:val="ru-RU"/>
              </w:rPr>
              <w:t xml:space="preserve"> [r</w:t>
            </w:r>
            <w:r>
              <w:rPr>
                <w:rFonts w:cs="Lucida Sans Unicode" w:ascii="Lucida Sans Unicode" w:hAnsi="Lucida Sans Unicode"/>
                <w:sz w:val="24"/>
                <w:lang w:val="ru-RU"/>
              </w:rPr>
              <w:t>ʌ</w:t>
            </w:r>
            <w:r>
              <w:rPr>
                <w:sz w:val="24"/>
                <w:lang w:val="ru-RU"/>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звонить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shrink [</w:t>
            </w:r>
            <w:r>
              <w:rPr>
                <w:rFonts w:cs="Lucida Sans Unicode" w:ascii="Lucida Sans Unicode" w:hAnsi="Lucida Sans Unicode"/>
                <w:sz w:val="24"/>
              </w:rPr>
              <w:t>∫</w:t>
            </w:r>
            <w:r>
              <w:rPr>
                <w:sz w:val="24"/>
              </w:rPr>
              <w:t>r</w:t>
            </w:r>
            <w:r>
              <w:rPr>
                <w:rFonts w:cs="Lucida Sans Unicode" w:ascii="Lucida Sans Unicode" w:hAnsi="Lucida Sans Unicode"/>
                <w:sz w:val="24"/>
              </w:rPr>
              <w:t>ɪ</w:t>
            </w:r>
            <w:r>
              <w:rPr>
                <w:sz w:val="24"/>
              </w:rPr>
              <w:t>nk]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shrank [sræŋk]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shrunk [</w:t>
            </w:r>
            <w:r>
              <w:rPr>
                <w:rFonts w:cs="Lucida Sans Unicode" w:ascii="Lucida Sans Unicode" w:hAnsi="Lucida Sans Unicode"/>
                <w:sz w:val="24"/>
              </w:rPr>
              <w:t>∫</w:t>
            </w:r>
            <w:r>
              <w:rPr>
                <w:sz w:val="24"/>
              </w:rPr>
              <w:t>r</w:t>
            </w:r>
            <w:r>
              <w:rPr>
                <w:rFonts w:cs="Lucida Sans Unicode" w:ascii="Lucida Sans Unicode" w:hAnsi="Lucida Sans Unicode"/>
                <w:sz w:val="24"/>
              </w:rPr>
              <w:t>ʌŋ</w:t>
            </w:r>
            <w:r>
              <w:rPr>
                <w:sz w:val="24"/>
              </w:rPr>
              <w:t>k]</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сокращать(ся)</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sing [s</w:t>
            </w:r>
            <w:r>
              <w:rPr>
                <w:rFonts w:cs="Lucida Sans Unicode" w:ascii="Lucida Sans Unicode" w:hAnsi="Lucida Sans Unicode"/>
                <w:sz w:val="24"/>
              </w:rPr>
              <w:t>ɪ</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sang [sæŋ]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sung [s</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петь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sink [s</w:t>
            </w:r>
            <w:r>
              <w:rPr>
                <w:rFonts w:cs="Lucida Sans Unicode" w:ascii="Lucida Sans Unicode" w:hAnsi="Lucida Sans Unicode"/>
                <w:sz w:val="24"/>
              </w:rPr>
              <w:t>ɪ</w:t>
            </w:r>
            <w:r>
              <w:rPr>
                <w:sz w:val="24"/>
              </w:rPr>
              <w:t>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sank [sæŋk]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sunk [s</w:t>
            </w:r>
            <w:r>
              <w:rPr>
                <w:rFonts w:cs="Lucida Sans Unicode" w:ascii="Lucida Sans Unicode" w:hAnsi="Lucida Sans Unicode"/>
                <w:sz w:val="24"/>
              </w:rPr>
              <w:t>ʌ</w:t>
            </w:r>
            <w:r>
              <w:rPr>
                <w:sz w:val="24"/>
              </w:rPr>
              <w:t>ŋk]</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тонуть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spring [spr</w:t>
            </w:r>
            <w:r>
              <w:rPr>
                <w:rFonts w:cs="Lucida Sans Unicode" w:ascii="Lucida Sans Unicode" w:hAnsi="Lucida Sans Unicode"/>
                <w:sz w:val="24"/>
              </w:rPr>
              <w:t>ɪ</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sprang [spræŋ]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sprung [spr</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прыгать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stink [st</w:t>
            </w:r>
            <w:r>
              <w:rPr>
                <w:rFonts w:cs="Lucida Sans Unicode" w:ascii="Lucida Sans Unicode" w:hAnsi="Lucida Sans Unicode"/>
                <w:sz w:val="24"/>
              </w:rPr>
              <w:t>ɪ</w:t>
            </w:r>
            <w:r>
              <w:rPr>
                <w:sz w:val="24"/>
              </w:rPr>
              <w:t>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stank [stæŋk]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stunk [st</w:t>
            </w:r>
            <w:r>
              <w:rPr>
                <w:rFonts w:cs="Lucida Sans Unicode" w:ascii="Lucida Sans Unicode" w:hAnsi="Lucida Sans Unicode"/>
                <w:sz w:val="24"/>
              </w:rPr>
              <w:t>ʌ</w:t>
            </w:r>
            <w:r>
              <w:rPr>
                <w:sz w:val="24"/>
              </w:rPr>
              <w:t>ŋk]</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вонять</w:t>
            </w:r>
          </w:p>
          <w:p>
            <w:pPr>
              <w:pStyle w:val="Normal"/>
              <w:suppressAutoHyphens w:val="true"/>
              <w:spacing w:lineRule="auto" w:line="240"/>
              <w:ind w:hanging="0" w:end="0"/>
              <w:jc w:val="start"/>
              <w:rPr>
                <w:sz w:val="24"/>
              </w:rPr>
            </w:pPr>
            <w:r>
              <w:rPr>
                <w:sz w:val="24"/>
              </w:rPr>
            </w:r>
          </w:p>
        </w:tc>
      </w:tr>
      <w:tr>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pPr>
            <w:r>
              <w:rPr>
                <w:sz w:val="24"/>
              </w:rPr>
              <w:t>swim [sw</w:t>
            </w:r>
            <w:r>
              <w:rPr>
                <w:rFonts w:cs="Lucida Sans Unicode" w:ascii="Lucida Sans Unicode" w:hAnsi="Lucida Sans Unicode"/>
                <w:sz w:val="24"/>
              </w:rPr>
              <w:t>ɪ</w:t>
            </w:r>
            <w:r>
              <w:rPr>
                <w:sz w:val="24"/>
              </w:rPr>
              <w:t>m]</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swam [swæm]</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swum [sw</w:t>
            </w:r>
            <w:r>
              <w:rPr>
                <w:rFonts w:cs="Lucida Sans Unicode" w:ascii="Lucida Sans Unicode" w:hAnsi="Lucida Sans Unicode"/>
                <w:sz w:val="24"/>
              </w:rPr>
              <w:t>ʌ</w:t>
            </w:r>
            <w:r>
              <w:rPr>
                <w:sz w:val="24"/>
              </w:rPr>
              <w:t>m]</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rPr>
            </w:pPr>
            <w:r>
              <w:rPr>
                <w:sz w:val="24"/>
                <w:lang w:val="ru-RU"/>
              </w:rPr>
              <w:t>плавать</w:t>
            </w:r>
          </w:p>
          <w:p>
            <w:pPr>
              <w:pStyle w:val="Normal"/>
              <w:suppressAutoHyphens w:val="true"/>
              <w:spacing w:lineRule="auto" w:line="240"/>
              <w:ind w:hanging="0" w:end="0"/>
              <w:jc w:val="start"/>
              <w:rPr>
                <w:sz w:val="24"/>
              </w:rPr>
            </w:pPr>
            <w:r>
              <w:rPr>
                <w:sz w:val="24"/>
              </w:rPr>
            </w:r>
          </w:p>
        </w:tc>
      </w:tr>
      <w:tr>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lang w:val="ru-RU"/>
              </w:rPr>
              <w:t>[</w:t>
            </w:r>
            <w:r>
              <w:rPr>
                <w:rFonts w:cs="Lucida Sans Unicode" w:ascii="Lucida Sans Unicode" w:hAnsi="Lucida Sans Unicode"/>
                <w:sz w:val="24"/>
                <w:lang w:val="ru-RU"/>
              </w:rPr>
              <w:t>ʌ</w:t>
            </w:r>
            <w:r>
              <w:rPr>
                <w:sz w:val="24"/>
                <w:lang w:val="ru-RU"/>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dig [d</w:t>
            </w:r>
            <w:r>
              <w:rPr>
                <w:rFonts w:cs="Lucida Sans Unicode" w:ascii="Lucida Sans Unicode" w:hAnsi="Lucida Sans Unicode"/>
                <w:sz w:val="24"/>
              </w:rPr>
              <w:t>ɪ</w:t>
            </w:r>
            <w:r>
              <w:rPr>
                <w:sz w:val="24"/>
              </w:rPr>
              <w:t>g]</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dug [d</w:t>
            </w:r>
            <w:r>
              <w:rPr>
                <w:rFonts w:cs="Lucida Sans Unicode" w:ascii="Lucida Sans Unicode" w:hAnsi="Lucida Sans Unicode"/>
                <w:sz w:val="24"/>
              </w:rPr>
              <w:t>ʌ</w:t>
            </w:r>
            <w:r>
              <w:rPr>
                <w:sz w:val="24"/>
              </w:rPr>
              <w:t>g]</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dug [d</w:t>
            </w:r>
            <w:r>
              <w:rPr>
                <w:rFonts w:cs="Lucida Sans Unicode" w:ascii="Lucida Sans Unicode" w:hAnsi="Lucida Sans Unicode"/>
                <w:sz w:val="24"/>
              </w:rPr>
              <w:t>ʌ</w:t>
            </w:r>
            <w:r>
              <w:rPr>
                <w:sz w:val="24"/>
              </w:rPr>
              <w:t>g]</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копать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fling [fl</w:t>
            </w:r>
            <w:r>
              <w:rPr>
                <w:rFonts w:cs="Lucida Sans Unicode" w:ascii="Lucida Sans Unicode" w:hAnsi="Lucida Sans Unicode"/>
                <w:sz w:val="24"/>
              </w:rPr>
              <w:t>ɪ</w:t>
            </w:r>
            <w:r>
              <w:rPr>
                <w:sz w:val="24"/>
              </w:rPr>
              <w:t>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flung</w:t>
            </w:r>
            <w:r>
              <w:rPr>
                <w:sz w:val="24"/>
                <w:lang w:val="ru-RU"/>
              </w:rPr>
              <w:t xml:space="preserve"> [fl</w:t>
            </w:r>
            <w:r>
              <w:rPr>
                <w:rFonts w:cs="Lucida Sans Unicode" w:ascii="Lucida Sans Unicode" w:hAnsi="Lucida Sans Unicode"/>
                <w:sz w:val="24"/>
                <w:lang w:val="ru-RU"/>
              </w:rPr>
              <w:t>ʌ</w:t>
            </w:r>
            <w:r>
              <w:rPr>
                <w:sz w:val="24"/>
                <w:lang w:val="ru-RU"/>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flung [fl</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кидать(ся)</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spin [sp</w:t>
            </w:r>
            <w:r>
              <w:rPr>
                <w:rFonts w:cs="Lucida Sans Unicode" w:ascii="Lucida Sans Unicode" w:hAnsi="Lucida Sans Unicode"/>
                <w:sz w:val="24"/>
              </w:rPr>
              <w:t>ɪ</w:t>
            </w:r>
            <w:r>
              <w:rPr>
                <w:sz w:val="24"/>
              </w:rPr>
              <w:t>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spun [sp</w:t>
            </w:r>
            <w:r>
              <w:rPr>
                <w:rFonts w:cs="Lucida Sans Unicode" w:ascii="Lucida Sans Unicode" w:hAnsi="Lucida Sans Unicode"/>
                <w:sz w:val="24"/>
              </w:rPr>
              <w:t>ʌ</w:t>
            </w:r>
            <w:r>
              <w:rPr>
                <w:sz w:val="24"/>
              </w:rPr>
              <w:t>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spun [sp</w:t>
            </w:r>
            <w:r>
              <w:rPr>
                <w:rFonts w:cs="Lucida Sans Unicode" w:ascii="Lucida Sans Unicode" w:hAnsi="Lucida Sans Unicode"/>
                <w:sz w:val="24"/>
              </w:rPr>
              <w:t>ʌ</w:t>
            </w:r>
            <w:r>
              <w:rPr>
                <w:sz w:val="24"/>
              </w:rPr>
              <w:t>n]</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прясть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stick [st</w:t>
            </w:r>
            <w:r>
              <w:rPr>
                <w:rFonts w:cs="Lucida Sans Unicode" w:ascii="Lucida Sans Unicode" w:hAnsi="Lucida Sans Unicode"/>
                <w:sz w:val="24"/>
              </w:rPr>
              <w:t>ɪ</w:t>
            </w:r>
            <w:r>
              <w:rPr>
                <w:sz w:val="24"/>
              </w:rPr>
              <w:t>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stuck [st</w:t>
            </w:r>
            <w:r>
              <w:rPr>
                <w:rFonts w:cs="Lucida Sans Unicode" w:ascii="Lucida Sans Unicode" w:hAnsi="Lucida Sans Unicode"/>
                <w:sz w:val="24"/>
              </w:rPr>
              <w:t>ʌ</w:t>
            </w:r>
            <w:r>
              <w:rPr>
                <w:sz w:val="24"/>
              </w:rPr>
              <w:t>k]</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stuck [st</w:t>
            </w:r>
            <w:r>
              <w:rPr>
                <w:rFonts w:cs="Lucida Sans Unicode" w:ascii="Lucida Sans Unicode" w:hAnsi="Lucida Sans Unicode"/>
                <w:sz w:val="24"/>
              </w:rPr>
              <w:t>ʌ</w:t>
            </w:r>
            <w:r>
              <w:rPr>
                <w:sz w:val="24"/>
              </w:rPr>
              <w:t>k]</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втыкать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sting [st</w:t>
            </w:r>
            <w:r>
              <w:rPr>
                <w:rFonts w:cs="Lucida Sans Unicode" w:ascii="Lucida Sans Unicode" w:hAnsi="Lucida Sans Unicode"/>
                <w:sz w:val="24"/>
              </w:rPr>
              <w:t>ɪ</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stung [st</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stung [st</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жалить</w:t>
            </w:r>
          </w:p>
          <w:p>
            <w:pPr>
              <w:pStyle w:val="Normal"/>
              <w:suppressAutoHyphens w:val="true"/>
              <w:spacing w:lineRule="auto" w:line="240"/>
              <w:ind w:hanging="0" w:end="0"/>
              <w:jc w:val="start"/>
              <w:rPr>
                <w:sz w:val="24"/>
              </w:rPr>
            </w:pPr>
            <w:r>
              <w:rPr>
                <w:sz w:val="24"/>
              </w:rPr>
            </w:r>
          </w:p>
        </w:tc>
      </w:tr>
      <w:tr>
        <w:trPr>
          <w:trHeight w:val="84" w:hRule="atLeast"/>
        </w:trPr>
        <w:tc>
          <w:tcPr>
            <w:tcW w:w="2694" w:type="dxa"/>
            <w:tcBorders>
              <w:end w:val="single" w:sz="6" w:space="0" w:color="000000"/>
            </w:tcBorders>
          </w:tcPr>
          <w:p>
            <w:pPr>
              <w:pStyle w:val="Normal"/>
              <w:suppressAutoHyphens w:val="true"/>
              <w:spacing w:lineRule="auto" w:line="240"/>
              <w:ind w:hanging="0" w:end="0"/>
              <w:jc w:val="start"/>
              <w:rPr/>
            </w:pPr>
            <w:r>
              <w:rPr>
                <w:sz w:val="24"/>
              </w:rPr>
              <w:t>swing [sw</w:t>
            </w:r>
            <w:r>
              <w:rPr>
                <w:rFonts w:cs="Lucida Sans Unicode" w:ascii="Lucida Sans Unicode" w:hAnsi="Lucida Sans Unicode"/>
                <w:sz w:val="24"/>
              </w:rPr>
              <w:t>ɪ</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swung [sw</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swung [sw</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качать(ся)</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napToGrid w:val="fals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win [w</w:t>
            </w:r>
            <w:r>
              <w:rPr>
                <w:rFonts w:cs="Lucida Sans Unicode" w:ascii="Lucida Sans Unicode" w:hAnsi="Lucida Sans Unicode"/>
                <w:sz w:val="24"/>
              </w:rPr>
              <w:t>ɪ</w:t>
            </w:r>
            <w:r>
              <w:rPr>
                <w:sz w:val="24"/>
              </w:rPr>
              <w:t>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won [w</w:t>
            </w:r>
            <w:r>
              <w:rPr>
                <w:rFonts w:cs="Lucida Sans Unicode" w:ascii="Lucida Sans Unicode" w:hAnsi="Lucida Sans Unicode"/>
                <w:sz w:val="24"/>
              </w:rPr>
              <w:t>ʌ</w:t>
            </w:r>
            <w:r>
              <w:rPr>
                <w:sz w:val="24"/>
              </w:rPr>
              <w:t>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won [w</w:t>
            </w:r>
            <w:r>
              <w:rPr>
                <w:rFonts w:cs="Lucida Sans Unicode" w:ascii="Lucida Sans Unicode" w:hAnsi="Lucida Sans Unicode"/>
                <w:sz w:val="24"/>
              </w:rPr>
              <w:t>ʌ</w:t>
            </w:r>
            <w:r>
              <w:rPr>
                <w:sz w:val="24"/>
              </w:rPr>
              <w:t>n]</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побеждать</w:t>
            </w:r>
          </w:p>
          <w:p>
            <w:pPr>
              <w:pStyle w:val="Normal"/>
              <w:suppressAutoHyphens w:val="true"/>
              <w:spacing w:lineRule="auto" w:line="240"/>
              <w:ind w:hanging="0" w:end="0"/>
              <w:jc w:val="start"/>
              <w:rPr>
                <w:sz w:val="24"/>
              </w:rPr>
            </w:pPr>
            <w:r>
              <w:rPr>
                <w:sz w:val="24"/>
              </w:rPr>
            </w:r>
          </w:p>
        </w:tc>
      </w:tr>
      <w:tr>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pPr>
            <w:r>
              <w:rPr>
                <w:sz w:val="24"/>
              </w:rPr>
              <w:t>wring [r</w:t>
            </w:r>
            <w:r>
              <w:rPr>
                <w:rFonts w:cs="Lucida Sans Unicode" w:ascii="Lucida Sans Unicode" w:hAnsi="Lucida Sans Unicode"/>
                <w:sz w:val="24"/>
              </w:rPr>
              <w:t>ɪ</w:t>
            </w:r>
            <w:r>
              <w:rPr>
                <w:sz w:val="24"/>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wrung</w:t>
            </w:r>
            <w:r>
              <w:rPr>
                <w:sz w:val="24"/>
                <w:lang w:val="ru-RU"/>
              </w:rPr>
              <w:t xml:space="preserve"> [г</w:t>
            </w:r>
            <w:r>
              <w:rPr>
                <w:rFonts w:cs="Lucida Sans Unicode" w:ascii="Lucida Sans Unicode" w:hAnsi="Lucida Sans Unicode"/>
                <w:sz w:val="24"/>
                <w:lang w:val="ru-RU"/>
              </w:rPr>
              <w:t>ʌ</w:t>
            </w:r>
            <w:r>
              <w:rPr>
                <w:sz w:val="24"/>
                <w:lang w:val="ru-RU"/>
              </w:rPr>
              <w:t>ŋ]</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wrung [r</w:t>
            </w:r>
            <w:r>
              <w:rPr>
                <w:rFonts w:cs="Lucida Sans Unicode" w:ascii="Lucida Sans Unicode" w:hAnsi="Lucida Sans Unicode"/>
                <w:sz w:val="24"/>
              </w:rPr>
              <w:t>ʌ</w:t>
            </w:r>
            <w:r>
              <w:rPr>
                <w:sz w:val="24"/>
              </w:rPr>
              <w:t>ŋ]</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rPr>
            </w:pPr>
            <w:r>
              <w:rPr>
                <w:sz w:val="24"/>
                <w:lang w:val="ru-RU"/>
              </w:rPr>
              <w:t>скручивать</w:t>
            </w:r>
          </w:p>
          <w:p>
            <w:pPr>
              <w:pStyle w:val="Normal"/>
              <w:suppressAutoHyphens w:val="true"/>
              <w:spacing w:lineRule="auto" w:line="240"/>
              <w:ind w:hanging="0" w:end="0"/>
              <w:jc w:val="start"/>
              <w:rPr>
                <w:sz w:val="24"/>
              </w:rPr>
            </w:pPr>
            <w:r>
              <w:rPr>
                <w:sz w:val="24"/>
              </w:rPr>
            </w:r>
          </w:p>
        </w:tc>
      </w:tr>
      <w:tr>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lang w:val="ru-RU"/>
              </w:rPr>
              <w:t>[æ]</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[æ]</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pPr>
            <w:r>
              <w:rPr>
                <w:sz w:val="24"/>
              </w:rPr>
              <w:t>sit [s</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sat [sæt]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sat [sæt]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сидеть</w:t>
            </w:r>
          </w:p>
          <w:p>
            <w:pPr>
              <w:pStyle w:val="Normal"/>
              <w:suppressAutoHyphens w:val="true"/>
              <w:spacing w:lineRule="auto" w:line="240"/>
              <w:ind w:hanging="0" w:end="0"/>
              <w:jc w:val="start"/>
              <w:rPr>
                <w:sz w:val="24"/>
              </w:rPr>
            </w:pPr>
            <w:r>
              <w:rPr>
                <w:sz w:val="24"/>
              </w:rPr>
            </w:r>
          </w:p>
        </w:tc>
      </w:tr>
      <w:tr>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pPr>
            <w:r>
              <w:rPr>
                <w:sz w:val="24"/>
              </w:rPr>
              <w:t>spit [sp</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spat [spæt]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spat [spæt]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rPr>
            </w:pPr>
            <w:r>
              <w:rPr>
                <w:sz w:val="24"/>
                <w:lang w:val="ru-RU"/>
              </w:rPr>
              <w:t>плеватъ(ся)</w:t>
            </w:r>
          </w:p>
          <w:p>
            <w:pPr>
              <w:pStyle w:val="Normal"/>
              <w:suppressAutoHyphens w:val="true"/>
              <w:spacing w:lineRule="auto" w:line="240"/>
              <w:ind w:hanging="0" w:end="0"/>
              <w:jc w:val="start"/>
              <w:rPr>
                <w:sz w:val="24"/>
              </w:rPr>
            </w:pPr>
            <w:r>
              <w:rPr>
                <w:sz w:val="24"/>
              </w:rPr>
            </w:r>
          </w:p>
        </w:tc>
      </w:tr>
      <w:tr>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sz w:val="24"/>
              </w:rPr>
            </w:pPr>
            <w:r>
              <w:rPr>
                <w:sz w:val="24"/>
              </w:rPr>
              <w:t>[i:]</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bleed [bl:d]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bled [bled]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bled [bled]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кровоточить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breed [bri:d]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bred [bred]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bred [bred]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выводить, разводить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w:t>
            </w:r>
            <w:r>
              <w:rPr>
                <w:i/>
                <w:sz w:val="24"/>
                <w:lang w:val="ru-RU"/>
              </w:rPr>
              <w:t>животных</w:t>
            </w:r>
            <w:r>
              <w:rPr>
                <w:sz w:val="24"/>
                <w:lang w:val="ru-RU"/>
              </w:rPr>
              <w:t>)</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feed [fi:d]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fed [fed]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fed [fed]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кормить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lead [li:d]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led [led]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led [led]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вести</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meet [mi:t]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met [met]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met [met]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встречать(ся)</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read [ri:d]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read [red]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read [red]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читать</w:t>
            </w:r>
          </w:p>
          <w:p>
            <w:pPr>
              <w:pStyle w:val="Normal"/>
              <w:suppressAutoHyphens w:val="true"/>
              <w:spacing w:lineRule="auto" w:line="240"/>
              <w:ind w:hanging="0" w:end="0"/>
              <w:jc w:val="start"/>
              <w:rPr>
                <w:sz w:val="24"/>
              </w:rPr>
            </w:pPr>
            <w:r>
              <w:rPr>
                <w:sz w:val="24"/>
              </w:rPr>
            </w:r>
          </w:p>
        </w:tc>
      </w:tr>
      <w:tr>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speed [spi:d]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sped [sped]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sped [sped]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rPr>
            </w:pPr>
            <w:r>
              <w:rPr>
                <w:sz w:val="24"/>
                <w:lang w:val="ru-RU"/>
              </w:rPr>
              <w:t>спешить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lang w:val="ru-RU"/>
              </w:rPr>
              <w:t>[е]</w:t>
            </w:r>
          </w:p>
          <w:p>
            <w:pPr>
              <w:pStyle w:val="Normal"/>
              <w:suppressAutoHyphens w:val="true"/>
              <w:spacing w:lineRule="auto" w:line="240"/>
              <w:ind w:hanging="0" w:end="0"/>
              <w:jc w:val="start"/>
              <w:rPr>
                <w:sz w:val="24"/>
              </w:rPr>
            </w:pPr>
            <w:r>
              <w:rPr>
                <w:sz w:val="24"/>
              </w:rPr>
              <w:t>get [get]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got [g</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got [g</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pacing w:lineRule="auto" w:line="240"/>
              <w:ind w:hanging="0" w:end="0"/>
              <w:jc w:val="start"/>
              <w:rPr>
                <w:sz w:val="24"/>
              </w:rPr>
            </w:pPr>
            <w:r>
              <w:rPr>
                <w:sz w:val="24"/>
                <w:lang w:val="ru-RU"/>
              </w:rPr>
              <w:t>получать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lang w:val="ru-RU"/>
              </w:rPr>
            </w:pPr>
            <w:r>
              <w:rPr>
                <w:sz w:val="24"/>
              </w:rPr>
              <w:t xml:space="preserve">[æ] </w:t>
            </w:r>
          </w:p>
          <w:p>
            <w:pPr>
              <w:pStyle w:val="Normal"/>
              <w:suppressAutoHyphens w:val="true"/>
              <w:spacing w:lineRule="auto" w:line="240"/>
              <w:ind w:hanging="0" w:end="0"/>
              <w:jc w:val="start"/>
              <w:rPr>
                <w:sz w:val="24"/>
              </w:rPr>
            </w:pPr>
            <w:r>
              <w:rPr>
                <w:sz w:val="24"/>
              </w:rPr>
              <w:t>hang [hæŋ]</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 xml:space="preserve">] </w:t>
            </w:r>
          </w:p>
          <w:p>
            <w:pPr>
              <w:pStyle w:val="Normal"/>
              <w:suppressAutoHyphens w:val="true"/>
              <w:spacing w:lineRule="auto" w:line="240"/>
              <w:ind w:hanging="0" w:end="0"/>
              <w:jc w:val="start"/>
              <w:rPr/>
            </w:pPr>
            <w:r>
              <w:rPr>
                <w:sz w:val="24"/>
              </w:rPr>
              <w:t>1) hung</w:t>
            </w:r>
            <w:r>
              <w:rPr>
                <w:sz w:val="24"/>
                <w:lang w:val="ru-RU"/>
              </w:rPr>
              <w:t xml:space="preserve"> [h</w:t>
            </w:r>
            <w:r>
              <w:rPr>
                <w:rFonts w:cs="Lucida Sans Unicode" w:ascii="Lucida Sans Unicode" w:hAnsi="Lucida Sans Unicode"/>
                <w:sz w:val="24"/>
                <w:lang w:val="ru-RU"/>
              </w:rPr>
              <w:t>ʌ</w:t>
            </w:r>
            <w:r>
              <w:rPr>
                <w:sz w:val="24"/>
                <w:lang w:val="ru-RU"/>
              </w:rPr>
              <w:t xml:space="preserve">ŋ] </w:t>
            </w:r>
          </w:p>
          <w:p>
            <w:pPr>
              <w:pStyle w:val="Normal"/>
              <w:suppressAutoHyphens w:val="true"/>
              <w:spacing w:lineRule="auto" w:line="240"/>
              <w:ind w:hanging="0" w:end="0"/>
              <w:jc w:val="start"/>
              <w:rPr>
                <w:sz w:val="24"/>
              </w:rPr>
            </w:pPr>
            <w:r>
              <w:rPr>
                <w:sz w:val="24"/>
              </w:rPr>
              <w:t>2) hanged [hæŋd]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lang w:val="ru-RU"/>
              </w:rPr>
              <w:t>[</w:t>
            </w:r>
            <w:r>
              <w:rPr>
                <w:rFonts w:cs="Lucida Sans Unicode" w:ascii="Lucida Sans Unicode" w:hAnsi="Lucida Sans Unicode"/>
                <w:sz w:val="24"/>
                <w:lang w:val="ru-RU"/>
              </w:rPr>
              <w:t>ʌ</w:t>
            </w:r>
            <w:r>
              <w:rPr>
                <w:sz w:val="24"/>
                <w:lang w:val="ru-RU"/>
              </w:rPr>
              <w:t>]</w:t>
            </w:r>
          </w:p>
          <w:p>
            <w:pPr>
              <w:pStyle w:val="Normal"/>
              <w:suppressAutoHyphens w:val="true"/>
              <w:spacing w:lineRule="auto" w:line="240"/>
              <w:ind w:hanging="0" w:end="0"/>
              <w:jc w:val="start"/>
              <w:rPr/>
            </w:pPr>
            <w:r>
              <w:rPr>
                <w:sz w:val="24"/>
              </w:rPr>
              <w:t>hung</w:t>
            </w:r>
            <w:r>
              <w:rPr>
                <w:sz w:val="24"/>
                <w:lang w:val="ru-RU"/>
              </w:rPr>
              <w:t xml:space="preserve"> [h</w:t>
            </w:r>
            <w:r>
              <w:rPr>
                <w:rFonts w:cs="Lucida Sans Unicode" w:ascii="Lucida Sans Unicode" w:hAnsi="Lucida Sans Unicode"/>
                <w:sz w:val="24"/>
                <w:lang w:val="ru-RU"/>
              </w:rPr>
              <w:t>ʌ</w:t>
            </w:r>
            <w:r>
              <w:rPr>
                <w:sz w:val="24"/>
                <w:lang w:val="ru-RU"/>
              </w:rPr>
              <w:t xml:space="preserve">ŋ] </w:t>
            </w:r>
          </w:p>
          <w:p>
            <w:pPr>
              <w:pStyle w:val="Normal"/>
              <w:suppressAutoHyphens w:val="true"/>
              <w:spacing w:lineRule="auto" w:line="240"/>
              <w:ind w:hanging="0" w:end="0"/>
              <w:jc w:val="start"/>
              <w:rPr>
                <w:sz w:val="24"/>
              </w:rPr>
            </w:pPr>
            <w:r>
              <w:rPr>
                <w:sz w:val="24"/>
              </w:rPr>
              <w:t>hanged [hæŋd]</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вешать </w:t>
            </w:r>
          </w:p>
          <w:p>
            <w:pPr>
              <w:pStyle w:val="Normal"/>
              <w:suppressAutoHyphens w:val="true"/>
              <w:spacing w:lineRule="auto" w:line="240"/>
              <w:ind w:hanging="0" w:end="0"/>
              <w:jc w:val="start"/>
              <w:rPr>
                <w:sz w:val="24"/>
              </w:rPr>
            </w:pPr>
            <w:r>
              <w:rPr>
                <w:sz w:val="24"/>
                <w:lang w:val="ru-RU"/>
              </w:rPr>
              <w:t>вешать (</w:t>
            </w:r>
            <w:r>
              <w:rPr>
                <w:i/>
                <w:sz w:val="24"/>
                <w:lang w:val="ru-RU"/>
              </w:rPr>
              <w:t>казнить</w:t>
            </w:r>
            <w:r>
              <w:rPr>
                <w:sz w:val="24"/>
                <w:lang w:val="ru-RU"/>
              </w:rPr>
              <w:t>)</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pPr>
            <w:r>
              <w:rPr>
                <w:sz w:val="24"/>
              </w:rPr>
              <w:t>bind [ba</w:t>
            </w:r>
            <w:r>
              <w:rPr>
                <w:rFonts w:cs="Lucida Sans Unicode" w:ascii="Lucida Sans Unicode" w:hAnsi="Lucida Sans Unicode"/>
                <w:sz w:val="24"/>
              </w:rPr>
              <w:t>ɪ</w:t>
            </w:r>
            <w:r>
              <w:rPr>
                <w:sz w:val="24"/>
              </w:rPr>
              <w:t>nd] ]</w:t>
            </w:r>
          </w:p>
          <w:p>
            <w:pPr>
              <w:pStyle w:val="Normal"/>
              <w:suppressAutoHyphens w:val="true"/>
              <w:spacing w:lineRule="auto" w:line="240"/>
              <w:ind w:hanging="0" w:end="0"/>
              <w:jc w:val="start"/>
              <w:rPr/>
            </w:pPr>
            <w:r>
              <w:rPr>
                <w:sz w:val="24"/>
              </w:rPr>
              <w:t>find [fa</w:t>
            </w:r>
            <w:r>
              <w:rPr>
                <w:rFonts w:cs="Lucida Sans Unicode" w:ascii="Lucida Sans Unicode" w:hAnsi="Lucida Sans Unicode"/>
                <w:sz w:val="24"/>
              </w:rPr>
              <w:t>ɪ</w:t>
            </w:r>
            <w:r>
              <w:rPr>
                <w:sz w:val="24"/>
              </w:rPr>
              <w:t xml:space="preserve">nd] </w:t>
            </w:r>
          </w:p>
          <w:p>
            <w:pPr>
              <w:pStyle w:val="Normal"/>
              <w:suppressAutoHyphens w:val="true"/>
              <w:spacing w:lineRule="auto" w:line="240"/>
              <w:ind w:hanging="0" w:end="0"/>
              <w:jc w:val="start"/>
              <w:rPr/>
            </w:pPr>
            <w:r>
              <w:rPr>
                <w:sz w:val="24"/>
              </w:rPr>
              <w:t>grind [gra</w:t>
            </w:r>
            <w:r>
              <w:rPr>
                <w:rFonts w:cs="Lucida Sans Unicode" w:ascii="Lucida Sans Unicode" w:hAnsi="Lucida Sans Unicode"/>
                <w:sz w:val="24"/>
              </w:rPr>
              <w:t>ɪ</w:t>
            </w:r>
            <w:r>
              <w:rPr>
                <w:sz w:val="24"/>
              </w:rPr>
              <w:t xml:space="preserve">nd] </w:t>
            </w:r>
          </w:p>
          <w:p>
            <w:pPr>
              <w:pStyle w:val="Normal"/>
              <w:suppressAutoHyphens w:val="true"/>
              <w:spacing w:lineRule="auto" w:line="240"/>
              <w:ind w:hanging="0" w:end="0"/>
              <w:jc w:val="start"/>
              <w:rPr/>
            </w:pPr>
            <w:r>
              <w:rPr>
                <w:sz w:val="24"/>
              </w:rPr>
              <w:t>wind [wa</w:t>
            </w:r>
            <w:r>
              <w:rPr>
                <w:rFonts w:cs="Lucida Sans Unicode" w:ascii="Lucida Sans Unicode" w:hAnsi="Lucida Sans Unicode"/>
                <w:sz w:val="24"/>
              </w:rPr>
              <w:t>ɪ</w:t>
            </w:r>
            <w:r>
              <w:rPr>
                <w:sz w:val="24"/>
              </w:rPr>
              <w:t>nd]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[au]</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bound [baund] </w:t>
            </w:r>
          </w:p>
          <w:p>
            <w:pPr>
              <w:pStyle w:val="Normal"/>
              <w:suppressAutoHyphens w:val="true"/>
              <w:spacing w:lineRule="auto" w:line="240"/>
              <w:ind w:hanging="0" w:end="0"/>
              <w:jc w:val="start"/>
              <w:rPr>
                <w:sz w:val="24"/>
              </w:rPr>
            </w:pPr>
            <w:r>
              <w:rPr>
                <w:sz w:val="24"/>
              </w:rPr>
              <w:t xml:space="preserve">found [faund] </w:t>
            </w:r>
          </w:p>
          <w:p>
            <w:pPr>
              <w:pStyle w:val="Normal"/>
              <w:suppressAutoHyphens w:val="true"/>
              <w:spacing w:lineRule="auto" w:line="240"/>
              <w:ind w:hanging="0" w:end="0"/>
              <w:jc w:val="start"/>
              <w:rPr>
                <w:sz w:val="24"/>
              </w:rPr>
            </w:pPr>
            <w:r>
              <w:rPr>
                <w:sz w:val="24"/>
              </w:rPr>
              <w:t xml:space="preserve">ground [graund] </w:t>
            </w:r>
          </w:p>
          <w:p>
            <w:pPr>
              <w:pStyle w:val="Normal"/>
              <w:suppressAutoHyphens w:val="true"/>
              <w:spacing w:lineRule="auto" w:line="240"/>
              <w:ind w:hanging="0" w:end="0"/>
              <w:jc w:val="start"/>
              <w:rPr>
                <w:sz w:val="24"/>
              </w:rPr>
            </w:pPr>
            <w:r>
              <w:rPr>
                <w:sz w:val="24"/>
              </w:rPr>
              <w:t>wound [waund]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[au]</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bound [baund] </w:t>
            </w:r>
          </w:p>
          <w:p>
            <w:pPr>
              <w:pStyle w:val="Normal"/>
              <w:suppressAutoHyphens w:val="true"/>
              <w:spacing w:lineRule="auto" w:line="240"/>
              <w:ind w:hanging="0" w:end="0"/>
              <w:jc w:val="start"/>
              <w:rPr>
                <w:sz w:val="24"/>
              </w:rPr>
            </w:pPr>
            <w:r>
              <w:rPr>
                <w:sz w:val="24"/>
              </w:rPr>
              <w:t xml:space="preserve">found [faund] </w:t>
            </w:r>
          </w:p>
          <w:p>
            <w:pPr>
              <w:pStyle w:val="Normal"/>
              <w:suppressAutoHyphens w:val="true"/>
              <w:spacing w:lineRule="auto" w:line="240"/>
              <w:ind w:hanging="0" w:end="0"/>
              <w:jc w:val="start"/>
              <w:rPr>
                <w:sz w:val="24"/>
              </w:rPr>
            </w:pPr>
            <w:r>
              <w:rPr>
                <w:sz w:val="24"/>
              </w:rPr>
              <w:t xml:space="preserve">ground [graund] </w:t>
            </w:r>
          </w:p>
          <w:p>
            <w:pPr>
              <w:pStyle w:val="Normal"/>
              <w:suppressAutoHyphens w:val="true"/>
              <w:spacing w:lineRule="auto" w:line="240"/>
              <w:ind w:hanging="0" w:end="0"/>
              <w:jc w:val="start"/>
              <w:rPr>
                <w:sz w:val="24"/>
              </w:rPr>
            </w:pPr>
            <w:r>
              <w:rPr>
                <w:sz w:val="24"/>
              </w:rPr>
              <w:t>wound [waund]</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связывать</w:t>
            </w:r>
          </w:p>
          <w:p>
            <w:pPr>
              <w:pStyle w:val="Normal"/>
              <w:suppressAutoHyphens w:val="true"/>
              <w:spacing w:lineRule="auto" w:line="240"/>
              <w:ind w:hanging="0" w:end="0"/>
              <w:jc w:val="start"/>
              <w:rPr>
                <w:sz w:val="24"/>
                <w:lang w:val="ru-RU"/>
              </w:rPr>
            </w:pPr>
            <w:r>
              <w:rPr>
                <w:sz w:val="24"/>
                <w:lang w:val="ru-RU"/>
              </w:rPr>
              <w:t xml:space="preserve">находить </w:t>
            </w:r>
          </w:p>
          <w:p>
            <w:pPr>
              <w:pStyle w:val="Normal"/>
              <w:suppressAutoHyphens w:val="true"/>
              <w:spacing w:lineRule="auto" w:line="240"/>
              <w:ind w:hanging="0" w:end="0"/>
              <w:jc w:val="start"/>
              <w:rPr>
                <w:sz w:val="24"/>
                <w:lang w:val="ru-RU"/>
              </w:rPr>
            </w:pPr>
            <w:r>
              <w:rPr>
                <w:sz w:val="24"/>
                <w:lang w:val="ru-RU"/>
              </w:rPr>
              <w:t xml:space="preserve">молоть </w:t>
            </w:r>
          </w:p>
          <w:p>
            <w:pPr>
              <w:pStyle w:val="Normal"/>
              <w:suppressAutoHyphens w:val="true"/>
              <w:spacing w:lineRule="auto" w:line="240"/>
              <w:ind w:hanging="0" w:end="0"/>
              <w:jc w:val="start"/>
              <w:rPr>
                <w:sz w:val="24"/>
              </w:rPr>
            </w:pPr>
            <w:r>
              <w:rPr>
                <w:sz w:val="24"/>
                <w:lang w:val="ru-RU"/>
              </w:rPr>
              <w:t>виться</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light [la</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pPr>
            <w:r>
              <w:rPr>
                <w:sz w:val="24"/>
              </w:rPr>
              <w:t>slide [sla</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lit [l</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pPr>
            <w:r>
              <w:rPr>
                <w:sz w:val="24"/>
              </w:rPr>
              <w:t>slid [sl</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lit [l</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pPr>
            <w:r>
              <w:rPr>
                <w:sz w:val="24"/>
              </w:rPr>
              <w:t>slid [sl</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светить, зажигать </w:t>
            </w:r>
          </w:p>
          <w:p>
            <w:pPr>
              <w:pStyle w:val="Normal"/>
              <w:suppressAutoHyphens w:val="true"/>
              <w:spacing w:lineRule="auto" w:line="240"/>
              <w:ind w:hanging="0" w:end="0"/>
              <w:jc w:val="start"/>
              <w:rPr>
                <w:sz w:val="24"/>
              </w:rPr>
            </w:pPr>
            <w:r>
              <w:rPr>
                <w:sz w:val="24"/>
                <w:lang w:val="ru-RU"/>
              </w:rPr>
              <w:t>скользить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end w:val="single" w:sz="4"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shine [</w:t>
            </w:r>
            <w:r>
              <w:rPr>
                <w:rFonts w:cs="Lucida Sans Unicode" w:ascii="Lucida Sans Unicode" w:hAnsi="Lucida Sans Unicode"/>
                <w:sz w:val="24"/>
              </w:rPr>
              <w:t>∫</w:t>
            </w:r>
            <w:r>
              <w:rPr>
                <w:sz w:val="24"/>
              </w:rPr>
              <w:t>a</w:t>
            </w:r>
            <w:r>
              <w:rPr>
                <w:rFonts w:cs="Lucida Sans Unicode" w:ascii="Lucida Sans Unicode" w:hAnsi="Lucida Sans Unicode"/>
                <w:sz w:val="24"/>
              </w:rPr>
              <w:t>ɪ</w:t>
            </w:r>
            <w:r>
              <w:rPr>
                <w:sz w:val="24"/>
              </w:rPr>
              <w:t>n]</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shone [</w:t>
            </w:r>
            <w:r>
              <w:rPr>
                <w:rFonts w:cs="Lucida Sans Unicode" w:ascii="Lucida Sans Unicode" w:hAnsi="Lucida Sans Unicode"/>
                <w:sz w:val="24"/>
              </w:rPr>
              <w:t>∫ɔ</w:t>
            </w:r>
            <w:r>
              <w:rPr>
                <w:sz w:val="24"/>
              </w:rPr>
              <w:t xml:space="preserve"> n]</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shone [</w:t>
            </w:r>
            <w:r>
              <w:rPr>
                <w:rFonts w:cs="Lucida Sans Unicode" w:ascii="Lucida Sans Unicode" w:hAnsi="Lucida Sans Unicode"/>
                <w:sz w:val="24"/>
              </w:rPr>
              <w:t>∫ɔ</w:t>
            </w:r>
            <w:r>
              <w:rPr>
                <w:sz w:val="24"/>
              </w:rPr>
              <w:t>n]</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светить, сиять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fight [fa</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 xml:space="preserve">fought [f </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pPr>
            <w:r>
              <w:rPr>
                <w:sz w:val="24"/>
              </w:rPr>
              <w:t xml:space="preserve">fought [f </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бороться</w:t>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strike [stra</w:t>
            </w:r>
            <w:r>
              <w:rPr>
                <w:rFonts w:cs="Lucida Sans Unicode" w:ascii="Lucida Sans Unicode" w:hAnsi="Lucida Sans Unicode"/>
                <w:sz w:val="24"/>
              </w:rPr>
              <w:t>ɪ</w:t>
            </w:r>
            <w:r>
              <w:rPr>
                <w:sz w:val="24"/>
              </w:rPr>
              <w:t>k]</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lang w:val="ru-RU"/>
              </w:rPr>
              <w:t>[</w:t>
            </w:r>
            <w:r>
              <w:rPr>
                <w:rFonts w:cs="Lucida Sans Unicode" w:ascii="Lucida Sans Unicode" w:hAnsi="Lucida Sans Unicode"/>
                <w:sz w:val="24"/>
                <w:lang w:val="ru-RU"/>
              </w:rPr>
              <w:t>ʌ</w:t>
            </w:r>
            <w:r>
              <w:rPr>
                <w:sz w:val="24"/>
                <w:lang w:val="ru-RU"/>
              </w:rPr>
              <w:t xml:space="preserve">] </w:t>
            </w:r>
          </w:p>
          <w:p>
            <w:pPr>
              <w:pStyle w:val="Normal"/>
              <w:suppressAutoHyphens w:val="true"/>
              <w:spacing w:lineRule="auto" w:line="240"/>
              <w:ind w:hanging="0" w:end="0"/>
              <w:jc w:val="start"/>
              <w:rPr/>
            </w:pPr>
            <w:r>
              <w:rPr>
                <w:sz w:val="24"/>
              </w:rPr>
              <w:t>struck [str</w:t>
            </w:r>
            <w:r>
              <w:rPr>
                <w:rFonts w:cs="Lucida Sans Unicode" w:ascii="Lucida Sans Unicode" w:hAnsi="Lucida Sans Unicode"/>
                <w:sz w:val="24"/>
              </w:rPr>
              <w:t>ʌ</w:t>
            </w:r>
            <w:r>
              <w:rPr>
                <w:sz w:val="24"/>
              </w:rPr>
              <w:t>k]</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w:t>
            </w:r>
          </w:p>
          <w:p>
            <w:pPr>
              <w:pStyle w:val="Normal"/>
              <w:suppressAutoHyphens w:val="true"/>
              <w:spacing w:lineRule="auto" w:line="240"/>
              <w:ind w:hanging="0" w:end="0"/>
              <w:jc w:val="start"/>
              <w:rPr/>
            </w:pPr>
            <w:r>
              <w:rPr>
                <w:sz w:val="24"/>
              </w:rPr>
              <w:t>struck [str</w:t>
            </w:r>
            <w:r>
              <w:rPr>
                <w:rFonts w:cs="Lucida Sans Unicode" w:ascii="Lucida Sans Unicode" w:hAnsi="Lucida Sans Unicode"/>
                <w:sz w:val="24"/>
              </w:rPr>
              <w:t>ʌ</w:t>
            </w:r>
            <w:r>
              <w:rPr>
                <w:sz w:val="24"/>
              </w:rPr>
              <w:t>k]</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ударять(ся)</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sz w:val="24"/>
              </w:rPr>
            </w:pPr>
            <w:r>
              <w:rPr>
                <w:sz w:val="24"/>
              </w:rPr>
              <w:t>hold [hould]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sz w:val="24"/>
              </w:rPr>
            </w:pPr>
            <w:r>
              <w:rPr>
                <w:sz w:val="24"/>
              </w:rPr>
              <w:t>held [held]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sz w:val="24"/>
              </w:rPr>
            </w:pPr>
            <w:r>
              <w:rPr>
                <w:sz w:val="24"/>
              </w:rPr>
              <w:t>held [held]</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держать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[u:] </w:t>
            </w:r>
          </w:p>
          <w:p>
            <w:pPr>
              <w:pStyle w:val="Normal"/>
              <w:suppressAutoHyphens w:val="true"/>
              <w:spacing w:lineRule="auto" w:line="240"/>
              <w:ind w:hanging="0" w:end="0"/>
              <w:jc w:val="start"/>
              <w:rPr/>
            </w:pPr>
            <w:r>
              <w:rPr>
                <w:sz w:val="24"/>
              </w:rPr>
              <w:t>shoot [</w:t>
            </w:r>
            <w:r>
              <w:rPr>
                <w:rFonts w:cs="Lucida Sans Unicode" w:ascii="Lucida Sans Unicode" w:hAnsi="Lucida Sans Unicode"/>
                <w:sz w:val="24"/>
              </w:rPr>
              <w:t>∫</w:t>
            </w:r>
            <w:r>
              <w:rPr>
                <w:sz w:val="24"/>
              </w:rPr>
              <w:t>u:t]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pPr>
            <w:r>
              <w:rPr>
                <w:sz w:val="24"/>
              </w:rPr>
              <w:t>shot[</w:t>
            </w:r>
            <w:r>
              <w:rPr>
                <w:rFonts w:cs="Lucida Sans Unicode" w:ascii="Lucida Sans Unicode" w:hAnsi="Lucida Sans Unicode"/>
                <w:sz w:val="24"/>
              </w:rPr>
              <w:t>∫ɔ</w:t>
            </w:r>
            <w:r>
              <w:rPr>
                <w:sz w:val="24"/>
              </w:rPr>
              <w:t xml:space="preserve"> 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shot [</w:t>
            </w:r>
            <w:r>
              <w:rPr>
                <w:rFonts w:cs="Lucida Sans Unicode" w:ascii="Lucida Sans Unicode" w:hAnsi="Lucida Sans Unicode"/>
                <w:sz w:val="24"/>
              </w:rPr>
              <w:t>∫ɔ</w:t>
            </w:r>
            <w:r>
              <w:rPr>
                <w:sz w:val="24"/>
              </w:rPr>
              <w:t xml:space="preserve"> t]</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стрелять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end w:val="single" w:sz="4" w:space="0" w:color="000000"/>
            </w:tcBorders>
          </w:tcPr>
          <w:p>
            <w:pPr>
              <w:pStyle w:val="Normal"/>
              <w:suppressAutoHyphens w:val="true"/>
              <w:spacing w:lineRule="auto" w:line="240"/>
              <w:ind w:hanging="0" w:end="0"/>
              <w:jc w:val="start"/>
              <w:rPr>
                <w:sz w:val="24"/>
              </w:rPr>
            </w:pPr>
            <w:r>
              <mc:AlternateContent>
                <mc:Choice Requires="wps">
                  <w:drawing>
                    <wp:anchor behindDoc="0" distT="0" distB="0" distL="114935" distR="114935" simplePos="0" locked="0" layoutInCell="0" allowOverlap="1" relativeHeight="23">
                      <wp:simplePos x="0" y="0"/>
                      <wp:positionH relativeFrom="margin">
                        <wp:posOffset>3846195</wp:posOffset>
                      </wp:positionH>
                      <wp:positionV relativeFrom="paragraph">
                        <wp:posOffset>560070</wp:posOffset>
                      </wp:positionV>
                      <wp:extent cx="152400" cy="274320"/>
                      <wp:effectExtent l="0" t="5080" r="635" b="5080"/>
                      <wp:wrapNone/>
                      <wp:docPr id="3" name=""/>
                      <a:graphic xmlns:a="http://schemas.openxmlformats.org/drawingml/2006/main">
                        <a:graphicData uri="http://schemas.microsoft.com/office/word/2010/wordprocessingShape">
                          <wps:wsp>
                            <wps:cNvSpPr/>
                            <wps:spPr>
                              <a:xfrm>
                                <a:off x="0" y="0"/>
                                <a:ext cx="152280" cy="274320"/>
                              </a:xfrm>
                              <a:custGeom>
                                <a:avLst/>
                                <a:gdLst>
                                  <a:gd name="textAreaLeft" fmla="*/ 0 w 86400"/>
                                  <a:gd name="textAreaRight" fmla="*/ 31320 w 8640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type id="_x0000_t88" coordsize="21600,21600" o:spt="88" adj="10800,1800" path="m,qx@13@14l10800@5qy@15@16qx@17@18l10800@6qy@19@20xnsem,qx@13@14l10800@5qy@15@16qx@17@18l10800@6qy@19@20nfe">
                      <v:stroke joinstyle="miter"/>
                      <v:formulas>
                        <v:f eqn="val #0"/>
                        <v:f eqn="sum 21600 0 @0"/>
                        <v:f eqn="min @1 @0"/>
                        <v:f eqn="prod @2 1 2"/>
                        <v:f eqn="val #1"/>
                        <v:f eqn="sum @0 0 @4"/>
                        <v:f eqn="sum height 0 @4"/>
                        <v:f eqn="sumangle 0 45 0"/>
                        <v:f eqn="cos 10800 @7"/>
                        <v:f eqn="sin @4 @7"/>
                        <v:f eqn="sum 0 @8 0"/>
                        <v:f eqn="sum @4 0 @9"/>
                        <v:f eqn="sum height @9 @4"/>
                        <v:f eqn="sum 10800 0 0"/>
                        <v:f eqn="sum @4 0 0"/>
                        <v:f eqn="sum 10800 10800 0"/>
                        <v:f eqn="sum @4 @5 0"/>
                        <v:f eqn="sum 0 @15 10800"/>
                        <v:f eqn="sum @4 @16 0"/>
                        <v:f eqn="sum 0 10800 10800"/>
                        <v:f eqn="sum @4 @6 0"/>
                      </v:formulas>
                      <v:path gradientshapeok="t" o:connecttype="rect" textboxrect="0,@11,@10,@12"/>
                      <v:handles>
                        <v:h position="10800,@4"/>
                        <v:h position="21600,@0"/>
                      </v:handles>
                    </v:shapetype>
                    <v:shape id="shape_0" stroked="t" o:allowincell="f" style="position:absolute;margin-left:302.85pt;margin-top:44.1pt;width:11.9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4">
                      <wp:simplePos x="0" y="0"/>
                      <wp:positionH relativeFrom="margin">
                        <wp:posOffset>2108835</wp:posOffset>
                      </wp:positionH>
                      <wp:positionV relativeFrom="paragraph">
                        <wp:posOffset>560070</wp:posOffset>
                      </wp:positionV>
                      <wp:extent cx="152400" cy="274320"/>
                      <wp:effectExtent l="0" t="5080" r="1270" b="5080"/>
                      <wp:wrapNone/>
                      <wp:docPr id="4" name=""/>
                      <a:graphic xmlns:a="http://schemas.openxmlformats.org/drawingml/2006/main">
                        <a:graphicData uri="http://schemas.microsoft.com/office/word/2010/wordprocessingShape">
                          <wps:wsp>
                            <wps:cNvSpPr/>
                            <wps:spPr>
                              <a:xfrm>
                                <a:off x="0" y="0"/>
                                <a:ext cx="152280" cy="274320"/>
                              </a:xfrm>
                              <a:custGeom>
                                <a:avLst/>
                                <a:gdLst>
                                  <a:gd name="textAreaLeft" fmla="*/ 0 w 86400"/>
                                  <a:gd name="textAreaRight" fmla="*/ 31320 w 8640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66.05pt;margin-top:44.1pt;width:11.95pt;height:21.55pt;mso-wrap-style:none;v-text-anchor:middle;mso-position-horizontal-relative:margin" type="_x0000_t88">
                      <v:fill o:detectmouseclick="t" on="false"/>
                      <v:stroke color="black" weight="9360" joinstyle="miter" endcap="flat"/>
                      <w10:wrap type="none"/>
                    </v:shape>
                  </w:pict>
                </mc:Fallback>
              </mc:AlternateContent>
            </w:r>
            <w:r>
              <w:rPr>
                <w:sz w:val="24"/>
              </w:rPr>
              <w:t xml:space="preserve">[i:] </w:t>
            </w:r>
          </w:p>
          <w:p>
            <w:pPr>
              <w:pStyle w:val="Normal"/>
              <w:suppressAutoHyphens w:val="true"/>
              <w:spacing w:lineRule="auto" w:line="240"/>
              <w:ind w:hanging="0" w:end="0"/>
              <w:jc w:val="start"/>
              <w:rPr>
                <w:sz w:val="24"/>
              </w:rPr>
            </w:pPr>
            <w:r>
              <w:rPr>
                <w:sz w:val="24"/>
              </w:rPr>
              <w:t xml:space="preserve">creep [kri:p] </w:t>
            </w:r>
          </w:p>
          <w:p>
            <w:pPr>
              <w:pStyle w:val="Normal"/>
              <w:suppressAutoHyphens w:val="true"/>
              <w:spacing w:lineRule="auto" w:line="240"/>
              <w:ind w:hanging="0" w:end="0"/>
              <w:jc w:val="start"/>
              <w:rPr>
                <w:sz w:val="24"/>
              </w:rPr>
            </w:pPr>
            <w:r>
              <w:rPr>
                <w:sz w:val="24"/>
              </w:rPr>
              <w:t xml:space="preserve">keep [ki:p] </w:t>
            </w:r>
          </w:p>
          <w:p>
            <w:pPr>
              <w:pStyle w:val="Normal"/>
              <w:suppressAutoHyphens w:val="true"/>
              <w:spacing w:lineRule="auto" w:line="240"/>
              <w:ind w:hanging="0" w:end="0"/>
              <w:jc w:val="start"/>
              <w:rPr>
                <w:sz w:val="24"/>
              </w:rPr>
            </w:pPr>
            <w:r>
              <w:rPr>
                <w:sz w:val="24"/>
              </w:rPr>
              <w:t>leap [li:p]</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t xml:space="preserve">crept [krept] </w:t>
            </w:r>
          </w:p>
          <w:p>
            <w:pPr>
              <w:pStyle w:val="Normal"/>
              <w:suppressAutoHyphens w:val="true"/>
              <w:spacing w:lineRule="auto" w:line="240"/>
              <w:ind w:hanging="0" w:end="0"/>
              <w:jc w:val="start"/>
              <w:rPr>
                <w:sz w:val="24"/>
              </w:rPr>
            </w:pPr>
            <w:r>
              <w:rPr>
                <w:sz w:val="24"/>
              </w:rPr>
              <w:t>kept [kept]</w:t>
            </w:r>
          </w:p>
          <w:p>
            <w:pPr>
              <w:pStyle w:val="Normal"/>
              <w:suppressAutoHyphens w:val="true"/>
              <w:spacing w:lineRule="auto" w:line="240"/>
              <w:ind w:hanging="0" w:end="0"/>
              <w:jc w:val="start"/>
              <w:rPr/>
            </w:pPr>
            <w:r>
              <w:rPr>
                <w:sz w:val="24"/>
              </w:rPr>
              <w:t xml:space="preserve">leapt </w:t>
            </w:r>
            <w:r>
              <w:rPr>
                <w:sz w:val="24"/>
                <w:lang w:val="ru-RU"/>
              </w:rPr>
              <w:t xml:space="preserve">      </w:t>
            </w:r>
            <w:r>
              <w:rPr>
                <w:sz w:val="24"/>
              </w:rPr>
              <w:t>[lept]</w:t>
            </w:r>
          </w:p>
          <w:p>
            <w:pPr>
              <w:pStyle w:val="Normal"/>
              <w:suppressAutoHyphens w:val="true"/>
              <w:spacing w:lineRule="auto" w:line="240"/>
              <w:ind w:hanging="0" w:end="0"/>
              <w:jc w:val="start"/>
              <w:rPr>
                <w:sz w:val="24"/>
              </w:rPr>
            </w:pPr>
            <w:r>
              <w:rPr>
                <w:sz w:val="24"/>
              </w:rPr>
              <w:t xml:space="preserve">leaped  </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sz w:val="24"/>
              </w:rPr>
            </w:pPr>
            <w:r>
              <w:rPr>
                <w:sz w:val="24"/>
              </w:rPr>
              <w:t xml:space="preserve">crept [krept] </w:t>
            </w:r>
          </w:p>
          <w:p>
            <w:pPr>
              <w:pStyle w:val="Normal"/>
              <w:suppressAutoHyphens w:val="true"/>
              <w:spacing w:lineRule="auto" w:line="240"/>
              <w:ind w:hanging="0" w:end="0"/>
              <w:jc w:val="start"/>
              <w:rPr>
                <w:sz w:val="24"/>
              </w:rPr>
            </w:pPr>
            <w:r>
              <w:rPr>
                <w:sz w:val="24"/>
              </w:rPr>
              <w:t>kept [kept]</w:t>
            </w:r>
          </w:p>
          <w:p>
            <w:pPr>
              <w:pStyle w:val="Normal"/>
              <w:suppressAutoHyphens w:val="true"/>
              <w:spacing w:lineRule="auto" w:line="240"/>
              <w:ind w:hanging="0" w:end="0"/>
              <w:jc w:val="start"/>
              <w:rPr/>
            </w:pPr>
            <w:r>
              <w:rPr>
                <w:sz w:val="24"/>
              </w:rPr>
              <w:t xml:space="preserve">leapt </w:t>
            </w:r>
            <w:r>
              <w:rPr>
                <w:sz w:val="24"/>
                <w:lang w:val="ru-RU"/>
              </w:rPr>
              <w:t xml:space="preserve">       </w:t>
            </w:r>
            <w:r>
              <w:rPr>
                <w:sz w:val="24"/>
              </w:rPr>
              <w:t>[lept]</w:t>
            </w:r>
          </w:p>
          <w:p>
            <w:pPr>
              <w:pStyle w:val="Normal"/>
              <w:suppressAutoHyphens w:val="true"/>
              <w:spacing w:lineRule="auto" w:line="240"/>
              <w:ind w:hanging="0" w:end="0"/>
              <w:jc w:val="start"/>
              <w:rPr>
                <w:sz w:val="24"/>
              </w:rPr>
            </w:pPr>
            <w:r>
              <w:rPr>
                <w:sz w:val="24"/>
              </w:rPr>
              <w:t xml:space="preserve">leaped  </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ползать</w:t>
            </w:r>
          </w:p>
          <w:p>
            <w:pPr>
              <w:pStyle w:val="Normal"/>
              <w:suppressAutoHyphens w:val="true"/>
              <w:spacing w:lineRule="auto" w:line="240"/>
              <w:ind w:hanging="0" w:end="0"/>
              <w:jc w:val="start"/>
              <w:rPr>
                <w:sz w:val="24"/>
              </w:rPr>
            </w:pPr>
            <w:r>
              <w:rPr>
                <w:sz w:val="24"/>
                <w:lang w:val="ru-RU"/>
              </w:rPr>
              <w:t>держать</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прыгать</w:t>
            </w:r>
          </w:p>
          <w:p>
            <w:pPr>
              <w:pStyle w:val="Normal"/>
              <w:suppressAutoHyphens w:val="true"/>
              <w:spacing w:lineRule="auto" w:line="240"/>
              <w:ind w:hanging="0" w:end="0"/>
              <w:jc w:val="start"/>
              <w:rPr>
                <w:sz w:val="24"/>
              </w:rPr>
            </w:pPr>
            <w:r>
              <w:rPr>
                <w:sz w:val="24"/>
              </w:rPr>
            </w:r>
          </w:p>
        </w:tc>
      </w:tr>
      <w:tr>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sz w:val="24"/>
              </w:rPr>
            </w:pPr>
            <w:r>
              <w:rPr>
                <w:sz w:val="24"/>
              </w:rPr>
              <w:t>sweep [swi:p]</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sleep [sli:p] </w:t>
            </w:r>
          </w:p>
          <w:p>
            <w:pPr>
              <w:pStyle w:val="Normal"/>
              <w:suppressAutoHyphens w:val="true"/>
              <w:spacing w:lineRule="auto" w:line="240"/>
              <w:ind w:hanging="0" w:end="0"/>
              <w:jc w:val="start"/>
              <w:rPr>
                <w:sz w:val="24"/>
              </w:rPr>
            </w:pPr>
            <w:r>
              <w:rPr>
                <w:sz w:val="24"/>
              </w:rPr>
              <w:t>weep [wi:p]</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pPr>
            <w:r>
              <w:rPr>
                <w:sz w:val="24"/>
              </w:rPr>
              <w:t>swept [swept]</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slept [slept] </w:t>
            </w:r>
          </w:p>
          <w:p>
            <w:pPr>
              <w:pStyle w:val="Normal"/>
              <w:suppressAutoHyphens w:val="true"/>
              <w:spacing w:lineRule="auto" w:line="240"/>
              <w:ind w:hanging="0" w:end="0"/>
              <w:jc w:val="start"/>
              <w:rPr>
                <w:sz w:val="24"/>
              </w:rPr>
            </w:pPr>
            <w:r>
              <w:rPr>
                <w:sz w:val="24"/>
              </w:rPr>
              <w:t>wept [wept]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sz w:val="24"/>
              </w:rPr>
            </w:pPr>
            <w:r>
              <w:rPr>
                <w:sz w:val="24"/>
              </w:rPr>
              <w:t>swept [swept]</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slept [slept] </w:t>
            </w:r>
          </w:p>
          <w:p>
            <w:pPr>
              <w:pStyle w:val="Normal"/>
              <w:suppressAutoHyphens w:val="true"/>
              <w:spacing w:lineRule="auto" w:line="240"/>
              <w:ind w:hanging="0" w:end="0"/>
              <w:jc w:val="start"/>
              <w:rPr>
                <w:sz w:val="24"/>
              </w:rPr>
            </w:pPr>
            <w:r>
              <w:rPr>
                <w:sz w:val="24"/>
              </w:rPr>
              <w:t>wept [wept]</w:t>
            </w:r>
          </w:p>
          <w:p>
            <w:pPr>
              <w:pStyle w:val="Normal"/>
              <w:suppressAutoHyphens w:val="true"/>
              <w:spacing w:lineRule="auto" w:line="240"/>
              <w:ind w:hanging="0" w:end="0"/>
              <w:jc w:val="start"/>
              <w:rPr>
                <w:sz w:val="24"/>
              </w:rPr>
            </w:pPr>
            <w:r>
              <w:rPr>
                <w:sz w:val="24"/>
              </w:rPr>
            </w:r>
          </w:p>
        </w:tc>
        <w:tc>
          <w:tcPr>
            <w:tcW w:w="2693"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мести,</w:t>
            </w:r>
          </w:p>
          <w:p>
            <w:pPr>
              <w:pStyle w:val="Normal"/>
              <w:suppressAutoHyphens w:val="true"/>
              <w:spacing w:lineRule="auto" w:line="240"/>
              <w:ind w:hanging="0" w:end="0"/>
              <w:jc w:val="start"/>
              <w:rPr>
                <w:sz w:val="24"/>
                <w:lang w:val="ru-RU"/>
              </w:rPr>
            </w:pPr>
            <w:r>
              <w:rPr>
                <w:sz w:val="24"/>
                <w:lang w:val="ru-RU"/>
              </w:rPr>
              <w:t xml:space="preserve">подметать </w:t>
            </w:r>
          </w:p>
          <w:p>
            <w:pPr>
              <w:pStyle w:val="Normal"/>
              <w:suppressAutoHyphens w:val="true"/>
              <w:spacing w:lineRule="auto" w:line="240"/>
              <w:ind w:hanging="0" w:end="0"/>
              <w:jc w:val="start"/>
              <w:rPr>
                <w:sz w:val="24"/>
                <w:lang w:val="ru-RU"/>
              </w:rPr>
            </w:pPr>
            <w:r>
              <w:rPr>
                <w:sz w:val="24"/>
                <w:lang w:val="ru-RU"/>
              </w:rPr>
              <w:t xml:space="preserve">спать </w:t>
            </w:r>
          </w:p>
          <w:p>
            <w:pPr>
              <w:pStyle w:val="Normal"/>
              <w:suppressAutoHyphens w:val="true"/>
              <w:spacing w:lineRule="auto" w:line="240"/>
              <w:ind w:hanging="0" w:end="0"/>
              <w:jc w:val="start"/>
              <w:rPr>
                <w:sz w:val="24"/>
                <w:lang w:val="ru-RU"/>
              </w:rPr>
            </w:pPr>
            <w:r>
              <w:rPr>
                <w:sz w:val="24"/>
                <w:lang w:val="ru-RU"/>
              </w:rPr>
              <w:t xml:space="preserve">плакать, </w:t>
            </w:r>
          </w:p>
          <w:p>
            <w:pPr>
              <w:pStyle w:val="Normal"/>
              <w:suppressAutoHyphens w:val="true"/>
              <w:spacing w:lineRule="auto" w:line="240"/>
              <w:ind w:hanging="0" w:end="0"/>
              <w:jc w:val="start"/>
              <w:rPr>
                <w:sz w:val="24"/>
              </w:rPr>
            </w:pPr>
            <w:r>
              <w:rPr>
                <w:sz w:val="24"/>
                <w:lang w:val="ru-RU"/>
              </w:rPr>
              <w:t>рыдать</w:t>
            </w:r>
          </w:p>
          <w:p>
            <w:pPr>
              <w:pStyle w:val="Normal"/>
              <w:suppressAutoHyphens w:val="true"/>
              <w:spacing w:lineRule="auto" w:line="240"/>
              <w:ind w:hanging="0" w:end="0"/>
              <w:jc w:val="start"/>
              <w:rPr>
                <w:sz w:val="24"/>
              </w:rPr>
            </w:pPr>
            <w:r>
              <w:rPr>
                <w:sz w:val="24"/>
              </w:rPr>
            </w:r>
          </w:p>
        </w:tc>
      </w:tr>
      <w:tr>
        <w:trPr>
          <w:trHeight w:val="36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tc>
      </w:tr>
      <w:tr>
        <w:trPr>
          <w:trHeight w:val="240"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sell [sel]</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sold [sould]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sold [sould]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продавать</w:t>
            </w:r>
          </w:p>
          <w:p>
            <w:pPr>
              <w:pStyle w:val="Normal"/>
              <w:suppressAutoHyphens w:val="true"/>
              <w:spacing w:lineRule="auto" w:line="240"/>
              <w:ind w:hanging="0" w:end="0"/>
              <w:jc w:val="start"/>
              <w:rPr>
                <w:sz w:val="24"/>
                <w:lang w:val="ru-RU"/>
              </w:rPr>
            </w:pPr>
            <w:r>
              <w:rPr>
                <w:sz w:val="24"/>
                <w:lang w:val="ru-RU"/>
              </w:rPr>
            </w:r>
          </w:p>
        </w:tc>
      </w:tr>
      <w:tr>
        <w:trPr>
          <w:trHeight w:val="320" w:hRule="exact"/>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tell [tel]</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told [tould]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told [tould]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говорить</w:t>
            </w:r>
          </w:p>
          <w:p>
            <w:pPr>
              <w:pStyle w:val="Normal"/>
              <w:suppressAutoHyphens w:val="true"/>
              <w:spacing w:lineRule="auto" w:line="240"/>
              <w:ind w:hanging="0" w:end="0"/>
              <w:jc w:val="start"/>
              <w:rPr>
                <w:sz w:val="24"/>
                <w:lang w:val="ru-RU"/>
              </w:rPr>
            </w:pPr>
            <w:r>
              <w:rPr>
                <w:sz w:val="24"/>
                <w:lang w:val="ru-RU"/>
              </w:rPr>
            </w:r>
          </w:p>
        </w:tc>
      </w:tr>
      <w:tr>
        <w:trPr>
          <w:trHeight w:val="32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sz w:val="24"/>
              </w:rPr>
            </w:pPr>
            <w:r>
              <w:rPr>
                <w:sz w:val="24"/>
              </w:rPr>
              <w:t>[i:]</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280"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flee [fli:]</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fled [fled]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fled [fled]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бежать,</w:t>
            </w:r>
          </w:p>
          <w:p>
            <w:pPr>
              <w:pStyle w:val="Normal"/>
              <w:suppressAutoHyphens w:val="true"/>
              <w:spacing w:lineRule="auto" w:line="240"/>
              <w:ind w:hanging="0" w:end="0"/>
              <w:jc w:val="start"/>
              <w:rPr>
                <w:sz w:val="24"/>
                <w:lang w:val="ru-RU"/>
              </w:rPr>
            </w:pPr>
            <w:r>
              <w:rPr>
                <w:sz w:val="24"/>
                <w:lang w:val="ru-RU"/>
              </w:rPr>
            </w:r>
          </w:p>
        </w:tc>
      </w:tr>
      <w:tr>
        <w:trPr>
          <w:trHeight w:val="252"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спасаться</w:t>
            </w:r>
          </w:p>
          <w:p>
            <w:pPr>
              <w:pStyle w:val="Normal"/>
              <w:suppressAutoHyphens w:val="true"/>
              <w:spacing w:lineRule="auto" w:line="240"/>
              <w:ind w:hanging="0" w:end="0"/>
              <w:jc w:val="start"/>
              <w:rPr>
                <w:sz w:val="24"/>
                <w:lang w:val="ru-RU"/>
              </w:rPr>
            </w:pPr>
            <w:r>
              <w:rPr>
                <w:sz w:val="24"/>
                <w:lang w:val="ru-RU"/>
              </w:rPr>
            </w:r>
          </w:p>
        </w:tc>
      </w:tr>
      <w:tr>
        <w:trPr>
          <w:trHeight w:val="353" w:hRule="exact"/>
        </w:trPr>
        <w:tc>
          <w:tcPr>
            <w:tcW w:w="2694" w:type="dxa"/>
            <w:tcBorders>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бегством</w:t>
            </w:r>
          </w:p>
          <w:p>
            <w:pPr>
              <w:pStyle w:val="Normal"/>
              <w:suppressAutoHyphens w:val="true"/>
              <w:spacing w:lineRule="auto" w:line="240"/>
              <w:ind w:hanging="0" w:end="0"/>
              <w:jc w:val="start"/>
              <w:rPr>
                <w:sz w:val="24"/>
                <w:lang w:val="ru-RU"/>
              </w:rPr>
            </w:pPr>
            <w:r>
              <w:rPr>
                <w:sz w:val="24"/>
                <w:lang w:val="ru-RU"/>
              </w:rPr>
            </w:r>
          </w:p>
        </w:tc>
      </w:tr>
      <w:tr>
        <w:trPr>
          <w:trHeight w:val="38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ɪǝ</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ǝ</w:t>
            </w:r>
            <w:r>
              <w:rPr>
                <w:sz w:val="24"/>
              </w:rPr>
              <w:t xml:space="preserve">:] </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lang w:val="ru-RU"/>
              </w:rPr>
              <w:t>[</w:t>
            </w:r>
            <w:r>
              <w:rPr>
                <w:rFonts w:cs="Lucida Sans Unicode" w:ascii="Lucida Sans Unicode" w:hAnsi="Lucida Sans Unicode"/>
                <w:sz w:val="24"/>
                <w:lang w:val="ru-RU"/>
              </w:rPr>
              <w:t>ǝ</w:t>
            </w:r>
            <w:r>
              <w:rPr>
                <w:sz w:val="24"/>
                <w:lang w:val="ru-RU"/>
              </w:rPr>
              <w:t>:]</w:t>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394" w:hRule="exact"/>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pPr>
            <w:r>
              <w:rPr>
                <w:sz w:val="24"/>
              </w:rPr>
              <w:t>hear [h</w:t>
            </w:r>
            <w:r>
              <w:rPr>
                <w:rFonts w:cs="Lucida Sans Unicode" w:ascii="Lucida Sans Unicode" w:hAnsi="Lucida Sans Unicode"/>
                <w:sz w:val="24"/>
              </w:rPr>
              <w:t>ɪǝ</w:t>
            </w:r>
            <w:r>
              <w:rPr>
                <w:sz w:val="24"/>
              </w:rPr>
              <w: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heard [h</w:t>
            </w:r>
            <w:r>
              <w:rPr>
                <w:rFonts w:cs="Lucida Sans Unicode" w:ascii="Lucida Sans Unicode" w:hAnsi="Lucida Sans Unicode"/>
                <w:sz w:val="24"/>
              </w:rPr>
              <w:t>ǝ</w:t>
            </w:r>
            <w:r>
              <w:rPr>
                <w:sz w:val="24"/>
              </w:rPr>
              <w:t>:d]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heard [h</w:t>
            </w:r>
            <w:r>
              <w:rPr>
                <w:rFonts w:cs="Lucida Sans Unicode" w:ascii="Lucida Sans Unicode" w:hAnsi="Lucida Sans Unicode"/>
                <w:sz w:val="24"/>
              </w:rPr>
              <w:t>ǝ</w:t>
            </w:r>
            <w:r>
              <w:rPr>
                <w:sz w:val="24"/>
              </w:rPr>
              <w:t>:d]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слышать</w:t>
            </w:r>
          </w:p>
          <w:p>
            <w:pPr>
              <w:pStyle w:val="Normal"/>
              <w:suppressAutoHyphens w:val="true"/>
              <w:spacing w:lineRule="auto" w:line="240"/>
              <w:ind w:hanging="0" w:end="0"/>
              <w:jc w:val="start"/>
              <w:rPr>
                <w:sz w:val="24"/>
                <w:lang w:val="ru-RU"/>
              </w:rPr>
            </w:pPr>
            <w:r>
              <w:rPr>
                <w:sz w:val="24"/>
                <w:lang w:val="ru-RU"/>
              </w:rPr>
            </w:r>
          </w:p>
        </w:tc>
      </w:tr>
      <w:tr>
        <w:trPr>
          <w:trHeight w:val="442"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405"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say [se</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said [sed]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said [sed]</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говорить,</w:t>
            </w:r>
          </w:p>
          <w:p>
            <w:pPr>
              <w:pStyle w:val="Normal"/>
              <w:suppressAutoHyphens w:val="true"/>
              <w:spacing w:lineRule="auto" w:line="240"/>
              <w:ind w:hanging="0" w:end="0"/>
              <w:jc w:val="start"/>
              <w:rPr>
                <w:sz w:val="24"/>
                <w:lang w:val="ru-RU"/>
              </w:rPr>
            </w:pPr>
            <w:r>
              <w:rPr>
                <w:sz w:val="24"/>
                <w:lang w:val="ru-RU"/>
              </w:rPr>
            </w:r>
          </w:p>
        </w:tc>
      </w:tr>
      <w:tr>
        <w:trPr>
          <w:trHeight w:val="260" w:hRule="exact"/>
        </w:trPr>
        <w:tc>
          <w:tcPr>
            <w:tcW w:w="2694" w:type="dxa"/>
            <w:tcBorders>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сказать</w:t>
            </w:r>
          </w:p>
          <w:p>
            <w:pPr>
              <w:pStyle w:val="Normal"/>
              <w:suppressAutoHyphens w:val="true"/>
              <w:spacing w:lineRule="auto" w:line="240"/>
              <w:ind w:hanging="0" w:end="0"/>
              <w:jc w:val="start"/>
              <w:rPr>
                <w:sz w:val="24"/>
                <w:lang w:val="ru-RU"/>
              </w:rPr>
            </w:pPr>
            <w:r>
              <w:rPr>
                <w:sz w:val="24"/>
                <w:lang w:val="ru-RU"/>
              </w:rPr>
            </w:r>
          </w:p>
        </w:tc>
      </w:tr>
      <w:tr>
        <w:trPr>
          <w:trHeight w:val="36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sz w:val="24"/>
              </w:rPr>
            </w:pPr>
            <w:r>
              <w:rPr>
                <w:sz w:val="24"/>
              </w:rPr>
              <w:t>[i:]</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280"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deal [di:l]</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dealt [delt]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dealt [delt]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раздавать,</w:t>
            </w:r>
          </w:p>
          <w:p>
            <w:pPr>
              <w:pStyle w:val="Normal"/>
              <w:suppressAutoHyphens w:val="true"/>
              <w:spacing w:lineRule="auto" w:line="240"/>
              <w:ind w:hanging="0" w:end="0"/>
              <w:jc w:val="start"/>
              <w:rPr>
                <w:sz w:val="24"/>
                <w:lang w:val="ru-RU"/>
              </w:rPr>
            </w:pPr>
            <w:r>
              <w:rPr>
                <w:sz w:val="24"/>
                <w:lang w:val="ru-RU"/>
              </w:rPr>
            </w:r>
          </w:p>
        </w:tc>
      </w:tr>
      <w:tr>
        <w:trPr>
          <w:trHeight w:val="353"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распределять</w:t>
            </w:r>
          </w:p>
          <w:p>
            <w:pPr>
              <w:pStyle w:val="Normal"/>
              <w:suppressAutoHyphens w:val="true"/>
              <w:spacing w:lineRule="auto" w:line="240"/>
              <w:ind w:hanging="0" w:end="0"/>
              <w:jc w:val="start"/>
              <w:rPr>
                <w:sz w:val="24"/>
                <w:lang w:val="ru-RU"/>
              </w:rPr>
            </w:pPr>
            <w:r>
              <w:rPr>
                <w:sz w:val="24"/>
                <w:lang w:val="ru-RU"/>
              </w:rPr>
            </w:r>
          </w:p>
        </w:tc>
      </w:tr>
      <w:tr>
        <w:trPr>
          <w:trHeight w:val="500" w:hRule="exact"/>
        </w:trPr>
        <w:tc>
          <w:tcPr>
            <w:tcW w:w="2694" w:type="dxa"/>
            <w:tcBorders>
              <w:end w:val="single" w:sz="6" w:space="0" w:color="000000"/>
            </w:tcBorders>
          </w:tcPr>
          <w:p>
            <w:pPr>
              <w:pStyle w:val="Normal"/>
              <w:suppressAutoHyphens w:val="true"/>
              <w:spacing w:lineRule="auto" w:line="240"/>
              <w:ind w:hanging="0" w:end="0"/>
              <w:jc w:val="start"/>
              <w:rPr>
                <w:sz w:val="24"/>
              </w:rPr>
            </w:pPr>
            <w:r>
              <mc:AlternateContent>
                <mc:Choice Requires="wps">
                  <w:drawing>
                    <wp:anchor behindDoc="0" distT="0" distB="0" distL="114935" distR="114935" simplePos="0" locked="0" layoutInCell="0" allowOverlap="1" relativeHeight="25">
                      <wp:simplePos x="0" y="0"/>
                      <wp:positionH relativeFrom="margin">
                        <wp:posOffset>3998595</wp:posOffset>
                      </wp:positionH>
                      <wp:positionV relativeFrom="paragraph">
                        <wp:posOffset>32385</wp:posOffset>
                      </wp:positionV>
                      <wp:extent cx="152400" cy="274320"/>
                      <wp:effectExtent l="0" t="5080" r="635" b="5080"/>
                      <wp:wrapNone/>
                      <wp:docPr id="5" name=""/>
                      <a:graphic xmlns:a="http://schemas.openxmlformats.org/drawingml/2006/main">
                        <a:graphicData uri="http://schemas.microsoft.com/office/word/2010/wordprocessingShape">
                          <wps:wsp>
                            <wps:cNvSpPr/>
                            <wps:spPr>
                              <a:xfrm>
                                <a:off x="0" y="0"/>
                                <a:ext cx="152280" cy="274320"/>
                              </a:xfrm>
                              <a:custGeom>
                                <a:avLst/>
                                <a:gdLst>
                                  <a:gd name="textAreaLeft" fmla="*/ 0 w 86400"/>
                                  <a:gd name="textAreaRight" fmla="*/ 31320 w 8640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14.85pt;margin-top:2.55pt;width:11.9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6">
                      <wp:simplePos x="0" y="0"/>
                      <wp:positionH relativeFrom="margin">
                        <wp:posOffset>2230755</wp:posOffset>
                      </wp:positionH>
                      <wp:positionV relativeFrom="paragraph">
                        <wp:posOffset>32385</wp:posOffset>
                      </wp:positionV>
                      <wp:extent cx="152400" cy="274320"/>
                      <wp:effectExtent l="0" t="5080" r="1270" b="5080"/>
                      <wp:wrapNone/>
                      <wp:docPr id="6" name=""/>
                      <a:graphic xmlns:a="http://schemas.openxmlformats.org/drawingml/2006/main">
                        <a:graphicData uri="http://schemas.microsoft.com/office/word/2010/wordprocessingShape">
                          <wps:wsp>
                            <wps:cNvSpPr/>
                            <wps:spPr>
                              <a:xfrm>
                                <a:off x="0" y="0"/>
                                <a:ext cx="152280" cy="274320"/>
                              </a:xfrm>
                              <a:custGeom>
                                <a:avLst/>
                                <a:gdLst>
                                  <a:gd name="textAreaLeft" fmla="*/ 0 w 86400"/>
                                  <a:gd name="textAreaRight" fmla="*/ 31320 w 8640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75.65pt;margin-top:2.55pt;width:11.95pt;height:21.55pt;mso-wrap-style:none;v-text-anchor:middle;mso-position-horizontal-relative:margin" type="_x0000_t88">
                      <v:fill o:detectmouseclick="t" on="false"/>
                      <v:stroke color="black" weight="9360" joinstyle="miter" endcap="flat"/>
                      <w10:wrap type="none"/>
                    </v:shape>
                  </w:pict>
                </mc:Fallback>
              </mc:AlternateContent>
            </w:r>
            <w:r>
              <w:rPr>
                <w:sz w:val="24"/>
              </w:rPr>
              <w:t>dream [dri:m]</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 xml:space="preserve">dreamt </w:t>
            </w:r>
            <w:r>
              <w:rPr>
                <w:sz w:val="24"/>
                <w:lang w:val="ru-RU"/>
              </w:rPr>
              <w:t xml:space="preserve">      </w:t>
            </w:r>
            <w:r>
              <w:rPr>
                <w:sz w:val="24"/>
              </w:rPr>
              <w:t xml:space="preserve">[dremt] </w:t>
            </w:r>
          </w:p>
          <w:p>
            <w:pPr>
              <w:pStyle w:val="Normal"/>
              <w:suppressAutoHyphens w:val="true"/>
              <w:spacing w:lineRule="auto" w:line="240"/>
              <w:ind w:hanging="0" w:end="0"/>
              <w:jc w:val="start"/>
              <w:rPr>
                <w:sz w:val="24"/>
              </w:rPr>
            </w:pPr>
            <w:r>
              <w:rPr>
                <w:sz w:val="24"/>
              </w:rPr>
              <w:t>dreamed</w:t>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 xml:space="preserve">dreamt </w:t>
            </w:r>
            <w:r>
              <w:rPr>
                <w:sz w:val="24"/>
                <w:lang w:val="ru-RU"/>
              </w:rPr>
              <w:t xml:space="preserve">         </w:t>
            </w:r>
            <w:r>
              <w:rPr>
                <w:sz w:val="24"/>
              </w:rPr>
              <w:t xml:space="preserve">[dremt] </w:t>
            </w:r>
          </w:p>
          <w:p>
            <w:pPr>
              <w:pStyle w:val="Normal"/>
              <w:suppressAutoHyphens w:val="true"/>
              <w:spacing w:lineRule="auto" w:line="240"/>
              <w:ind w:hanging="0" w:end="0"/>
              <w:jc w:val="start"/>
              <w:rPr>
                <w:sz w:val="24"/>
              </w:rPr>
            </w:pPr>
            <w:r>
              <w:rPr>
                <w:sz w:val="24"/>
              </w:rPr>
              <w:t>dreamed</w:t>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видеть сны; мечтать</w:t>
            </w:r>
          </w:p>
          <w:p>
            <w:pPr>
              <w:pStyle w:val="Normal"/>
              <w:suppressAutoHyphens w:val="true"/>
              <w:spacing w:lineRule="auto" w:line="240"/>
              <w:ind w:hanging="0" w:end="0"/>
              <w:jc w:val="start"/>
              <w:rPr>
                <w:sz w:val="24"/>
                <w:lang w:val="ru-RU"/>
              </w:rPr>
            </w:pPr>
            <w:r>
              <w:rPr>
                <w:sz w:val="24"/>
                <w:lang w:val="ru-RU"/>
              </w:rPr>
            </w:r>
          </w:p>
        </w:tc>
      </w:tr>
      <w:tr>
        <w:trPr>
          <w:trHeight w:val="322"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feel [fi:l]</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felt [felt]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felt [felt]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чувствовать</w:t>
            </w:r>
          </w:p>
          <w:p>
            <w:pPr>
              <w:pStyle w:val="Normal"/>
              <w:suppressAutoHyphens w:val="true"/>
              <w:spacing w:lineRule="auto" w:line="240"/>
              <w:ind w:hanging="0" w:end="0"/>
              <w:jc w:val="start"/>
              <w:rPr>
                <w:sz w:val="24"/>
                <w:lang w:val="ru-RU"/>
              </w:rPr>
            </w:pPr>
            <w:r>
              <w:rPr>
                <w:sz w:val="24"/>
                <w:lang w:val="ru-RU"/>
              </w:rPr>
            </w:r>
          </w:p>
        </w:tc>
      </w:tr>
      <w:tr>
        <w:trPr>
          <w:trHeight w:val="260"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kneel [ni:l]</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knelt [nelt]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knelt [nelt]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преклонять</w:t>
            </w:r>
          </w:p>
          <w:p>
            <w:pPr>
              <w:pStyle w:val="Normal"/>
              <w:suppressAutoHyphens w:val="true"/>
              <w:spacing w:lineRule="auto" w:line="240"/>
              <w:ind w:hanging="0" w:end="0"/>
              <w:jc w:val="start"/>
              <w:rPr>
                <w:sz w:val="24"/>
                <w:lang w:val="ru-RU"/>
              </w:rPr>
            </w:pPr>
            <w:r>
              <w:rPr>
                <w:sz w:val="24"/>
                <w:lang w:val="ru-RU"/>
              </w:rPr>
            </w:r>
          </w:p>
        </w:tc>
      </w:tr>
      <w:tr>
        <w:trPr>
          <w:trHeight w:val="316"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колени</w:t>
            </w:r>
          </w:p>
          <w:p>
            <w:pPr>
              <w:pStyle w:val="Normal"/>
              <w:suppressAutoHyphens w:val="true"/>
              <w:spacing w:lineRule="auto" w:line="240"/>
              <w:ind w:hanging="0" w:end="0"/>
              <w:jc w:val="start"/>
              <w:rPr>
                <w:sz w:val="24"/>
                <w:lang w:val="ru-RU"/>
              </w:rPr>
            </w:pPr>
            <w:r>
              <w:rPr>
                <w:sz w:val="24"/>
                <w:lang w:val="ru-RU"/>
              </w:rPr>
            </w:r>
          </w:p>
        </w:tc>
      </w:tr>
      <w:tr>
        <w:trPr>
          <w:trHeight w:val="275"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lean [li:n]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leant [lent]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leant [lent]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наклоняться</w:t>
            </w:r>
          </w:p>
          <w:p>
            <w:pPr>
              <w:pStyle w:val="Normal"/>
              <w:suppressAutoHyphens w:val="true"/>
              <w:spacing w:lineRule="auto" w:line="240"/>
              <w:ind w:hanging="0" w:end="0"/>
              <w:jc w:val="start"/>
              <w:rPr>
                <w:sz w:val="24"/>
                <w:lang w:val="ru-RU"/>
              </w:rPr>
            </w:pPr>
            <w:r>
              <w:rPr>
                <w:sz w:val="24"/>
                <w:lang w:val="ru-RU"/>
              </w:rPr>
            </w:r>
          </w:p>
        </w:tc>
      </w:tr>
      <w:tr>
        <w:trPr>
          <w:trHeight w:val="280" w:hRule="exact"/>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mean [mi:n]</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meant [ment]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meant [ment]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значить</w:t>
            </w:r>
          </w:p>
          <w:p>
            <w:pPr>
              <w:pStyle w:val="Normal"/>
              <w:suppressAutoHyphens w:val="true"/>
              <w:spacing w:lineRule="auto" w:line="240"/>
              <w:ind w:hanging="0" w:end="0"/>
              <w:jc w:val="start"/>
              <w:rPr>
                <w:sz w:val="24"/>
                <w:lang w:val="ru-RU"/>
              </w:rPr>
            </w:pPr>
            <w:r>
              <w:rPr>
                <w:sz w:val="24"/>
                <w:lang w:val="ru-RU"/>
              </w:rPr>
            </w:r>
          </w:p>
        </w:tc>
      </w:tr>
      <w:tr>
        <w:trPr>
          <w:trHeight w:val="38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 </w:t>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360" w:hRule="exact"/>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pPr>
            <w:r>
              <w:rPr>
                <w:sz w:val="24"/>
              </w:rPr>
              <w:t>buy [ba</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bought [b</w:t>
            </w:r>
            <w:r>
              <w:rPr>
                <w:rFonts w:cs="Lucida Sans Unicode" w:ascii="Lucida Sans Unicode" w:hAnsi="Lucida Sans Unicode"/>
                <w:sz w:val="24"/>
              </w:rPr>
              <w:t>ɔ</w:t>
            </w:r>
            <w:r>
              <w:rPr>
                <w:sz w:val="24"/>
              </w:rPr>
              <w:t xml:space="preserve"> :t]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 xml:space="preserve">bought [b </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покупать</w:t>
            </w:r>
          </w:p>
          <w:p>
            <w:pPr>
              <w:pStyle w:val="Normal"/>
              <w:suppressAutoHyphens w:val="true"/>
              <w:spacing w:lineRule="auto" w:line="240"/>
              <w:ind w:hanging="0" w:end="0"/>
              <w:jc w:val="start"/>
              <w:rPr>
                <w:sz w:val="24"/>
                <w:lang w:val="ru-RU"/>
              </w:rPr>
            </w:pPr>
            <w:r>
              <w:rPr>
                <w:sz w:val="24"/>
                <w:lang w:val="ru-RU"/>
              </w:rPr>
            </w:r>
          </w:p>
        </w:tc>
      </w:tr>
      <w:tr>
        <w:trPr>
          <w:trHeight w:val="32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sz w:val="24"/>
              </w:rPr>
            </w:pPr>
            <w:r>
              <w:rPr>
                <w:sz w:val="24"/>
              </w:rPr>
              <w:t>[i:]</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360" w:hRule="exact"/>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leave [li:v]</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left [left]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left [left]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покидать</w:t>
            </w:r>
          </w:p>
          <w:p>
            <w:pPr>
              <w:pStyle w:val="Normal"/>
              <w:suppressAutoHyphens w:val="true"/>
              <w:spacing w:lineRule="auto" w:line="240"/>
              <w:ind w:hanging="0" w:end="0"/>
              <w:jc w:val="start"/>
              <w:rPr>
                <w:sz w:val="24"/>
                <w:lang w:val="ru-RU"/>
              </w:rPr>
            </w:pPr>
            <w:r>
              <w:rPr>
                <w:sz w:val="24"/>
                <w:lang w:val="ru-RU"/>
              </w:rPr>
            </w:r>
          </w:p>
        </w:tc>
      </w:tr>
      <w:tr>
        <w:trPr>
          <w:trHeight w:val="340"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sz w:val="24"/>
              </w:rPr>
            </w:pPr>
            <w:r>
              <w:rPr>
                <w:sz w:val="24"/>
              </w:rPr>
              <w:t>[u:]</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340" w:hRule="exact"/>
        </w:trPr>
        <w:tc>
          <w:tcPr>
            <w:tcW w:w="2694" w:type="dxa"/>
            <w:tcBorders>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lose [lu:z]</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lost [l</w:t>
            </w:r>
            <w:r>
              <w:rPr>
                <w:rFonts w:cs="Lucida Sans Unicode" w:ascii="Lucida Sans Unicode" w:hAnsi="Lucida Sans Unicode"/>
                <w:sz w:val="24"/>
              </w:rPr>
              <w:t>ɔ</w:t>
            </w:r>
            <w:r>
              <w:rPr>
                <w:sz w:val="24"/>
              </w:rPr>
              <w:t>st]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lost [l</w:t>
            </w:r>
            <w:r>
              <w:rPr>
                <w:rFonts w:cs="Lucida Sans Unicode" w:ascii="Lucida Sans Unicode" w:hAnsi="Lucida Sans Unicode"/>
                <w:sz w:val="24"/>
              </w:rPr>
              <w:t>ɔ</w:t>
            </w:r>
            <w:r>
              <w:rPr>
                <w:sz w:val="24"/>
              </w:rPr>
              <w:t>st]</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bottom w:val="single" w:sz="6" w:space="0" w:color="000000"/>
            </w:tcBorders>
          </w:tcPr>
          <w:p>
            <w:pPr>
              <w:pStyle w:val="Normal"/>
              <w:suppressAutoHyphens w:val="true"/>
              <w:spacing w:lineRule="auto" w:line="240"/>
              <w:ind w:hanging="0" w:end="0"/>
              <w:jc w:val="start"/>
              <w:rPr>
                <w:sz w:val="24"/>
                <w:lang w:val="ru-RU"/>
              </w:rPr>
            </w:pPr>
            <w:r>
              <w:rPr>
                <w:sz w:val="24"/>
                <w:lang w:val="ru-RU"/>
              </w:rPr>
              <w:t>терять</w:t>
            </w:r>
          </w:p>
          <w:p>
            <w:pPr>
              <w:pStyle w:val="Normal"/>
              <w:suppressAutoHyphens w:val="true"/>
              <w:spacing w:lineRule="auto" w:line="240"/>
              <w:ind w:hanging="0" w:end="0"/>
              <w:jc w:val="start"/>
              <w:rPr>
                <w:sz w:val="24"/>
                <w:lang w:val="ru-RU"/>
              </w:rPr>
            </w:pPr>
            <w:r>
              <w:rPr>
                <w:sz w:val="24"/>
                <w:lang w:val="ru-RU"/>
              </w:rPr>
            </w:r>
          </w:p>
        </w:tc>
      </w:tr>
      <w:tr>
        <w:trPr>
          <w:trHeight w:val="401"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[I]</w:t>
            </w:r>
          </w:p>
          <w:p>
            <w:pPr>
              <w:pStyle w:val="Normal"/>
              <w:suppressAutoHyphens w:val="true"/>
              <w:spacing w:lineRule="auto" w:line="240"/>
              <w:ind w:hanging="0" w:end="0"/>
              <w:jc w:val="start"/>
              <w:rPr>
                <w:sz w:val="24"/>
              </w:rPr>
            </w:pPr>
            <w:r>
              <w:rPr>
                <w:sz w:val="24"/>
              </w:rPr>
            </w:r>
          </w:p>
        </w:tc>
        <w:tc>
          <w:tcPr>
            <w:tcW w:w="2693" w:type="dxa"/>
            <w:gridSpan w:val="2"/>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r>
      <w:tr>
        <w:trPr>
          <w:trHeight w:val="447"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drive [dra</w:t>
            </w:r>
            <w:r>
              <w:rPr>
                <w:rFonts w:cs="Lucida Sans Unicode" w:ascii="Lucida Sans Unicode" w:hAnsi="Lucida Sans Unicode"/>
                <w:sz w:val="24"/>
              </w:rPr>
              <w:t>ɪ</w:t>
            </w:r>
            <w:r>
              <w:rPr>
                <w:sz w:val="24"/>
              </w:rPr>
              <w:t>v]</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drove [drouv]</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driven ['dr</w:t>
            </w:r>
            <w:r>
              <w:rPr>
                <w:rFonts w:cs="Lucida Sans Unicode" w:ascii="Lucida Sans Unicode" w:hAnsi="Lucida Sans Unicode"/>
                <w:sz w:val="24"/>
              </w:rPr>
              <w:t>ɪ</w:t>
            </w:r>
            <w:r>
              <w:rPr>
                <w:sz w:val="24"/>
              </w:rPr>
              <w:t xml:space="preserve">vn] </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вести, ехать</w:t>
            </w:r>
          </w:p>
          <w:p>
            <w:pPr>
              <w:pStyle w:val="Normal"/>
              <w:suppressAutoHyphens w:val="true"/>
              <w:spacing w:lineRule="auto" w:line="240"/>
              <w:ind w:hanging="0" w:end="0"/>
              <w:jc w:val="start"/>
              <w:rPr>
                <w:sz w:val="24"/>
                <w:lang w:val="ru-RU"/>
              </w:rPr>
            </w:pPr>
            <w:r>
              <w:rPr>
                <w:sz w:val="24"/>
                <w:lang w:val="ru-RU"/>
              </w:rPr>
            </w:r>
          </w:p>
        </w:tc>
      </w:tr>
      <w:tr>
        <w:trPr>
          <w:trHeight w:val="269"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i/>
                <w:i/>
                <w:sz w:val="24"/>
                <w:lang w:val="ru-RU"/>
              </w:rPr>
            </w:pPr>
            <w:r>
              <w:rPr>
                <w:i/>
                <w:sz w:val="24"/>
                <w:lang w:val="ru-RU"/>
              </w:rPr>
              <w:t>(в экипаже,</w:t>
            </w:r>
          </w:p>
          <w:p>
            <w:pPr>
              <w:pStyle w:val="Normal"/>
              <w:suppressAutoHyphens w:val="true"/>
              <w:spacing w:lineRule="auto" w:line="240"/>
              <w:ind w:hanging="0" w:end="0"/>
              <w:jc w:val="start"/>
              <w:rPr>
                <w:i/>
                <w:i/>
                <w:sz w:val="24"/>
                <w:lang w:val="ru-RU"/>
              </w:rPr>
            </w:pPr>
            <w:r>
              <w:rPr>
                <w:i/>
                <w:sz w:val="24"/>
                <w:lang w:val="ru-RU"/>
              </w:rPr>
            </w:r>
          </w:p>
        </w:tc>
      </w:tr>
      <w:tr>
        <w:trPr>
          <w:trHeight w:val="274" w:hRule="exact"/>
        </w:trPr>
        <w:tc>
          <w:tcPr>
            <w:tcW w:w="2694" w:type="dxa"/>
            <w:tcBorders>
              <w:end w:val="single" w:sz="6" w:space="0" w:color="000000"/>
            </w:tcBorders>
          </w:tcPr>
          <w:p>
            <w:pPr>
              <w:pStyle w:val="Normal"/>
              <w:suppressAutoHyphens w:val="true"/>
              <w:snapToGrid w:val="false"/>
              <w:spacing w:lineRule="auto" w:line="240"/>
              <w:ind w:hanging="0" w:end="0"/>
              <w:jc w:val="start"/>
              <w:rPr>
                <w:i/>
                <w:i/>
                <w:sz w:val="24"/>
                <w:lang w:val="ru-RU"/>
              </w:rPr>
            </w:pPr>
            <w:r>
              <w:rPr>
                <w:i/>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i/>
                <w:i/>
                <w:sz w:val="24"/>
                <w:lang w:val="ru-RU"/>
              </w:rPr>
            </w:pPr>
            <w:r>
              <w:rPr>
                <w:i/>
                <w:sz w:val="24"/>
                <w:lang w:val="ru-RU"/>
              </w:rPr>
              <w:t>автомобиле</w:t>
            </w:r>
          </w:p>
          <w:p>
            <w:pPr>
              <w:pStyle w:val="Normal"/>
              <w:suppressAutoHyphens w:val="true"/>
              <w:spacing w:lineRule="auto" w:line="240"/>
              <w:ind w:hanging="0" w:end="0"/>
              <w:jc w:val="start"/>
              <w:rPr>
                <w:i/>
                <w:i/>
                <w:sz w:val="24"/>
                <w:lang w:val="ru-RU"/>
              </w:rPr>
            </w:pPr>
            <w:r>
              <w:rPr>
                <w:i/>
                <w:sz w:val="24"/>
                <w:lang w:val="ru-RU"/>
              </w:rPr>
            </w:r>
          </w:p>
        </w:tc>
      </w:tr>
      <w:tr>
        <w:trPr>
          <w:trHeight w:val="240" w:hRule="exact"/>
        </w:trPr>
        <w:tc>
          <w:tcPr>
            <w:tcW w:w="2694" w:type="dxa"/>
            <w:tcBorders>
              <w:end w:val="single" w:sz="6" w:space="0" w:color="000000"/>
            </w:tcBorders>
          </w:tcPr>
          <w:p>
            <w:pPr>
              <w:pStyle w:val="Normal"/>
              <w:suppressAutoHyphens w:val="true"/>
              <w:snapToGrid w:val="false"/>
              <w:spacing w:lineRule="auto" w:line="240"/>
              <w:ind w:hanging="0" w:end="0"/>
              <w:jc w:val="start"/>
              <w:rPr>
                <w:i/>
                <w:i/>
                <w:sz w:val="24"/>
                <w:lang w:val="ru-RU"/>
              </w:rPr>
            </w:pPr>
            <w:r>
              <w:rPr>
                <w:i/>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i/>
                <w:i/>
                <w:sz w:val="24"/>
                <w:lang w:val="ru-RU"/>
              </w:rPr>
            </w:pPr>
            <w:r>
              <w:rPr>
                <w:i/>
                <w:sz w:val="24"/>
                <w:lang w:val="ru-RU"/>
              </w:rPr>
              <w:t>и т. д.)</w:t>
            </w:r>
          </w:p>
          <w:p>
            <w:pPr>
              <w:pStyle w:val="Normal"/>
              <w:suppressAutoHyphens w:val="true"/>
              <w:spacing w:lineRule="auto" w:line="240"/>
              <w:ind w:hanging="0" w:end="0"/>
              <w:jc w:val="start"/>
              <w:rPr>
                <w:i/>
                <w:i/>
                <w:sz w:val="24"/>
                <w:lang w:val="ru-RU"/>
              </w:rPr>
            </w:pPr>
            <w:r>
              <w:rPr>
                <w:i/>
                <w:sz w:val="24"/>
                <w:lang w:val="ru-RU"/>
              </w:rPr>
            </w:r>
          </w:p>
        </w:tc>
      </w:tr>
      <w:tr>
        <w:trPr>
          <w:trHeight w:val="435"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ride [ra</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rode [roud]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ridden [ 'r</w:t>
            </w:r>
            <w:r>
              <w:rPr>
                <w:rFonts w:cs="Lucida Sans Unicode" w:ascii="Lucida Sans Unicode" w:hAnsi="Lucida Sans Unicode"/>
                <w:sz w:val="24"/>
              </w:rPr>
              <w:t>ɪ</w:t>
            </w:r>
            <w:r>
              <w:rPr>
                <w:sz w:val="24"/>
              </w:rPr>
              <w:t xml:space="preserve">dn] </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ехать верхом</w:t>
            </w:r>
          </w:p>
          <w:p>
            <w:pPr>
              <w:pStyle w:val="Normal"/>
              <w:suppressAutoHyphens w:val="true"/>
              <w:spacing w:lineRule="auto" w:line="240"/>
              <w:ind w:hanging="0" w:end="0"/>
              <w:jc w:val="start"/>
              <w:rPr>
                <w:sz w:val="24"/>
                <w:lang w:val="ru-RU"/>
              </w:rPr>
            </w:pPr>
            <w:r>
              <w:rPr>
                <w:sz w:val="24"/>
                <w:lang w:val="ru-RU"/>
              </w:rPr>
            </w:r>
          </w:p>
        </w:tc>
      </w:tr>
      <w:tr>
        <w:trPr>
          <w:trHeight w:val="427"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rise [ra</w:t>
            </w:r>
            <w:r>
              <w:rPr>
                <w:rFonts w:cs="Lucida Sans Unicode" w:ascii="Lucida Sans Unicode" w:hAnsi="Lucida Sans Unicode"/>
                <w:sz w:val="24"/>
              </w:rPr>
              <w:t>ɪ</w:t>
            </w:r>
            <w:r>
              <w:rPr>
                <w:sz w:val="24"/>
              </w:rPr>
              <w:t>z]</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rose [rouz]</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risen [ 'r</w:t>
            </w:r>
            <w:r>
              <w:rPr>
                <w:rFonts w:cs="Lucida Sans Unicode" w:ascii="Lucida Sans Unicode" w:hAnsi="Lucida Sans Unicode"/>
                <w:sz w:val="24"/>
              </w:rPr>
              <w:t>ɪ</w:t>
            </w:r>
            <w:r>
              <w:rPr>
                <w:sz w:val="24"/>
              </w:rPr>
              <w:t>zn]</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подниматься,</w:t>
            </w:r>
          </w:p>
          <w:p>
            <w:pPr>
              <w:pStyle w:val="Normal"/>
              <w:suppressAutoHyphens w:val="true"/>
              <w:spacing w:lineRule="auto" w:line="240"/>
              <w:ind w:hanging="0" w:end="0"/>
              <w:jc w:val="start"/>
              <w:rPr>
                <w:sz w:val="24"/>
                <w:lang w:val="ru-RU"/>
              </w:rPr>
            </w:pPr>
            <w:r>
              <w:rPr>
                <w:sz w:val="24"/>
                <w:lang w:val="ru-RU"/>
              </w:rPr>
            </w:r>
          </w:p>
        </w:tc>
      </w:tr>
      <w:tr>
        <w:trPr>
          <w:trHeight w:val="278"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вставать</w:t>
            </w:r>
          </w:p>
          <w:p>
            <w:pPr>
              <w:pStyle w:val="Normal"/>
              <w:suppressAutoHyphens w:val="true"/>
              <w:spacing w:lineRule="auto" w:line="240"/>
              <w:ind w:hanging="0" w:end="0"/>
              <w:jc w:val="start"/>
              <w:rPr>
                <w:sz w:val="24"/>
                <w:lang w:val="ru-RU"/>
              </w:rPr>
            </w:pPr>
            <w:r>
              <w:rPr>
                <w:sz w:val="24"/>
                <w:lang w:val="ru-RU"/>
              </w:rPr>
            </w:r>
          </w:p>
        </w:tc>
      </w:tr>
      <w:tr>
        <w:trPr>
          <w:trHeight w:val="379"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write [ra</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t>4 f\</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wrote [rout]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written ['r</w:t>
            </w:r>
            <w:r>
              <w:rPr>
                <w:rFonts w:cs="Lucida Sans Unicode" w:ascii="Lucida Sans Unicode" w:hAnsi="Lucida Sans Unicode"/>
                <w:sz w:val="24"/>
              </w:rPr>
              <w:t>ɪ</w:t>
            </w:r>
            <w:r>
              <w:rPr>
                <w:sz w:val="24"/>
              </w:rPr>
              <w:t>tn]</w:t>
            </w:r>
          </w:p>
          <w:p>
            <w:pPr>
              <w:pStyle w:val="Normal"/>
              <w:suppressAutoHyphens w:val="true"/>
              <w:spacing w:lineRule="auto" w:line="240"/>
              <w:ind w:hanging="0" w:end="0"/>
              <w:jc w:val="start"/>
              <w:rPr>
                <w:sz w:val="24"/>
              </w:rPr>
            </w:pPr>
            <w:r>
              <w:rPr>
                <w:sz w:val="24"/>
              </w:rPr>
            </w:r>
          </w:p>
        </w:tc>
        <w:tc>
          <w:tcPr>
            <w:tcW w:w="2693" w:type="dxa"/>
            <w:gridSpan w:val="2"/>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писать</w:t>
            </w:r>
          </w:p>
          <w:p>
            <w:pPr>
              <w:pStyle w:val="Normal"/>
              <w:suppressAutoHyphens w:val="true"/>
              <w:spacing w:lineRule="auto" w:line="240"/>
              <w:ind w:hanging="0" w:end="0"/>
              <w:jc w:val="start"/>
              <w:rPr>
                <w:sz w:val="24"/>
                <w:lang w:val="ru-RU"/>
              </w:rPr>
            </w:pPr>
            <w:r>
              <w:rPr>
                <w:sz w:val="24"/>
                <w:lang w:val="ru-RU"/>
              </w:rPr>
            </w:r>
          </w:p>
        </w:tc>
      </w:tr>
      <w:tr>
        <w:trPr>
          <w:trHeight w:val="760"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lang w:val="ru-RU"/>
              </w:rPr>
              <w:t>[a</w:t>
            </w:r>
            <w:r>
              <w:rPr>
                <w:rFonts w:cs="Lucida Sans Unicode" w:ascii="Lucida Sans Unicode" w:hAnsi="Lucida Sans Unicode"/>
                <w:sz w:val="24"/>
                <w:lang w:val="ru-RU"/>
              </w:rPr>
              <w:t>ɪ</w:t>
            </w:r>
            <w:r>
              <w:rPr>
                <w:sz w:val="24"/>
                <w:lang w:val="ru-RU"/>
              </w:rPr>
              <w:t>]</w:t>
            </w:r>
          </w:p>
          <w:p>
            <w:pPr>
              <w:pStyle w:val="Normal"/>
              <w:suppressAutoHyphens w:val="true"/>
              <w:spacing w:lineRule="auto" w:line="240"/>
              <w:ind w:hanging="0" w:end="0"/>
              <w:jc w:val="start"/>
              <w:rPr/>
            </w:pPr>
            <w:r>
              <w:rPr>
                <w:sz w:val="24"/>
                <w:lang w:val="ru-RU"/>
              </w:rPr>
              <w:t>flу</w:t>
            </w:r>
            <w:r>
              <w:rPr>
                <w:sz w:val="24"/>
              </w:rPr>
              <w:t xml:space="preserve"> [fla</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[u:] </w:t>
            </w:r>
          </w:p>
          <w:p>
            <w:pPr>
              <w:pStyle w:val="Normal"/>
              <w:suppressAutoHyphens w:val="true"/>
              <w:spacing w:lineRule="auto" w:line="240"/>
              <w:ind w:hanging="0" w:end="0"/>
              <w:jc w:val="start"/>
              <w:rPr>
                <w:sz w:val="24"/>
              </w:rPr>
            </w:pPr>
            <w:r>
              <w:rPr>
                <w:sz w:val="24"/>
              </w:rPr>
              <w:t>flew [flu:]</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pPr>
            <w:r>
              <w:rPr>
                <w:sz w:val="24"/>
              </w:rPr>
              <w:t>flown [floun]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летать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702"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[i:]</w:t>
            </w:r>
          </w:p>
          <w:p>
            <w:pPr>
              <w:pStyle w:val="Normal"/>
              <w:suppressAutoHyphens w:val="true"/>
              <w:spacing w:lineRule="auto" w:line="240"/>
              <w:ind w:hanging="0" w:end="0"/>
              <w:jc w:val="start"/>
              <w:rPr>
                <w:sz w:val="24"/>
              </w:rPr>
            </w:pPr>
            <w:r>
              <w:rPr>
                <w:sz w:val="24"/>
              </w:rPr>
              <w:t xml:space="preserve">freeze [fri:z] </w:t>
            </w:r>
          </w:p>
          <w:p>
            <w:pPr>
              <w:pStyle w:val="Normal"/>
              <w:suppressAutoHyphens w:val="true"/>
              <w:spacing w:lineRule="auto" w:line="240"/>
              <w:ind w:hanging="0" w:end="0"/>
              <w:jc w:val="start"/>
              <w:rPr>
                <w:sz w:val="24"/>
              </w:rPr>
            </w:pPr>
            <w:r>
              <w:rPr>
                <w:sz w:val="24"/>
              </w:rPr>
              <w:t xml:space="preserve">speak [spi:k] </w:t>
            </w:r>
          </w:p>
          <w:p>
            <w:pPr>
              <w:pStyle w:val="Normal"/>
              <w:suppressAutoHyphens w:val="true"/>
              <w:spacing w:lineRule="auto" w:line="240"/>
              <w:ind w:hanging="0" w:end="0"/>
              <w:jc w:val="start"/>
              <w:rPr>
                <w:sz w:val="24"/>
              </w:rPr>
            </w:pPr>
            <w:r>
              <w:rPr>
                <w:sz w:val="24"/>
              </w:rPr>
              <w:t xml:space="preserve">steal [sti:l] </w:t>
            </w:r>
          </w:p>
          <w:p>
            <w:pPr>
              <w:pStyle w:val="Normal"/>
              <w:suppressAutoHyphens w:val="true"/>
              <w:spacing w:lineRule="auto" w:line="240"/>
              <w:ind w:hanging="0" w:end="0"/>
              <w:jc w:val="start"/>
              <w:rPr>
                <w:sz w:val="24"/>
              </w:rPr>
            </w:pPr>
            <w:r>
              <w:rPr>
                <w:sz w:val="24"/>
              </w:rPr>
              <w:t>weave [wi:v]</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t xml:space="preserve">froze [frouz] </w:t>
            </w:r>
          </w:p>
          <w:p>
            <w:pPr>
              <w:pStyle w:val="Normal"/>
              <w:suppressAutoHyphens w:val="true"/>
              <w:spacing w:lineRule="auto" w:line="240"/>
              <w:ind w:hanging="0" w:end="0"/>
              <w:jc w:val="start"/>
              <w:rPr>
                <w:sz w:val="24"/>
              </w:rPr>
            </w:pPr>
            <w:r>
              <w:rPr>
                <w:sz w:val="24"/>
              </w:rPr>
              <w:t xml:space="preserve">spoke [spouk] </w:t>
            </w:r>
          </w:p>
          <w:p>
            <w:pPr>
              <w:pStyle w:val="Normal"/>
              <w:suppressAutoHyphens w:val="true"/>
              <w:spacing w:lineRule="auto" w:line="240"/>
              <w:ind w:hanging="0" w:end="0"/>
              <w:jc w:val="start"/>
              <w:rPr>
                <w:sz w:val="24"/>
              </w:rPr>
            </w:pPr>
            <w:r>
              <w:rPr>
                <w:sz w:val="24"/>
              </w:rPr>
              <w:t xml:space="preserve">stole [stoul] </w:t>
            </w:r>
          </w:p>
          <w:p>
            <w:pPr>
              <w:pStyle w:val="Normal"/>
              <w:suppressAutoHyphens w:val="true"/>
              <w:spacing w:lineRule="auto" w:line="240"/>
              <w:ind w:hanging="0" w:end="0"/>
              <w:jc w:val="start"/>
              <w:rPr>
                <w:sz w:val="24"/>
              </w:rPr>
            </w:pPr>
            <w:r>
              <w:rPr>
                <w:sz w:val="24"/>
              </w:rPr>
              <w:t>wove [wouv]</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t>frozen ['frouzn]</w:t>
            </w:r>
          </w:p>
          <w:p>
            <w:pPr>
              <w:pStyle w:val="Normal"/>
              <w:suppressAutoHyphens w:val="true"/>
              <w:spacing w:lineRule="auto" w:line="240"/>
              <w:ind w:hanging="0" w:end="0"/>
              <w:jc w:val="start"/>
              <w:rPr/>
            </w:pPr>
            <w:r>
              <w:rPr>
                <w:sz w:val="24"/>
              </w:rPr>
              <w:t>spoken [ spouk</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pPr>
            <w:r>
              <w:rPr>
                <w:sz w:val="24"/>
              </w:rPr>
              <w:t>stolen ['stoul</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pPr>
            <w:r>
              <w:rPr>
                <w:sz w:val="24"/>
              </w:rPr>
              <w:t>woven [ 'wouv</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морозить </w:t>
            </w:r>
          </w:p>
          <w:p>
            <w:pPr>
              <w:pStyle w:val="Normal"/>
              <w:suppressAutoHyphens w:val="true"/>
              <w:spacing w:lineRule="auto" w:line="240"/>
              <w:ind w:hanging="0" w:end="0"/>
              <w:jc w:val="start"/>
              <w:rPr>
                <w:sz w:val="24"/>
                <w:lang w:val="ru-RU"/>
              </w:rPr>
            </w:pPr>
            <w:r>
              <w:rPr>
                <w:sz w:val="24"/>
                <w:lang w:val="ru-RU"/>
              </w:rPr>
              <w:t xml:space="preserve">разговаривать </w:t>
            </w:r>
          </w:p>
          <w:p>
            <w:pPr>
              <w:pStyle w:val="Normal"/>
              <w:suppressAutoHyphens w:val="true"/>
              <w:spacing w:lineRule="auto" w:line="240"/>
              <w:ind w:hanging="0" w:end="0"/>
              <w:jc w:val="start"/>
              <w:rPr>
                <w:sz w:val="24"/>
                <w:lang w:val="ru-RU"/>
              </w:rPr>
            </w:pPr>
            <w:r>
              <w:rPr>
                <w:sz w:val="24"/>
                <w:lang w:val="ru-RU"/>
              </w:rPr>
              <w:t xml:space="preserve">красть </w:t>
            </w:r>
          </w:p>
          <w:p>
            <w:pPr>
              <w:pStyle w:val="Normal"/>
              <w:suppressAutoHyphens w:val="true"/>
              <w:spacing w:lineRule="auto" w:line="240"/>
              <w:ind w:hanging="0" w:end="0"/>
              <w:jc w:val="start"/>
              <w:rPr>
                <w:sz w:val="24"/>
                <w:lang w:val="ru-RU"/>
              </w:rPr>
            </w:pPr>
            <w:r>
              <w:rPr>
                <w:sz w:val="24"/>
                <w:lang w:val="ru-RU"/>
              </w:rPr>
              <w:t>ткать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824"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lang w:val="ru-RU"/>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break [bre</w:t>
            </w:r>
            <w:r>
              <w:rPr>
                <w:rFonts w:cs="Lucida Sans Unicode" w:ascii="Lucida Sans Unicode" w:hAnsi="Lucida Sans Unicode"/>
                <w:sz w:val="24"/>
              </w:rPr>
              <w:t>ɪ</w:t>
            </w:r>
            <w:r>
              <w:rPr>
                <w:sz w:val="24"/>
              </w:rPr>
              <w:t>k]</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t>broke [brouk]</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pPr>
            <w:r>
              <w:rPr>
                <w:sz w:val="24"/>
              </w:rPr>
              <w:t>broken ['brouk</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ломать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20"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pPr>
            <w:r>
              <w:rPr>
                <w:sz w:val="24"/>
              </w:rPr>
              <w:t>forget [f</w:t>
            </w:r>
            <w:r>
              <w:rPr>
                <w:rFonts w:cs="Lucida Sans Unicode" w:ascii="Lucida Sans Unicode" w:hAnsi="Lucida Sans Unicode"/>
                <w:sz w:val="24"/>
              </w:rPr>
              <w:t>ǝ</w:t>
            </w:r>
            <w:r>
              <w:rPr>
                <w:sz w:val="24"/>
              </w:rPr>
              <w:t>'get]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 xml:space="preserve">[ </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forgot [f</w:t>
            </w:r>
            <w:r>
              <w:rPr>
                <w:rFonts w:cs="Lucida Sans Unicode" w:ascii="Lucida Sans Unicode" w:hAnsi="Lucida Sans Unicode"/>
                <w:sz w:val="24"/>
              </w:rPr>
              <w:t>ǝ</w:t>
            </w:r>
            <w:r>
              <w:rPr>
                <w:sz w:val="24"/>
              </w:rPr>
              <w:t>'g</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 xml:space="preserve">[ </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forgotten [f</w:t>
            </w:r>
            <w:r>
              <w:rPr>
                <w:rFonts w:cs="Lucida Sans Unicode" w:ascii="Lucida Sans Unicode" w:hAnsi="Lucida Sans Unicode"/>
                <w:sz w:val="24"/>
              </w:rPr>
              <w:t>ǝ</w:t>
            </w:r>
            <w:r>
              <w:rPr>
                <w:sz w:val="24"/>
              </w:rPr>
              <w:t>'g</w:t>
            </w:r>
            <w:r>
              <w:rPr>
                <w:rFonts w:cs="Lucida Sans Unicode" w:ascii="Lucida Sans Unicode" w:hAnsi="Lucida Sans Unicode"/>
                <w:sz w:val="24"/>
              </w:rPr>
              <w:t>ɔ</w:t>
            </w:r>
            <w:r>
              <w:rPr>
                <w:sz w:val="24"/>
              </w:rPr>
              <w:t>t</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забывать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109"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ɛǝ</w:t>
            </w:r>
            <w:r>
              <w:rPr>
                <w:sz w:val="24"/>
              </w:rPr>
              <w:t>]</w:t>
            </w:r>
          </w:p>
          <w:p>
            <w:pPr>
              <w:pStyle w:val="Normal"/>
              <w:suppressAutoHyphens w:val="true"/>
              <w:spacing w:lineRule="auto" w:line="240"/>
              <w:ind w:hanging="0" w:end="0"/>
              <w:jc w:val="start"/>
              <w:rPr/>
            </w:pPr>
            <w:r>
              <w:rPr>
                <w:sz w:val="24"/>
              </w:rPr>
              <w:t>swear [sw</w:t>
            </w:r>
            <w:r>
              <w:rPr>
                <w:rFonts w:cs="Lucida Sans Unicode" w:ascii="Lucida Sans Unicode" w:hAnsi="Lucida Sans Unicode"/>
                <w:sz w:val="24"/>
              </w:rPr>
              <w:t>ɛǝ</w:t>
            </w:r>
            <w:r>
              <w:rPr>
                <w:sz w:val="24"/>
              </w:rPr>
              <w:t xml:space="preserve">] </w:t>
            </w:r>
          </w:p>
          <w:p>
            <w:pPr>
              <w:pStyle w:val="Normal"/>
              <w:suppressAutoHyphens w:val="true"/>
              <w:spacing w:lineRule="auto" w:line="240"/>
              <w:ind w:hanging="0" w:end="0"/>
              <w:jc w:val="start"/>
              <w:rPr/>
            </w:pPr>
            <w:r>
              <w:rPr>
                <w:sz w:val="24"/>
              </w:rPr>
              <w:t xml:space="preserve">tear [t </w:t>
            </w:r>
            <w:r>
              <w:rPr>
                <w:rFonts w:cs="Lucida Sans Unicode" w:ascii="Lucida Sans Unicode" w:hAnsi="Lucida Sans Unicode"/>
                <w:sz w:val="24"/>
              </w:rPr>
              <w:t>ɛə</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pPr>
            <w:r>
              <w:rPr>
                <w:sz w:val="24"/>
              </w:rPr>
              <w:t xml:space="preserve">swore [sw </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pPr>
            <w:r>
              <w:rPr>
                <w:sz w:val="24"/>
              </w:rPr>
              <w:t>tore [t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 xml:space="preserve">[ </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 xml:space="preserve">sworn [sw </w:t>
            </w:r>
            <w:r>
              <w:rPr>
                <w:rFonts w:cs="Lucida Sans Unicode" w:ascii="Lucida Sans Unicode" w:hAnsi="Lucida Sans Unicode"/>
                <w:sz w:val="24"/>
              </w:rPr>
              <w:t>ɔ</w:t>
            </w:r>
            <w:r>
              <w:rPr>
                <w:sz w:val="24"/>
              </w:rPr>
              <w:t xml:space="preserve">:n] </w:t>
            </w:r>
          </w:p>
          <w:p>
            <w:pPr>
              <w:pStyle w:val="Normal"/>
              <w:suppressAutoHyphens w:val="true"/>
              <w:spacing w:lineRule="auto" w:line="240"/>
              <w:ind w:hanging="0" w:end="0"/>
              <w:jc w:val="start"/>
              <w:rPr/>
            </w:pPr>
            <w:r>
              <w:rPr>
                <w:sz w:val="24"/>
              </w:rPr>
              <w:t>torn [t</w:t>
            </w:r>
            <w:r>
              <w:rPr>
                <w:rFonts w:cs="Lucida Sans Unicode" w:ascii="Lucida Sans Unicode" w:hAnsi="Lucida Sans Unicode"/>
                <w:sz w:val="24"/>
              </w:rPr>
              <w:t>ɔ</w:t>
            </w:r>
            <w:r>
              <w:rPr>
                <w:sz w:val="24"/>
              </w:rPr>
              <w:t xml:space="preserve"> :n]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клясться </w:t>
            </w:r>
          </w:p>
          <w:p>
            <w:pPr>
              <w:pStyle w:val="Normal"/>
              <w:suppressAutoHyphens w:val="true"/>
              <w:spacing w:lineRule="auto" w:line="240"/>
              <w:ind w:hanging="0" w:end="0"/>
              <w:jc w:val="start"/>
              <w:rPr>
                <w:sz w:val="24"/>
                <w:lang w:val="ru-RU"/>
              </w:rPr>
            </w:pPr>
            <w:r>
              <w:rPr>
                <w:sz w:val="24"/>
                <w:lang w:val="ru-RU"/>
              </w:rPr>
              <w:t>рвать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856"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lie [la</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lay [le</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lain [Ie</w:t>
            </w:r>
            <w:r>
              <w:rPr>
                <w:rFonts w:cs="Lucida Sans Unicode" w:ascii="Lucida Sans Unicode" w:hAnsi="Lucida Sans Unicode"/>
                <w:sz w:val="24"/>
              </w:rPr>
              <w:t>ɪ</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лежать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137"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[a</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bite [ba</w:t>
            </w:r>
            <w:r>
              <w:rPr>
                <w:rFonts w:cs="Lucida Sans Unicode" w:ascii="Lucida Sans Unicode" w:hAnsi="Lucida Sans Unicode"/>
                <w:sz w:val="24"/>
              </w:rPr>
              <w:t>ɪ</w:t>
            </w:r>
            <w:r>
              <w:rPr>
                <w:sz w:val="24"/>
              </w:rPr>
              <w:t xml:space="preserve">t] </w:t>
            </w:r>
          </w:p>
          <w:p>
            <w:pPr>
              <w:pStyle w:val="Normal"/>
              <w:suppressAutoHyphens w:val="true"/>
              <w:spacing w:lineRule="auto" w:line="240"/>
              <w:ind w:hanging="0" w:end="0"/>
              <w:jc w:val="start"/>
              <w:rPr/>
            </w:pPr>
            <w:r>
              <w:rPr>
                <w:sz w:val="24"/>
              </w:rPr>
              <w:t>hide [ha</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bit [b</w:t>
            </w:r>
            <w:r>
              <w:rPr>
                <w:rFonts w:cs="Lucida Sans Unicode" w:ascii="Lucida Sans Unicode" w:hAnsi="Lucida Sans Unicode"/>
                <w:sz w:val="24"/>
              </w:rPr>
              <w:t>ɪ</w:t>
            </w:r>
            <w:r>
              <w:rPr>
                <w:sz w:val="24"/>
              </w:rPr>
              <w:t xml:space="preserve">t] </w:t>
            </w:r>
          </w:p>
          <w:p>
            <w:pPr>
              <w:pStyle w:val="Normal"/>
              <w:suppressAutoHyphens w:val="true"/>
              <w:spacing w:lineRule="auto" w:line="240"/>
              <w:ind w:hanging="0" w:end="0"/>
              <w:jc w:val="start"/>
              <w:rPr/>
            </w:pPr>
            <w:r>
              <w:rPr>
                <w:sz w:val="24"/>
              </w:rPr>
              <w:t>hid [h</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pPr>
            <w:r>
              <w:rPr>
                <w:sz w:val="24"/>
              </w:rPr>
              <w:t>bitten ['b</w:t>
            </w:r>
            <w:r>
              <w:rPr>
                <w:rFonts w:cs="Lucida Sans Unicode" w:ascii="Lucida Sans Unicode" w:hAnsi="Lucida Sans Unicode"/>
                <w:sz w:val="24"/>
              </w:rPr>
              <w:t>ɪ</w:t>
            </w:r>
            <w:r>
              <w:rPr>
                <w:sz w:val="24"/>
              </w:rPr>
              <w:t xml:space="preserve">tn] </w:t>
            </w:r>
          </w:p>
          <w:p>
            <w:pPr>
              <w:pStyle w:val="Normal"/>
              <w:suppressAutoHyphens w:val="true"/>
              <w:spacing w:lineRule="auto" w:line="240"/>
              <w:ind w:hanging="0" w:end="0"/>
              <w:jc w:val="start"/>
              <w:rPr/>
            </w:pPr>
            <w:r>
              <w:rPr>
                <w:sz w:val="24"/>
              </w:rPr>
              <w:t>hidden ['h</w:t>
            </w:r>
            <w:r>
              <w:rPr>
                <w:rFonts w:cs="Lucida Sans Unicode" w:ascii="Lucida Sans Unicode" w:hAnsi="Lucida Sans Unicode"/>
                <w:sz w:val="24"/>
              </w:rPr>
              <w:t>ɪ</w:t>
            </w:r>
            <w:r>
              <w:rPr>
                <w:sz w:val="24"/>
              </w:rPr>
              <w:t>dn]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кусать(ся) </w:t>
            </w:r>
          </w:p>
          <w:p>
            <w:pPr>
              <w:pStyle w:val="Normal"/>
              <w:suppressAutoHyphens w:val="true"/>
              <w:spacing w:lineRule="auto" w:line="240"/>
              <w:ind w:hanging="0" w:end="0"/>
              <w:jc w:val="start"/>
              <w:rPr>
                <w:sz w:val="24"/>
                <w:lang w:val="ru-RU"/>
              </w:rPr>
            </w:pPr>
            <w:r>
              <w:rPr>
                <w:sz w:val="24"/>
                <w:lang w:val="ru-RU"/>
              </w:rPr>
              <w:t>прятать(ся)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680"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[u:] </w:t>
            </w:r>
          </w:p>
          <w:p>
            <w:pPr>
              <w:pStyle w:val="Normal"/>
              <w:suppressAutoHyphens w:val="true"/>
              <w:spacing w:lineRule="auto" w:line="240"/>
              <w:ind w:hanging="0" w:end="0"/>
              <w:jc w:val="start"/>
              <w:rPr/>
            </w:pPr>
            <w:r>
              <w:rPr>
                <w:sz w:val="24"/>
              </w:rPr>
              <w:t>choose [t</w:t>
            </w:r>
            <w:r>
              <w:rPr>
                <w:rFonts w:cs="Lucida Sans Unicode" w:ascii="Lucida Sans Unicode" w:hAnsi="Lucida Sans Unicode"/>
                <w:sz w:val="24"/>
              </w:rPr>
              <w:t>∫</w:t>
            </w:r>
            <w:r>
              <w:rPr>
                <w:sz w:val="24"/>
              </w:rPr>
              <w:t>u:z]</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pPr>
            <w:r>
              <w:rPr>
                <w:sz w:val="24"/>
              </w:rPr>
              <w:t>chose [t</w:t>
            </w:r>
            <w:r>
              <w:rPr>
                <w:rFonts w:cs="Lucida Sans Unicode" w:ascii="Lucida Sans Unicode" w:hAnsi="Lucida Sans Unicode"/>
                <w:sz w:val="24"/>
              </w:rPr>
              <w:t>∫</w:t>
            </w:r>
            <w:r>
              <w:rPr>
                <w:sz w:val="24"/>
              </w:rPr>
              <w:t>ouz]</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pPr>
            <w:r>
              <w:rPr>
                <w:sz w:val="24"/>
              </w:rPr>
              <w:t>chosen ['t</w:t>
            </w:r>
            <w:r>
              <w:rPr>
                <w:rFonts w:cs="Lucida Sans Unicode" w:ascii="Lucida Sans Unicode" w:hAnsi="Lucida Sans Unicode"/>
                <w:sz w:val="24"/>
              </w:rPr>
              <w:t>∫</w:t>
            </w:r>
            <w:r>
              <w:rPr>
                <w:sz w:val="24"/>
              </w:rPr>
              <w:t>ouz</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выбирать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20"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sz w:val="24"/>
              </w:rPr>
            </w:pPr>
            <w:r>
              <w:rPr>
                <w:sz w:val="24"/>
              </w:rPr>
              <w:t>see [si:]</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saw [s</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sz w:val="24"/>
              </w:rPr>
            </w:pPr>
            <w:r>
              <w:rPr>
                <w:sz w:val="24"/>
              </w:rPr>
              <w:t>seen [si:n]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видеть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20"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sz w:val="24"/>
              </w:rPr>
            </w:pPr>
            <w:r>
              <w:rPr>
                <w:sz w:val="24"/>
              </w:rPr>
              <w:t>eat [i:t]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sz w:val="24"/>
              </w:rPr>
            </w:pPr>
            <w:r>
              <w:rPr>
                <w:sz w:val="24"/>
              </w:rPr>
              <w:t>ate [et]</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sz w:val="24"/>
              </w:rPr>
            </w:pPr>
            <w:r>
              <w:rPr>
                <w:sz w:val="24"/>
              </w:rPr>
              <w:t>eaten ['i:tn]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есть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581" w:hRule="exact"/>
        </w:trPr>
        <w:tc>
          <w:tcPr>
            <w:tcW w:w="2694"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forbid [fe'b</w:t>
            </w:r>
            <w:r>
              <w:rPr>
                <w:rFonts w:cs="Lucida Sans Unicode" w:ascii="Lucida Sans Unicode" w:hAnsi="Lucida Sans Unicode"/>
                <w:sz w:val="24"/>
              </w:rPr>
              <w:t>ɪ</w:t>
            </w:r>
            <w:r>
              <w:rPr>
                <w:sz w:val="24"/>
              </w:rPr>
              <w:t xml:space="preserve">d] </w:t>
            </w:r>
          </w:p>
          <w:p>
            <w:pPr>
              <w:pStyle w:val="Normal"/>
              <w:suppressAutoHyphens w:val="true"/>
              <w:spacing w:lineRule="auto" w:line="240"/>
              <w:ind w:hanging="0" w:end="0"/>
              <w:jc w:val="start"/>
              <w:rPr/>
            </w:pPr>
            <w:r>
              <w:rPr>
                <w:sz w:val="24"/>
              </w:rPr>
              <w:t>forgive [f</w:t>
            </w:r>
            <w:r>
              <w:rPr>
                <w:rFonts w:cs="Lucida Sans Unicode" w:ascii="Lucida Sans Unicode" w:hAnsi="Lucida Sans Unicode"/>
                <w:sz w:val="24"/>
              </w:rPr>
              <w:t>ǝ</w:t>
            </w:r>
            <w:r>
              <w:rPr>
                <w:sz w:val="24"/>
              </w:rPr>
              <w:t>'g</w:t>
            </w:r>
            <w:r>
              <w:rPr>
                <w:rFonts w:cs="Lucida Sans Unicode" w:ascii="Lucida Sans Unicode" w:hAnsi="Lucida Sans Unicode"/>
                <w:sz w:val="24"/>
              </w:rPr>
              <w:t>ɪ</w:t>
            </w:r>
            <w:r>
              <w:rPr>
                <w:sz w:val="24"/>
              </w:rPr>
              <w:t xml:space="preserve">v] </w:t>
            </w:r>
          </w:p>
          <w:p>
            <w:pPr>
              <w:pStyle w:val="Normal"/>
              <w:suppressAutoHyphens w:val="true"/>
              <w:spacing w:lineRule="auto" w:line="240"/>
              <w:ind w:hanging="0" w:end="0"/>
              <w:jc w:val="start"/>
              <w:rPr/>
            </w:pPr>
            <w:r>
              <w:rPr>
                <w:sz w:val="24"/>
              </w:rPr>
              <w:t>give [g</w:t>
            </w:r>
            <w:r>
              <w:rPr>
                <w:rFonts w:cs="Lucida Sans Unicode" w:ascii="Lucida Sans Unicode" w:hAnsi="Lucida Sans Unicode"/>
                <w:sz w:val="24"/>
              </w:rPr>
              <w:t>ɪ</w:t>
            </w:r>
            <w:r>
              <w:rPr>
                <w:sz w:val="24"/>
              </w:rPr>
              <w:t>v]</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forbade [fo'be</w:t>
            </w:r>
            <w:r>
              <w:rPr>
                <w:rFonts w:cs="Lucida Sans Unicode" w:ascii="Lucida Sans Unicode" w:hAnsi="Lucida Sans Unicode"/>
                <w:sz w:val="24"/>
              </w:rPr>
              <w:t>ɪ</w:t>
            </w:r>
            <w:r>
              <w:rPr>
                <w:sz w:val="24"/>
              </w:rPr>
              <w:t xml:space="preserve">d] </w:t>
            </w:r>
          </w:p>
          <w:p>
            <w:pPr>
              <w:pStyle w:val="Normal"/>
              <w:suppressAutoHyphens w:val="true"/>
              <w:spacing w:lineRule="auto" w:line="240"/>
              <w:ind w:hanging="0" w:end="0"/>
              <w:jc w:val="start"/>
              <w:rPr/>
            </w:pPr>
            <w:r>
              <w:rPr>
                <w:sz w:val="24"/>
              </w:rPr>
              <w:t>forgave [f</w:t>
            </w:r>
            <w:r>
              <w:rPr>
                <w:rFonts w:cs="Lucida Sans Unicode" w:ascii="Lucida Sans Unicode" w:hAnsi="Lucida Sans Unicode"/>
                <w:sz w:val="24"/>
              </w:rPr>
              <w:t>ǝ</w:t>
            </w:r>
            <w:r>
              <w:rPr>
                <w:sz w:val="24"/>
              </w:rPr>
              <w:t>'ge</w:t>
            </w:r>
            <w:r>
              <w:rPr>
                <w:rFonts w:cs="Lucida Sans Unicode" w:ascii="Lucida Sans Unicode" w:hAnsi="Lucida Sans Unicode"/>
                <w:sz w:val="24"/>
              </w:rPr>
              <w:t>ɪ</w:t>
            </w:r>
            <w:r>
              <w:rPr>
                <w:sz w:val="24"/>
              </w:rPr>
              <w:t xml:space="preserve">v] </w:t>
            </w:r>
          </w:p>
          <w:p>
            <w:pPr>
              <w:pStyle w:val="Normal"/>
              <w:suppressAutoHyphens w:val="true"/>
              <w:spacing w:lineRule="auto" w:line="240"/>
              <w:ind w:hanging="0" w:end="0"/>
              <w:jc w:val="start"/>
              <w:rPr/>
            </w:pPr>
            <w:r>
              <w:rPr>
                <w:sz w:val="24"/>
              </w:rPr>
              <w:t>gave [ge</w:t>
            </w:r>
            <w:r>
              <w:rPr>
                <w:rFonts w:cs="Lucida Sans Unicode" w:ascii="Lucida Sans Unicode" w:hAnsi="Lucida Sans Unicode"/>
                <w:sz w:val="24"/>
              </w:rPr>
              <w:t>ɪ</w:t>
            </w:r>
            <w:r>
              <w:rPr>
                <w:sz w:val="24"/>
              </w:rPr>
              <w:t>v]</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forbidden [f</w:t>
            </w:r>
            <w:r>
              <w:rPr>
                <w:rFonts w:cs="Lucida Sans Unicode" w:ascii="Lucida Sans Unicode" w:hAnsi="Lucida Sans Unicode"/>
                <w:sz w:val="24"/>
              </w:rPr>
              <w:t>ǝ</w:t>
            </w:r>
            <w:r>
              <w:rPr>
                <w:sz w:val="24"/>
              </w:rPr>
              <w:t>'bid</w:t>
            </w:r>
            <w:r>
              <w:rPr>
                <w:rFonts w:cs="Lucida Sans Unicode" w:ascii="Lucida Sans Unicode" w:hAnsi="Lucida Sans Unicode"/>
                <w:sz w:val="24"/>
              </w:rPr>
              <w:t>ǝ</w:t>
            </w:r>
            <w:r>
              <w:rPr>
                <w:sz w:val="24"/>
              </w:rPr>
              <w:t>n] forgiven [f</w:t>
            </w:r>
            <w:r>
              <w:rPr>
                <w:rFonts w:cs="Lucida Sans Unicode" w:ascii="Lucida Sans Unicode" w:hAnsi="Lucida Sans Unicode"/>
                <w:sz w:val="24"/>
              </w:rPr>
              <w:t>ǝ</w:t>
            </w:r>
            <w:r>
              <w:rPr>
                <w:sz w:val="24"/>
              </w:rPr>
              <w:t>'g</w:t>
            </w:r>
            <w:r>
              <w:rPr>
                <w:rFonts w:cs="Lucida Sans Unicode" w:ascii="Lucida Sans Unicode" w:hAnsi="Lucida Sans Unicode"/>
                <w:sz w:val="24"/>
              </w:rPr>
              <w:t>ɪ</w:t>
            </w:r>
            <w:r>
              <w:rPr>
                <w:sz w:val="24"/>
              </w:rPr>
              <w:t xml:space="preserve">vn] </w:t>
            </w:r>
          </w:p>
          <w:p>
            <w:pPr>
              <w:pStyle w:val="Normal"/>
              <w:suppressAutoHyphens w:val="true"/>
              <w:spacing w:lineRule="auto" w:line="240"/>
              <w:ind w:hanging="0" w:end="0"/>
              <w:jc w:val="start"/>
              <w:rPr/>
            </w:pPr>
            <w:r>
              <w:rPr>
                <w:sz w:val="24"/>
              </w:rPr>
              <w:t>given ['g</w:t>
            </w:r>
            <w:r>
              <w:rPr>
                <w:rFonts w:cs="Lucida Sans Unicode" w:ascii="Lucida Sans Unicode" w:hAnsi="Lucida Sans Unicode"/>
                <w:sz w:val="24"/>
              </w:rPr>
              <w:t>ɪ</w:t>
            </w:r>
            <w:r>
              <w:rPr>
                <w:sz w:val="24"/>
              </w:rPr>
              <w:t>vn]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запрещать </w:t>
            </w:r>
          </w:p>
          <w:p>
            <w:pPr>
              <w:pStyle w:val="Normal"/>
              <w:suppressAutoHyphens w:val="true"/>
              <w:spacing w:lineRule="auto" w:line="240"/>
              <w:ind w:hanging="0" w:end="0"/>
              <w:jc w:val="start"/>
              <w:rPr>
                <w:sz w:val="24"/>
                <w:lang w:val="ru-RU"/>
              </w:rPr>
            </w:pPr>
            <w:r>
              <w:rPr>
                <w:sz w:val="24"/>
                <w:lang w:val="ru-RU"/>
              </w:rPr>
              <w:t xml:space="preserve">забывать </w:t>
            </w:r>
          </w:p>
          <w:p>
            <w:pPr>
              <w:pStyle w:val="Normal"/>
              <w:suppressAutoHyphens w:val="true"/>
              <w:spacing w:lineRule="auto" w:line="240"/>
              <w:ind w:hanging="0" w:end="0"/>
              <w:jc w:val="start"/>
              <w:rPr>
                <w:sz w:val="24"/>
                <w:lang w:val="ru-RU"/>
              </w:rPr>
            </w:pPr>
            <w:r>
              <w:rPr>
                <w:sz w:val="24"/>
                <w:lang w:val="ru-RU"/>
              </w:rPr>
              <w:t>давать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135" w:hRule="exact"/>
        </w:trPr>
        <w:tc>
          <w:tcPr>
            <w:tcW w:w="2694" w:type="dxa"/>
            <w:tcBorders>
              <w:top w:val="single" w:sz="6" w:space="0" w:color="000000"/>
              <w:end w:val="single" w:sz="6"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w:t>
            </w:r>
          </w:p>
          <w:p>
            <w:pPr>
              <w:pStyle w:val="Normal"/>
              <w:suppressAutoHyphens w:val="true"/>
              <w:spacing w:lineRule="auto" w:line="240"/>
              <w:ind w:hanging="0" w:end="0"/>
              <w:jc w:val="start"/>
              <w:rPr/>
            </w:pPr>
            <w:r>
              <w:rPr>
                <w:sz w:val="24"/>
              </w:rPr>
              <w:t>shake [</w:t>
            </w:r>
            <w:r>
              <w:rPr>
                <w:rFonts w:cs="Lucida Sans Unicode" w:ascii="Lucida Sans Unicode" w:hAnsi="Lucida Sans Unicode"/>
                <w:sz w:val="24"/>
              </w:rPr>
              <w:t>∫</w:t>
            </w:r>
            <w:r>
              <w:rPr>
                <w:sz w:val="24"/>
              </w:rPr>
              <w:t>e</w:t>
            </w:r>
            <w:r>
              <w:rPr>
                <w:rFonts w:cs="Lucida Sans Unicode" w:ascii="Lucida Sans Unicode" w:hAnsi="Lucida Sans Unicode"/>
                <w:sz w:val="24"/>
              </w:rPr>
              <w:t>ɪ</w:t>
            </w:r>
            <w:r>
              <w:rPr>
                <w:sz w:val="24"/>
              </w:rPr>
              <w:t xml:space="preserve">k] </w:t>
            </w:r>
          </w:p>
          <w:p>
            <w:pPr>
              <w:pStyle w:val="Normal"/>
              <w:suppressAutoHyphens w:val="true"/>
              <w:spacing w:lineRule="auto" w:line="240"/>
              <w:ind w:hanging="0" w:end="0"/>
              <w:jc w:val="start"/>
              <w:rPr>
                <w:sz w:val="24"/>
              </w:rPr>
            </w:pPr>
            <w:r>
              <w:rPr>
                <w:sz w:val="24"/>
              </w:rPr>
              <w:t>take [teik]</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[u] </w:t>
            </w:r>
          </w:p>
          <w:p>
            <w:pPr>
              <w:pStyle w:val="Normal"/>
              <w:suppressAutoHyphens w:val="true"/>
              <w:spacing w:lineRule="auto" w:line="240"/>
              <w:ind w:hanging="0" w:end="0"/>
              <w:jc w:val="start"/>
              <w:rPr/>
            </w:pPr>
            <w:r>
              <w:rPr>
                <w:sz w:val="24"/>
              </w:rPr>
              <w:t>shook [</w:t>
            </w:r>
            <w:r>
              <w:rPr>
                <w:rFonts w:cs="Lucida Sans Unicode" w:ascii="Lucida Sans Unicode" w:hAnsi="Lucida Sans Unicode"/>
                <w:sz w:val="24"/>
              </w:rPr>
              <w:t>∫</w:t>
            </w:r>
            <w:r>
              <w:rPr>
                <w:sz w:val="24"/>
              </w:rPr>
              <w:t xml:space="preserve">uk] </w:t>
            </w:r>
          </w:p>
          <w:p>
            <w:pPr>
              <w:pStyle w:val="Normal"/>
              <w:suppressAutoHyphens w:val="true"/>
              <w:spacing w:lineRule="auto" w:line="240"/>
              <w:ind w:hanging="0" w:end="0"/>
              <w:jc w:val="start"/>
              <w:rPr>
                <w:sz w:val="24"/>
              </w:rPr>
            </w:pPr>
            <w:r>
              <w:rPr>
                <w:sz w:val="24"/>
              </w:rPr>
              <w:t>took [tuk]</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shaken ['</w:t>
            </w:r>
            <w:r>
              <w:rPr>
                <w:rFonts w:cs="Lucida Sans Unicode" w:ascii="Lucida Sans Unicode" w:hAnsi="Lucida Sans Unicode"/>
                <w:sz w:val="24"/>
              </w:rPr>
              <w:t>∫</w:t>
            </w:r>
            <w:r>
              <w:rPr>
                <w:sz w:val="24"/>
              </w:rPr>
              <w:t>e</w:t>
            </w:r>
            <w:r>
              <w:rPr>
                <w:rFonts w:cs="Lucida Sans Unicode" w:ascii="Lucida Sans Unicode" w:hAnsi="Lucida Sans Unicode"/>
                <w:sz w:val="24"/>
              </w:rPr>
              <w:t>ɪ</w:t>
            </w:r>
            <w:r>
              <w:rPr>
                <w:sz w:val="24"/>
              </w:rPr>
              <w:t xml:space="preserve">kn] </w:t>
            </w:r>
          </w:p>
          <w:p>
            <w:pPr>
              <w:pStyle w:val="Normal"/>
              <w:suppressAutoHyphens w:val="true"/>
              <w:spacing w:lineRule="auto" w:line="240"/>
              <w:ind w:hanging="0" w:end="0"/>
              <w:jc w:val="start"/>
              <w:rPr/>
            </w:pPr>
            <w:r>
              <w:rPr>
                <w:sz w:val="24"/>
              </w:rPr>
              <w:t>taken ['te</w:t>
            </w:r>
            <w:r>
              <w:rPr>
                <w:rFonts w:cs="Lucida Sans Unicode" w:ascii="Lucida Sans Unicode" w:hAnsi="Lucida Sans Unicode"/>
                <w:sz w:val="24"/>
              </w:rPr>
              <w:t>ɪ</w:t>
            </w:r>
            <w:r>
              <w:rPr>
                <w:sz w:val="24"/>
              </w:rPr>
              <w:t>kn]</w:t>
            </w:r>
          </w:p>
          <w:p>
            <w:pPr>
              <w:pStyle w:val="Normal"/>
              <w:suppressAutoHyphens w:val="true"/>
              <w:spacing w:lineRule="auto" w:line="240"/>
              <w:ind w:hanging="0" w:end="0"/>
              <w:jc w:val="start"/>
              <w:rPr>
                <w:sz w:val="24"/>
              </w:rPr>
            </w:pPr>
            <w:r>
              <w:rPr>
                <w:sz w:val="24"/>
              </w:rPr>
            </w:r>
          </w:p>
        </w:tc>
        <w:tc>
          <w:tcPr>
            <w:tcW w:w="2552" w:type="dxa"/>
            <w:tcBorders>
              <w:top w:val="single" w:sz="6" w:space="0" w:color="000000"/>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трясти </w:t>
            </w:r>
          </w:p>
          <w:p>
            <w:pPr>
              <w:pStyle w:val="Normal"/>
              <w:suppressAutoHyphens w:val="true"/>
              <w:spacing w:lineRule="auto" w:line="240"/>
              <w:ind w:hanging="0" w:end="0"/>
              <w:jc w:val="start"/>
              <w:rPr>
                <w:sz w:val="24"/>
                <w:lang w:val="ru-RU"/>
              </w:rPr>
            </w:pPr>
            <w:r>
              <w:rPr>
                <w:sz w:val="24"/>
                <w:lang w:val="ru-RU"/>
              </w:rPr>
              <w:t>брать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60" w:hRule="exact"/>
        </w:trPr>
        <w:tc>
          <w:tcPr>
            <w:tcW w:w="2694" w:type="dxa"/>
            <w:tcBorders>
              <w:top w:val="single" w:sz="6" w:space="0" w:color="000000"/>
              <w:bottom w:val="single" w:sz="4"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 xml:space="preserve">:] </w:t>
            </w:r>
          </w:p>
          <w:p>
            <w:pPr>
              <w:pStyle w:val="Normal"/>
              <w:suppressAutoHyphens w:val="true"/>
              <w:spacing w:lineRule="auto" w:line="240"/>
              <w:ind w:hanging="0" w:end="0"/>
              <w:jc w:val="start"/>
              <w:rPr/>
            </w:pPr>
            <w:r>
              <w:rPr>
                <w:sz w:val="24"/>
              </w:rPr>
              <w:t>fall [f</w:t>
            </w:r>
            <w:r>
              <w:rPr>
                <w:rFonts w:cs="Lucida Sans Unicode" w:ascii="Lucida Sans Unicode" w:hAnsi="Lucida Sans Unicode"/>
                <w:sz w:val="24"/>
              </w:rPr>
              <w:t>ɔ</w:t>
            </w:r>
            <w:r>
              <w:rPr>
                <w:sz w:val="24"/>
              </w:rPr>
              <w:t>:l]</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4" w:space="0" w:color="000000"/>
              <w:end w:val="single" w:sz="6" w:space="0" w:color="000000"/>
            </w:tcBorders>
          </w:tcPr>
          <w:p>
            <w:pPr>
              <w:pStyle w:val="Normal"/>
              <w:suppressAutoHyphens w:val="true"/>
              <w:spacing w:lineRule="auto" w:line="240"/>
              <w:ind w:hanging="0" w:end="0"/>
              <w:jc w:val="start"/>
              <w:rPr>
                <w:sz w:val="24"/>
              </w:rPr>
            </w:pPr>
            <w:r>
              <w:rPr>
                <w:sz w:val="24"/>
              </w:rPr>
              <w:t xml:space="preserve">[e] </w:t>
            </w:r>
          </w:p>
          <w:p>
            <w:pPr>
              <w:pStyle w:val="Normal"/>
              <w:suppressAutoHyphens w:val="true"/>
              <w:spacing w:lineRule="auto" w:line="240"/>
              <w:ind w:hanging="0" w:end="0"/>
              <w:jc w:val="start"/>
              <w:rPr/>
            </w:pPr>
            <w:r>
              <w:rPr>
                <w:sz w:val="24"/>
              </w:rPr>
              <w:t>fell [fel]</w:t>
            </w:r>
          </w:p>
          <w:p>
            <w:pPr>
              <w:pStyle w:val="Normal"/>
              <w:suppressAutoHyphens w:val="true"/>
              <w:spacing w:lineRule="auto" w:line="240"/>
              <w:ind w:hanging="0" w:end="0"/>
              <w:jc w:val="start"/>
              <w:rPr>
                <w:sz w:val="24"/>
              </w:rPr>
            </w:pPr>
            <w:r>
              <w:rPr>
                <w:sz w:val="24"/>
              </w:rPr>
            </w:r>
          </w:p>
        </w:tc>
        <w:tc>
          <w:tcPr>
            <w:tcW w:w="2693" w:type="dxa"/>
            <w:tcBorders>
              <w:top w:val="single" w:sz="6" w:space="0" w:color="000000"/>
              <w:start w:val="single" w:sz="6" w:space="0" w:color="000000"/>
              <w:bottom w:val="single" w:sz="4" w:space="0" w:color="000000"/>
              <w:end w:val="single" w:sz="6"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fallen</w:t>
            </w:r>
            <w:r>
              <w:rPr>
                <w:sz w:val="24"/>
                <w:lang w:val="ru-RU"/>
              </w:rPr>
              <w:t xml:space="preserve"> [f</w:t>
            </w:r>
            <w:r>
              <w:rPr>
                <w:rFonts w:cs="Lucida Sans Unicode" w:ascii="Lucida Sans Unicode" w:hAnsi="Lucida Sans Unicode"/>
                <w:sz w:val="24"/>
                <w:lang w:val="ru-RU"/>
              </w:rPr>
              <w:t>ɔ</w:t>
            </w:r>
            <w:r>
              <w:rPr>
                <w:sz w:val="24"/>
                <w:lang w:val="ru-RU"/>
              </w:rPr>
              <w:t>:l</w:t>
            </w:r>
            <w:r>
              <w:rPr>
                <w:rFonts w:cs="Lucida Sans Unicode" w:ascii="Lucida Sans Unicode" w:hAnsi="Lucida Sans Unicode"/>
                <w:sz w:val="24"/>
                <w:lang w:val="ru-RU"/>
              </w:rPr>
              <w:t>ǝ</w:t>
            </w:r>
            <w:r>
              <w:rPr>
                <w:sz w:val="24"/>
                <w:lang w:val="ru-RU"/>
              </w:rPr>
              <w:t>n]</w:t>
            </w:r>
          </w:p>
          <w:p>
            <w:pPr>
              <w:pStyle w:val="Normal"/>
              <w:suppressAutoHyphens w:val="true"/>
              <w:spacing w:lineRule="auto" w:line="240"/>
              <w:ind w:hanging="0" w:end="0"/>
              <w:jc w:val="start"/>
              <w:rPr>
                <w:sz w:val="24"/>
                <w:lang w:val="ru-RU"/>
              </w:rPr>
            </w:pPr>
            <w:r>
              <w:rPr>
                <w:sz w:val="24"/>
                <w:lang w:val="ru-RU"/>
              </w:rPr>
            </w:r>
          </w:p>
        </w:tc>
        <w:tc>
          <w:tcPr>
            <w:tcW w:w="2552" w:type="dxa"/>
            <w:tcBorders>
              <w:top w:val="single" w:sz="6" w:space="0" w:color="000000"/>
              <w:start w:val="single" w:sz="6"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 xml:space="preserve">падать </w:t>
            </w:r>
          </w:p>
          <w:p>
            <w:pPr>
              <w:pStyle w:val="Normal"/>
              <w:suppressAutoHyphens w:val="true"/>
              <w:spacing w:lineRule="auto" w:line="240"/>
              <w:ind w:hanging="0" w:end="0"/>
              <w:jc w:val="start"/>
              <w:rPr>
                <w:sz w:val="24"/>
              </w:rPr>
            </w:pPr>
            <w:r>
              <w:rPr>
                <w:sz w:val="24"/>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40"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draw [dr</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[u:l</w:t>
            </w:r>
          </w:p>
          <w:p>
            <w:pPr>
              <w:pStyle w:val="Normal"/>
              <w:suppressAutoHyphens w:val="true"/>
              <w:spacing w:lineRule="auto" w:line="240"/>
              <w:ind w:hanging="0" w:end="0"/>
              <w:jc w:val="start"/>
              <w:rPr>
                <w:sz w:val="24"/>
              </w:rPr>
            </w:pPr>
            <w:r>
              <w:rPr>
                <w:sz w:val="24"/>
              </w:rPr>
              <w:t>drew [dru:]</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drawn [dr</w:t>
            </w:r>
            <w:r>
              <w:rPr>
                <w:rFonts w:cs="Lucida Sans Unicode" w:ascii="Lucida Sans Unicode" w:hAnsi="Lucida Sans Unicode"/>
                <w:sz w:val="24"/>
              </w:rPr>
              <w:t>ɔ</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рисовать</w:t>
            </w:r>
          </w:p>
        </w:tc>
        <w:tc>
          <w:tcPr>
            <w:tcW w:w="141" w:type="dxa"/>
            <w:tcBorders/>
            <w:tcMar>
              <w:start w:w="0" w:type="dxa"/>
              <w:end w:w="0" w:type="dxa"/>
            </w:tcMar>
          </w:tcPr>
          <w:p>
            <w:pPr>
              <w:pStyle w:val="Normal"/>
              <w:snapToGrid w:val="false"/>
              <w:rPr>
                <w:sz w:val="24"/>
                <w:lang w:val="ru-RU"/>
              </w:rPr>
            </w:pPr>
            <w:r>
              <w:rPr>
                <w:sz w:val="24"/>
                <w:lang w:val="ru-RU"/>
              </w:rPr>
            </w:r>
          </w:p>
        </w:tc>
      </w:tr>
      <w:tr>
        <w:trPr>
          <w:trHeight w:val="1420"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t xml:space="preserve">blow [blou] </w:t>
            </w:r>
          </w:p>
          <w:p>
            <w:pPr>
              <w:pStyle w:val="Normal"/>
              <w:suppressAutoHyphens w:val="true"/>
              <w:spacing w:lineRule="auto" w:line="240"/>
              <w:ind w:hanging="0" w:end="0"/>
              <w:jc w:val="start"/>
              <w:rPr>
                <w:sz w:val="24"/>
              </w:rPr>
            </w:pPr>
            <w:r>
              <w:rPr>
                <w:sz w:val="24"/>
              </w:rPr>
              <w:t xml:space="preserve">grow [grou] </w:t>
            </w:r>
          </w:p>
          <w:p>
            <w:pPr>
              <w:pStyle w:val="Normal"/>
              <w:suppressAutoHyphens w:val="true"/>
              <w:spacing w:lineRule="auto" w:line="240"/>
              <w:ind w:hanging="0" w:end="0"/>
              <w:jc w:val="start"/>
              <w:rPr>
                <w:sz w:val="24"/>
              </w:rPr>
            </w:pPr>
            <w:r>
              <w:rPr>
                <w:sz w:val="24"/>
              </w:rPr>
              <w:t xml:space="preserve">know [nou] </w:t>
            </w:r>
          </w:p>
          <w:p>
            <w:pPr>
              <w:pStyle w:val="Normal"/>
              <w:suppressAutoHyphens w:val="true"/>
              <w:spacing w:lineRule="auto" w:line="240"/>
              <w:ind w:hanging="0" w:end="0"/>
              <w:jc w:val="start"/>
              <w:rPr>
                <w:sz w:val="24"/>
              </w:rPr>
            </w:pPr>
            <w:r>
              <w:rPr>
                <w:sz w:val="24"/>
              </w:rPr>
              <w:t>throw [θrou]</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[u:]</w:t>
            </w:r>
          </w:p>
          <w:p>
            <w:pPr>
              <w:pStyle w:val="Normal"/>
              <w:suppressAutoHyphens w:val="true"/>
              <w:spacing w:lineRule="auto" w:line="240"/>
              <w:ind w:hanging="0" w:end="0"/>
              <w:jc w:val="start"/>
              <w:rPr>
                <w:sz w:val="24"/>
              </w:rPr>
            </w:pPr>
            <w:r>
              <w:rPr>
                <w:sz w:val="24"/>
              </w:rPr>
              <w:t xml:space="preserve">blew [blu:] </w:t>
            </w:r>
          </w:p>
          <w:p>
            <w:pPr>
              <w:pStyle w:val="Normal"/>
              <w:suppressAutoHyphens w:val="true"/>
              <w:spacing w:lineRule="auto" w:line="240"/>
              <w:ind w:hanging="0" w:end="0"/>
              <w:jc w:val="start"/>
              <w:rPr>
                <w:sz w:val="24"/>
              </w:rPr>
            </w:pPr>
            <w:r>
              <w:rPr>
                <w:sz w:val="24"/>
              </w:rPr>
              <w:t xml:space="preserve">grew [gru:] </w:t>
            </w:r>
          </w:p>
          <w:p>
            <w:pPr>
              <w:pStyle w:val="Normal"/>
              <w:suppressAutoHyphens w:val="true"/>
              <w:spacing w:lineRule="auto" w:line="240"/>
              <w:ind w:hanging="0" w:end="0"/>
              <w:jc w:val="start"/>
              <w:rPr>
                <w:sz w:val="24"/>
              </w:rPr>
            </w:pPr>
            <w:r>
              <w:rPr>
                <w:sz w:val="24"/>
              </w:rPr>
              <w:t xml:space="preserve">knew [nju:] </w:t>
            </w:r>
          </w:p>
          <w:p>
            <w:pPr>
              <w:pStyle w:val="Normal"/>
              <w:suppressAutoHyphens w:val="true"/>
              <w:spacing w:lineRule="auto" w:line="240"/>
              <w:ind w:hanging="0" w:end="0"/>
              <w:jc w:val="start"/>
              <w:rPr>
                <w:sz w:val="24"/>
              </w:rPr>
            </w:pPr>
            <w:r>
              <w:rPr>
                <w:sz w:val="24"/>
              </w:rPr>
              <w:t xml:space="preserve">threw [θru:] </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[ou]</w:t>
            </w:r>
          </w:p>
          <w:p>
            <w:pPr>
              <w:pStyle w:val="Normal"/>
              <w:suppressAutoHyphens w:val="true"/>
              <w:spacing w:lineRule="auto" w:line="240"/>
              <w:ind w:hanging="0" w:end="0"/>
              <w:jc w:val="start"/>
              <w:rPr>
                <w:sz w:val="24"/>
              </w:rPr>
            </w:pPr>
            <w:r>
              <w:rPr>
                <w:sz w:val="24"/>
              </w:rPr>
              <w:t xml:space="preserve">blown [bloun] </w:t>
            </w:r>
          </w:p>
          <w:p>
            <w:pPr>
              <w:pStyle w:val="Normal"/>
              <w:suppressAutoHyphens w:val="true"/>
              <w:spacing w:lineRule="auto" w:line="240"/>
              <w:ind w:hanging="0" w:end="0"/>
              <w:jc w:val="start"/>
              <w:rPr/>
            </w:pPr>
            <w:r>
              <w:rPr>
                <w:sz w:val="24"/>
              </w:rPr>
              <w:t xml:space="preserve">grown [groun] </w:t>
            </w:r>
          </w:p>
          <w:p>
            <w:pPr>
              <w:pStyle w:val="Normal"/>
              <w:suppressAutoHyphens w:val="true"/>
              <w:spacing w:lineRule="auto" w:line="240"/>
              <w:ind w:hanging="0" w:end="0"/>
              <w:jc w:val="start"/>
              <w:rPr>
                <w:sz w:val="24"/>
              </w:rPr>
            </w:pPr>
            <w:r>
              <w:rPr>
                <w:sz w:val="24"/>
              </w:rPr>
              <w:t xml:space="preserve">known [noun] </w:t>
            </w:r>
          </w:p>
          <w:p>
            <w:pPr>
              <w:pStyle w:val="Normal"/>
              <w:suppressAutoHyphens w:val="true"/>
              <w:spacing w:lineRule="auto" w:line="240"/>
              <w:ind w:hanging="0" w:end="0"/>
              <w:jc w:val="start"/>
              <w:rPr>
                <w:sz w:val="24"/>
              </w:rPr>
            </w:pPr>
            <w:r>
              <w:rPr>
                <w:sz w:val="24"/>
              </w:rPr>
              <w:t>thrown [θroun]</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дуть </w:t>
            </w:r>
          </w:p>
          <w:p>
            <w:pPr>
              <w:pStyle w:val="Normal"/>
              <w:suppressAutoHyphens w:val="true"/>
              <w:spacing w:lineRule="auto" w:line="240"/>
              <w:ind w:hanging="0" w:end="0"/>
              <w:jc w:val="start"/>
              <w:rPr>
                <w:sz w:val="24"/>
                <w:lang w:val="ru-RU"/>
              </w:rPr>
            </w:pPr>
            <w:r>
              <w:rPr>
                <w:sz w:val="24"/>
                <w:lang w:val="ru-RU"/>
              </w:rPr>
              <w:t xml:space="preserve">расти </w:t>
            </w:r>
          </w:p>
          <w:p>
            <w:pPr>
              <w:pStyle w:val="Normal"/>
              <w:suppressAutoHyphens w:val="true"/>
              <w:spacing w:lineRule="auto" w:line="240"/>
              <w:ind w:hanging="0" w:end="0"/>
              <w:jc w:val="start"/>
              <w:rPr>
                <w:sz w:val="24"/>
                <w:lang w:val="ru-RU"/>
              </w:rPr>
            </w:pPr>
            <w:r>
              <w:rPr>
                <w:sz w:val="24"/>
                <w:lang w:val="ru-RU"/>
              </w:rPr>
              <w:t>знать</w:t>
            </w:r>
          </w:p>
          <w:p>
            <w:pPr>
              <w:pStyle w:val="Normal"/>
              <w:suppressAutoHyphens w:val="true"/>
              <w:spacing w:lineRule="auto" w:line="240"/>
              <w:ind w:hanging="0" w:end="0"/>
              <w:jc w:val="start"/>
              <w:rPr>
                <w:sz w:val="24"/>
                <w:lang w:val="ru-RU"/>
              </w:rPr>
            </w:pPr>
            <w:r>
              <w:rPr>
                <w:sz w:val="24"/>
                <w:lang w:val="ru-RU"/>
              </w:rPr>
              <w:t>бросать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00"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t>swell [swel]</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[e]</w:t>
            </w:r>
          </w:p>
          <w:p>
            <w:pPr>
              <w:pStyle w:val="Normal"/>
              <w:suppressAutoHyphens w:val="true"/>
              <w:spacing w:lineRule="auto" w:line="240"/>
              <w:ind w:hanging="0" w:end="0"/>
              <w:jc w:val="start"/>
              <w:rPr>
                <w:sz w:val="24"/>
              </w:rPr>
            </w:pPr>
            <w:r>
              <w:rPr>
                <w:sz w:val="24"/>
              </w:rPr>
              <w:t>swelled [sweld]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[ou] </w:t>
            </w:r>
          </w:p>
          <w:p>
            <w:pPr>
              <w:pStyle w:val="Normal"/>
              <w:suppressAutoHyphens w:val="true"/>
              <w:spacing w:lineRule="auto" w:line="240"/>
              <w:ind w:hanging="0" w:end="0"/>
              <w:jc w:val="start"/>
              <w:rPr/>
            </w:pPr>
            <w:r>
              <w:rPr>
                <w:sz w:val="24"/>
              </w:rPr>
              <w:t>swollen ['swoul</w:t>
            </w:r>
            <w:r>
              <w:rPr>
                <w:rFonts w:cs="Lucida Sans Unicode" w:ascii="Lucida Sans Unicode" w:hAnsi="Lucida Sans Unicode"/>
                <w:sz w:val="24"/>
              </w:rPr>
              <w:t>ǝ</w:t>
            </w:r>
            <w:r>
              <w:rPr>
                <w:sz w:val="24"/>
              </w:rPr>
              <w:t>n]</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надувать(ся)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59"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make [me</w:t>
            </w:r>
            <w:r>
              <w:rPr>
                <w:rFonts w:cs="Lucida Sans Unicode" w:ascii="Lucida Sans Unicode" w:hAnsi="Lucida Sans Unicode"/>
                <w:sz w:val="24"/>
              </w:rPr>
              <w:t>ɪ</w:t>
            </w:r>
            <w:r>
              <w:rPr>
                <w:sz w:val="24"/>
              </w:rPr>
              <w:t>k]</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made [me</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made [me</w:t>
            </w:r>
            <w:r>
              <w:rPr>
                <w:rFonts w:cs="Lucida Sans Unicode" w:ascii="Lucida Sans Unicode" w:hAnsi="Lucida Sans Unicode"/>
                <w:sz w:val="24"/>
              </w:rPr>
              <w:t>ɪ</w:t>
            </w:r>
            <w:r>
              <w:rPr>
                <w:sz w:val="24"/>
              </w:rPr>
              <w:t>d]</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делать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124"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bring [br</w:t>
            </w:r>
            <w:r>
              <w:rPr>
                <w:rFonts w:cs="Lucida Sans Unicode" w:ascii="Lucida Sans Unicode" w:hAnsi="Lucida Sans Unicode"/>
                <w:sz w:val="24"/>
              </w:rPr>
              <w:t>ɪ</w:t>
            </w:r>
            <w:r>
              <w:rPr>
                <w:sz w:val="24"/>
              </w:rPr>
              <w:t xml:space="preserve">ŋ] </w:t>
            </w:r>
          </w:p>
          <w:p>
            <w:pPr>
              <w:pStyle w:val="Normal"/>
              <w:suppressAutoHyphens w:val="true"/>
              <w:spacing w:lineRule="auto" w:line="240"/>
              <w:ind w:hanging="0" w:end="0"/>
              <w:jc w:val="start"/>
              <w:rPr>
                <w:sz w:val="24"/>
              </w:rPr>
            </w:pPr>
            <w:r>
              <w:rPr>
                <w:sz w:val="24"/>
              </w:rPr>
              <w:t>think [θiŋk]</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brought [br</w:t>
            </w:r>
            <w:r>
              <w:rPr>
                <w:rFonts w:cs="Lucida Sans Unicode" w:ascii="Lucida Sans Unicode" w:hAnsi="Lucida Sans Unicode"/>
                <w:sz w:val="24"/>
              </w:rPr>
              <w:t>ɔ</w:t>
            </w:r>
            <w:r>
              <w:rPr>
                <w:sz w:val="24"/>
              </w:rPr>
              <w:t xml:space="preserve">:t] </w:t>
            </w:r>
          </w:p>
          <w:p>
            <w:pPr>
              <w:pStyle w:val="Normal"/>
              <w:suppressAutoHyphens w:val="true"/>
              <w:spacing w:lineRule="auto" w:line="240"/>
              <w:ind w:hanging="0" w:end="0"/>
              <w:jc w:val="start"/>
              <w:rPr/>
            </w:pPr>
            <w:r>
              <w:rPr>
                <w:sz w:val="24"/>
              </w:rPr>
              <w:t>thought [θ</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brought [br</w:t>
            </w:r>
            <w:r>
              <w:rPr>
                <w:rFonts w:cs="Lucida Sans Unicode" w:ascii="Lucida Sans Unicode" w:hAnsi="Lucida Sans Unicode"/>
                <w:sz w:val="24"/>
              </w:rPr>
              <w:t>ɔ</w:t>
            </w:r>
            <w:r>
              <w:rPr>
                <w:sz w:val="24"/>
              </w:rPr>
              <w:t xml:space="preserve">:t] </w:t>
            </w:r>
          </w:p>
          <w:p>
            <w:pPr>
              <w:pStyle w:val="Normal"/>
              <w:suppressAutoHyphens w:val="true"/>
              <w:spacing w:lineRule="auto" w:line="240"/>
              <w:ind w:hanging="0" w:end="0"/>
              <w:jc w:val="start"/>
              <w:rPr/>
            </w:pPr>
            <w:r>
              <w:rPr>
                <w:sz w:val="24"/>
              </w:rPr>
              <w:t>thought [θ</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нести </w:t>
            </w:r>
          </w:p>
          <w:p>
            <w:pPr>
              <w:pStyle w:val="Normal"/>
              <w:suppressAutoHyphens w:val="true"/>
              <w:spacing w:lineRule="auto" w:line="240"/>
              <w:ind w:hanging="0" w:end="0"/>
              <w:jc w:val="start"/>
              <w:rPr>
                <w:sz w:val="24"/>
                <w:lang w:val="ru-RU"/>
              </w:rPr>
            </w:pPr>
            <w:r>
              <w:rPr>
                <w:sz w:val="24"/>
                <w:lang w:val="ru-RU"/>
              </w:rPr>
              <w:t>думать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00" w:hRule="exact"/>
        </w:trPr>
        <w:tc>
          <w:tcPr>
            <w:tcW w:w="2694" w:type="dxa"/>
            <w:tcBorders>
              <w:top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pPr>
            <w:r>
              <w:rPr>
                <w:sz w:val="24"/>
              </w:rPr>
              <w:t>teach [ti:t</w:t>
            </w:r>
            <w:r>
              <w:rPr>
                <w:rFonts w:cs="Lucida Sans Unicode" w:ascii="Lucida Sans Unicode" w:hAnsi="Lucida Sans Unicode"/>
                <w:sz w:val="24"/>
              </w:rPr>
              <w:t>∫</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taught [t</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taught [t</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учить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700"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[æ] </w:t>
            </w:r>
          </w:p>
          <w:p>
            <w:pPr>
              <w:pStyle w:val="Normal"/>
              <w:suppressAutoHyphens w:val="true"/>
              <w:spacing w:lineRule="auto" w:line="240"/>
              <w:ind w:hanging="0" w:end="0"/>
              <w:jc w:val="start"/>
              <w:rPr/>
            </w:pPr>
            <w:r>
              <w:rPr>
                <w:sz w:val="24"/>
              </w:rPr>
              <w:t>catch [kæt</w:t>
            </w:r>
            <w:r>
              <w:rPr>
                <w:rFonts w:cs="Lucida Sans Unicode" w:ascii="Lucida Sans Unicode" w:hAnsi="Lucida Sans Unicode"/>
                <w:sz w:val="24"/>
              </w:rPr>
              <w:t>∫</w:t>
            </w:r>
            <w:r>
              <w:rPr>
                <w:sz w:val="24"/>
              </w:rPr>
              <w: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caught [k</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pPr>
            <w:r>
              <w:rPr>
                <w:sz w:val="24"/>
              </w:rPr>
              <w:t>[</w:t>
            </w:r>
            <w:r>
              <w:rPr>
                <w:rFonts w:cs="Lucida Sans Unicode" w:ascii="Lucida Sans Unicode" w:hAnsi="Lucida Sans Unicode"/>
                <w:sz w:val="24"/>
              </w:rPr>
              <w:t>ɔ</w:t>
            </w:r>
            <w:r>
              <w:rPr>
                <w:sz w:val="24"/>
              </w:rPr>
              <w:t>:]</w:t>
            </w:r>
          </w:p>
          <w:p>
            <w:pPr>
              <w:pStyle w:val="Normal"/>
              <w:suppressAutoHyphens w:val="true"/>
              <w:spacing w:lineRule="auto" w:line="240"/>
              <w:ind w:hanging="0" w:end="0"/>
              <w:jc w:val="start"/>
              <w:rPr/>
            </w:pPr>
            <w:r>
              <w:rPr>
                <w:sz w:val="24"/>
              </w:rPr>
              <w:t>caught [k</w:t>
            </w:r>
            <w:r>
              <w:rPr>
                <w:rFonts w:cs="Lucida Sans Unicode" w:ascii="Lucida Sans Unicode" w:hAnsi="Lucida Sans Unicode"/>
                <w:sz w:val="24"/>
              </w:rPr>
              <w:t>ɔ</w:t>
            </w:r>
            <w:r>
              <w:rPr>
                <w:sz w:val="24"/>
              </w:rPr>
              <w:t>:t]</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хватать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288" w:hRule="exact"/>
        </w:trPr>
        <w:tc>
          <w:tcPr>
            <w:tcW w:w="2694" w:type="dxa"/>
            <w:tcBorders>
              <w:top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[æ] </w:t>
            </w:r>
          </w:p>
          <w:p>
            <w:pPr>
              <w:pStyle w:val="Normal"/>
              <w:suppressAutoHyphens w:val="true"/>
              <w:spacing w:lineRule="auto" w:line="240"/>
              <w:ind w:hanging="0" w:end="0"/>
              <w:jc w:val="start"/>
              <w:rPr>
                <w:sz w:val="24"/>
                <w:ins w:id="0" w:author="Ольга" w:date="2002-01-29T23:04:00Z"/>
              </w:rPr>
            </w:pPr>
            <w:r>
              <w:rPr>
                <w:sz w:val="24"/>
              </w:rPr>
              <w:t xml:space="preserve">stand [stænd] </w:t>
            </w:r>
          </w:p>
          <w:p>
            <w:pPr>
              <w:pStyle w:val="Normal"/>
              <w:suppressAutoHyphens w:val="true"/>
              <w:spacing w:lineRule="auto" w:line="240"/>
              <w:ind w:hanging="0" w:end="0"/>
              <w:jc w:val="start"/>
              <w:rPr>
                <w:sz w:val="24"/>
              </w:rPr>
            </w:pPr>
            <w:r>
              <w:rPr>
                <w:sz w:val="24"/>
              </w:rPr>
              <w:t xml:space="preserve">understand </w:t>
            </w:r>
          </w:p>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nde'stænd]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[u] </w:t>
            </w:r>
          </w:p>
          <w:p>
            <w:pPr>
              <w:pStyle w:val="Normal"/>
              <w:suppressAutoHyphens w:val="true"/>
              <w:spacing w:lineRule="auto" w:line="240"/>
              <w:ind w:hanging="0" w:end="0"/>
              <w:jc w:val="start"/>
              <w:rPr>
                <w:sz w:val="24"/>
              </w:rPr>
            </w:pPr>
            <w:r>
              <w:rPr>
                <w:sz w:val="24"/>
              </w:rPr>
              <w:t xml:space="preserve">stood [stud] </w:t>
            </w:r>
          </w:p>
          <w:p>
            <w:pPr>
              <w:pStyle w:val="Normal"/>
              <w:suppressAutoHyphens w:val="true"/>
              <w:spacing w:lineRule="auto" w:line="240"/>
              <w:ind w:hanging="0" w:end="0"/>
              <w:jc w:val="start"/>
              <w:rPr>
                <w:sz w:val="24"/>
              </w:rPr>
            </w:pPr>
            <w:r>
              <w:rPr>
                <w:sz w:val="24"/>
              </w:rPr>
              <w:t xml:space="preserve">understood </w:t>
            </w:r>
          </w:p>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nd</w:t>
            </w:r>
            <w:r>
              <w:rPr>
                <w:rFonts w:cs="Lucida Sans Unicode" w:ascii="Lucida Sans Unicode" w:hAnsi="Lucida Sans Unicode"/>
                <w:sz w:val="24"/>
              </w:rPr>
              <w:t>ǝ</w:t>
            </w:r>
            <w:r>
              <w:rPr>
                <w:sz w:val="24"/>
              </w:rPr>
              <w:t>'stud]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[u] </w:t>
            </w:r>
          </w:p>
          <w:p>
            <w:pPr>
              <w:pStyle w:val="Normal"/>
              <w:suppressAutoHyphens w:val="true"/>
              <w:spacing w:lineRule="auto" w:line="240"/>
              <w:ind w:hanging="0" w:end="0"/>
              <w:jc w:val="start"/>
              <w:rPr>
                <w:sz w:val="24"/>
              </w:rPr>
            </w:pPr>
            <w:r>
              <w:rPr>
                <w:sz w:val="24"/>
              </w:rPr>
              <w:t xml:space="preserve">stood [stud] </w:t>
            </w:r>
          </w:p>
          <w:p>
            <w:pPr>
              <w:pStyle w:val="Normal"/>
              <w:suppressAutoHyphens w:val="true"/>
              <w:spacing w:lineRule="auto" w:line="240"/>
              <w:ind w:hanging="0" w:end="0"/>
              <w:jc w:val="start"/>
              <w:rPr>
                <w:sz w:val="24"/>
              </w:rPr>
            </w:pPr>
            <w:r>
              <w:rPr>
                <w:sz w:val="24"/>
              </w:rPr>
              <w:t xml:space="preserve">understood </w:t>
            </w:r>
          </w:p>
          <w:p>
            <w:pPr>
              <w:pStyle w:val="Normal"/>
              <w:suppressAutoHyphens w:val="true"/>
              <w:spacing w:lineRule="auto" w:line="240"/>
              <w:ind w:hanging="0" w:end="0"/>
              <w:jc w:val="start"/>
              <w:rPr/>
            </w:pPr>
            <w:r>
              <w:rPr>
                <w:sz w:val="24"/>
              </w:rPr>
              <w:t>[</w:t>
            </w:r>
            <w:r>
              <w:rPr>
                <w:rFonts w:cs="Lucida Sans Unicode" w:ascii="Lucida Sans Unicode" w:hAnsi="Lucida Sans Unicode"/>
                <w:sz w:val="24"/>
              </w:rPr>
              <w:t>ʌ</w:t>
            </w:r>
            <w:r>
              <w:rPr>
                <w:sz w:val="24"/>
              </w:rPr>
              <w:t>nd</w:t>
            </w:r>
            <w:r>
              <w:rPr>
                <w:rFonts w:cs="Lucida Sans Unicode" w:ascii="Lucida Sans Unicode" w:hAnsi="Lucida Sans Unicode"/>
                <w:sz w:val="24"/>
              </w:rPr>
              <w:t>ǝ</w:t>
            </w:r>
            <w:r>
              <w:rPr>
                <w:sz w:val="24"/>
              </w:rPr>
              <w:t>'stud]</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стоять</w:t>
            </w:r>
          </w:p>
          <w:p>
            <w:pPr>
              <w:pStyle w:val="Normal"/>
              <w:suppressAutoHyphens w:val="true"/>
              <w:spacing w:lineRule="auto" w:line="240"/>
              <w:ind w:hanging="0" w:end="0"/>
              <w:jc w:val="start"/>
              <w:rPr>
                <w:sz w:val="24"/>
                <w:lang w:val="ru-RU"/>
              </w:rPr>
            </w:pPr>
            <w:r>
              <w:rPr>
                <w:sz w:val="24"/>
                <w:lang w:val="ru-RU"/>
              </w:rPr>
              <w:t>понимать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2380" w:hRule="exact"/>
        </w:trPr>
        <w:tc>
          <w:tcPr>
            <w:tcW w:w="2694"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[d]</w:t>
            </w:r>
          </w:p>
          <w:p>
            <w:pPr>
              <w:pStyle w:val="Normal"/>
              <w:suppressAutoHyphens w:val="true"/>
              <w:spacing w:lineRule="auto" w:line="240"/>
              <w:ind w:hanging="0" w:end="0"/>
              <w:jc w:val="start"/>
              <w:rPr/>
            </w:pPr>
            <w:r>
              <w:rPr>
                <w:sz w:val="24"/>
              </w:rPr>
              <w:t>build [b</w:t>
            </w:r>
            <w:r>
              <w:rPr>
                <w:rFonts w:cs="Lucida Sans Unicode" w:ascii="Lucida Sans Unicode" w:hAnsi="Lucida Sans Unicode"/>
                <w:sz w:val="24"/>
              </w:rPr>
              <w:t>ɪ</w:t>
            </w:r>
            <w:r>
              <w:rPr>
                <w:sz w:val="24"/>
              </w:rPr>
              <w:t xml:space="preserve">Id] </w:t>
            </w:r>
          </w:p>
          <w:p>
            <w:pPr>
              <w:pStyle w:val="Normal"/>
              <w:suppressAutoHyphens w:val="true"/>
              <w:spacing w:lineRule="auto" w:line="240"/>
              <w:ind w:hanging="0" w:end="0"/>
              <w:jc w:val="start"/>
              <w:rPr>
                <w:sz w:val="24"/>
              </w:rPr>
            </w:pPr>
            <w:r>
              <w:rPr>
                <w:sz w:val="24"/>
              </w:rPr>
              <w:t>lend [lend]</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mend [mend] </w:t>
            </w:r>
          </w:p>
          <w:p>
            <w:pPr>
              <w:pStyle w:val="Normal"/>
              <w:suppressAutoHyphens w:val="true"/>
              <w:spacing w:lineRule="auto" w:line="240"/>
              <w:ind w:hanging="0" w:end="0"/>
              <w:jc w:val="start"/>
              <w:rPr>
                <w:sz w:val="24"/>
              </w:rPr>
            </w:pPr>
            <w:r>
              <w:rPr>
                <w:sz w:val="24"/>
              </w:rPr>
              <w:t>spend [spend]</w:t>
            </w:r>
          </w:p>
          <w:p>
            <w:pPr>
              <w:pStyle w:val="Normal"/>
              <w:suppressAutoHyphens w:val="true"/>
              <w:spacing w:lineRule="auto" w:line="240"/>
              <w:ind w:hanging="0" w:end="0"/>
              <w:jc w:val="start"/>
              <w:rPr>
                <w:sz w:val="24"/>
              </w:rPr>
            </w:pPr>
            <w:r>
              <w:rPr>
                <w:sz w:val="24"/>
              </w:rPr>
              <w:t>send [send]</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[t]</w:t>
            </w:r>
          </w:p>
          <w:p>
            <w:pPr>
              <w:pStyle w:val="Normal"/>
              <w:suppressAutoHyphens w:val="true"/>
              <w:spacing w:lineRule="auto" w:line="240"/>
              <w:ind w:hanging="0" w:end="0"/>
              <w:jc w:val="start"/>
              <w:rPr/>
            </w:pPr>
            <w:r>
              <w:rPr>
                <w:sz w:val="24"/>
              </w:rPr>
              <w:t>built [b</w:t>
            </w:r>
            <w:r>
              <w:rPr>
                <w:rFonts w:cs="Lucida Sans Unicode" w:ascii="Lucida Sans Unicode" w:hAnsi="Lucida Sans Unicode"/>
                <w:sz w:val="24"/>
              </w:rPr>
              <w:t>ɪ</w:t>
            </w:r>
            <w:r>
              <w:rPr>
                <w:sz w:val="24"/>
              </w:rPr>
              <w:t xml:space="preserve">lt] </w:t>
            </w:r>
          </w:p>
          <w:p>
            <w:pPr>
              <w:pStyle w:val="Normal"/>
              <w:suppressAutoHyphens w:val="true"/>
              <w:spacing w:lineRule="auto" w:line="240"/>
              <w:ind w:hanging="0" w:end="0"/>
              <w:jc w:val="start"/>
              <w:rPr>
                <w:sz w:val="24"/>
              </w:rPr>
            </w:pPr>
            <w:r>
              <w:rPr>
                <w:sz w:val="24"/>
              </w:rPr>
              <w:t>lent [lent]</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ment [ment] </w:t>
            </w:r>
          </w:p>
          <w:p>
            <w:pPr>
              <w:pStyle w:val="Normal"/>
              <w:suppressAutoHyphens w:val="true"/>
              <w:spacing w:lineRule="auto" w:line="240"/>
              <w:ind w:hanging="0" w:end="0"/>
              <w:jc w:val="start"/>
              <w:rPr>
                <w:sz w:val="24"/>
              </w:rPr>
            </w:pPr>
            <w:r>
              <w:rPr>
                <w:sz w:val="24"/>
              </w:rPr>
              <w:t>spent [spent]</w:t>
            </w:r>
          </w:p>
          <w:p>
            <w:pPr>
              <w:pStyle w:val="Normal"/>
              <w:suppressAutoHyphens w:val="true"/>
              <w:spacing w:lineRule="auto" w:line="240"/>
              <w:ind w:hanging="0" w:end="0"/>
              <w:jc w:val="start"/>
              <w:rPr/>
            </w:pPr>
            <w:r>
              <w:rPr>
                <w:sz w:val="24"/>
              </w:rPr>
              <w:t>sent [sent]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[t] </w:t>
            </w:r>
          </w:p>
          <w:p>
            <w:pPr>
              <w:pStyle w:val="Normal"/>
              <w:suppressAutoHyphens w:val="true"/>
              <w:spacing w:lineRule="auto" w:line="240"/>
              <w:ind w:hanging="0" w:end="0"/>
              <w:jc w:val="start"/>
              <w:rPr/>
            </w:pPr>
            <w:r>
              <w:rPr>
                <w:sz w:val="24"/>
              </w:rPr>
              <w:t>built [b</w:t>
            </w:r>
            <w:r>
              <w:rPr>
                <w:rFonts w:cs="Lucida Sans Unicode" w:ascii="Lucida Sans Unicode" w:hAnsi="Lucida Sans Unicode"/>
                <w:sz w:val="24"/>
              </w:rPr>
              <w:t>ɪ</w:t>
            </w:r>
            <w:r>
              <w:rPr>
                <w:sz w:val="24"/>
              </w:rPr>
              <w:t xml:space="preserve">lt] </w:t>
            </w:r>
          </w:p>
          <w:p>
            <w:pPr>
              <w:pStyle w:val="Normal"/>
              <w:suppressAutoHyphens w:val="true"/>
              <w:spacing w:lineRule="auto" w:line="240"/>
              <w:ind w:hanging="0" w:end="0"/>
              <w:jc w:val="start"/>
              <w:rPr>
                <w:sz w:val="24"/>
              </w:rPr>
            </w:pPr>
            <w:r>
              <w:rPr>
                <w:sz w:val="24"/>
              </w:rPr>
              <w:t>lent [lent]</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ment [ment] </w:t>
            </w:r>
          </w:p>
          <w:p>
            <w:pPr>
              <w:pStyle w:val="Normal"/>
              <w:suppressAutoHyphens w:val="true"/>
              <w:spacing w:lineRule="auto" w:line="240"/>
              <w:ind w:hanging="0" w:end="0"/>
              <w:jc w:val="start"/>
              <w:rPr>
                <w:sz w:val="24"/>
              </w:rPr>
            </w:pPr>
            <w:r>
              <w:rPr>
                <w:sz w:val="24"/>
              </w:rPr>
              <w:t xml:space="preserve">spent [spent] </w:t>
            </w:r>
          </w:p>
          <w:p>
            <w:pPr>
              <w:pStyle w:val="Normal"/>
              <w:suppressAutoHyphens w:val="true"/>
              <w:spacing w:lineRule="auto" w:line="240"/>
              <w:ind w:hanging="0" w:end="0"/>
              <w:jc w:val="start"/>
              <w:rPr>
                <w:sz w:val="24"/>
              </w:rPr>
            </w:pPr>
            <w:r>
              <w:rPr>
                <w:sz w:val="24"/>
              </w:rPr>
              <w:t>sent [sent]</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строить </w:t>
            </w:r>
          </w:p>
          <w:p>
            <w:pPr>
              <w:pStyle w:val="Normal"/>
              <w:suppressAutoHyphens w:val="true"/>
              <w:spacing w:lineRule="auto" w:line="240"/>
              <w:ind w:hanging="0" w:end="0"/>
              <w:jc w:val="start"/>
              <w:rPr>
                <w:sz w:val="24"/>
                <w:lang w:val="ru-RU"/>
              </w:rPr>
            </w:pPr>
            <w:r>
              <w:rPr>
                <w:sz w:val="24"/>
                <w:lang w:val="ru-RU"/>
              </w:rPr>
              <w:t xml:space="preserve">одалживать, </w:t>
            </w:r>
          </w:p>
          <w:p>
            <w:pPr>
              <w:pStyle w:val="Normal"/>
              <w:suppressAutoHyphens w:val="true"/>
              <w:spacing w:lineRule="auto" w:line="240"/>
              <w:ind w:hanging="0" w:end="0"/>
              <w:jc w:val="start"/>
              <w:rPr>
                <w:sz w:val="24"/>
                <w:lang w:val="ru-RU"/>
              </w:rPr>
            </w:pPr>
            <w:r>
              <w:rPr>
                <w:sz w:val="24"/>
                <w:lang w:val="ru-RU"/>
              </w:rPr>
              <w:t xml:space="preserve">сдавать в аренду </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чинить </w:t>
            </w:r>
          </w:p>
          <w:p>
            <w:pPr>
              <w:pStyle w:val="Normal"/>
              <w:suppressAutoHyphens w:val="true"/>
              <w:spacing w:lineRule="auto" w:line="240"/>
              <w:ind w:hanging="0" w:end="0"/>
              <w:jc w:val="start"/>
              <w:rPr>
                <w:sz w:val="24"/>
                <w:lang w:val="ru-RU"/>
              </w:rPr>
            </w:pPr>
            <w:r>
              <w:rPr>
                <w:sz w:val="24"/>
                <w:lang w:val="ru-RU"/>
              </w:rPr>
              <w:t>тратить, расходовать посылать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1200" w:hRule="exact"/>
        </w:trPr>
        <w:tc>
          <w:tcPr>
            <w:tcW w:w="2694" w:type="dxa"/>
            <w:tcBorders>
              <w:top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bet [bet] </w:t>
            </w:r>
          </w:p>
          <w:p>
            <w:pPr>
              <w:pStyle w:val="Normal"/>
              <w:suppressAutoHyphens w:val="true"/>
              <w:spacing w:lineRule="auto" w:line="240"/>
              <w:ind w:hanging="0" w:end="0"/>
              <w:jc w:val="start"/>
              <w:rPr/>
            </w:pPr>
            <w:r>
              <w:rPr>
                <w:sz w:val="24"/>
              </w:rPr>
              <w:t>burst [b</w:t>
            </w:r>
            <w:r>
              <w:rPr>
                <w:rFonts w:cs="Lucida Sans Unicode" w:ascii="Lucida Sans Unicode" w:hAnsi="Lucida Sans Unicode"/>
                <w:sz w:val="24"/>
              </w:rPr>
              <w:t>ǝ</w:t>
            </w:r>
            <w:r>
              <w:rPr>
                <w:sz w:val="24"/>
              </w:rPr>
              <w:t>:st]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bet [bet] </w:t>
            </w:r>
          </w:p>
          <w:p>
            <w:pPr>
              <w:pStyle w:val="Normal"/>
              <w:suppressAutoHyphens w:val="true"/>
              <w:spacing w:lineRule="auto" w:line="240"/>
              <w:ind w:hanging="0" w:end="0"/>
              <w:jc w:val="start"/>
              <w:rPr/>
            </w:pPr>
            <w:r>
              <w:rPr>
                <w:sz w:val="24"/>
              </w:rPr>
              <w:t>burst [b</w:t>
            </w:r>
            <w:r>
              <w:rPr>
                <w:rFonts w:cs="Lucida Sans Unicode" w:ascii="Lucida Sans Unicode" w:hAnsi="Lucida Sans Unicode"/>
                <w:sz w:val="24"/>
              </w:rPr>
              <w:t>ǝ</w:t>
            </w:r>
            <w:r>
              <w:rPr>
                <w:sz w:val="24"/>
              </w:rPr>
              <w:t>:st]</w:t>
            </w:r>
          </w:p>
          <w:p>
            <w:pPr>
              <w:pStyle w:val="Normal"/>
              <w:suppressAutoHyphens w:val="true"/>
              <w:spacing w:lineRule="auto" w:line="240"/>
              <w:ind w:hanging="0" w:end="0"/>
              <w:jc w:val="start"/>
              <w:rPr>
                <w:sz w:val="24"/>
              </w:rPr>
            </w:pPr>
            <w:r>
              <w:rPr>
                <w:sz w:val="24"/>
              </w:rPr>
            </w:r>
          </w:p>
        </w:tc>
        <w:tc>
          <w:tcPr>
            <w:tcW w:w="2693"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bet [bet] </w:t>
            </w:r>
          </w:p>
          <w:p>
            <w:pPr>
              <w:pStyle w:val="Normal"/>
              <w:suppressAutoHyphens w:val="true"/>
              <w:spacing w:lineRule="auto" w:line="240"/>
              <w:ind w:hanging="0" w:end="0"/>
              <w:jc w:val="start"/>
              <w:rPr/>
            </w:pPr>
            <w:r>
              <w:rPr>
                <w:sz w:val="24"/>
              </w:rPr>
              <w:t>burst [b</w:t>
            </w:r>
            <w:r>
              <w:rPr>
                <w:rFonts w:cs="Lucida Sans Unicode" w:ascii="Lucida Sans Unicode" w:hAnsi="Lucida Sans Unicode"/>
                <w:sz w:val="24"/>
              </w:rPr>
              <w:t>ǝ</w:t>
            </w:r>
            <w:r>
              <w:rPr>
                <w:sz w:val="24"/>
              </w:rPr>
              <w:t>:st]</w:t>
            </w:r>
          </w:p>
          <w:p>
            <w:pPr>
              <w:pStyle w:val="Normal"/>
              <w:suppressAutoHyphens w:val="true"/>
              <w:spacing w:lineRule="auto" w:line="240"/>
              <w:ind w:hanging="0" w:end="0"/>
              <w:jc w:val="start"/>
              <w:rPr>
                <w:sz w:val="24"/>
              </w:rPr>
            </w:pPr>
            <w:r>
              <w:rPr>
                <w:sz w:val="24"/>
              </w:rPr>
            </w:r>
          </w:p>
        </w:tc>
        <w:tc>
          <w:tcPr>
            <w:tcW w:w="2552" w:type="dxa"/>
            <w:tcBorders>
              <w:top w:val="single" w:sz="4" w:space="0" w:color="000000"/>
              <w:start w:val="single" w:sz="4" w:space="0" w:color="000000"/>
            </w:tcBorders>
          </w:tcPr>
          <w:p>
            <w:pPr>
              <w:pStyle w:val="Normal"/>
              <w:suppressAutoHyphens w:val="true"/>
              <w:spacing w:lineRule="auto" w:line="240"/>
              <w:ind w:hanging="0" w:end="0"/>
              <w:jc w:val="start"/>
              <w:rPr>
                <w:sz w:val="24"/>
                <w:lang w:val="ru-RU"/>
              </w:rPr>
            </w:pPr>
            <w:r>
              <w:rPr>
                <w:sz w:val="24"/>
                <w:lang w:val="ru-RU"/>
              </w:rPr>
              <w:t xml:space="preserve">держать пари </w:t>
            </w:r>
          </w:p>
          <w:p>
            <w:pPr>
              <w:pStyle w:val="Normal"/>
              <w:suppressAutoHyphens w:val="true"/>
              <w:spacing w:lineRule="auto" w:line="240"/>
              <w:ind w:hanging="0" w:end="0"/>
              <w:jc w:val="start"/>
              <w:rPr>
                <w:sz w:val="24"/>
                <w:lang w:val="ru-RU"/>
              </w:rPr>
            </w:pPr>
            <w:r>
              <w:rPr>
                <w:sz w:val="24"/>
                <w:lang w:val="ru-RU"/>
              </w:rPr>
              <w:t>лопаться; взрываться (о снаряде)</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369" w:hRule="exact"/>
        </w:trPr>
        <w:tc>
          <w:tcPr>
            <w:tcW w:w="2694" w:type="dxa"/>
            <w:tcBorders>
              <w:end w:val="single" w:sz="4" w:space="0" w:color="000000"/>
            </w:tcBorders>
          </w:tcPr>
          <w:p>
            <w:pPr>
              <w:pStyle w:val="Normal"/>
              <w:suppressAutoHyphens w:val="true"/>
              <w:spacing w:lineRule="auto" w:line="240"/>
              <w:ind w:hanging="0" w:end="0"/>
              <w:jc w:val="start"/>
              <w:rPr/>
            </w:pPr>
            <w:r>
              <w:rPr>
                <w:sz w:val="24"/>
              </w:rPr>
              <w:t>cost [k</w:t>
            </w:r>
            <w:r>
              <w:rPr>
                <w:rFonts w:cs="Lucida Sans Unicode" w:ascii="Lucida Sans Unicode" w:hAnsi="Lucida Sans Unicode"/>
                <w:sz w:val="24"/>
              </w:rPr>
              <w:t>ɔ</w:t>
            </w:r>
            <w:r>
              <w:rPr>
                <w:sz w:val="24"/>
              </w:rPr>
              <w:t>st]</w:t>
            </w:r>
          </w:p>
          <w:p>
            <w:pPr>
              <w:pStyle w:val="Normal"/>
              <w:suppressAutoHyphens w:val="true"/>
              <w:spacing w:lineRule="auto" w:line="240"/>
              <w:ind w:hanging="0" w:end="0"/>
              <w:jc w:val="start"/>
              <w:rPr>
                <w:sz w:val="24"/>
              </w:rPr>
            </w:pPr>
            <w:r>
              <w:rPr>
                <w:sz w:val="24"/>
              </w:rPr>
            </w:r>
          </w:p>
        </w:tc>
        <w:tc>
          <w:tcPr>
            <w:tcW w:w="2693" w:type="dxa"/>
            <w:tcBorders>
              <w:start w:val="single" w:sz="4" w:space="0" w:color="000000"/>
              <w:end w:val="single" w:sz="4" w:space="0" w:color="000000"/>
            </w:tcBorders>
          </w:tcPr>
          <w:p>
            <w:pPr>
              <w:pStyle w:val="Normal"/>
              <w:suppressAutoHyphens w:val="true"/>
              <w:spacing w:lineRule="auto" w:line="240"/>
              <w:ind w:hanging="0" w:end="0"/>
              <w:jc w:val="start"/>
              <w:rPr/>
            </w:pPr>
            <w:r>
              <w:rPr>
                <w:sz w:val="24"/>
              </w:rPr>
              <w:t>cost [k</w:t>
            </w:r>
            <w:r>
              <w:rPr>
                <w:rFonts w:cs="Lucida Sans Unicode" w:ascii="Lucida Sans Unicode" w:hAnsi="Lucida Sans Unicode"/>
                <w:sz w:val="24"/>
              </w:rPr>
              <w:t>ɔ</w:t>
            </w:r>
            <w:r>
              <w:rPr>
                <w:sz w:val="24"/>
              </w:rPr>
              <w:t>st]</w:t>
            </w:r>
          </w:p>
          <w:p>
            <w:pPr>
              <w:pStyle w:val="Normal"/>
              <w:suppressAutoHyphens w:val="true"/>
              <w:spacing w:lineRule="auto" w:line="240"/>
              <w:ind w:hanging="0" w:end="0"/>
              <w:jc w:val="start"/>
              <w:rPr>
                <w:sz w:val="24"/>
              </w:rPr>
            </w:pPr>
            <w:r>
              <w:rPr>
                <w:sz w:val="24"/>
              </w:rPr>
            </w:r>
          </w:p>
        </w:tc>
        <w:tc>
          <w:tcPr>
            <w:tcW w:w="2693" w:type="dxa"/>
            <w:tcBorders>
              <w:start w:val="single" w:sz="4" w:space="0" w:color="000000"/>
              <w:end w:val="single" w:sz="4" w:space="0" w:color="000000"/>
            </w:tcBorders>
          </w:tcPr>
          <w:p>
            <w:pPr>
              <w:pStyle w:val="Normal"/>
              <w:suppressAutoHyphens w:val="true"/>
              <w:spacing w:lineRule="auto" w:line="240"/>
              <w:ind w:hanging="0" w:end="0"/>
              <w:jc w:val="start"/>
              <w:rPr/>
            </w:pPr>
            <w:r>
              <w:rPr>
                <w:sz w:val="24"/>
              </w:rPr>
              <w:t>cost [k</w:t>
            </w:r>
            <w:r>
              <w:rPr>
                <w:rFonts w:cs="Lucida Sans Unicode" w:ascii="Lucida Sans Unicode" w:hAnsi="Lucida Sans Unicode"/>
                <w:sz w:val="24"/>
              </w:rPr>
              <w:t>ɔ</w:t>
            </w:r>
            <w:r>
              <w:rPr>
                <w:sz w:val="24"/>
              </w:rPr>
              <w:t>st]</w:t>
            </w:r>
          </w:p>
          <w:p>
            <w:pPr>
              <w:pStyle w:val="Normal"/>
              <w:suppressAutoHyphens w:val="true"/>
              <w:spacing w:lineRule="auto" w:line="240"/>
              <w:ind w:hanging="0" w:end="0"/>
              <w:jc w:val="start"/>
              <w:rPr>
                <w:sz w:val="24"/>
              </w:rPr>
            </w:pPr>
            <w:r>
              <w:rPr>
                <w:sz w:val="24"/>
              </w:rPr>
            </w:r>
          </w:p>
        </w:tc>
        <w:tc>
          <w:tcPr>
            <w:tcW w:w="2552" w:type="dxa"/>
            <w:tcBorders>
              <w:start w:val="single" w:sz="4" w:space="0" w:color="000000"/>
            </w:tcBorders>
          </w:tcPr>
          <w:p>
            <w:pPr>
              <w:pStyle w:val="Normal"/>
              <w:suppressAutoHyphens w:val="true"/>
              <w:spacing w:lineRule="auto" w:line="240"/>
              <w:ind w:hanging="0" w:end="0"/>
              <w:jc w:val="start"/>
              <w:rPr>
                <w:sz w:val="24"/>
                <w:lang w:val="ru-RU"/>
              </w:rPr>
            </w:pPr>
            <w:r>
              <w:rPr>
                <w:sz w:val="24"/>
                <w:lang w:val="ru-RU"/>
              </w:rPr>
              <w:t>стоить,</w:t>
            </w:r>
          </w:p>
        </w:tc>
        <w:tc>
          <w:tcPr>
            <w:tcW w:w="141" w:type="dxa"/>
            <w:tcBorders/>
            <w:tcMar>
              <w:start w:w="0" w:type="dxa"/>
              <w:end w:w="0" w:type="dxa"/>
            </w:tcMar>
          </w:tcPr>
          <w:p>
            <w:pPr>
              <w:pStyle w:val="Normal"/>
              <w:snapToGrid w:val="false"/>
              <w:rPr>
                <w:sz w:val="24"/>
                <w:lang w:val="ru-RU"/>
              </w:rPr>
            </w:pPr>
            <w:r>
              <w:rPr>
                <w:sz w:val="24"/>
                <w:lang w:val="ru-RU"/>
              </w:rPr>
            </w:r>
          </w:p>
        </w:tc>
      </w:tr>
      <w:tr>
        <w:trPr>
          <w:trHeight w:val="220" w:hRule="exact"/>
        </w:trPr>
        <w:tc>
          <w:tcPr>
            <w:tcW w:w="2694" w:type="dxa"/>
            <w:tcBorders>
              <w:end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4" w:space="0" w:color="000000"/>
              <w:end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4" w:space="0" w:color="000000"/>
              <w:end w:val="single" w:sz="4"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552" w:type="dxa"/>
            <w:tcBorders>
              <w:start w:val="single" w:sz="4" w:space="0" w:color="000000"/>
            </w:tcBorders>
          </w:tcPr>
          <w:p>
            <w:pPr>
              <w:pStyle w:val="Normal"/>
              <w:suppressAutoHyphens w:val="true"/>
              <w:spacing w:lineRule="auto" w:line="240"/>
              <w:ind w:hanging="0" w:end="0"/>
              <w:jc w:val="start"/>
              <w:rPr>
                <w:sz w:val="24"/>
                <w:lang w:val="ru-RU"/>
              </w:rPr>
            </w:pPr>
            <w:r>
              <w:rPr>
                <w:sz w:val="24"/>
                <w:lang w:val="ru-RU"/>
              </w:rPr>
              <w:t>обходиться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432"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cut [k</w:t>
            </w:r>
            <w:r>
              <w:rPr>
                <w:rFonts w:cs="Lucida Sans Unicode" w:ascii="Lucida Sans Unicode" w:hAnsi="Lucida Sans Unicode"/>
                <w:sz w:val="24"/>
              </w:rPr>
              <w:t>ʌ</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cut [k</w:t>
            </w:r>
            <w:r>
              <w:rPr>
                <w:rFonts w:cs="Lucida Sans Unicode" w:ascii="Lucida Sans Unicode" w:hAnsi="Lucida Sans Unicode"/>
                <w:sz w:val="24"/>
              </w:rPr>
              <w:t>ʌ</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cut [k</w:t>
            </w:r>
            <w:r>
              <w:rPr>
                <w:rFonts w:cs="Lucida Sans Unicode" w:ascii="Lucida Sans Unicode" w:hAnsi="Lucida Sans Unicode"/>
                <w:sz w:val="24"/>
              </w:rPr>
              <w:t>ʌ</w:t>
            </w:r>
            <w:r>
              <w:rPr>
                <w:sz w:val="24"/>
              </w:rPr>
              <w:t>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резать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424"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hit [h</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hit [h</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hit [h</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ударять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415"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hurt [h</w:t>
            </w:r>
            <w:r>
              <w:rPr>
                <w:rFonts w:cs="Lucida Sans Unicode" w:ascii="Lucida Sans Unicode" w:hAnsi="Lucida Sans Unicode"/>
                <w:sz w:val="24"/>
              </w:rPr>
              <w:t>ǝ</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hurt [h</w:t>
            </w:r>
            <w:r>
              <w:rPr>
                <w:rFonts w:cs="Lucida Sans Unicode" w:ascii="Lucida Sans Unicode" w:hAnsi="Lucida Sans Unicode"/>
                <w:sz w:val="24"/>
              </w:rPr>
              <w:t>ǝ</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hurt [h</w:t>
            </w:r>
            <w:r>
              <w:rPr>
                <w:rFonts w:cs="Lucida Sans Unicode" w:ascii="Lucida Sans Unicode" w:hAnsi="Lucida Sans Unicode"/>
                <w:sz w:val="24"/>
              </w:rPr>
              <w:t>ǝ</w:t>
            </w:r>
            <w:r>
              <w:rPr>
                <w:sz w:val="24"/>
              </w:rPr>
              <w:t>:t]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причинять боль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84"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552" w:type="dxa"/>
            <w:tcBorders>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260"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let [let]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let [let]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let [let]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позволять, разрешать</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88"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552" w:type="dxa"/>
            <w:tcBorders>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289"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put [put]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put [put]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put [put]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класть, положить</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84"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552" w:type="dxa"/>
            <w:tcBorders>
              <w:start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419"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shut [</w:t>
            </w:r>
            <w:r>
              <w:rPr>
                <w:rFonts w:cs="Lucida Sans Unicode" w:ascii="Lucida Sans Unicode" w:hAnsi="Lucida Sans Unicode"/>
                <w:sz w:val="24"/>
              </w:rPr>
              <w:t>∫ʌ</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shut [</w:t>
            </w:r>
            <w:r>
              <w:rPr>
                <w:rFonts w:cs="Lucida Sans Unicode" w:ascii="Lucida Sans Unicode" w:hAnsi="Lucida Sans Unicode"/>
                <w:sz w:val="24"/>
              </w:rPr>
              <w:t>∫ʌ</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shut [</w:t>
            </w:r>
            <w:r>
              <w:rPr>
                <w:rFonts w:cs="Lucida Sans Unicode" w:ascii="Lucida Sans Unicode" w:hAnsi="Lucida Sans Unicode"/>
                <w:sz w:val="24"/>
              </w:rPr>
              <w:t>∫ʌ</w:t>
            </w:r>
            <w:r>
              <w:rPr>
                <w:sz w:val="24"/>
              </w:rPr>
              <w:t>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закрывать(ся)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481"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split [spl</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split [spl</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split [spl</w:t>
            </w:r>
            <w:r>
              <w:rPr>
                <w:rFonts w:cs="Lucida Sans Unicode" w:ascii="Lucida Sans Unicode" w:hAnsi="Lucida Sans Unicode"/>
                <w:sz w:val="24"/>
              </w:rPr>
              <w:t>ɪ</w:t>
            </w:r>
            <w:r>
              <w:rPr>
                <w:sz w:val="24"/>
              </w:rPr>
              <w:t>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раскладывать(ся)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290" w:hRule="exact"/>
        </w:trPr>
        <w:tc>
          <w:tcPr>
            <w:tcW w:w="2694" w:type="dxa"/>
            <w:tcBorders>
              <w:end w:val="single" w:sz="6" w:space="0" w:color="000000"/>
            </w:tcBorders>
          </w:tcPr>
          <w:p>
            <w:pPr>
              <w:pStyle w:val="Normal"/>
              <w:suppressAutoHyphens w:val="true"/>
              <w:spacing w:lineRule="auto" w:line="240"/>
              <w:ind w:hanging="0" w:end="0"/>
              <w:jc w:val="start"/>
              <w:rPr>
                <w:sz w:val="24"/>
              </w:rPr>
            </w:pPr>
            <w:r>
              <w:rPr>
                <w:sz w:val="24"/>
              </w:rPr>
              <w:t>spread [spred]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spread [spred]</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sz w:val="24"/>
              </w:rPr>
            </w:pPr>
            <w:r>
              <w:rPr>
                <w:sz w:val="24"/>
              </w:rPr>
              <w:t>spread [spred]</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развертываться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407" w:hRule="exact"/>
        </w:trPr>
        <w:tc>
          <w:tcPr>
            <w:tcW w:w="2694" w:type="dxa"/>
            <w:tcBorders>
              <w:end w:val="single" w:sz="6" w:space="0" w:color="000000"/>
            </w:tcBorders>
          </w:tcPr>
          <w:p>
            <w:pPr>
              <w:pStyle w:val="Normal"/>
              <w:suppressAutoHyphens w:val="true"/>
              <w:spacing w:lineRule="auto" w:line="240"/>
              <w:ind w:hanging="0" w:end="0"/>
              <w:jc w:val="start"/>
              <w:rPr/>
            </w:pPr>
            <w:r>
              <w:rPr>
                <w:sz w:val="24"/>
              </w:rPr>
              <w:t>upset</w:t>
            </w:r>
            <w:r>
              <w:rPr>
                <w:sz w:val="24"/>
                <w:lang w:val="ru-RU"/>
              </w:rPr>
              <w:t xml:space="preserve"> [</w:t>
            </w:r>
            <w:r>
              <w:rPr>
                <w:rFonts w:cs="Lucida Sans Unicode" w:ascii="Lucida Sans Unicode" w:hAnsi="Lucida Sans Unicode"/>
                <w:sz w:val="24"/>
                <w:lang w:val="ru-RU"/>
              </w:rPr>
              <w:t>ʌ</w:t>
            </w:r>
            <w:r>
              <w:rPr>
                <w:sz w:val="24"/>
                <w:lang w:val="ru-RU"/>
              </w:rPr>
              <w:t>р</w:t>
            </w:r>
            <w:r>
              <w:rPr>
                <w:sz w:val="24"/>
              </w:rPr>
              <w:t>'set]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upset [</w:t>
            </w:r>
            <w:r>
              <w:rPr>
                <w:rFonts w:cs="Lucida Sans Unicode" w:ascii="Lucida Sans Unicode" w:hAnsi="Lucida Sans Unicode"/>
                <w:sz w:val="24"/>
              </w:rPr>
              <w:t>ʌ</w:t>
            </w:r>
            <w:r>
              <w:rPr>
                <w:sz w:val="24"/>
              </w:rPr>
              <w:t>p'set]</w:t>
            </w:r>
          </w:p>
          <w:p>
            <w:pPr>
              <w:pStyle w:val="Normal"/>
              <w:suppressAutoHyphens w:val="true"/>
              <w:spacing w:lineRule="auto" w:line="240"/>
              <w:ind w:hanging="0" w:end="0"/>
              <w:jc w:val="start"/>
              <w:rPr>
                <w:sz w:val="24"/>
              </w:rPr>
            </w:pPr>
            <w:r>
              <w:rPr>
                <w:sz w:val="24"/>
              </w:rPr>
            </w:r>
          </w:p>
        </w:tc>
        <w:tc>
          <w:tcPr>
            <w:tcW w:w="2693" w:type="dxa"/>
            <w:tcBorders>
              <w:start w:val="single" w:sz="6" w:space="0" w:color="000000"/>
              <w:end w:val="single" w:sz="6" w:space="0" w:color="000000"/>
            </w:tcBorders>
          </w:tcPr>
          <w:p>
            <w:pPr>
              <w:pStyle w:val="Normal"/>
              <w:suppressAutoHyphens w:val="true"/>
              <w:spacing w:lineRule="auto" w:line="240"/>
              <w:ind w:hanging="0" w:end="0"/>
              <w:jc w:val="start"/>
              <w:rPr/>
            </w:pPr>
            <w:r>
              <w:rPr>
                <w:sz w:val="24"/>
              </w:rPr>
              <w:t>upset [</w:t>
            </w:r>
            <w:r>
              <w:rPr>
                <w:rFonts w:cs="Lucida Sans Unicode" w:ascii="Lucida Sans Unicode" w:hAnsi="Lucida Sans Unicode"/>
                <w:sz w:val="24"/>
              </w:rPr>
              <w:t>ʌ</w:t>
            </w:r>
            <w:r>
              <w:rPr>
                <w:sz w:val="24"/>
              </w:rPr>
              <w:t>p'set]</w:t>
            </w:r>
          </w:p>
          <w:p>
            <w:pPr>
              <w:pStyle w:val="Normal"/>
              <w:suppressAutoHyphens w:val="true"/>
              <w:spacing w:lineRule="auto" w:line="240"/>
              <w:ind w:hanging="0" w:end="0"/>
              <w:jc w:val="start"/>
              <w:rPr>
                <w:sz w:val="24"/>
              </w:rPr>
            </w:pPr>
            <w:r>
              <w:rPr>
                <w:sz w:val="24"/>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опрокидывать (ся)</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299" w:hRule="exact"/>
        </w:trPr>
        <w:tc>
          <w:tcPr>
            <w:tcW w:w="2694" w:type="dxa"/>
            <w:tcBorders>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552" w:type="dxa"/>
            <w:tcBorders>
              <w:start w:val="single" w:sz="6" w:space="0" w:color="000000"/>
            </w:tcBorders>
          </w:tcPr>
          <w:p>
            <w:pPr>
              <w:pStyle w:val="Normal"/>
              <w:suppressAutoHyphens w:val="true"/>
              <w:spacing w:lineRule="auto" w:line="240"/>
              <w:ind w:hanging="0" w:end="0"/>
              <w:jc w:val="start"/>
              <w:rPr>
                <w:sz w:val="24"/>
                <w:lang w:val="ru-RU"/>
              </w:rPr>
            </w:pPr>
            <w:r>
              <w:rPr>
                <w:sz w:val="24"/>
                <w:lang w:val="ru-RU"/>
              </w:rPr>
              <w:t>расстраивать,</w:t>
            </w:r>
          </w:p>
          <w:p>
            <w:pPr>
              <w:pStyle w:val="Normal"/>
              <w:suppressAutoHyphens w:val="true"/>
              <w:spacing w:lineRule="auto" w:line="240"/>
              <w:ind w:hanging="0" w:end="0"/>
              <w:jc w:val="start"/>
              <w:rPr>
                <w:sz w:val="24"/>
                <w:lang w:val="ru-RU"/>
              </w:rPr>
            </w:pPr>
            <w:r>
              <w:rPr>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r>
        <w:trPr>
          <w:trHeight w:val="380" w:hRule="exact"/>
        </w:trPr>
        <w:tc>
          <w:tcPr>
            <w:tcW w:w="2694" w:type="dxa"/>
            <w:tcBorders>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693"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tc>
        <w:tc>
          <w:tcPr>
            <w:tcW w:w="2552" w:type="dxa"/>
            <w:tcBorders>
              <w:start w:val="single" w:sz="6" w:space="0" w:color="000000"/>
              <w:bottom w:val="single" w:sz="6" w:space="0" w:color="000000"/>
            </w:tcBorders>
          </w:tcPr>
          <w:p>
            <w:pPr>
              <w:pStyle w:val="Normal"/>
              <w:suppressAutoHyphens w:val="true"/>
              <w:spacing w:lineRule="auto" w:line="240"/>
              <w:ind w:hanging="0" w:end="0"/>
              <w:jc w:val="start"/>
              <w:rPr/>
            </w:pPr>
            <w:r>
              <w:rPr>
                <w:sz w:val="24"/>
                <w:lang w:val="ru-RU"/>
              </w:rPr>
              <w:t xml:space="preserve">нарушать </w:t>
            </w:r>
            <w:r>
              <w:rPr>
                <w:i/>
                <w:sz w:val="24"/>
                <w:lang w:val="ru-RU"/>
              </w:rPr>
              <w:t>(порядок)</w:t>
            </w:r>
          </w:p>
          <w:p>
            <w:pPr>
              <w:pStyle w:val="Normal"/>
              <w:suppressAutoHyphens w:val="true"/>
              <w:spacing w:lineRule="auto" w:line="240"/>
              <w:ind w:hanging="0" w:end="0"/>
              <w:jc w:val="start"/>
              <w:rPr>
                <w:i/>
                <w:i/>
                <w:sz w:val="24"/>
                <w:lang w:val="ru-RU"/>
              </w:rPr>
            </w:pPr>
            <w:r>
              <w:rPr>
                <w:i/>
                <w:sz w:val="24"/>
                <w:lang w:val="ru-RU"/>
              </w:rPr>
            </w:r>
          </w:p>
        </w:tc>
        <w:tc>
          <w:tcPr>
            <w:tcW w:w="141" w:type="dxa"/>
            <w:tcBorders/>
            <w:tcMar>
              <w:start w:w="0" w:type="dxa"/>
              <w:end w:w="0" w:type="dxa"/>
            </w:tcMar>
          </w:tcPr>
          <w:p>
            <w:pPr>
              <w:pStyle w:val="Normal"/>
              <w:snapToGrid w:val="false"/>
              <w:rPr>
                <w:sz w:val="24"/>
                <w:lang w:val="ru-RU"/>
              </w:rPr>
            </w:pPr>
            <w:r>
              <w:rPr>
                <w:sz w:val="24"/>
                <w:lang w:val="ru-RU"/>
              </w:rPr>
            </w:r>
          </w:p>
        </w:tc>
      </w:tr>
    </w:tbl>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xml:space="preserve">Pronunciation rules of the suffix </w:t>
      </w:r>
      <w:r>
        <w:rPr>
          <w:b/>
          <w:i/>
          <w:sz w:val="24"/>
        </w:rPr>
        <w:t>–ed</w:t>
      </w:r>
    </w:p>
    <w:p>
      <w:pPr>
        <w:pStyle w:val="Normal"/>
        <w:suppressAutoHyphens w:val="true"/>
        <w:spacing w:lineRule="auto" w:line="240"/>
        <w:ind w:firstLine="284" w:end="0"/>
        <w:rPr>
          <w:b/>
          <w:i/>
          <w:i/>
          <w:sz w:val="24"/>
        </w:rPr>
      </w:pPr>
      <w:r>
        <w:rPr>
          <w:b/>
          <w:i/>
          <w:sz w:val="24"/>
        </w:rPr>
      </w:r>
    </w:p>
    <w:p>
      <w:pPr>
        <w:pStyle w:val="Normal"/>
        <w:suppressAutoHyphens w:val="true"/>
        <w:spacing w:lineRule="auto" w:line="240"/>
        <w:ind w:firstLine="284" w:end="0"/>
        <w:rPr/>
      </w:pPr>
      <w:r>
        <w:rPr>
          <w:sz w:val="24"/>
        </w:rPr>
        <w:t xml:space="preserve">The suffix </w:t>
      </w:r>
      <w:r>
        <w:rPr>
          <w:b/>
          <w:sz w:val="24"/>
        </w:rPr>
        <w:t>-ed</w:t>
      </w:r>
      <w:r>
        <w:rPr>
          <w:sz w:val="24"/>
        </w:rPr>
        <w:t xml:space="preserve"> is pronounced in three ways:</w:t>
      </w:r>
    </w:p>
    <w:p>
      <w:pPr>
        <w:pStyle w:val="Normal"/>
        <w:suppressAutoHyphens w:val="true"/>
        <w:spacing w:lineRule="auto" w:line="240"/>
        <w:ind w:firstLine="284" w:end="0"/>
        <w:rPr>
          <w:sz w:val="24"/>
        </w:rPr>
      </w:pPr>
      <w:r>
        <w:rPr>
          <w:sz w:val="24"/>
        </w:rPr>
      </w:r>
    </w:p>
    <w:p>
      <w:pPr>
        <w:pStyle w:val="Normal"/>
        <w:numPr>
          <w:ilvl w:val="0"/>
          <w:numId w:val="4"/>
        </w:numPr>
        <w:suppressAutoHyphens w:val="true"/>
        <w:spacing w:lineRule="auto" w:line="240"/>
        <w:rPr>
          <w:sz w:val="24"/>
        </w:rPr>
      </w:pPr>
      <w:r>
        <w:rPr>
          <w:b/>
          <w:sz w:val="24"/>
        </w:rPr>
        <w:t>[id]</w:t>
      </w:r>
      <w:r>
        <w:rPr>
          <w:sz w:val="24"/>
        </w:rPr>
        <w:t xml:space="preserve"> when the verb stem ends in the dental consonants [d] or [t]:</w:t>
      </w:r>
    </w:p>
    <w:tbl>
      <w:tblPr>
        <w:tblW w:w="10307" w:type="dxa"/>
        <w:jc w:val="start"/>
        <w:tblInd w:w="675" w:type="dxa"/>
        <w:tblLayout w:type="fixed"/>
        <w:tblCellMar>
          <w:top w:w="0" w:type="dxa"/>
          <w:start w:w="108" w:type="dxa"/>
          <w:bottom w:w="0" w:type="dxa"/>
          <w:end w:w="108" w:type="dxa"/>
        </w:tblCellMar>
      </w:tblPr>
      <w:tblGrid>
        <w:gridCol w:w="2127"/>
        <w:gridCol w:w="8180"/>
      </w:tblGrid>
      <w:tr>
        <w:trPr/>
        <w:tc>
          <w:tcPr>
            <w:tcW w:w="2127" w:type="dxa"/>
            <w:tcBorders/>
          </w:tcPr>
          <w:p>
            <w:pPr>
              <w:pStyle w:val="Normal"/>
              <w:suppressAutoHyphens w:val="true"/>
              <w:spacing w:lineRule="auto" w:line="240"/>
              <w:ind w:hanging="0" w:end="0"/>
              <w:jc w:val="start"/>
              <w:rPr>
                <w:sz w:val="24"/>
              </w:rPr>
            </w:pPr>
            <w:r>
              <w:rPr>
                <w:sz w:val="24"/>
              </w:rPr>
              <w:t xml:space="preserve">skate - skated </w:t>
            </w:r>
          </w:p>
          <w:p>
            <w:pPr>
              <w:pStyle w:val="Normal"/>
              <w:suppressAutoHyphens w:val="true"/>
              <w:spacing w:lineRule="auto" w:line="240"/>
              <w:ind w:hanging="0" w:end="0"/>
              <w:jc w:val="start"/>
              <w:rPr>
                <w:sz w:val="24"/>
              </w:rPr>
            </w:pPr>
            <w:r>
              <w:rPr>
                <w:sz w:val="24"/>
              </w:rPr>
              <w:t>chat - chatted</w:t>
            </w:r>
          </w:p>
        </w:tc>
        <w:tc>
          <w:tcPr>
            <w:tcW w:w="8180" w:type="dxa"/>
            <w:tcBorders/>
          </w:tcPr>
          <w:p>
            <w:pPr>
              <w:pStyle w:val="Normal"/>
              <w:suppressAutoHyphens w:val="true"/>
              <w:spacing w:lineRule="auto" w:line="240"/>
              <w:ind w:hanging="0" w:end="0"/>
              <w:jc w:val="start"/>
              <w:rPr>
                <w:sz w:val="24"/>
              </w:rPr>
            </w:pPr>
            <w:r>
              <w:rPr>
                <w:sz w:val="24"/>
              </w:rPr>
              <w:t xml:space="preserve">decide – decided </w:t>
            </w:r>
          </w:p>
          <w:p>
            <w:pPr>
              <w:pStyle w:val="Normal"/>
              <w:suppressAutoHyphens w:val="true"/>
              <w:spacing w:lineRule="auto" w:line="240"/>
              <w:ind w:hanging="0" w:end="0"/>
              <w:jc w:val="start"/>
              <w:rPr>
                <w:sz w:val="24"/>
              </w:rPr>
            </w:pPr>
            <w:r>
              <w:rPr>
                <w:sz w:val="24"/>
              </w:rPr>
              <w:t>end   - ended</w:t>
            </w:r>
          </w:p>
        </w:tc>
      </w:tr>
    </w:tbl>
    <w:p>
      <w:pPr>
        <w:pStyle w:val="Normal"/>
        <w:suppressAutoHyphens w:val="true"/>
        <w:spacing w:lineRule="auto" w:line="240"/>
        <w:ind w:hanging="0" w:end="0"/>
        <w:rPr>
          <w:sz w:val="24"/>
        </w:rPr>
      </w:pPr>
      <w:r>
        <w:rPr>
          <w:sz w:val="24"/>
        </w:rPr>
      </w:r>
    </w:p>
    <w:p>
      <w:pPr>
        <w:pStyle w:val="Normal"/>
        <w:numPr>
          <w:ilvl w:val="0"/>
          <w:numId w:val="4"/>
        </w:numPr>
        <w:suppressAutoHyphens w:val="true"/>
        <w:spacing w:lineRule="auto" w:line="240"/>
        <w:rPr>
          <w:sz w:val="24"/>
        </w:rPr>
      </w:pPr>
      <w:r>
        <w:rPr>
          <w:b/>
          <w:sz w:val="24"/>
        </w:rPr>
        <w:t>[d]</w:t>
      </w:r>
      <w:r>
        <w:rPr>
          <w:sz w:val="24"/>
        </w:rPr>
        <w:t xml:space="preserve"> when the stem ends in any voiced sound except [d]:</w:t>
      </w:r>
    </w:p>
    <w:tbl>
      <w:tblPr>
        <w:tblW w:w="10307" w:type="dxa"/>
        <w:jc w:val="start"/>
        <w:tblInd w:w="675" w:type="dxa"/>
        <w:tblLayout w:type="fixed"/>
        <w:tblCellMar>
          <w:top w:w="0" w:type="dxa"/>
          <w:start w:w="108" w:type="dxa"/>
          <w:bottom w:w="0" w:type="dxa"/>
          <w:end w:w="108" w:type="dxa"/>
        </w:tblCellMar>
      </w:tblPr>
      <w:tblGrid>
        <w:gridCol w:w="2127"/>
        <w:gridCol w:w="8180"/>
      </w:tblGrid>
      <w:tr>
        <w:trPr/>
        <w:tc>
          <w:tcPr>
            <w:tcW w:w="2127" w:type="dxa"/>
            <w:tcBorders/>
          </w:tcPr>
          <w:p>
            <w:pPr>
              <w:pStyle w:val="Normal"/>
              <w:suppressAutoHyphens w:val="true"/>
              <w:spacing w:lineRule="auto" w:line="240"/>
              <w:ind w:hanging="0" w:end="0"/>
              <w:jc w:val="start"/>
              <w:rPr>
                <w:sz w:val="24"/>
              </w:rPr>
            </w:pPr>
            <w:r>
              <w:rPr>
                <w:sz w:val="24"/>
              </w:rPr>
              <w:t xml:space="preserve">live – lived </w:t>
            </w:r>
          </w:p>
          <w:p>
            <w:pPr>
              <w:pStyle w:val="Normal"/>
              <w:suppressAutoHyphens w:val="true"/>
              <w:spacing w:lineRule="auto" w:line="240"/>
              <w:ind w:hanging="0" w:end="0"/>
              <w:jc w:val="start"/>
              <w:rPr>
                <w:sz w:val="24"/>
              </w:rPr>
            </w:pPr>
            <w:r>
              <w:rPr>
                <w:sz w:val="24"/>
              </w:rPr>
              <w:t>travel - travelled</w:t>
            </w:r>
          </w:p>
        </w:tc>
        <w:tc>
          <w:tcPr>
            <w:tcW w:w="8180" w:type="dxa"/>
            <w:tcBorders/>
          </w:tcPr>
          <w:p>
            <w:pPr>
              <w:pStyle w:val="Normal"/>
              <w:suppressAutoHyphens w:val="true"/>
              <w:spacing w:lineRule="auto" w:line="240"/>
              <w:ind w:hanging="0" w:end="0"/>
              <w:jc w:val="start"/>
              <w:rPr>
                <w:sz w:val="24"/>
                <w:lang w:val="ru-RU"/>
              </w:rPr>
            </w:pPr>
            <w:r>
              <w:rPr>
                <w:sz w:val="24"/>
              </w:rPr>
              <w:t>stay   - stayed</w:t>
            </w:r>
          </w:p>
          <w:p>
            <w:pPr>
              <w:pStyle w:val="Normal"/>
              <w:suppressAutoHyphens w:val="true"/>
              <w:spacing w:lineRule="auto" w:line="240"/>
              <w:ind w:hanging="0" w:end="0"/>
              <w:jc w:val="start"/>
              <w:rPr>
                <w:sz w:val="24"/>
              </w:rPr>
            </w:pPr>
            <w:r>
              <w:rPr>
                <w:sz w:val="24"/>
              </w:rPr>
              <w:t>change – changed</w:t>
            </w:r>
          </w:p>
        </w:tc>
      </w:tr>
    </w:tbl>
    <w:p>
      <w:pPr>
        <w:pStyle w:val="Normal"/>
        <w:suppressAutoHyphens w:val="true"/>
        <w:spacing w:lineRule="auto" w:line="240"/>
        <w:ind w:hanging="0" w:end="0"/>
        <w:rPr>
          <w:sz w:val="24"/>
        </w:rPr>
      </w:pPr>
      <w:r>
        <w:rPr>
          <w:sz w:val="24"/>
        </w:rPr>
      </w:r>
    </w:p>
    <w:p>
      <w:pPr>
        <w:pStyle w:val="2"/>
        <w:numPr>
          <w:ilvl w:val="0"/>
          <w:numId w:val="4"/>
        </w:numPr>
        <w:rPr/>
      </w:pPr>
      <w:r>
        <w:rPr>
          <w:b/>
        </w:rPr>
        <w:t xml:space="preserve">[t] </w:t>
      </w:r>
      <w:r>
        <w:rPr/>
        <w:t>when the stem ends in any voiceless sound except [t]:</w:t>
      </w:r>
    </w:p>
    <w:tbl>
      <w:tblPr>
        <w:tblW w:w="10307" w:type="dxa"/>
        <w:jc w:val="start"/>
        <w:tblInd w:w="675" w:type="dxa"/>
        <w:tblLayout w:type="fixed"/>
        <w:tblCellMar>
          <w:top w:w="0" w:type="dxa"/>
          <w:start w:w="108" w:type="dxa"/>
          <w:bottom w:w="0" w:type="dxa"/>
          <w:end w:w="108" w:type="dxa"/>
        </w:tblCellMar>
      </w:tblPr>
      <w:tblGrid>
        <w:gridCol w:w="2127"/>
        <w:gridCol w:w="8180"/>
      </w:tblGrid>
      <w:tr>
        <w:trPr/>
        <w:tc>
          <w:tcPr>
            <w:tcW w:w="2127" w:type="dxa"/>
            <w:tcBorders/>
          </w:tcPr>
          <w:p>
            <w:pPr>
              <w:pStyle w:val="2"/>
              <w:ind w:hanging="0" w:end="0"/>
              <w:jc w:val="start"/>
              <w:rPr/>
            </w:pPr>
            <w:r>
              <w:rPr/>
              <w:t xml:space="preserve">talk - talked </w:t>
            </w:r>
          </w:p>
          <w:p>
            <w:pPr>
              <w:pStyle w:val="2"/>
              <w:ind w:hanging="0" w:end="0"/>
              <w:jc w:val="start"/>
              <w:rPr/>
            </w:pPr>
            <w:r>
              <w:rPr/>
              <w:t>stop - stopped</w:t>
            </w:r>
          </w:p>
        </w:tc>
        <w:tc>
          <w:tcPr>
            <w:tcW w:w="8180" w:type="dxa"/>
            <w:tcBorders/>
          </w:tcPr>
          <w:p>
            <w:pPr>
              <w:pStyle w:val="Normal"/>
              <w:suppressAutoHyphens w:val="true"/>
              <w:spacing w:lineRule="auto" w:line="240"/>
              <w:ind w:hanging="0" w:end="0"/>
              <w:jc w:val="start"/>
              <w:rPr>
                <w:sz w:val="24"/>
              </w:rPr>
            </w:pPr>
            <w:r>
              <w:rPr>
                <w:sz w:val="24"/>
              </w:rPr>
              <w:t xml:space="preserve">wish – wished </w:t>
            </w:r>
          </w:p>
          <w:p>
            <w:pPr>
              <w:pStyle w:val="2"/>
              <w:ind w:hanging="0" w:end="0"/>
              <w:jc w:val="start"/>
              <w:rPr/>
            </w:pPr>
            <w:r>
              <w:rPr/>
              <w:t>place – placed</w:t>
            </w:r>
          </w:p>
        </w:tc>
      </w:tr>
    </w:tbl>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xml:space="preserve">Spelling rules of the verb forms with the suffix </w:t>
      </w:r>
      <w:r>
        <w:rPr>
          <w:b/>
          <w:i/>
          <w:sz w:val="24"/>
        </w:rPr>
        <w:t>–ed</w:t>
      </w:r>
    </w:p>
    <w:p>
      <w:pPr>
        <w:pStyle w:val="Normal"/>
        <w:suppressAutoHyphens w:val="true"/>
        <w:spacing w:lineRule="auto" w:line="240"/>
        <w:ind w:firstLine="284" w:end="0"/>
        <w:rPr>
          <w:b/>
          <w:i/>
          <w:i/>
          <w:sz w:val="24"/>
        </w:rPr>
      </w:pPr>
      <w:r>
        <w:rPr>
          <w:b/>
          <w:i/>
          <w:sz w:val="24"/>
        </w:rPr>
      </w:r>
    </w:p>
    <w:p>
      <w:pPr>
        <w:pStyle w:val="2"/>
        <w:rPr/>
      </w:pPr>
      <w:r>
        <w:rPr/>
        <w:t xml:space="preserve">1) The letter </w:t>
      </w:r>
      <w:r>
        <w:rPr>
          <w:b/>
        </w:rPr>
        <w:t>-d</w:t>
      </w:r>
      <w:r>
        <w:rPr/>
        <w:t xml:space="preserve"> is added to stems ending in </w:t>
      </w:r>
      <w:r>
        <w:rPr>
          <w:b/>
        </w:rPr>
        <w:t>-e</w:t>
      </w:r>
      <w:r>
        <w:rPr/>
        <w:t>:</w:t>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uppressAutoHyphens w:val="true"/>
              <w:spacing w:lineRule="auto" w:line="240"/>
              <w:ind w:hanging="0" w:end="0"/>
              <w:rPr>
                <w:sz w:val="24"/>
              </w:rPr>
            </w:pPr>
            <w:r>
              <w:rPr>
                <w:sz w:val="24"/>
              </w:rPr>
              <w:t>skate - skated</w:t>
            </w:r>
          </w:p>
        </w:tc>
        <w:tc>
          <w:tcPr>
            <w:tcW w:w="7755" w:type="dxa"/>
            <w:tcBorders/>
          </w:tcPr>
          <w:p>
            <w:pPr>
              <w:pStyle w:val="Normal"/>
              <w:suppressAutoHyphens w:val="true"/>
              <w:spacing w:lineRule="auto" w:line="240"/>
              <w:ind w:hanging="0" w:end="0"/>
              <w:rPr>
                <w:sz w:val="24"/>
              </w:rPr>
            </w:pPr>
            <w:r>
              <w:rPr>
                <w:sz w:val="24"/>
              </w:rPr>
              <w:t>free – freed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In all the other cases the letters </w:t>
      </w:r>
      <w:r>
        <w:rPr>
          <w:b/>
          <w:sz w:val="24"/>
        </w:rPr>
        <w:t xml:space="preserve">-ed </w:t>
      </w:r>
      <w:r>
        <w:rPr>
          <w:sz w:val="24"/>
        </w:rPr>
        <w:t>are added:</w:t>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uppressAutoHyphens w:val="true"/>
              <w:spacing w:lineRule="auto" w:line="240"/>
              <w:ind w:hanging="0" w:end="0"/>
              <w:rPr>
                <w:sz w:val="24"/>
              </w:rPr>
            </w:pPr>
            <w:r>
              <w:rPr>
                <w:sz w:val="24"/>
              </w:rPr>
              <w:t>stay - stayed</w:t>
            </w:r>
          </w:p>
        </w:tc>
        <w:tc>
          <w:tcPr>
            <w:tcW w:w="7755" w:type="dxa"/>
            <w:tcBorders/>
          </w:tcPr>
          <w:p>
            <w:pPr>
              <w:pStyle w:val="Normal"/>
              <w:suppressAutoHyphens w:val="true"/>
              <w:spacing w:lineRule="auto" w:line="240"/>
              <w:ind w:hanging="0" w:end="0"/>
              <w:rPr>
                <w:sz w:val="24"/>
              </w:rPr>
            </w:pPr>
            <w:r>
              <w:rPr>
                <w:sz w:val="24"/>
              </w:rPr>
              <w:t>talk – talked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final consonant letter is doubled if it is single and follows a short vowel in a stressed syllable:</w:t>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uppressAutoHyphens w:val="true"/>
              <w:spacing w:lineRule="auto" w:line="240"/>
              <w:ind w:hanging="0" w:end="0"/>
              <w:jc w:val="start"/>
              <w:rPr>
                <w:sz w:val="24"/>
              </w:rPr>
            </w:pPr>
            <w:r>
              <w:rPr>
                <w:sz w:val="24"/>
              </w:rPr>
              <w:t xml:space="preserve">nod - nodded </w:t>
            </w:r>
          </w:p>
          <w:p>
            <w:pPr>
              <w:pStyle w:val="Normal"/>
              <w:suppressAutoHyphens w:val="true"/>
              <w:spacing w:lineRule="auto" w:line="240"/>
              <w:ind w:hanging="0" w:end="0"/>
              <w:jc w:val="start"/>
              <w:rPr>
                <w:sz w:val="24"/>
              </w:rPr>
            </w:pPr>
            <w:r>
              <w:rPr>
                <w:sz w:val="24"/>
              </w:rPr>
              <w:t xml:space="preserve">stop- stopped </w:t>
            </w:r>
          </w:p>
          <w:p>
            <w:pPr>
              <w:pStyle w:val="Normal"/>
              <w:suppressAutoHyphens w:val="true"/>
              <w:spacing w:lineRule="auto" w:line="240"/>
              <w:ind w:hanging="0" w:end="0"/>
              <w:jc w:val="start"/>
              <w:rPr>
                <w:sz w:val="24"/>
              </w:rPr>
            </w:pPr>
            <w:r>
              <w:rPr>
                <w:sz w:val="24"/>
              </w:rPr>
              <w:t>stir - stirred</w:t>
            </w:r>
          </w:p>
        </w:tc>
        <w:tc>
          <w:tcPr>
            <w:tcW w:w="7755" w:type="dxa"/>
            <w:tcBorders/>
          </w:tcPr>
          <w:p>
            <w:pPr>
              <w:pStyle w:val="Normal"/>
              <w:suppressAutoHyphens w:val="true"/>
              <w:spacing w:lineRule="auto" w:line="240"/>
              <w:ind w:hanging="0" w:end="0"/>
              <w:jc w:val="start"/>
              <w:rPr>
                <w:sz w:val="24"/>
              </w:rPr>
            </w:pPr>
            <w:r>
              <w:rPr>
                <w:sz w:val="24"/>
              </w:rPr>
              <w:t xml:space="preserve">permit - permitted </w:t>
            </w:r>
          </w:p>
          <w:p>
            <w:pPr>
              <w:pStyle w:val="Normal"/>
              <w:suppressAutoHyphens w:val="true"/>
              <w:spacing w:lineRule="auto" w:line="240"/>
              <w:ind w:hanging="0" w:end="0"/>
              <w:jc w:val="start"/>
              <w:rPr>
                <w:sz w:val="24"/>
              </w:rPr>
            </w:pPr>
            <w:r>
              <w:rPr>
                <w:sz w:val="24"/>
              </w:rPr>
              <w:t xml:space="preserve">refer - referred </w:t>
            </w:r>
          </w:p>
          <w:p>
            <w:pPr>
              <w:pStyle w:val="Normal"/>
              <w:suppressAutoHyphens w:val="true"/>
              <w:spacing w:lineRule="auto" w:line="240"/>
              <w:ind w:hanging="0" w:end="0"/>
              <w:jc w:val="start"/>
              <w:rPr>
                <w:sz w:val="24"/>
              </w:rPr>
            </w:pPr>
            <w:r>
              <w:rPr>
                <w:sz w:val="24"/>
              </w:rPr>
              <w:t>compel- compelled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final </w:t>
      </w:r>
      <w:r>
        <w:rPr>
          <w:b/>
          <w:sz w:val="24"/>
        </w:rPr>
        <w:t>- l</w:t>
      </w:r>
      <w:r>
        <w:rPr>
          <w:sz w:val="24"/>
        </w:rPr>
        <w:t xml:space="preserve"> is doubled even in an unstressed syllable (British English):</w:t>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uppressAutoHyphens w:val="true"/>
              <w:spacing w:lineRule="auto" w:line="240"/>
              <w:ind w:hanging="0" w:end="0"/>
              <w:rPr>
                <w:sz w:val="24"/>
              </w:rPr>
            </w:pPr>
            <w:r>
              <w:rPr>
                <w:sz w:val="24"/>
              </w:rPr>
              <w:t>travel - travelled</w:t>
            </w:r>
          </w:p>
        </w:tc>
        <w:tc>
          <w:tcPr>
            <w:tcW w:w="7755" w:type="dxa"/>
            <w:tcBorders/>
          </w:tcPr>
          <w:p>
            <w:pPr>
              <w:pStyle w:val="Normal"/>
              <w:suppressAutoHyphens w:val="true"/>
              <w:spacing w:lineRule="auto" w:line="240"/>
              <w:ind w:hanging="0" w:end="0"/>
              <w:rPr>
                <w:sz w:val="24"/>
              </w:rPr>
            </w:pPr>
            <w:r>
              <w:rPr>
                <w:sz w:val="24"/>
              </w:rPr>
              <w:t>cancel – cancelled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some words the final </w:t>
      </w:r>
      <w:r>
        <w:rPr>
          <w:b/>
          <w:sz w:val="24"/>
        </w:rPr>
        <w:t>-p</w:t>
      </w:r>
      <w:r>
        <w:rPr>
          <w:sz w:val="24"/>
        </w:rPr>
        <w:t xml:space="preserve"> is doubled in the same position:</w:t>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uppressAutoHyphens w:val="true"/>
              <w:spacing w:lineRule="auto" w:line="240"/>
              <w:ind w:hanging="0" w:end="0"/>
              <w:jc w:val="start"/>
              <w:rPr>
                <w:sz w:val="24"/>
              </w:rPr>
            </w:pPr>
            <w:r>
              <w:rPr>
                <w:sz w:val="24"/>
              </w:rPr>
              <w:t xml:space="preserve">kidnap  - kidnapped </w:t>
            </w:r>
          </w:p>
          <w:p>
            <w:pPr>
              <w:pStyle w:val="Normal"/>
              <w:suppressAutoHyphens w:val="true"/>
              <w:spacing w:lineRule="auto" w:line="240"/>
              <w:ind w:hanging="0" w:end="0"/>
              <w:jc w:val="start"/>
              <w:rPr>
                <w:sz w:val="24"/>
              </w:rPr>
            </w:pPr>
            <w:r>
              <w:rPr>
                <w:sz w:val="24"/>
              </w:rPr>
              <w:t>handicap – handicapped</w:t>
            </w:r>
          </w:p>
        </w:tc>
        <w:tc>
          <w:tcPr>
            <w:tcW w:w="7755" w:type="dxa"/>
            <w:tcBorders/>
          </w:tcPr>
          <w:p>
            <w:pPr>
              <w:pStyle w:val="Normal"/>
              <w:suppressAutoHyphens w:val="true"/>
              <w:spacing w:lineRule="auto" w:line="240"/>
              <w:ind w:hanging="0" w:end="0"/>
              <w:rPr>
                <w:sz w:val="24"/>
              </w:rPr>
            </w:pPr>
            <w:r>
              <w:rPr>
                <w:sz w:val="24"/>
              </w:rPr>
              <w:t>worship – worshipped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final </w:t>
      </w:r>
      <w:r>
        <w:rPr>
          <w:b/>
          <w:sz w:val="24"/>
        </w:rPr>
        <w:t>-y</w:t>
      </w:r>
      <w:r>
        <w:rPr>
          <w:sz w:val="24"/>
        </w:rPr>
        <w:t xml:space="preserve"> is changed to </w:t>
      </w:r>
      <w:r>
        <w:rPr>
          <w:b/>
          <w:sz w:val="24"/>
        </w:rPr>
        <w:t>-i</w:t>
      </w:r>
      <w:r>
        <w:rPr>
          <w:sz w:val="24"/>
        </w:rPr>
        <w:t xml:space="preserve"> if it is preceded by a consonant:</w:t>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uppressAutoHyphens w:val="true"/>
              <w:spacing w:lineRule="auto" w:line="240"/>
              <w:ind w:hanging="0" w:end="0"/>
              <w:rPr>
                <w:sz w:val="24"/>
              </w:rPr>
            </w:pPr>
            <w:r>
              <w:rPr>
                <w:sz w:val="24"/>
              </w:rPr>
              <w:t>cry – cried</w:t>
            </w:r>
          </w:p>
        </w:tc>
        <w:tc>
          <w:tcPr>
            <w:tcW w:w="7755" w:type="dxa"/>
            <w:tcBorders/>
          </w:tcPr>
          <w:p>
            <w:pPr>
              <w:pStyle w:val="Normal"/>
              <w:suppressAutoHyphens w:val="true"/>
              <w:spacing w:lineRule="auto" w:line="240"/>
              <w:ind w:hanging="0" w:end="0"/>
              <w:rPr>
                <w:sz w:val="24"/>
              </w:rPr>
            </w:pPr>
            <w:r>
              <w:rPr>
                <w:sz w:val="24"/>
              </w:rPr>
              <w:t>reply – replied</w:t>
            </w:r>
          </w:p>
        </w:tc>
      </w:tr>
    </w:tbl>
    <w:p>
      <w:pPr>
        <w:pStyle w:val="Normal"/>
        <w:suppressAutoHyphens w:val="true"/>
        <w:spacing w:lineRule="auto" w:line="240"/>
        <w:ind w:firstLine="284" w:end="0"/>
        <w:rPr>
          <w:sz w:val="24"/>
        </w:rPr>
      </w:pPr>
      <w:r>
        <w:rPr>
          <w:sz w:val="24"/>
        </w:rPr>
      </w:r>
    </w:p>
    <w:p>
      <w:pPr>
        <w:pStyle w:val="Heading8"/>
        <w:rPr/>
      </w:pPr>
      <w:r>
        <w:rPr/>
        <w:t>Formation of participle 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w:t>
      </w:r>
      <w:r>
        <w:rPr>
          <w:sz w:val="24"/>
        </w:rPr>
        <w:t xml:space="preserve"> Participle I of both regular and irregular verbs is composed by adding the suffix </w:t>
      </w:r>
      <w:r>
        <w:rPr>
          <w:b/>
          <w:sz w:val="24"/>
        </w:rPr>
        <w:t>-ing</w:t>
      </w:r>
      <w:r>
        <w:rPr>
          <w:sz w:val="24"/>
        </w:rPr>
        <w:t xml:space="preserve"> to the stem of the verb. In writing the following rules of spelling are observed:</w:t>
      </w:r>
    </w:p>
    <w:p>
      <w:pPr>
        <w:pStyle w:val="Normal"/>
        <w:suppressAutoHyphens w:val="true"/>
        <w:spacing w:lineRule="auto" w:line="240"/>
        <w:ind w:firstLine="284" w:end="0"/>
        <w:rPr>
          <w:sz w:val="24"/>
        </w:rPr>
      </w:pPr>
      <w:r>
        <w:rPr>
          <w:sz w:val="24"/>
        </w:rPr>
      </w:r>
    </w:p>
    <w:p>
      <w:pPr>
        <w:pStyle w:val="2"/>
        <w:rPr/>
      </w:pPr>
      <w:r>
        <w:rPr/>
        <w:t xml:space="preserve">1) if the stem ends in a mute </w:t>
      </w:r>
      <w:r>
        <w:rPr>
          <w:b/>
        </w:rPr>
        <w:t>-e</w:t>
      </w:r>
      <w:r>
        <w:rPr/>
        <w:t xml:space="preserve">, the </w:t>
      </w:r>
      <w:r>
        <w:rPr>
          <w:b/>
        </w:rPr>
        <w:t>-e</w:t>
      </w:r>
      <w:r>
        <w:rPr/>
        <w:t xml:space="preserve"> is dropped before adding </w:t>
      </w:r>
      <w:r>
        <w:rPr>
          <w:b/>
        </w:rPr>
        <w:t>-ing</w:t>
      </w:r>
      <w:r>
        <w:rPr/>
        <w:t>:</w:t>
      </w:r>
    </w:p>
    <w:p>
      <w:pPr>
        <w:pStyle w:val="Normal"/>
        <w:suppressAutoHyphens w:val="true"/>
        <w:spacing w:lineRule="auto" w:line="240"/>
        <w:ind w:firstLine="284" w:end="0"/>
        <w:jc w:val="center"/>
        <w:rPr>
          <w:sz w:val="24"/>
        </w:rPr>
      </w:pPr>
      <w:r>
        <w:rPr>
          <w:sz w:val="24"/>
        </w:rPr>
        <w:t>skate - skating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2) if the stem ends in a single consonant letter preceded by a short vowel of a stressed syllable, the consonant letter is doubled:</w:t>
      </w:r>
    </w:p>
    <w:tbl>
      <w:tblPr>
        <w:tblW w:w="10307" w:type="dxa"/>
        <w:jc w:val="start"/>
        <w:tblInd w:w="675" w:type="dxa"/>
        <w:tblLayout w:type="fixed"/>
        <w:tblCellMar>
          <w:top w:w="0" w:type="dxa"/>
          <w:start w:w="108" w:type="dxa"/>
          <w:bottom w:w="0" w:type="dxa"/>
          <w:end w:w="108" w:type="dxa"/>
        </w:tblCellMar>
      </w:tblPr>
      <w:tblGrid>
        <w:gridCol w:w="4820"/>
        <w:gridCol w:w="5487"/>
      </w:tblGrid>
      <w:tr>
        <w:trPr/>
        <w:tc>
          <w:tcPr>
            <w:tcW w:w="4820" w:type="dxa"/>
            <w:tcBorders/>
          </w:tcPr>
          <w:p>
            <w:pPr>
              <w:pStyle w:val="Normal"/>
              <w:suppressAutoHyphens w:val="true"/>
              <w:spacing w:lineRule="auto" w:line="240"/>
              <w:ind w:hanging="0" w:end="0"/>
              <w:jc w:val="start"/>
              <w:rPr>
                <w:sz w:val="24"/>
              </w:rPr>
            </w:pPr>
            <w:r>
              <w:rPr>
                <w:sz w:val="24"/>
              </w:rPr>
              <w:t xml:space="preserve">stop - stopping </w:t>
            </w:r>
          </w:p>
          <w:p>
            <w:pPr>
              <w:pStyle w:val="Normal"/>
              <w:suppressAutoHyphens w:val="true"/>
              <w:spacing w:lineRule="auto" w:line="240"/>
              <w:ind w:hanging="0" w:end="0"/>
              <w:jc w:val="start"/>
              <w:rPr>
                <w:sz w:val="24"/>
              </w:rPr>
            </w:pPr>
            <w:r>
              <w:rPr>
                <w:sz w:val="24"/>
              </w:rPr>
              <w:t xml:space="preserve">nod - nodding </w:t>
            </w:r>
          </w:p>
          <w:p>
            <w:pPr>
              <w:pStyle w:val="Normal"/>
              <w:suppressAutoHyphens w:val="true"/>
              <w:spacing w:lineRule="auto" w:line="240"/>
              <w:ind w:hanging="0" w:end="0"/>
              <w:jc w:val="start"/>
              <w:rPr>
                <w:sz w:val="24"/>
              </w:rPr>
            </w:pPr>
            <w:r>
              <w:rPr>
                <w:sz w:val="24"/>
              </w:rPr>
              <w:t>stir – stirring</w:t>
            </w:r>
          </w:p>
        </w:tc>
        <w:tc>
          <w:tcPr>
            <w:tcW w:w="5487" w:type="dxa"/>
            <w:tcBorders/>
          </w:tcPr>
          <w:p>
            <w:pPr>
              <w:pStyle w:val="Normal"/>
              <w:suppressAutoHyphens w:val="true"/>
              <w:spacing w:lineRule="auto" w:line="240"/>
              <w:ind w:hanging="0" w:end="0"/>
              <w:jc w:val="start"/>
              <w:rPr>
                <w:sz w:val="24"/>
              </w:rPr>
            </w:pPr>
            <w:r>
              <w:rPr>
                <w:sz w:val="24"/>
              </w:rPr>
              <w:t xml:space="preserve">permit – permitting </w:t>
            </w:r>
          </w:p>
          <w:p>
            <w:pPr>
              <w:pStyle w:val="Normal"/>
              <w:suppressAutoHyphens w:val="true"/>
              <w:spacing w:lineRule="auto" w:line="240"/>
              <w:ind w:hanging="0" w:end="0"/>
              <w:jc w:val="start"/>
              <w:rPr>
                <w:sz w:val="24"/>
              </w:rPr>
            </w:pPr>
            <w:r>
              <w:rPr>
                <w:sz w:val="24"/>
              </w:rPr>
              <w:t xml:space="preserve">refer - referring </w:t>
            </w:r>
          </w:p>
          <w:p>
            <w:pPr>
              <w:pStyle w:val="Normal"/>
              <w:suppressAutoHyphens w:val="true"/>
              <w:spacing w:lineRule="auto" w:line="240"/>
              <w:ind w:hanging="0" w:end="0"/>
              <w:jc w:val="start"/>
              <w:rPr>
                <w:sz w:val="24"/>
              </w:rPr>
            </w:pPr>
            <w:r>
              <w:rPr>
                <w:sz w:val="24"/>
              </w:rPr>
              <w:t>compel – compelling</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if the stem ends in </w:t>
      </w:r>
      <w:r>
        <w:rPr>
          <w:b/>
          <w:sz w:val="24"/>
        </w:rPr>
        <w:t>-l</w:t>
      </w:r>
      <w:r>
        <w:rPr>
          <w:sz w:val="24"/>
        </w:rPr>
        <w:t xml:space="preserve"> after a short vowel of an unstressed syllable, the </w:t>
      </w:r>
      <w:r>
        <w:rPr>
          <w:b/>
          <w:sz w:val="24"/>
        </w:rPr>
        <w:t>-l</w:t>
      </w:r>
      <w:r>
        <w:rPr>
          <w:sz w:val="24"/>
        </w:rPr>
        <w:t xml:space="preserve"> is doubled (in British English):</w:t>
      </w:r>
    </w:p>
    <w:tbl>
      <w:tblPr>
        <w:tblW w:w="10307" w:type="dxa"/>
        <w:jc w:val="start"/>
        <w:tblInd w:w="675" w:type="dxa"/>
        <w:tblLayout w:type="fixed"/>
        <w:tblCellMar>
          <w:top w:w="0" w:type="dxa"/>
          <w:start w:w="108" w:type="dxa"/>
          <w:bottom w:w="0" w:type="dxa"/>
          <w:end w:w="108" w:type="dxa"/>
        </w:tblCellMar>
      </w:tblPr>
      <w:tblGrid>
        <w:gridCol w:w="4820"/>
        <w:gridCol w:w="5487"/>
      </w:tblGrid>
      <w:tr>
        <w:trPr/>
        <w:tc>
          <w:tcPr>
            <w:tcW w:w="4820" w:type="dxa"/>
            <w:tcBorders/>
          </w:tcPr>
          <w:p>
            <w:pPr>
              <w:pStyle w:val="Normal"/>
              <w:suppressAutoHyphens w:val="true"/>
              <w:spacing w:lineRule="auto" w:line="240"/>
              <w:ind w:hanging="0" w:end="0"/>
              <w:rPr>
                <w:sz w:val="24"/>
              </w:rPr>
            </w:pPr>
            <w:r>
              <w:rPr>
                <w:sz w:val="24"/>
              </w:rPr>
              <w:t>travel – travelling</w:t>
            </w:r>
          </w:p>
        </w:tc>
        <w:tc>
          <w:tcPr>
            <w:tcW w:w="5487" w:type="dxa"/>
            <w:tcBorders/>
          </w:tcPr>
          <w:p>
            <w:pPr>
              <w:pStyle w:val="Normal"/>
              <w:suppressAutoHyphens w:val="true"/>
              <w:spacing w:lineRule="auto" w:line="240"/>
              <w:ind w:hanging="0" w:end="0"/>
              <w:rPr>
                <w:sz w:val="24"/>
              </w:rPr>
            </w:pPr>
            <w:r>
              <w:rPr>
                <w:sz w:val="24"/>
              </w:rPr>
              <w:t>cancel – cancelling</w:t>
            </w:r>
          </w:p>
        </w:tc>
      </w:tr>
    </w:tbl>
    <w:p>
      <w:pPr>
        <w:pStyle w:val="Normal"/>
        <w:suppressAutoHyphens w:val="true"/>
        <w:spacing w:lineRule="auto" w:line="240"/>
        <w:ind w:firstLine="284" w:end="0"/>
        <w:rPr>
          <w:sz w:val="24"/>
        </w:rPr>
      </w:pPr>
      <w:r>
        <w:rPr>
          <w:sz w:val="24"/>
        </w:rPr>
      </w:r>
    </w:p>
    <w:p>
      <w:pPr>
        <w:pStyle w:val="2"/>
        <w:rPr>
          <w:sz w:val="24"/>
        </w:rPr>
      </w:pPr>
      <w:r>
        <w:rPr>
          <w:sz w:val="24"/>
        </w:rPr>
      </w:r>
    </w:p>
    <w:p>
      <w:pPr>
        <w:pStyle w:val="2"/>
        <w:rPr/>
      </w:pPr>
      <w:r>
        <w:rPr/>
        <w:t xml:space="preserve">The same refers to some words ending in </w:t>
      </w:r>
      <w:r>
        <w:rPr>
          <w:b/>
        </w:rPr>
        <w:t>-p</w:t>
      </w:r>
      <w:r>
        <w:rPr/>
        <w:t>:</w:t>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2"/>
              <w:ind w:hanging="0" w:end="0"/>
              <w:rPr/>
            </w:pPr>
            <w:r>
              <w:rPr/>
              <w:t xml:space="preserve">kidnap - kidnapping </w:t>
            </w:r>
          </w:p>
          <w:p>
            <w:pPr>
              <w:pStyle w:val="2"/>
              <w:ind w:hanging="0" w:end="0"/>
              <w:rPr/>
            </w:pPr>
            <w:r>
              <w:rPr/>
              <w:t>handicap- handicapping</w:t>
            </w:r>
          </w:p>
        </w:tc>
        <w:tc>
          <w:tcPr>
            <w:tcW w:w="5491" w:type="dxa"/>
            <w:tcBorders/>
          </w:tcPr>
          <w:p>
            <w:pPr>
              <w:pStyle w:val="2"/>
              <w:ind w:hanging="0" w:end="0"/>
              <w:rPr/>
            </w:pPr>
            <w:r>
              <w:rPr/>
              <w:t>worship – worshipping</w:t>
            </w:r>
          </w:p>
        </w:tc>
      </w:tr>
    </w:tbl>
    <w:p>
      <w:pPr>
        <w:pStyle w:val="2"/>
        <w:rPr/>
      </w:pPr>
      <w:r>
        <w:rPr/>
      </w:r>
    </w:p>
    <w:p>
      <w:pPr>
        <w:pStyle w:val="Normal"/>
        <w:numPr>
          <w:ilvl w:val="0"/>
          <w:numId w:val="4"/>
        </w:numPr>
        <w:suppressAutoHyphens w:val="true"/>
        <w:spacing w:lineRule="auto" w:line="240"/>
        <w:rPr>
          <w:sz w:val="24"/>
        </w:rPr>
      </w:pPr>
      <w:r>
        <w:rPr>
          <w:sz w:val="24"/>
        </w:rPr>
        <w:t xml:space="preserve">verbs ending in </w:t>
      </w:r>
      <w:r>
        <w:rPr>
          <w:b/>
          <w:sz w:val="24"/>
        </w:rPr>
        <w:t>-ie</w:t>
      </w:r>
      <w:r>
        <w:rPr>
          <w:sz w:val="24"/>
        </w:rPr>
        <w:t xml:space="preserve"> drop the final </w:t>
      </w:r>
      <w:r>
        <w:rPr>
          <w:b/>
          <w:sz w:val="24"/>
        </w:rPr>
        <w:t>-e</w:t>
      </w:r>
      <w:r>
        <w:rPr>
          <w:sz w:val="24"/>
        </w:rPr>
        <w:t xml:space="preserve"> and change </w:t>
      </w:r>
      <w:r>
        <w:rPr>
          <w:b/>
          <w:sz w:val="24"/>
        </w:rPr>
        <w:t>i</w:t>
      </w:r>
      <w:r>
        <w:rPr>
          <w:sz w:val="24"/>
        </w:rPr>
        <w:t xml:space="preserve"> into</w:t>
      </w:r>
      <w:r>
        <w:rPr>
          <w:sz w:val="24"/>
          <w:lang w:val="ru-RU"/>
        </w:rPr>
        <w:t xml:space="preserve"> </w:t>
      </w:r>
      <w:r>
        <w:rPr>
          <w:b/>
          <w:sz w:val="24"/>
          <w:lang w:val="ru-RU"/>
        </w:rPr>
        <w:t>у</w:t>
      </w:r>
      <w:r>
        <w:rPr>
          <w:sz w:val="24"/>
        </w:rPr>
        <w:t xml:space="preserve"> before taking the suffix -</w:t>
      </w:r>
      <w:r>
        <w:rPr>
          <w:b/>
          <w:sz w:val="24"/>
        </w:rPr>
        <w:t>ing</w:t>
      </w:r>
      <w:r>
        <w:rPr>
          <w:sz w:val="24"/>
        </w:rPr>
        <w:t>:</w:t>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uppressAutoHyphens w:val="true"/>
              <w:spacing w:lineRule="auto" w:line="240"/>
              <w:ind w:hanging="0" w:end="0"/>
              <w:rPr>
                <w:sz w:val="24"/>
              </w:rPr>
            </w:pPr>
            <w:r>
              <w:rPr>
                <w:sz w:val="24"/>
              </w:rPr>
              <w:t>lie – lying</w:t>
            </w:r>
          </w:p>
        </w:tc>
        <w:tc>
          <w:tcPr>
            <w:tcW w:w="5491" w:type="dxa"/>
            <w:tcBorders/>
          </w:tcPr>
          <w:p>
            <w:pPr>
              <w:pStyle w:val="Normal"/>
              <w:suppressAutoHyphens w:val="true"/>
              <w:spacing w:lineRule="auto" w:line="240"/>
              <w:ind w:hanging="0" w:end="0"/>
              <w:rPr>
                <w:sz w:val="24"/>
              </w:rPr>
            </w:pPr>
            <w:r>
              <w:rPr>
                <w:sz w:val="24"/>
              </w:rPr>
              <w:t>die – dying</w:t>
            </w:r>
          </w:p>
        </w:tc>
      </w:tr>
    </w:tbl>
    <w:p>
      <w:pPr>
        <w:pStyle w:val="2"/>
        <w:rPr>
          <w:b/>
        </w:rPr>
      </w:pPr>
      <w:r>
        <w:rPr>
          <w:b/>
        </w:rPr>
      </w:r>
    </w:p>
    <w:p>
      <w:pPr>
        <w:pStyle w:val="2"/>
        <w:pBdr>
          <w:top w:val="single" w:sz="4" w:space="1" w:color="000000"/>
          <w:left w:val="single" w:sz="4" w:space="4" w:color="000000"/>
          <w:bottom w:val="single" w:sz="4" w:space="1" w:color="000000"/>
          <w:right w:val="single" w:sz="4" w:space="4" w:color="000000"/>
        </w:pBdr>
        <w:rPr>
          <w:b/>
        </w:rPr>
      </w:pPr>
      <w:r>
        <w:rPr>
          <w:b/>
        </w:rPr>
        <w:t>Note:</w:t>
      </w:r>
    </w:p>
    <w:p>
      <w:pPr>
        <w:pStyle w:val="2"/>
        <w:pBdr>
          <w:top w:val="single" w:sz="4" w:space="1" w:color="000000"/>
          <w:left w:val="single" w:sz="4" w:space="4" w:color="000000"/>
          <w:bottom w:val="single" w:sz="4" w:space="1" w:color="000000"/>
          <w:right w:val="single" w:sz="4" w:space="4" w:color="000000"/>
        </w:pBdr>
        <w:rPr>
          <w:b/>
        </w:rPr>
      </w:pPr>
      <w:r>
        <w:rPr>
          <w:b/>
        </w:rPr>
      </w:r>
    </w:p>
    <w:p>
      <w:pPr>
        <w:pStyle w:val="2"/>
        <w:pBdr>
          <w:top w:val="single" w:sz="4" w:space="1" w:color="000000"/>
          <w:left w:val="single" w:sz="4" w:space="4" w:color="000000"/>
          <w:bottom w:val="single" w:sz="4" w:space="1" w:color="000000"/>
          <w:right w:val="single" w:sz="4" w:space="4" w:color="000000"/>
        </w:pBdr>
        <w:rPr/>
      </w:pPr>
      <w:r>
        <w:rPr/>
        <w:t>The same rules apply to the formation of the gerund.</w:t>
      </w:r>
    </w:p>
    <w:p>
      <w:pPr>
        <w:pStyle w:val="2"/>
        <w:rPr/>
      </w:pPr>
      <w:r>
        <w:rPr/>
      </w:r>
    </w:p>
    <w:p>
      <w:pPr>
        <w:pStyle w:val="Heading8"/>
        <w:rPr/>
      </w:pPr>
      <w:r>
        <w:rPr/>
        <w:t>Semantic classifications of the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8.</w:t>
      </w:r>
      <w:r>
        <w:rPr>
          <w:sz w:val="24"/>
        </w:rPr>
        <w:t xml:space="preserve"> Semantic classifications of the verb may be undertaken from different standpoints.</w:t>
      </w:r>
    </w:p>
    <w:p>
      <w:pPr>
        <w:pStyle w:val="2"/>
        <w:rPr/>
      </w:pPr>
      <w:r>
        <w:rPr/>
        <w:t>Grammatically important is the devision of verbs into the following classes:</w:t>
      </w:r>
    </w:p>
    <w:p>
      <w:pPr>
        <w:pStyle w:val="Normal"/>
        <w:suppressAutoHyphens w:val="true"/>
        <w:spacing w:lineRule="auto" w:line="240"/>
        <w:ind w:firstLine="284" w:end="0"/>
        <w:rPr/>
      </w:pPr>
      <w:r>
        <w:rPr>
          <w:b/>
          <w:sz w:val="24"/>
        </w:rPr>
        <w:t>Actional verbs</w:t>
      </w:r>
      <w:r>
        <w:rPr>
          <w:sz w:val="24"/>
        </w:rPr>
        <w:t xml:space="preserve">, which denote </w:t>
      </w:r>
      <w:r>
        <w:rPr>
          <w:spacing w:val="60"/>
          <w:sz w:val="24"/>
        </w:rPr>
        <w:t>actions proper</w:t>
      </w:r>
      <w:r>
        <w:rPr>
          <w:sz w:val="24"/>
        </w:rPr>
        <w:t xml:space="preserve"> (</w:t>
      </w:r>
      <w:r>
        <w:rPr>
          <w:i/>
          <w:sz w:val="24"/>
        </w:rPr>
        <w:t>do, make, go, read,</w:t>
      </w:r>
      <w:r>
        <w:rPr>
          <w:sz w:val="24"/>
        </w:rPr>
        <w:t xml:space="preserve"> etc.) and </w:t>
      </w:r>
      <w:r>
        <w:rPr>
          <w:b/>
          <w:sz w:val="24"/>
        </w:rPr>
        <w:t>statal verbs</w:t>
      </w:r>
      <w:r>
        <w:rPr>
          <w:sz w:val="24"/>
        </w:rPr>
        <w:t xml:space="preserve">, which denote </w:t>
      </w:r>
      <w:r>
        <w:rPr>
          <w:spacing w:val="60"/>
          <w:sz w:val="24"/>
        </w:rPr>
        <w:t>state</w:t>
      </w:r>
      <w:r>
        <w:rPr>
          <w:sz w:val="24"/>
        </w:rPr>
        <w:t xml:space="preserve"> (</w:t>
      </w:r>
      <w:r>
        <w:rPr>
          <w:i/>
          <w:sz w:val="24"/>
        </w:rPr>
        <w:t xml:space="preserve">be, exist, lie, sit, know, </w:t>
      </w:r>
      <w:r>
        <w:rPr>
          <w:sz w:val="24"/>
        </w:rPr>
        <w:t xml:space="preserve">etc.) or </w:t>
      </w:r>
      <w:r>
        <w:rPr>
          <w:spacing w:val="60"/>
          <w:sz w:val="24"/>
        </w:rPr>
        <w:t>relations (</w:t>
      </w:r>
      <w:r>
        <w:rPr>
          <w:i/>
          <w:sz w:val="24"/>
        </w:rPr>
        <w:t>fit, belong, have, match, cost,</w:t>
      </w:r>
      <w:r>
        <w:rPr>
          <w:sz w:val="24"/>
        </w:rPr>
        <w:t xml:space="preserve"> etc.). The difference in their categorical meaning affects their morphological paradigm: </w:t>
      </w:r>
      <w:r>
        <w:rPr>
          <w:spacing w:val="60"/>
          <w:sz w:val="24"/>
        </w:rPr>
        <w:t xml:space="preserve">statal </w:t>
      </w:r>
      <w:r>
        <w:rPr>
          <w:sz w:val="24"/>
        </w:rPr>
        <w:t xml:space="preserve">and </w:t>
      </w:r>
      <w:r>
        <w:rPr>
          <w:spacing w:val="60"/>
          <w:sz w:val="24"/>
        </w:rPr>
        <w:t>relational verbs</w:t>
      </w:r>
      <w:r>
        <w:rPr>
          <w:sz w:val="24"/>
        </w:rPr>
        <w:t xml:space="preserve"> have no passive voice (though some have forms coinciding with the passive voice as in </w:t>
      </w:r>
      <w:r>
        <w:rPr>
          <w:i/>
          <w:sz w:val="24"/>
        </w:rPr>
        <w:t>The curtains</w:t>
      </w:r>
      <w:r>
        <w:rPr>
          <w:sz w:val="24"/>
        </w:rPr>
        <w:t xml:space="preserve"> </w:t>
      </w:r>
      <w:r>
        <w:rPr>
          <w:i/>
          <w:sz w:val="24"/>
        </w:rPr>
        <w:t>and the carpet were matched</w:t>
      </w:r>
      <w:r>
        <w:rPr>
          <w:sz w:val="24"/>
        </w:rPr>
        <w:t xml:space="preserve">). </w:t>
      </w:r>
      <w:r>
        <w:rPr>
          <w:spacing w:val="60"/>
          <w:sz w:val="24"/>
        </w:rPr>
        <w:t>Also statal</w:t>
      </w:r>
      <w:r>
        <w:rPr>
          <w:sz w:val="24"/>
        </w:rPr>
        <w:t xml:space="preserve"> and </w:t>
      </w:r>
      <w:r>
        <w:rPr>
          <w:spacing w:val="60"/>
          <w:sz w:val="24"/>
        </w:rPr>
        <w:t>relational verbs</w:t>
      </w:r>
      <w:r>
        <w:rPr>
          <w:sz w:val="24"/>
        </w:rPr>
        <w:t xml:space="preserve"> generally are not used in the continuous and perfect continuous tenses. Their occasional use in these tenses is always exceptional and results in the change of meaning.</w:t>
      </w:r>
    </w:p>
    <w:p>
      <w:pPr>
        <w:pStyle w:val="Normal"/>
        <w:suppressAutoHyphens w:val="true"/>
        <w:spacing w:lineRule="auto" w:line="240"/>
        <w:ind w:firstLine="284" w:end="0"/>
        <w:rPr/>
      </w:pPr>
      <w:r>
        <w:rPr>
          <w:sz w:val="24"/>
        </w:rPr>
        <w:t xml:space="preserve">From the syntactic standpoint verbs may be subdivided into </w:t>
      </w:r>
      <w:r>
        <w:rPr>
          <w:b/>
          <w:sz w:val="24"/>
        </w:rPr>
        <w:t xml:space="preserve">transivite </w:t>
      </w:r>
      <w:r>
        <w:rPr>
          <w:sz w:val="24"/>
          <w:lang w:val="ru-RU"/>
        </w:rPr>
        <w:t>(переходные)</w:t>
      </w:r>
      <w:r>
        <w:rPr>
          <w:sz w:val="24"/>
        </w:rPr>
        <w:t xml:space="preserve"> and </w:t>
      </w:r>
      <w:r>
        <w:rPr>
          <w:b/>
          <w:sz w:val="24"/>
        </w:rPr>
        <w:t>intransitive</w:t>
      </w:r>
      <w:r>
        <w:rPr>
          <w:b/>
          <w:sz w:val="24"/>
          <w:lang w:val="ru-RU"/>
        </w:rPr>
        <w:t xml:space="preserve"> </w:t>
      </w:r>
      <w:r>
        <w:rPr>
          <w:sz w:val="24"/>
          <w:lang w:val="ru-RU"/>
        </w:rPr>
        <w:t>(непереходные)</w:t>
      </w:r>
      <w:r>
        <w:rPr>
          <w:sz w:val="24"/>
        </w:rPr>
        <w:t xml:space="preserve"> ones.</w:t>
      </w:r>
    </w:p>
    <w:p>
      <w:pPr>
        <w:pStyle w:val="2"/>
        <w:rPr/>
      </w:pPr>
      <w:r>
        <w:rPr/>
        <w:t>Without the object the meaning of the transitive verb is incomplete or entirely different. Transitive verbs may be followed:</w:t>
      </w:r>
    </w:p>
    <w:p>
      <w:pPr>
        <w:pStyle w:val="2"/>
        <w:rPr/>
      </w:pPr>
      <w:r>
        <w:rPr/>
      </w:r>
    </w:p>
    <w:p>
      <w:pPr>
        <w:pStyle w:val="Normal"/>
        <w:suppressAutoHyphens w:val="true"/>
        <w:spacing w:lineRule="auto" w:line="240"/>
        <w:ind w:firstLine="284" w:end="0"/>
        <w:rPr/>
      </w:pPr>
      <w:r>
        <w:rPr>
          <w:sz w:val="24"/>
        </w:rPr>
        <w:t xml:space="preserve">a) by one direct object </w:t>
      </w:r>
      <w:r>
        <w:rPr>
          <w:b/>
          <w:sz w:val="24"/>
        </w:rPr>
        <w:t>(monotransitive verbs)</w:t>
      </w:r>
      <w:r>
        <w:rPr>
          <w:sz w:val="24"/>
        </w:rPr>
        <w:t>;</w:t>
      </w:r>
    </w:p>
    <w:p>
      <w:pPr>
        <w:pStyle w:val="Normal"/>
        <w:suppressAutoHyphens w:val="true"/>
        <w:spacing w:lineRule="auto" w:line="240"/>
        <w:ind w:firstLine="567" w:end="0"/>
        <w:rPr/>
      </w:pPr>
      <w:r>
        <w:rPr>
          <w:sz w:val="24"/>
        </w:rPr>
        <w:t xml:space="preserve">Jane is helping </w:t>
      </w:r>
      <w:r>
        <w:rPr>
          <w:b/>
          <w:sz w:val="24"/>
        </w:rPr>
        <w:t>her sister</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b) by a direct and an indirect objects </w:t>
      </w:r>
      <w:r>
        <w:rPr>
          <w:b/>
          <w:sz w:val="24"/>
        </w:rPr>
        <w:t>(ditransitive verbs)</w:t>
      </w:r>
      <w:r>
        <w:rPr>
          <w:sz w:val="24"/>
        </w:rPr>
        <w:t>;</w:t>
      </w:r>
    </w:p>
    <w:p>
      <w:pPr>
        <w:pStyle w:val="Normal"/>
        <w:suppressAutoHyphens w:val="true"/>
        <w:spacing w:lineRule="auto" w:line="240"/>
        <w:ind w:firstLine="567" w:end="0"/>
        <w:rPr/>
      </w:pPr>
      <w:r>
        <w:rPr>
          <w:sz w:val="24"/>
        </w:rPr>
        <w:t xml:space="preserve">Jane gave </w:t>
      </w:r>
      <w:r>
        <w:rPr>
          <w:b/>
          <w:sz w:val="24"/>
        </w:rPr>
        <w:t>her sister an apple</w:t>
      </w:r>
      <w:r>
        <w:rPr>
          <w:sz w:val="24"/>
        </w:rPr>
        <w:t>.</w:t>
      </w:r>
    </w:p>
    <w:p>
      <w:pPr>
        <w:pStyle w:val="2"/>
        <w:rPr>
          <w:sz w:val="24"/>
        </w:rPr>
      </w:pPr>
      <w:r>
        <w:rPr>
          <w:sz w:val="24"/>
        </w:rPr>
      </w:r>
    </w:p>
    <w:p>
      <w:pPr>
        <w:pStyle w:val="2"/>
        <w:rPr/>
      </w:pPr>
      <w:r>
        <w:rPr/>
        <w:t xml:space="preserve">c) by a prepositional object </w:t>
      </w:r>
      <w:r>
        <w:rPr>
          <w:b/>
        </w:rPr>
        <w:t>(prepositional transitive verbs)</w:t>
      </w:r>
      <w:r>
        <w:rPr/>
        <w:t>:</w:t>
      </w:r>
    </w:p>
    <w:p>
      <w:pPr>
        <w:pStyle w:val="Normal"/>
        <w:suppressAutoHyphens w:val="true"/>
        <w:spacing w:lineRule="auto" w:line="240"/>
        <w:ind w:firstLine="567" w:end="0"/>
        <w:rPr/>
      </w:pPr>
      <w:r>
        <w:rPr>
          <w:sz w:val="24"/>
        </w:rPr>
        <w:t xml:space="preserve">Jane looks </w:t>
      </w:r>
      <w:r>
        <w:rPr>
          <w:b/>
          <w:sz w:val="24"/>
        </w:rPr>
        <w:t>after her sister</w:t>
      </w:r>
      <w:r>
        <w:rPr>
          <w:sz w:val="24"/>
        </w:rPr>
        <w:t>.</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rPr>
        <w:t>Intransitive verbs do not require any object for the completion of their meaning: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567" w:end="0"/>
        <w:rPr>
          <w:sz w:val="24"/>
        </w:rPr>
      </w:pPr>
      <w:r>
        <w:rPr>
          <w:sz w:val="24"/>
        </w:rPr>
        <w:t>The sun is rising.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There are many verbs in English that can function as both transitive and intransitive.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567" w:end="0"/>
        <w:rPr>
          <w:sz w:val="24"/>
        </w:rPr>
      </w:pPr>
      <w:r>
        <w:rPr>
          <w:sz w:val="24"/>
        </w:rPr>
        <w:t>Tom is writing a letter. (transitive)</w:t>
      </w:r>
    </w:p>
    <w:p>
      <w:pPr>
        <w:pStyle w:val="Normal"/>
        <w:suppressAutoHyphens w:val="true"/>
        <w:spacing w:lineRule="auto" w:line="240"/>
        <w:ind w:firstLine="567" w:end="0"/>
        <w:rPr>
          <w:sz w:val="24"/>
        </w:rPr>
      </w:pPr>
      <w:r>
        <w:rPr>
          <w:sz w:val="24"/>
        </w:rPr>
        <w:t>Tom writes clearly. (intransitive)</w:t>
      </w:r>
    </w:p>
    <w:p>
      <w:pPr>
        <w:pStyle w:val="Normal"/>
        <w:suppressAutoHyphens w:val="true"/>
        <w:spacing w:lineRule="auto" w:line="240"/>
        <w:ind w:firstLine="567" w:end="0"/>
        <w:rPr>
          <w:sz w:val="24"/>
        </w:rPr>
      </w:pPr>
      <w:r>
        <w:rPr>
          <w:sz w:val="24"/>
        </w:rPr>
        <w:t>Who has broken the cup? (transitive)</w:t>
      </w:r>
    </w:p>
    <w:p>
      <w:pPr>
        <w:pStyle w:val="Normal"/>
        <w:suppressAutoHyphens w:val="true"/>
        <w:spacing w:lineRule="auto" w:line="240"/>
        <w:ind w:firstLine="567" w:end="0"/>
        <w:rPr>
          <w:sz w:val="24"/>
        </w:rPr>
      </w:pPr>
      <w:r>
        <w:rPr>
          <w:sz w:val="24"/>
        </w:rPr>
        <w:t>Glass breaks easily. (intransitive)</w:t>
      </w:r>
    </w:p>
    <w:p>
      <w:pPr>
        <w:pStyle w:val="Normal"/>
        <w:suppressAutoHyphens w:val="true"/>
        <w:spacing w:lineRule="auto" w:line="240"/>
        <w:ind w:firstLine="567" w:end="0"/>
        <w:rPr>
          <w:sz w:val="24"/>
        </w:rPr>
      </w:pPr>
      <w:r>
        <w:rPr>
          <w:sz w:val="24"/>
        </w:rPr>
        <w:t>Jane stood near the piano. (intransitive)</w:t>
      </w:r>
    </w:p>
    <w:p>
      <w:pPr>
        <w:pStyle w:val="Normal"/>
        <w:suppressAutoHyphens w:val="true"/>
        <w:spacing w:lineRule="auto" w:line="240"/>
        <w:ind w:firstLine="567" w:end="0"/>
        <w:rPr>
          <w:sz w:val="24"/>
        </w:rPr>
      </w:pPr>
      <w:r>
        <w:rPr>
          <w:sz w:val="24"/>
        </w:rPr>
        <w:t>Jane stood the vase on the piano. (transitive)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division of verbs into </w:t>
      </w:r>
      <w:r>
        <w:rPr>
          <w:b/>
          <w:sz w:val="24"/>
        </w:rPr>
        <w:t>terminative</w:t>
      </w:r>
      <w:r>
        <w:rPr>
          <w:sz w:val="24"/>
        </w:rPr>
        <w:t xml:space="preserve"> and </w:t>
      </w:r>
      <w:r>
        <w:rPr>
          <w:b/>
          <w:sz w:val="24"/>
        </w:rPr>
        <w:t>non-terminative</w:t>
      </w:r>
      <w:r>
        <w:rPr>
          <w:sz w:val="24"/>
        </w:rPr>
        <w:t xml:space="preserve"> depends on the aspectual characteristic in the lexical meaning of the verb which influences the use of aspect forms.</w:t>
      </w:r>
    </w:p>
    <w:p>
      <w:pPr>
        <w:pStyle w:val="Normal"/>
        <w:suppressAutoHyphens w:val="true"/>
        <w:spacing w:lineRule="auto" w:line="240"/>
        <w:ind w:firstLine="284" w:end="0"/>
        <w:rPr/>
      </w:pPr>
      <w:r>
        <w:rPr>
          <w:spacing w:val="60"/>
          <w:sz w:val="24"/>
        </w:rPr>
        <w:t>Terminative verbs</w:t>
      </w:r>
      <w:r>
        <w:rPr>
          <w:sz w:val="24"/>
          <w:lang w:val="ru-RU"/>
        </w:rPr>
        <w:t xml:space="preserve"> (предельные глаголы)</w:t>
      </w:r>
      <w:r>
        <w:rPr>
          <w:sz w:val="24"/>
        </w:rPr>
        <w:t xml:space="preserve"> besides their specific meaning contain the idea that the action must be fulfilled and come to an end, reaching some point where it has logically to stop. These are such verbs </w:t>
      </w:r>
      <w:r>
        <w:rPr>
          <w:i/>
          <w:sz w:val="24"/>
        </w:rPr>
        <w:t>as sit down, come, fall, stop, begin, open, close, shut, die, bring, find,</w:t>
      </w:r>
      <w:r>
        <w:rPr>
          <w:sz w:val="24"/>
        </w:rPr>
        <w:t xml:space="preserve"> etc.</w:t>
      </w:r>
    </w:p>
    <w:p>
      <w:pPr>
        <w:pStyle w:val="Normal"/>
        <w:suppressAutoHyphens w:val="true"/>
        <w:spacing w:lineRule="auto" w:line="240"/>
        <w:ind w:firstLine="284" w:end="0"/>
        <w:rPr/>
      </w:pPr>
      <w:r>
        <w:rPr>
          <w:spacing w:val="60"/>
          <w:sz w:val="24"/>
        </w:rPr>
        <w:t>Non-terminative</w:t>
      </w:r>
      <w:r>
        <w:rPr>
          <w:sz w:val="24"/>
        </w:rPr>
        <w:t xml:space="preserve">, or </w:t>
      </w:r>
      <w:r>
        <w:rPr>
          <w:spacing w:val="60"/>
          <w:sz w:val="24"/>
        </w:rPr>
        <w:t>durative verbs</w:t>
      </w:r>
      <w:r>
        <w:rPr>
          <w:sz w:val="24"/>
          <w:lang w:val="ru-RU"/>
        </w:rPr>
        <w:t>(непредельные глаголы)</w:t>
      </w:r>
      <w:r>
        <w:rPr>
          <w:sz w:val="24"/>
        </w:rPr>
        <w:t xml:space="preserve"> imply that actions or states expressed by these verbs may go on indefinitely without reaching any logically necessary final point. These are such verbs as </w:t>
      </w:r>
      <w:r>
        <w:rPr>
          <w:i/>
          <w:sz w:val="24"/>
        </w:rPr>
        <w:t>carry, run, walk, sleep, stand, sit, live, know, suppose, talk, speak,</w:t>
      </w:r>
      <w:r>
        <w:rPr>
          <w:sz w:val="24"/>
        </w:rPr>
        <w:t xml:space="preserve"> etc.</w:t>
      </w:r>
    </w:p>
    <w:p>
      <w:pPr>
        <w:pStyle w:val="2"/>
        <w:rPr/>
      </w:pPr>
      <w:r>
        <w:rPr/>
        <w:t>The end, which is simply an interruption of these actions, may be shown only by means of some adverbial modifier:</w:t>
      </w:r>
    </w:p>
    <w:p>
      <w:pPr>
        <w:pStyle w:val="2"/>
        <w:rPr/>
      </w:pPr>
      <w:r>
        <w:rPr/>
      </w:r>
    </w:p>
    <w:p>
      <w:pPr>
        <w:pStyle w:val="2"/>
        <w:ind w:start="284" w:end="0"/>
        <w:rPr>
          <w:i/>
          <w:i/>
        </w:rPr>
      </w:pPr>
      <w:r>
        <w:rPr>
          <w:i/>
        </w:rPr>
        <w:t>He slept till nine in the morning.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The last subclass comprises verbs that can function as both </w:t>
      </w:r>
      <w:r>
        <w:rPr>
          <w:spacing w:val="60"/>
          <w:sz w:val="24"/>
        </w:rPr>
        <w:t>termi</w:t>
        <w:softHyphen/>
        <w:t xml:space="preserve">native </w:t>
      </w:r>
      <w:r>
        <w:rPr>
          <w:sz w:val="24"/>
        </w:rPr>
        <w:t xml:space="preserve">and </w:t>
      </w:r>
      <w:r>
        <w:rPr>
          <w:spacing w:val="60"/>
          <w:sz w:val="24"/>
        </w:rPr>
        <w:t>non-terminative</w:t>
      </w:r>
      <w:r>
        <w:rPr>
          <w:sz w:val="24"/>
        </w:rPr>
        <w:t xml:space="preserve"> (</w:t>
      </w:r>
      <w:r>
        <w:rPr>
          <w:b/>
          <w:sz w:val="24"/>
        </w:rPr>
        <w:t>verbs of double aspectual meaning</w:t>
      </w:r>
      <w:r>
        <w:rPr>
          <w:sz w:val="24"/>
        </w:rPr>
        <w:t>). The difference is clear from the context:</w:t>
      </w:r>
    </w:p>
    <w:p>
      <w:pPr>
        <w:pStyle w:val="Normal"/>
        <w:suppressAutoHyphens w:val="true"/>
        <w:spacing w:lineRule="auto" w:line="240"/>
        <w:ind w:firstLine="284" w:end="0"/>
        <w:rPr>
          <w:sz w:val="24"/>
        </w:rPr>
      </w:pPr>
      <w:r>
        <w:rPr>
          <w:sz w:val="24"/>
        </w:rPr>
      </w:r>
    </w:p>
    <w:p>
      <w:pPr>
        <w:pStyle w:val="2"/>
        <w:ind w:start="284" w:end="0"/>
        <w:rPr/>
      </w:pPr>
      <w:r>
        <w:rPr/>
        <w:t xml:space="preserve">Can you see well? (non-terminative) </w:t>
      </w:r>
    </w:p>
    <w:p>
      <w:pPr>
        <w:pStyle w:val="2"/>
        <w:ind w:start="284" w:end="0"/>
        <w:rPr/>
      </w:pPr>
      <w:r>
        <w:rPr/>
        <w:t>I see nothing there. (terminative)</w:t>
      </w:r>
    </w:p>
    <w:p>
      <w:pPr>
        <w:pStyle w:val="Normal"/>
        <w:suppressAutoHyphens w:val="true"/>
        <w:spacing w:lineRule="auto" w:line="240"/>
        <w:ind w:firstLine="284" w:end="0"/>
        <w:rPr>
          <w:sz w:val="24"/>
        </w:rPr>
      </w:pPr>
      <w:r>
        <w:rPr>
          <w:sz w:val="24"/>
        </w:rPr>
      </w:r>
    </w:p>
    <w:p>
      <w:pPr>
        <w:pStyle w:val="Heading8"/>
        <w:rPr/>
      </w:pPr>
      <w:r>
        <w:rPr/>
        <w:t>The finite forms of the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 The category of person</w:t>
      </w:r>
      <w:r>
        <w:rPr>
          <w:sz w:val="24"/>
        </w:rPr>
        <w:t xml:space="preserve"> expresses the relation of the action and its doer to the speaker, showing whether the action is performed by the speaker (the 1st person), someone addressed by the speaker (the 2nd person) or someone/something other than the speaker or the person addressed (the 3rd person).</w:t>
      </w:r>
    </w:p>
    <w:p>
      <w:pPr>
        <w:pStyle w:val="Normal"/>
        <w:suppressAutoHyphens w:val="true"/>
        <w:spacing w:lineRule="auto" w:line="240"/>
        <w:ind w:firstLine="284" w:end="0"/>
        <w:rPr/>
      </w:pPr>
      <w:r>
        <w:rPr>
          <w:b/>
          <w:sz w:val="24"/>
        </w:rPr>
        <w:t>The category of number</w:t>
      </w:r>
      <w:r>
        <w:rPr>
          <w:sz w:val="24"/>
        </w:rPr>
        <w:t xml:space="preserve"> shows whether the action is performed by one or more than one persons or non-persons.</w:t>
      </w:r>
    </w:p>
    <w:p>
      <w:pPr>
        <w:pStyle w:val="Normal"/>
        <w:pBdr>
          <w:bottom w:val="single" w:sz="4" w:space="1" w:color="000000"/>
        </w:pBdr>
        <w:suppressAutoHyphens w:val="true"/>
        <w:spacing w:lineRule="auto" w:line="240"/>
        <w:ind w:firstLine="284" w:end="0"/>
        <w:rPr/>
      </w:pPr>
      <w:r>
        <w:rPr>
          <w:sz w:val="24"/>
        </w:rPr>
        <w:t xml:space="preserve">For the present indefinite tense* of the verb </w:t>
      </w:r>
      <w:r>
        <w:rPr>
          <w:i/>
          <w:sz w:val="24"/>
        </w:rPr>
        <w:t>to be</w:t>
      </w:r>
      <w:r>
        <w:rPr>
          <w:sz w:val="24"/>
        </w:rPr>
        <w:t xml:space="preserve"> there are three contrasting forms: the 1st person singular, the 3rd person singular and the form for all persons plural: </w:t>
      </w:r>
      <w:r>
        <w:rPr>
          <w:i/>
          <w:sz w:val="24"/>
        </w:rPr>
        <w:t>(I) am - (he) is - (we, you, they) are.</w:t>
      </w:r>
    </w:p>
    <w:p>
      <w:pPr>
        <w:pStyle w:val="Normal"/>
        <w:suppressAutoHyphens w:val="true"/>
        <w:spacing w:lineRule="auto" w:line="240"/>
        <w:ind w:firstLine="284" w:end="0"/>
        <w:rPr/>
      </w:pPr>
      <w:r>
        <w:rPr>
          <w:sz w:val="20"/>
        </w:rPr>
        <w:t xml:space="preserve">* The other term used for indefinite tenses is "simple tenses". Accordingly there are </w:t>
      </w:r>
      <w:r>
        <w:rPr>
          <w:i/>
          <w:sz w:val="20"/>
        </w:rPr>
        <w:t>the simple present,</w:t>
      </w:r>
      <w:r>
        <w:rPr>
          <w:sz w:val="20"/>
        </w:rPr>
        <w:t xml:space="preserve"> </w:t>
      </w:r>
      <w:r>
        <w:rPr>
          <w:i/>
          <w:sz w:val="20"/>
        </w:rPr>
        <w:t>"the</w:t>
      </w:r>
      <w:r>
        <w:rPr>
          <w:sz w:val="20"/>
        </w:rPr>
        <w:t xml:space="preserve"> </w:t>
      </w:r>
      <w:r>
        <w:rPr>
          <w:i/>
          <w:sz w:val="20"/>
        </w:rPr>
        <w:t>simple past", "the simple future".</w:t>
      </w:r>
    </w:p>
    <w:p>
      <w:pPr>
        <w:pStyle w:val="Normal"/>
        <w:suppressAutoHyphens w:val="true"/>
        <w:spacing w:lineRule="auto" w:line="240"/>
        <w:ind w:firstLine="284" w:end="0"/>
        <w:rPr>
          <w:i/>
          <w:i/>
          <w:sz w:val="24"/>
        </w:rPr>
      </w:pPr>
      <w:r>
        <w:rPr>
          <w:i/>
          <w:sz w:val="24"/>
        </w:rPr>
      </w:r>
    </w:p>
    <w:p>
      <w:pPr>
        <w:pStyle w:val="2"/>
        <w:rPr/>
      </w:pPr>
      <w:r>
        <w:rPr/>
        <w:t xml:space="preserve">In the past indefinite tense it is only the verb </w:t>
      </w:r>
      <w:r>
        <w:rPr>
          <w:i/>
        </w:rPr>
        <w:t xml:space="preserve">to be </w:t>
      </w:r>
      <w:r>
        <w:rPr/>
        <w:t xml:space="preserve">that has one of these categories - the category of number, formed by the opposition of the singular and the plural forms: </w:t>
      </w:r>
      <w:r>
        <w:rPr>
          <w:i/>
        </w:rPr>
        <w:t>(I, he) was - (we, you, they) were.</w:t>
      </w:r>
      <w:r>
        <w:rPr/>
        <w:t xml:space="preserve"> All the other verbs have the same form for all the persons, both singular and plural.</w:t>
      </w:r>
    </w:p>
    <w:p>
      <w:pPr>
        <w:pStyle w:val="Normal"/>
        <w:suppressAutoHyphens w:val="true"/>
        <w:spacing w:lineRule="auto" w:line="240"/>
        <w:ind w:firstLine="284" w:end="0"/>
        <w:rPr/>
      </w:pPr>
      <w:r>
        <w:rPr>
          <w:sz w:val="24"/>
        </w:rPr>
        <w:t xml:space="preserve">In the future and future in the past tenses there are two opposing forms: the 1st person singular and plural and the other persons: </w:t>
      </w:r>
      <w:r>
        <w:rPr>
          <w:i/>
          <w:sz w:val="24"/>
        </w:rPr>
        <w:t>(I, we) shall go - (he, you, they) will go; (I, we) should come - (he, you, they) would</w:t>
      </w:r>
      <w:r>
        <w:rPr>
          <w:sz w:val="24"/>
        </w:rPr>
        <w:t xml:space="preserve"> </w:t>
      </w:r>
      <w:r>
        <w:rPr>
          <w:i/>
          <w:sz w:val="24"/>
        </w:rPr>
        <w:t>come.</w:t>
      </w:r>
    </w:p>
    <w:p>
      <w:pPr>
        <w:pStyle w:val="Normal"/>
        <w:suppressAutoHyphens w:val="true"/>
        <w:spacing w:lineRule="auto" w:line="240"/>
        <w:ind w:firstLine="284" w:end="0"/>
        <w:rPr>
          <w:sz w:val="24"/>
        </w:rPr>
      </w:pPr>
      <w:r>
        <w:rPr>
          <w:sz w:val="24"/>
        </w:rPr>
        <w:t xml:space="preserve">In colloquial style, however, no person distinctions are found either in the future or in the future in the past tenses. The only marker for the future tenses is </w:t>
      </w:r>
      <w:r>
        <w:rPr>
          <w:b/>
          <w:sz w:val="24"/>
        </w:rPr>
        <w:t xml:space="preserve">‘ll </w:t>
      </w:r>
      <w:r>
        <w:rPr>
          <w:sz w:val="24"/>
        </w:rPr>
        <w:t xml:space="preserve">used with all persons, both singular and plural: </w:t>
      </w:r>
      <w:r>
        <w:rPr>
          <w:i/>
          <w:sz w:val="24"/>
        </w:rPr>
        <w:t>I'll do it; He'll</w:t>
      </w:r>
      <w:r>
        <w:rPr>
          <w:sz w:val="24"/>
        </w:rPr>
        <w:t xml:space="preserve"> </w:t>
      </w:r>
      <w:r>
        <w:rPr>
          <w:i/>
          <w:sz w:val="24"/>
        </w:rPr>
        <w:t>do it; We'll do it,</w:t>
      </w:r>
      <w:r>
        <w:rPr>
          <w:sz w:val="24"/>
        </w:rPr>
        <w:t xml:space="preserve"> etc. The marker for the future in the past tenses is </w:t>
      </w:r>
      <w:r>
        <w:rPr>
          <w:b/>
          <w:sz w:val="24"/>
        </w:rPr>
        <w:t>‘d</w:t>
      </w:r>
      <w:r>
        <w:rPr>
          <w:sz w:val="24"/>
        </w:rPr>
        <w:t xml:space="preserve">, also used with all persons and numbers: </w:t>
      </w:r>
      <w:r>
        <w:rPr>
          <w:i/>
          <w:sz w:val="24"/>
        </w:rPr>
        <w:t>I said I’d come; He said he’d come; We said we’d come,</w:t>
      </w:r>
      <w:r>
        <w:rPr>
          <w:sz w:val="24"/>
        </w:rPr>
        <w:t xml:space="preserve"> etc. Historically </w:t>
      </w:r>
      <w:r>
        <w:rPr>
          <w:b/>
          <w:sz w:val="24"/>
        </w:rPr>
        <w:t>‘ll</w:t>
      </w:r>
      <w:r>
        <w:rPr>
          <w:sz w:val="24"/>
        </w:rPr>
        <w:t xml:space="preserve"> is the shortened form of </w:t>
      </w:r>
      <w:r>
        <w:rPr>
          <w:i/>
          <w:sz w:val="24"/>
        </w:rPr>
        <w:t>will</w:t>
      </w:r>
      <w:r>
        <w:rPr>
          <w:sz w:val="24"/>
        </w:rPr>
        <w:t xml:space="preserve">, </w:t>
      </w:r>
      <w:r>
        <w:rPr>
          <w:b/>
          <w:sz w:val="24"/>
        </w:rPr>
        <w:t>‘d</w:t>
      </w:r>
      <w:r>
        <w:rPr>
          <w:sz w:val="24"/>
        </w:rPr>
        <w:t xml:space="preserve"> is the shortened form of </w:t>
      </w:r>
      <w:r>
        <w:rPr>
          <w:i/>
          <w:sz w:val="24"/>
        </w:rPr>
        <w:t>would.</w:t>
      </w:r>
    </w:p>
    <w:p>
      <w:pPr>
        <w:pStyle w:val="2"/>
        <w:rPr/>
      </w:pPr>
      <w:r>
        <w:rPr/>
        <w:t>The categories of person and number, with the same restrictions, as those mentioned above, are naturally found in all analytical forms contain</w:t>
        <w:softHyphen/>
        <w:t xml:space="preserve">ing the present indefinite tense of the auxiliaries </w:t>
      </w:r>
      <w:r>
        <w:rPr>
          <w:i/>
        </w:rPr>
        <w:t>to be</w:t>
      </w:r>
      <w:r>
        <w:rPr/>
        <w:t xml:space="preserve"> and </w:t>
      </w:r>
      <w:r>
        <w:rPr>
          <w:i/>
        </w:rPr>
        <w:t>to have</w:t>
      </w:r>
      <w:r>
        <w:rPr/>
        <w:t xml:space="preserve">, or the past indefinite tense of the auxiliary </w:t>
      </w:r>
      <w:r>
        <w:rPr>
          <w:i/>
        </w:rPr>
        <w:t>to be</w:t>
      </w:r>
      <w:r>
        <w:rPr/>
        <w:t xml:space="preserve">: </w:t>
      </w:r>
      <w:r>
        <w:rPr>
          <w:i/>
        </w:rPr>
        <w:t xml:space="preserve">(I) </w:t>
      </w:r>
      <w:r>
        <w:rPr>
          <w:b/>
          <w:i/>
        </w:rPr>
        <w:t>am</w:t>
      </w:r>
      <w:r>
        <w:rPr>
          <w:i/>
        </w:rPr>
        <w:t xml:space="preserve"> reading - (he) </w:t>
      </w:r>
      <w:r>
        <w:rPr>
          <w:b/>
          <w:i/>
        </w:rPr>
        <w:t>is</w:t>
      </w:r>
      <w:r>
        <w:rPr>
          <w:i/>
        </w:rPr>
        <w:t xml:space="preserve"> reading - (we, you, they) </w:t>
      </w:r>
      <w:r>
        <w:rPr>
          <w:b/>
          <w:i/>
        </w:rPr>
        <w:t>are</w:t>
      </w:r>
      <w:r>
        <w:rPr>
          <w:i/>
        </w:rPr>
        <w:t xml:space="preserve"> reading; (I) </w:t>
      </w:r>
      <w:r>
        <w:rPr>
          <w:b/>
          <w:i/>
        </w:rPr>
        <w:t xml:space="preserve">am </w:t>
      </w:r>
      <w:r>
        <w:rPr>
          <w:i/>
        </w:rPr>
        <w:t xml:space="preserve">told - (he) </w:t>
      </w:r>
      <w:r>
        <w:rPr>
          <w:b/>
          <w:i/>
        </w:rPr>
        <w:t>is</w:t>
      </w:r>
      <w:r>
        <w:rPr>
          <w:i/>
        </w:rPr>
        <w:t xml:space="preserve"> told - (we, you, they) </w:t>
      </w:r>
      <w:r>
        <w:rPr>
          <w:b/>
          <w:i/>
        </w:rPr>
        <w:t>are</w:t>
      </w:r>
      <w:r>
        <w:rPr>
          <w:i/>
        </w:rPr>
        <w:t xml:space="preserve"> told; (he) </w:t>
      </w:r>
      <w:r>
        <w:rPr>
          <w:b/>
          <w:i/>
        </w:rPr>
        <w:t xml:space="preserve">has </w:t>
      </w:r>
      <w:r>
        <w:rPr>
          <w:i/>
        </w:rPr>
        <w:t xml:space="preserve">come - (I, we, you, they) </w:t>
      </w:r>
      <w:r>
        <w:rPr>
          <w:b/>
          <w:i/>
        </w:rPr>
        <w:t xml:space="preserve">have </w:t>
      </w:r>
      <w:r>
        <w:rPr>
          <w:i/>
        </w:rPr>
        <w:t xml:space="preserve">come; (he) </w:t>
      </w:r>
      <w:r>
        <w:rPr>
          <w:b/>
          <w:i/>
        </w:rPr>
        <w:t>has</w:t>
      </w:r>
      <w:r>
        <w:rPr>
          <w:i/>
        </w:rPr>
        <w:t xml:space="preserve"> been told - (I, we, you, they) </w:t>
      </w:r>
      <w:r>
        <w:rPr>
          <w:b/>
          <w:i/>
        </w:rPr>
        <w:t xml:space="preserve">have </w:t>
      </w:r>
      <w:r>
        <w:rPr>
          <w:i/>
        </w:rPr>
        <w:t xml:space="preserve">been told; (he) </w:t>
      </w:r>
      <w:r>
        <w:rPr>
          <w:b/>
          <w:i/>
        </w:rPr>
        <w:t xml:space="preserve">has </w:t>
      </w:r>
      <w:r>
        <w:rPr>
          <w:i/>
        </w:rPr>
        <w:t xml:space="preserve">been reading - (I, we, you, they) </w:t>
      </w:r>
      <w:r>
        <w:rPr>
          <w:b/>
          <w:i/>
        </w:rPr>
        <w:t xml:space="preserve">have </w:t>
      </w:r>
      <w:r>
        <w:rPr>
          <w:i/>
        </w:rPr>
        <w:t>been reading.</w:t>
      </w:r>
    </w:p>
    <w:p>
      <w:pPr>
        <w:pStyle w:val="Normal"/>
        <w:suppressAutoHyphens w:val="true"/>
        <w:spacing w:lineRule="auto" w:line="240"/>
        <w:ind w:firstLine="284" w:end="0"/>
        <w:rPr>
          <w:sz w:val="24"/>
        </w:rPr>
      </w:pPr>
      <w:r>
        <w:rPr>
          <w:sz w:val="24"/>
        </w:rPr>
        <w:t>A more regular way of expressing the categories of person and number is the use of personal pronouns. They are indispensable when the finite verb forms in the indicative as well as the subjunctive moods have no markers of person or number distinctions.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I</w:t>
      </w:r>
      <w:r>
        <w:rPr>
          <w:sz w:val="24"/>
        </w:rPr>
        <w:t xml:space="preserve"> stepped aside and they moved away.</w:t>
      </w:r>
    </w:p>
    <w:p>
      <w:pPr>
        <w:pStyle w:val="Normal"/>
        <w:suppressAutoHyphens w:val="true"/>
        <w:spacing w:lineRule="auto" w:line="240"/>
        <w:ind w:firstLine="284" w:start="284" w:end="0"/>
        <w:rPr/>
      </w:pPr>
      <w:r>
        <w:rPr>
          <w:i/>
          <w:sz w:val="24"/>
        </w:rPr>
        <w:t xml:space="preserve">They </w:t>
      </w:r>
      <w:r>
        <w:rPr>
          <w:sz w:val="24"/>
        </w:rPr>
        <w:t>had been walking along, side by side, and she had been talking very earnestly.</w:t>
      </w:r>
    </w:p>
    <w:p>
      <w:pPr>
        <w:pStyle w:val="2"/>
        <w:ind w:start="284" w:end="0"/>
        <w:rPr/>
      </w:pPr>
      <w:r>
        <w:rPr/>
        <w:t xml:space="preserve">If </w:t>
      </w:r>
      <w:r>
        <w:rPr>
          <w:i/>
        </w:rPr>
        <w:t xml:space="preserve">you </w:t>
      </w:r>
      <w:r>
        <w:rPr/>
        <w:t>were his own son, you could have all this.</w:t>
      </w:r>
    </w:p>
    <w:p>
      <w:pPr>
        <w:pStyle w:val="2"/>
        <w:ind w:start="284" w:end="0"/>
        <w:rPr/>
      </w:pPr>
      <w:r>
        <w:rPr/>
        <w:t xml:space="preserve">If </w:t>
      </w:r>
      <w:r>
        <w:rPr>
          <w:i/>
        </w:rPr>
        <w:t xml:space="preserve">she </w:t>
      </w:r>
      <w:r>
        <w:rPr/>
        <w:t>were not a housemaid, she might not feel it so keenly.</w:t>
      </w:r>
    </w:p>
    <w:p>
      <w:pPr>
        <w:pStyle w:val="2"/>
        <w:rPr/>
      </w:pPr>
      <w:r>
        <w:rPr/>
      </w:r>
    </w:p>
    <w:p>
      <w:pPr>
        <w:pStyle w:val="Normal"/>
        <w:suppressAutoHyphens w:val="true"/>
        <w:spacing w:lineRule="auto" w:line="240"/>
        <w:ind w:firstLine="284" w:end="0"/>
        <w:rPr>
          <w:sz w:val="24"/>
        </w:rPr>
      </w:pPr>
      <w:r>
        <w:rPr>
          <w:sz w:val="24"/>
        </w:rPr>
        <w:t>The verb is always in the 3rd person singular if the subject of the predicate verb is expressed by a negative or indefinite pronoun, by an infinitive, a gerund or a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Nothing </w:t>
      </w:r>
      <w:r>
        <w:rPr>
          <w:i/>
          <w:sz w:val="24"/>
        </w:rPr>
        <w:t>has happened</w:t>
      </w:r>
      <w:r>
        <w:rPr>
          <w:sz w:val="24"/>
        </w:rPr>
        <w:t xml:space="preserve">. Somebody </w:t>
      </w:r>
      <w:r>
        <w:rPr>
          <w:i/>
          <w:sz w:val="24"/>
        </w:rPr>
        <w:t>has come</w:t>
      </w:r>
      <w:r>
        <w:rPr>
          <w:sz w:val="24"/>
        </w:rPr>
        <w:t>.</w:t>
      </w:r>
    </w:p>
    <w:p>
      <w:pPr>
        <w:pStyle w:val="Normal"/>
        <w:suppressAutoHyphens w:val="true"/>
        <w:spacing w:lineRule="auto" w:line="240"/>
        <w:ind w:firstLine="284" w:start="284" w:end="0"/>
        <w:rPr/>
      </w:pPr>
      <w:r>
        <w:rPr>
          <w:sz w:val="24"/>
        </w:rPr>
        <w:t xml:space="preserve">To see him at last </w:t>
      </w:r>
      <w:r>
        <w:rPr>
          <w:i/>
          <w:sz w:val="24"/>
        </w:rPr>
        <w:t>was</w:t>
      </w:r>
      <w:r>
        <w:rPr>
          <w:sz w:val="24"/>
        </w:rPr>
        <w:t xml:space="preserve"> a real pleasure. To shut that lid </w:t>
      </w:r>
      <w:r>
        <w:rPr>
          <w:i/>
          <w:sz w:val="24"/>
        </w:rPr>
        <w:t xml:space="preserve">seems </w:t>
      </w:r>
      <w:r>
        <w:rPr>
          <w:sz w:val="24"/>
        </w:rPr>
        <w:t>an easy task.</w:t>
      </w:r>
    </w:p>
    <w:p>
      <w:pPr>
        <w:pStyle w:val="Normal"/>
        <w:suppressAutoHyphens w:val="true"/>
        <w:spacing w:lineRule="auto" w:line="240"/>
        <w:ind w:firstLine="284" w:start="284" w:end="0"/>
        <w:rPr/>
      </w:pPr>
      <w:r>
        <w:rPr>
          <w:sz w:val="24"/>
        </w:rPr>
        <w:t xml:space="preserve">Seeing </w:t>
      </w:r>
      <w:r>
        <w:rPr>
          <w:i/>
          <w:sz w:val="24"/>
        </w:rPr>
        <w:t>is</w:t>
      </w:r>
      <w:r>
        <w:rPr>
          <w:sz w:val="24"/>
        </w:rPr>
        <w:t xml:space="preserve"> believing. Visiting their house again </w:t>
      </w:r>
      <w:r>
        <w:rPr>
          <w:i/>
          <w:sz w:val="24"/>
        </w:rPr>
        <w:t>seems</w:t>
      </w:r>
      <w:r>
        <w:rPr>
          <w:sz w:val="24"/>
        </w:rPr>
        <w:t xml:space="preserve"> out of the question.</w:t>
      </w:r>
    </w:p>
    <w:p>
      <w:pPr>
        <w:pStyle w:val="2"/>
        <w:pBdr>
          <w:bottom w:val="single" w:sz="4" w:space="1" w:color="000000"/>
        </w:pBdr>
        <w:ind w:start="284" w:end="0"/>
        <w:rPr/>
      </w:pPr>
      <w:r>
        <w:rPr/>
        <w:t xml:space="preserve">What she has told me </w:t>
      </w:r>
      <w:r>
        <w:rPr>
          <w:i/>
        </w:rPr>
        <w:t xml:space="preserve">frightens </w:t>
      </w:r>
      <w:r>
        <w:rPr/>
        <w:t>me*.</w:t>
      </w:r>
    </w:p>
    <w:p>
      <w:pPr>
        <w:pStyle w:val="Normal"/>
        <w:suppressAutoHyphens w:val="true"/>
        <w:spacing w:lineRule="auto" w:line="240"/>
        <w:ind w:firstLine="284" w:end="0"/>
        <w:rPr>
          <w:sz w:val="20"/>
        </w:rPr>
      </w:pPr>
      <w:r>
        <w:rPr>
          <w:sz w:val="20"/>
        </w:rPr>
        <w:t>* For further details see § on Agreement of the Subject and Predicate.</w:t>
      </w:r>
    </w:p>
    <w:p>
      <w:pPr>
        <w:pStyle w:val="Normal"/>
        <w:suppressAutoHyphens w:val="true"/>
        <w:spacing w:lineRule="auto" w:line="240"/>
        <w:ind w:firstLine="284" w:end="0"/>
        <w:rPr>
          <w:sz w:val="24"/>
        </w:rPr>
      </w:pPr>
      <w:r>
        <w:rPr>
          <w:sz w:val="24"/>
        </w:rPr>
      </w:r>
    </w:p>
    <w:p>
      <w:pPr>
        <w:pStyle w:val="Heading3"/>
        <w:rPr/>
      </w:pPr>
      <w:bookmarkStart w:id="6" w:name="__RefHeading___Toc5112944"/>
      <w:bookmarkEnd w:id="6"/>
      <w:r>
        <w:rPr/>
        <w:t>The category of tense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10.</w:t>
      </w:r>
      <w:r>
        <w:rPr>
          <w:sz w:val="24"/>
        </w:rPr>
        <w:t xml:space="preserve"> The category of tense in English (as well as in Russian) expresses the relationship between the time of the action and the time of speaking.</w:t>
      </w:r>
    </w:p>
    <w:p>
      <w:pPr>
        <w:pStyle w:val="Normal"/>
        <w:suppressAutoHyphens w:val="true"/>
        <w:spacing w:lineRule="auto" w:line="240"/>
        <w:ind w:firstLine="284" w:end="0"/>
        <w:rPr/>
      </w:pPr>
      <w:r>
        <w:rPr>
          <w:sz w:val="24"/>
        </w:rPr>
        <w:t xml:space="preserve">The time of speaking is designated as present time and is the starting point for the whole scale of time measuring. The time that follows the time of speaking is designated as future time; the time that precedes the time of speaking is designated as past time. Accordingly there are three tenses in English - </w:t>
      </w:r>
      <w:r>
        <w:rPr>
          <w:b/>
          <w:sz w:val="24"/>
        </w:rPr>
        <w:t>the present tense, the</w:t>
      </w:r>
      <w:r>
        <w:rPr>
          <w:sz w:val="24"/>
        </w:rPr>
        <w:t xml:space="preserve"> </w:t>
      </w:r>
      <w:r>
        <w:rPr>
          <w:b/>
          <w:sz w:val="24"/>
        </w:rPr>
        <w:t>future tense</w:t>
      </w:r>
      <w:r>
        <w:rPr>
          <w:sz w:val="24"/>
        </w:rPr>
        <w:t xml:space="preserve"> and the </w:t>
      </w:r>
      <w:r>
        <w:rPr>
          <w:b/>
          <w:sz w:val="24"/>
        </w:rPr>
        <w:t>past tense</w:t>
      </w:r>
      <w:r>
        <w:rPr>
          <w:sz w:val="24"/>
        </w:rPr>
        <w:t xml:space="preserve"> which refer actions to present, future or past time.</w:t>
      </w:r>
    </w:p>
    <w:p>
      <w:pPr>
        <w:pStyle w:val="2"/>
        <w:rPr/>
      </w:pPr>
      <w:r>
        <w:rPr/>
        <w:t xml:space="preserve">Besides these three tenses there is one more tense in English, the so-called </w:t>
      </w:r>
      <w:r>
        <w:rPr>
          <w:b/>
        </w:rPr>
        <w:t>future in the past</w:t>
      </w:r>
      <w:r>
        <w:rPr/>
        <w:t>. The peculiarity of this tense lies in the fact that the future is looked upon not from the point of view of the moment of speaking (the present) but from the point of view of some moment in the past.</w:t>
      </w:r>
    </w:p>
    <w:p>
      <w:pPr>
        <w:pStyle w:val="Normal"/>
        <w:suppressAutoHyphens w:val="true"/>
        <w:spacing w:lineRule="auto" w:line="240"/>
        <w:ind w:firstLine="284" w:end="0"/>
        <w:rPr>
          <w:sz w:val="24"/>
        </w:rPr>
      </w:pPr>
      <w:r>
        <w:rPr>
          <w:sz w:val="24"/>
        </w:rPr>
        <w:t>Each tense is represented by four verb forms involving such categories as aspect and perfect. Thus there are four present tense forms: the present indefinite, the present continuous, the present perfect, the present perfect continuous; four past tense forms: the past indefinite, the past continuous, the past perfect and the past perfect continuous; four future tense forms: the future indefinite, the future continuous, the future perfect and the future perfect continuous; and four future in the past tense forms: the future in the past indefinite, the future in the past continuous, the future in the past perfect, the future in the past perfect continuous.</w:t>
      </w:r>
    </w:p>
    <w:p>
      <w:pPr>
        <w:pStyle w:val="Normal"/>
        <w:suppressAutoHyphens w:val="true"/>
        <w:spacing w:lineRule="auto" w:line="240"/>
        <w:ind w:firstLine="284" w:end="0"/>
        <w:rPr>
          <w:sz w:val="24"/>
        </w:rPr>
      </w:pPr>
      <w:r>
        <w:rPr>
          <w:sz w:val="24"/>
        </w:rPr>
      </w:r>
    </w:p>
    <w:p>
      <w:pPr>
        <w:pStyle w:val="Heading3"/>
        <w:rPr/>
      </w:pPr>
      <w:bookmarkStart w:id="7" w:name="__RefHeading___Toc5112945"/>
      <w:bookmarkEnd w:id="7"/>
      <w:r>
        <w:rPr/>
        <w:t>The category of aspect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11.</w:t>
      </w:r>
      <w:r>
        <w:rPr>
          <w:sz w:val="24"/>
        </w:rPr>
        <w:t xml:space="preserve"> In general the category of aspect shows the way or manner in which an action is performed, that is whether the action is perfective </w:t>
      </w:r>
      <w:r>
        <w:rPr>
          <w:sz w:val="24"/>
          <w:lang w:val="ru-RU"/>
        </w:rPr>
        <w:t>(совершенное),</w:t>
      </w:r>
      <w:r>
        <w:rPr>
          <w:sz w:val="24"/>
        </w:rPr>
        <w:t xml:space="preserve"> imperfective</w:t>
      </w:r>
      <w:r>
        <w:rPr>
          <w:sz w:val="24"/>
          <w:lang w:val="ru-RU"/>
        </w:rPr>
        <w:t xml:space="preserve"> (несовершенное),</w:t>
      </w:r>
      <w:r>
        <w:rPr>
          <w:sz w:val="24"/>
        </w:rPr>
        <w:t xml:space="preserve"> momentary</w:t>
      </w:r>
      <w:r>
        <w:rPr>
          <w:sz w:val="24"/>
          <w:lang w:val="ru-RU"/>
        </w:rPr>
        <w:t xml:space="preserve"> (мгновенное, однократное),</w:t>
      </w:r>
      <w:r>
        <w:rPr>
          <w:sz w:val="24"/>
        </w:rPr>
        <w:t xml:space="preserve"> iterative</w:t>
      </w:r>
      <w:r>
        <w:rPr>
          <w:sz w:val="24"/>
          <w:lang w:val="ru-RU"/>
        </w:rPr>
        <w:t xml:space="preserve"> (многократное, повторяющееся),</w:t>
      </w:r>
      <w:r>
        <w:rPr>
          <w:sz w:val="24"/>
        </w:rPr>
        <w:t xml:space="preserve"> inchoative </w:t>
      </w:r>
      <w:r>
        <w:rPr>
          <w:sz w:val="24"/>
          <w:lang w:val="ru-RU"/>
        </w:rPr>
        <w:t>(зачинательное),</w:t>
      </w:r>
      <w:r>
        <w:rPr>
          <w:sz w:val="24"/>
        </w:rPr>
        <w:t xml:space="preserve"> durative</w:t>
      </w:r>
      <w:r>
        <w:rPr>
          <w:sz w:val="24"/>
          <w:lang w:val="ru-RU"/>
        </w:rPr>
        <w:t xml:space="preserve"> (продолженное, длительное),</w:t>
      </w:r>
      <w:r>
        <w:rPr>
          <w:sz w:val="24"/>
        </w:rPr>
        <w:t xml:space="preserve"> etc.</w:t>
      </w:r>
    </w:p>
    <w:p>
      <w:pPr>
        <w:pStyle w:val="Normal"/>
        <w:suppressAutoHyphens w:val="true"/>
        <w:spacing w:lineRule="auto" w:line="240"/>
        <w:ind w:firstLine="284" w:end="0"/>
        <w:rPr/>
      </w:pPr>
      <w:r>
        <w:rPr>
          <w:sz w:val="24"/>
        </w:rPr>
        <w:t xml:space="preserve">In English the category of aspect is constituted by the opposition of </w:t>
      </w:r>
      <w:r>
        <w:rPr>
          <w:i/>
          <w:sz w:val="24"/>
        </w:rPr>
        <w:t>the continuous aspect</w:t>
      </w:r>
      <w:r>
        <w:rPr>
          <w:sz w:val="24"/>
        </w:rPr>
        <w:t xml:space="preserve"> and </w:t>
      </w:r>
      <w:r>
        <w:rPr>
          <w:i/>
          <w:sz w:val="24"/>
        </w:rPr>
        <w:t>the common aspect.</w:t>
      </w:r>
    </w:p>
    <w:p>
      <w:pPr>
        <w:pStyle w:val="Normal"/>
        <w:suppressAutoHyphens w:val="true"/>
        <w:spacing w:lineRule="auto" w:line="240"/>
        <w:ind w:firstLine="284" w:end="0"/>
        <w:rPr>
          <w:sz w:val="24"/>
        </w:rPr>
      </w:pPr>
      <w:r>
        <w:rPr>
          <w:sz w:val="24"/>
        </w:rPr>
        <w:t>The opposition the continuous aspect &lt;——&gt; the common aspect is actualized in the following contrasting pairs of forms:</w:t>
      </w:r>
    </w:p>
    <w:p>
      <w:pPr>
        <w:pStyle w:val="Normal"/>
        <w:suppressAutoHyphens w:val="true"/>
        <w:spacing w:lineRule="auto" w:line="240"/>
        <w:ind w:firstLine="284" w:end="0"/>
        <w:rPr>
          <w:sz w:val="24"/>
        </w:rPr>
      </w:pPr>
      <w:r>
        <w:rPr>
          <w:sz w:val="24"/>
        </w:rPr>
      </w:r>
    </w:p>
    <w:tbl>
      <w:tblPr>
        <w:tblW w:w="10165" w:type="dxa"/>
        <w:jc w:val="start"/>
        <w:tblInd w:w="817" w:type="dxa"/>
        <w:tblLayout w:type="fixed"/>
        <w:tblCellMar>
          <w:top w:w="0" w:type="dxa"/>
          <w:start w:w="108" w:type="dxa"/>
          <w:bottom w:w="0" w:type="dxa"/>
          <w:end w:w="108" w:type="dxa"/>
        </w:tblCellMar>
      </w:tblPr>
      <w:tblGrid>
        <w:gridCol w:w="4674"/>
        <w:gridCol w:w="5491"/>
      </w:tblGrid>
      <w:tr>
        <w:trPr/>
        <w:tc>
          <w:tcPr>
            <w:tcW w:w="4674" w:type="dxa"/>
            <w:tcBorders/>
          </w:tcPr>
          <w:p>
            <w:pPr>
              <w:pStyle w:val="Normal"/>
              <w:suppressAutoHyphens w:val="true"/>
              <w:spacing w:lineRule="auto" w:line="240"/>
              <w:ind w:hanging="0" w:end="0"/>
              <w:jc w:val="start"/>
              <w:rPr>
                <w:sz w:val="24"/>
                <w:u w:val="single"/>
              </w:rPr>
            </w:pPr>
            <w:r>
              <w:rPr>
                <w:sz w:val="24"/>
                <w:u w:val="single"/>
              </w:rPr>
              <w:t>Continuous</w:t>
            </w:r>
          </w:p>
        </w:tc>
        <w:tc>
          <w:tcPr>
            <w:tcW w:w="5491" w:type="dxa"/>
            <w:tcBorders/>
          </w:tcPr>
          <w:p>
            <w:pPr>
              <w:pStyle w:val="Normal"/>
              <w:suppressAutoHyphens w:val="true"/>
              <w:spacing w:lineRule="auto" w:line="240"/>
              <w:ind w:hanging="0" w:end="0"/>
              <w:jc w:val="start"/>
              <w:rPr>
                <w:sz w:val="24"/>
                <w:u w:val="single"/>
              </w:rPr>
            </w:pPr>
            <w:r>
              <w:rPr>
                <w:sz w:val="24"/>
                <w:u w:val="single"/>
              </w:rPr>
              <w:t>Common</w:t>
            </w:r>
          </w:p>
        </w:tc>
      </w:tr>
      <w:tr>
        <w:trPr/>
        <w:tc>
          <w:tcPr>
            <w:tcW w:w="4674" w:type="dxa"/>
            <w:tcBorders/>
          </w:tcPr>
          <w:p>
            <w:pPr>
              <w:pStyle w:val="Normal"/>
              <w:suppressAutoHyphens w:val="true"/>
              <w:spacing w:lineRule="auto" w:line="240"/>
              <w:ind w:hanging="0" w:end="0"/>
              <w:jc w:val="start"/>
              <w:rPr>
                <w:sz w:val="24"/>
              </w:rPr>
            </w:pPr>
            <w:r>
              <w:rPr>
                <w:sz w:val="24"/>
              </w:rPr>
              <w:t xml:space="preserve">is speaking </w:t>
            </w:r>
          </w:p>
          <w:p>
            <w:pPr>
              <w:pStyle w:val="Normal"/>
              <w:suppressAutoHyphens w:val="true"/>
              <w:spacing w:lineRule="auto" w:line="240"/>
              <w:ind w:hanging="0" w:end="0"/>
              <w:jc w:val="start"/>
              <w:rPr>
                <w:sz w:val="24"/>
              </w:rPr>
            </w:pPr>
            <w:r>
              <w:rPr>
                <w:sz w:val="24"/>
              </w:rPr>
              <w:t xml:space="preserve">was speaking </w:t>
            </w:r>
          </w:p>
          <w:p>
            <w:pPr>
              <w:pStyle w:val="Normal"/>
              <w:suppressAutoHyphens w:val="true"/>
              <w:spacing w:lineRule="auto" w:line="240"/>
              <w:ind w:hanging="0" w:end="0"/>
              <w:jc w:val="start"/>
              <w:rPr>
                <w:sz w:val="24"/>
              </w:rPr>
            </w:pPr>
            <w:r>
              <w:rPr>
                <w:sz w:val="24"/>
              </w:rPr>
              <w:t xml:space="preserve">will be speaking </w:t>
            </w:r>
          </w:p>
          <w:p>
            <w:pPr>
              <w:pStyle w:val="Normal"/>
              <w:suppressAutoHyphens w:val="true"/>
              <w:spacing w:lineRule="auto" w:line="240"/>
              <w:ind w:hanging="0" w:end="0"/>
              <w:jc w:val="start"/>
              <w:rPr>
                <w:sz w:val="24"/>
              </w:rPr>
            </w:pPr>
            <w:r>
              <w:rPr>
                <w:sz w:val="24"/>
              </w:rPr>
              <w:t>has been speaking</w:t>
            </w:r>
          </w:p>
        </w:tc>
        <w:tc>
          <w:tcPr>
            <w:tcW w:w="5491" w:type="dxa"/>
            <w:tcBorders/>
          </w:tcPr>
          <w:p>
            <w:pPr>
              <w:pStyle w:val="Normal"/>
              <w:suppressAutoHyphens w:val="true"/>
              <w:spacing w:lineRule="auto" w:line="240"/>
              <w:ind w:hanging="0" w:end="0"/>
              <w:jc w:val="start"/>
              <w:rPr>
                <w:sz w:val="24"/>
              </w:rPr>
            </w:pPr>
            <w:r>
              <w:rPr>
                <w:sz w:val="24"/>
              </w:rPr>
              <w:t xml:space="preserve">speaks </w:t>
            </w:r>
          </w:p>
          <w:p>
            <w:pPr>
              <w:pStyle w:val="Normal"/>
              <w:suppressAutoHyphens w:val="true"/>
              <w:spacing w:lineRule="auto" w:line="240"/>
              <w:ind w:hanging="0" w:end="0"/>
              <w:jc w:val="start"/>
              <w:rPr>
                <w:sz w:val="24"/>
              </w:rPr>
            </w:pPr>
            <w:r>
              <w:rPr>
                <w:sz w:val="24"/>
              </w:rPr>
              <w:t xml:space="preserve">spoke </w:t>
            </w:r>
          </w:p>
          <w:p>
            <w:pPr>
              <w:pStyle w:val="Normal"/>
              <w:suppressAutoHyphens w:val="true"/>
              <w:spacing w:lineRule="auto" w:line="240"/>
              <w:ind w:hanging="0" w:end="0"/>
              <w:jc w:val="start"/>
              <w:rPr>
                <w:sz w:val="24"/>
              </w:rPr>
            </w:pPr>
            <w:r>
              <w:rPr>
                <w:sz w:val="24"/>
              </w:rPr>
              <w:t xml:space="preserve">will speak </w:t>
            </w:r>
          </w:p>
          <w:p>
            <w:pPr>
              <w:pStyle w:val="Normal"/>
              <w:suppressAutoHyphens w:val="true"/>
              <w:spacing w:lineRule="auto" w:line="240"/>
              <w:ind w:hanging="0" w:end="0"/>
              <w:jc w:val="start"/>
              <w:rPr>
                <w:sz w:val="24"/>
              </w:rPr>
            </w:pPr>
            <w:r>
              <w:rPr>
                <w:sz w:val="24"/>
              </w:rPr>
              <w:t>has spoken</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forms in the left-hand column (whether taken in context, or treated by themselves) have a definite meaning: they describe an action as a concrete process going on continuously at a definite moment of time, or characteristic of a definite period of time (hence its name - the continuous aspect). The forms in the right-hand column, if treated by themselves, are devoid of any specific aspectual meaning. They denote the action as such, in a most general way, and can acquire a definite and more specified aspective meaning due to the lexical meaning of the verb and specific elements of the context in which they are used. Thus, for example, the verb form </w:t>
      </w:r>
      <w:r>
        <w:rPr>
          <w:i/>
          <w:sz w:val="24"/>
        </w:rPr>
        <w:t>sang</w:t>
      </w:r>
      <w:r>
        <w:rPr>
          <w:sz w:val="24"/>
        </w:rPr>
        <w:t>, when regarded out of context, has no specific aspectual characteristics, conveying only the idea of the action of singing with reference to the past. However when the same form is used in the context, it acquires the aspectual meaning conferred on it by that context. Compare the following sentences: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When he was young he </w:t>
      </w:r>
      <w:r>
        <w:rPr>
          <w:i/>
          <w:sz w:val="24"/>
        </w:rPr>
        <w:t>sang</w:t>
      </w:r>
      <w:r>
        <w:rPr>
          <w:sz w:val="24"/>
        </w:rPr>
        <w:t xml:space="preserve"> beautifully</w:t>
      </w:r>
      <w:r>
        <w:rPr>
          <w:sz w:val="24"/>
          <w:lang w:val="ru-RU"/>
        </w:rPr>
        <w:t xml:space="preserve"> (пел = умел петь).</w:t>
      </w:r>
    </w:p>
    <w:p>
      <w:pPr>
        <w:pStyle w:val="Normal"/>
        <w:suppressAutoHyphens w:val="true"/>
        <w:spacing w:lineRule="auto" w:line="240"/>
        <w:ind w:firstLine="284" w:start="284" w:end="0"/>
        <w:rPr/>
      </w:pPr>
      <w:r>
        <w:rPr>
          <w:sz w:val="24"/>
        </w:rPr>
        <w:t xml:space="preserve">He went over to the piano and </w:t>
      </w:r>
      <w:r>
        <w:rPr>
          <w:i/>
          <w:sz w:val="24"/>
        </w:rPr>
        <w:t xml:space="preserve">sang </w:t>
      </w:r>
      <w:r>
        <w:rPr>
          <w:sz w:val="24"/>
        </w:rPr>
        <w:t>two folk-songs</w:t>
      </w:r>
      <w:r>
        <w:rPr>
          <w:sz w:val="24"/>
          <w:lang w:val="ru-RU"/>
        </w:rPr>
        <w:t xml:space="preserve"> (спел).</w:t>
      </w:r>
    </w:p>
    <w:p>
      <w:pPr>
        <w:pStyle w:val="Normal"/>
        <w:suppressAutoHyphens w:val="true"/>
        <w:spacing w:lineRule="auto" w:line="240"/>
        <w:ind w:firstLine="284" w:start="284" w:end="0"/>
        <w:rPr/>
      </w:pPr>
      <w:r>
        <w:rPr>
          <w:sz w:val="24"/>
        </w:rPr>
        <w:t xml:space="preserve">He went over to the piano and </w:t>
      </w:r>
      <w:r>
        <w:rPr>
          <w:i/>
          <w:sz w:val="24"/>
        </w:rPr>
        <w:t>sang</w:t>
      </w:r>
      <w:r>
        <w:rPr>
          <w:i/>
          <w:sz w:val="24"/>
          <w:lang w:val="ru-RU"/>
        </w:rPr>
        <w:t xml:space="preserve"> </w:t>
      </w:r>
      <w:r>
        <w:rPr>
          <w:sz w:val="24"/>
          <w:lang w:val="ru-RU"/>
        </w:rPr>
        <w:t>(запел).</w:t>
      </w:r>
    </w:p>
    <w:p>
      <w:pPr>
        <w:pStyle w:val="Normal"/>
        <w:suppressAutoHyphens w:val="true"/>
        <w:spacing w:lineRule="auto" w:line="240"/>
        <w:ind w:firstLine="284" w:start="284" w:end="0"/>
        <w:rPr/>
      </w:pPr>
      <w:r>
        <w:rPr>
          <w:sz w:val="24"/>
        </w:rPr>
        <w:t xml:space="preserve">While everybody was busy lighting a camp fire, he </w:t>
      </w:r>
      <w:r>
        <w:rPr>
          <w:i/>
          <w:sz w:val="24"/>
        </w:rPr>
        <w:t>sang</w:t>
      </w:r>
      <w:r>
        <w:rPr>
          <w:sz w:val="24"/>
        </w:rPr>
        <w:t xml:space="preserve"> folk-songs </w:t>
      </w:r>
      <w:r>
        <w:rPr>
          <w:sz w:val="24"/>
          <w:lang w:val="ru-RU"/>
        </w:rPr>
        <w:t>(пел).</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The fact that these forms may express different aspectual meanings according to the context, accounts for the term - </w:t>
      </w:r>
      <w:r>
        <w:rPr>
          <w:b/>
          <w:sz w:val="24"/>
        </w:rPr>
        <w:t>the common aspect.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xml:space="preserve">§ 12. </w:t>
      </w:r>
      <w:r>
        <w:rPr>
          <w:sz w:val="24"/>
        </w:rPr>
        <w:t xml:space="preserve">Whereas all verbs can be used in the common aspect, there are certain restrictions as to the use of the continuous aspect. Some verbs do not usually have the forms of the continuous aspect. They are referred to as </w:t>
      </w:r>
      <w:r>
        <w:rPr>
          <w:b/>
          <w:sz w:val="24"/>
        </w:rPr>
        <w:t>statal verbs</w:t>
      </w:r>
      <w:r>
        <w:rPr>
          <w:sz w:val="24"/>
        </w:rPr>
        <w:t>. The most common of them are the following: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Relational verbs</w:t>
      </w:r>
      <w:r>
        <w:rPr>
          <w:sz w:val="24"/>
        </w:rPr>
        <w:t xml:space="preserve"> </w:t>
      </w:r>
      <w:r>
        <w:rPr>
          <w:i/>
          <w:sz w:val="24"/>
        </w:rPr>
        <w:t xml:space="preserve">have, be </w:t>
      </w:r>
      <w:r>
        <w:rPr>
          <w:sz w:val="24"/>
        </w:rPr>
        <w:t>and some link verbs:</w:t>
      </w:r>
    </w:p>
    <w:p>
      <w:pPr>
        <w:pStyle w:val="2"/>
        <w:ind w:start="284" w:end="0"/>
        <w:rPr>
          <w:i/>
          <w:i/>
        </w:rPr>
      </w:pPr>
      <w:r>
        <w:rPr>
          <w:i/>
        </w:rPr>
        <w:t>become, remain, appear, seem, sound.</w:t>
      </w:r>
    </w:p>
    <w:p>
      <w:pPr>
        <w:pStyle w:val="2"/>
        <w:rPr>
          <w:i/>
          <w:i/>
        </w:rPr>
      </w:pPr>
      <w:r>
        <w:rPr>
          <w:i/>
        </w:rPr>
      </w:r>
    </w:p>
    <w:p>
      <w:pPr>
        <w:pStyle w:val="Normal"/>
        <w:suppressAutoHyphens w:val="true"/>
        <w:spacing w:lineRule="auto" w:line="240"/>
        <w:ind w:firstLine="284" w:end="0"/>
        <w:rPr/>
      </w:pPr>
      <w:r>
        <w:rPr>
          <w:sz w:val="24"/>
        </w:rPr>
        <w:t xml:space="preserve">However, both </w:t>
      </w:r>
      <w:r>
        <w:rPr>
          <w:i/>
          <w:sz w:val="24"/>
        </w:rPr>
        <w:t>to be</w:t>
      </w:r>
      <w:r>
        <w:rPr>
          <w:sz w:val="24"/>
        </w:rPr>
        <w:t xml:space="preserve"> and </w:t>
      </w:r>
      <w:r>
        <w:rPr>
          <w:i/>
          <w:sz w:val="24"/>
        </w:rPr>
        <w:t>to have</w:t>
      </w:r>
      <w:r>
        <w:rPr>
          <w:sz w:val="24"/>
        </w:rPr>
        <w:t xml:space="preserve"> can be used in the continuous aspect forms where </w:t>
      </w:r>
      <w:r>
        <w:rPr>
          <w:i/>
          <w:sz w:val="24"/>
        </w:rPr>
        <w:t>to be</w:t>
      </w:r>
      <w:r>
        <w:rPr>
          <w:sz w:val="24"/>
        </w:rPr>
        <w:t xml:space="preserve"> has the meaning </w:t>
      </w:r>
      <w:r>
        <w:rPr>
          <w:i/>
          <w:sz w:val="24"/>
        </w:rPr>
        <w:t>to</w:t>
      </w:r>
      <w:r>
        <w:rPr>
          <w:sz w:val="24"/>
        </w:rPr>
        <w:t xml:space="preserve"> </w:t>
      </w:r>
      <w:r>
        <w:rPr>
          <w:i/>
          <w:sz w:val="24"/>
        </w:rPr>
        <w:t xml:space="preserve">act </w:t>
      </w:r>
      <w:r>
        <w:rPr>
          <w:sz w:val="24"/>
        </w:rPr>
        <w:t xml:space="preserve">and </w:t>
      </w:r>
      <w:r>
        <w:rPr>
          <w:i/>
          <w:sz w:val="24"/>
        </w:rPr>
        <w:t>to have</w:t>
      </w:r>
      <w:r>
        <w:rPr>
          <w:sz w:val="24"/>
        </w:rPr>
        <w:t xml:space="preserve"> has a meaning other than </w:t>
      </w:r>
      <w:r>
        <w:rPr>
          <w:i/>
          <w:sz w:val="24"/>
        </w:rPr>
        <w:t>to possess</w:t>
      </w:r>
      <w:r>
        <w:rPr>
          <w:sz w:val="24"/>
        </w:rPr>
        <w:t>.</w:t>
      </w:r>
    </w:p>
    <w:p>
      <w:pPr>
        <w:pStyle w:val="Normal"/>
        <w:suppressAutoHyphens w:val="true"/>
        <w:spacing w:lineRule="auto" w:line="240"/>
        <w:ind w:firstLine="284" w:end="0"/>
        <w:rPr>
          <w:sz w:val="24"/>
        </w:rPr>
      </w:pPr>
      <w:r>
        <w:rPr>
          <w:sz w:val="24"/>
        </w:rPr>
      </w:r>
    </w:p>
    <w:tbl>
      <w:tblPr>
        <w:tblW w:w="10023" w:type="dxa"/>
        <w:jc w:val="start"/>
        <w:tblInd w:w="959" w:type="dxa"/>
        <w:tblLayout w:type="fixed"/>
        <w:tblCellMar>
          <w:top w:w="0" w:type="dxa"/>
          <w:start w:w="108" w:type="dxa"/>
          <w:bottom w:w="0" w:type="dxa"/>
          <w:end w:w="108" w:type="dxa"/>
        </w:tblCellMar>
      </w:tblPr>
      <w:tblGrid>
        <w:gridCol w:w="4536"/>
        <w:gridCol w:w="5487"/>
      </w:tblGrid>
      <w:tr>
        <w:trPr/>
        <w:tc>
          <w:tcPr>
            <w:tcW w:w="4536" w:type="dxa"/>
            <w:tcBorders/>
          </w:tcPr>
          <w:p>
            <w:pPr>
              <w:pStyle w:val="Normal"/>
              <w:suppressAutoHyphens w:val="true"/>
              <w:spacing w:lineRule="auto" w:line="240"/>
              <w:ind w:hanging="0" w:end="0"/>
              <w:jc w:val="start"/>
              <w:rPr/>
            </w:pPr>
            <w:r>
              <w:rPr>
                <w:sz w:val="24"/>
              </w:rPr>
              <w:t xml:space="preserve">She </w:t>
            </w:r>
            <w:r>
              <w:rPr>
                <w:i/>
                <w:sz w:val="24"/>
              </w:rPr>
              <w:t>is</w:t>
            </w:r>
            <w:r>
              <w:rPr>
                <w:sz w:val="24"/>
              </w:rPr>
              <w:t xml:space="preserve"> so foolish! </w:t>
            </w:r>
          </w:p>
          <w:p>
            <w:pPr>
              <w:pStyle w:val="Normal"/>
              <w:suppressAutoHyphens w:val="true"/>
              <w:spacing w:lineRule="auto" w:line="240"/>
              <w:ind w:hanging="0" w:end="0"/>
              <w:jc w:val="start"/>
              <w:rPr/>
            </w:pPr>
            <w:r>
              <w:rPr>
                <w:sz w:val="24"/>
              </w:rPr>
              <w:t xml:space="preserve">I </w:t>
            </w:r>
            <w:r>
              <w:rPr>
                <w:i/>
                <w:sz w:val="24"/>
              </w:rPr>
              <w:t xml:space="preserve">have </w:t>
            </w:r>
            <w:r>
              <w:rPr>
                <w:sz w:val="24"/>
              </w:rPr>
              <w:t>three brothers.</w:t>
            </w:r>
          </w:p>
        </w:tc>
        <w:tc>
          <w:tcPr>
            <w:tcW w:w="5487" w:type="dxa"/>
            <w:tcBorders/>
          </w:tcPr>
          <w:p>
            <w:pPr>
              <w:pStyle w:val="2"/>
              <w:ind w:hanging="0" w:end="0"/>
              <w:jc w:val="start"/>
              <w:rPr/>
            </w:pPr>
            <w:r>
              <w:rPr/>
              <w:t xml:space="preserve">She </w:t>
            </w:r>
            <w:r>
              <w:rPr>
                <w:i/>
              </w:rPr>
              <w:t>is being</w:t>
            </w:r>
            <w:r>
              <w:rPr/>
              <w:t xml:space="preserve"> so foolish (acting foolishly) today.</w:t>
            </w:r>
          </w:p>
          <w:p>
            <w:pPr>
              <w:pStyle w:val="Normal"/>
              <w:suppressAutoHyphens w:val="true"/>
              <w:spacing w:lineRule="auto" w:line="240"/>
              <w:ind w:hanging="0" w:end="0"/>
              <w:jc w:val="start"/>
              <w:rPr/>
            </w:pPr>
            <w:r>
              <w:rPr>
                <w:sz w:val="24"/>
              </w:rPr>
              <w:t xml:space="preserve">I </w:t>
            </w:r>
            <w:r>
              <w:rPr>
                <w:i/>
                <w:sz w:val="24"/>
              </w:rPr>
              <w:t>am having</w:t>
            </w:r>
            <w:r>
              <w:rPr>
                <w:sz w:val="24"/>
              </w:rPr>
              <w:t xml:space="preserve"> dinner (am dining) now.</w:t>
            </w:r>
          </w:p>
        </w:tc>
      </w:tr>
    </w:tbl>
    <w:p>
      <w:pPr>
        <w:pStyle w:val="Normal"/>
        <w:suppressAutoHyphens w:val="true"/>
        <w:spacing w:lineRule="auto" w:line="240"/>
        <w:ind w:firstLine="284" w:end="0"/>
        <w:rPr>
          <w:sz w:val="24"/>
        </w:rPr>
      </w:pPr>
      <w:r>
        <w:rPr>
          <w:sz w:val="24"/>
        </w:rPr>
      </w:r>
    </w:p>
    <w:p>
      <w:pPr>
        <w:pStyle w:val="2"/>
        <w:rPr/>
      </w:pPr>
      <w:r>
        <w:rPr/>
        <w:t>Other verbs having the same meaning of relation are not used in the continuous aspect forms:</w:t>
      </w:r>
    </w:p>
    <w:p>
      <w:pPr>
        <w:pStyle w:val="Normal"/>
        <w:suppressAutoHyphens w:val="true"/>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3969"/>
        <w:gridCol w:w="6621"/>
      </w:tblGrid>
      <w:tr>
        <w:trPr/>
        <w:tc>
          <w:tcPr>
            <w:tcW w:w="3969" w:type="dxa"/>
            <w:tcBorders/>
          </w:tcPr>
          <w:p>
            <w:pPr>
              <w:pStyle w:val="Normal"/>
              <w:suppressAutoHyphens w:val="true"/>
              <w:spacing w:lineRule="auto" w:line="240"/>
              <w:ind w:hanging="0" w:end="0"/>
              <w:rPr>
                <w:sz w:val="24"/>
              </w:rPr>
            </w:pPr>
            <w:r>
              <w:rPr>
                <w:sz w:val="24"/>
              </w:rPr>
              <w:t xml:space="preserve">to apply to </w:t>
            </w:r>
          </w:p>
          <w:p>
            <w:pPr>
              <w:pStyle w:val="Normal"/>
              <w:suppressAutoHyphens w:val="true"/>
              <w:spacing w:lineRule="auto" w:line="240"/>
              <w:ind w:hanging="0" w:end="0"/>
              <w:rPr>
                <w:sz w:val="24"/>
              </w:rPr>
            </w:pPr>
            <w:r>
              <w:rPr>
                <w:sz w:val="24"/>
              </w:rPr>
              <w:t xml:space="preserve">to belong to </w:t>
            </w:r>
          </w:p>
          <w:p>
            <w:pPr>
              <w:pStyle w:val="Normal"/>
              <w:suppressAutoHyphens w:val="true"/>
              <w:spacing w:lineRule="auto" w:line="240"/>
              <w:ind w:hanging="0" w:end="0"/>
              <w:rPr>
                <w:sz w:val="24"/>
              </w:rPr>
            </w:pPr>
            <w:r>
              <w:rPr>
                <w:sz w:val="24"/>
              </w:rPr>
              <w:t xml:space="preserve">to compare (to) </w:t>
            </w:r>
          </w:p>
          <w:p>
            <w:pPr>
              <w:pStyle w:val="Normal"/>
              <w:suppressAutoHyphens w:val="true"/>
              <w:spacing w:lineRule="auto" w:line="240"/>
              <w:ind w:hanging="0" w:end="0"/>
              <w:rPr>
                <w:sz w:val="24"/>
              </w:rPr>
            </w:pPr>
            <w:r>
              <w:rPr>
                <w:sz w:val="24"/>
              </w:rPr>
              <w:t xml:space="preserve">to concern </w:t>
            </w:r>
          </w:p>
          <w:p>
            <w:pPr>
              <w:pStyle w:val="Normal"/>
              <w:suppressAutoHyphens w:val="true"/>
              <w:spacing w:lineRule="auto" w:line="240"/>
              <w:ind w:hanging="0" w:end="0"/>
              <w:rPr>
                <w:sz w:val="24"/>
              </w:rPr>
            </w:pPr>
            <w:r>
              <w:rPr>
                <w:sz w:val="24"/>
              </w:rPr>
              <w:t xml:space="preserve">to contain </w:t>
            </w:r>
          </w:p>
          <w:p>
            <w:pPr>
              <w:pStyle w:val="Normal"/>
              <w:suppressAutoHyphens w:val="true"/>
              <w:spacing w:lineRule="auto" w:line="240"/>
              <w:ind w:hanging="0" w:end="0"/>
              <w:rPr>
                <w:sz w:val="24"/>
              </w:rPr>
            </w:pPr>
            <w:r>
              <w:rPr>
                <w:sz w:val="24"/>
              </w:rPr>
              <w:t xml:space="preserve">to cost </w:t>
            </w:r>
          </w:p>
          <w:p>
            <w:pPr>
              <w:pStyle w:val="Normal"/>
              <w:suppressAutoHyphens w:val="true"/>
              <w:spacing w:lineRule="auto" w:line="240"/>
              <w:ind w:hanging="0" w:end="0"/>
              <w:rPr>
                <w:sz w:val="24"/>
              </w:rPr>
            </w:pPr>
            <w:r>
              <w:rPr>
                <w:sz w:val="24"/>
              </w:rPr>
              <w:t xml:space="preserve">to depend on </w:t>
            </w:r>
          </w:p>
          <w:p>
            <w:pPr>
              <w:pStyle w:val="Normal"/>
              <w:suppressAutoHyphens w:val="true"/>
              <w:spacing w:lineRule="auto" w:line="240"/>
              <w:ind w:hanging="0" w:end="0"/>
              <w:rPr>
                <w:sz w:val="24"/>
              </w:rPr>
            </w:pPr>
            <w:r>
              <w:rPr>
                <w:sz w:val="24"/>
              </w:rPr>
              <w:t xml:space="preserve">to deserve </w:t>
            </w:r>
          </w:p>
          <w:p>
            <w:pPr>
              <w:pStyle w:val="Normal"/>
              <w:suppressAutoHyphens w:val="true"/>
              <w:spacing w:lineRule="auto" w:line="240"/>
              <w:ind w:hanging="0" w:end="0"/>
              <w:rPr>
                <w:sz w:val="24"/>
              </w:rPr>
            </w:pPr>
            <w:r>
              <w:rPr>
                <w:sz w:val="24"/>
              </w:rPr>
              <w:t>to differ from</w:t>
            </w:r>
          </w:p>
        </w:tc>
        <w:tc>
          <w:tcPr>
            <w:tcW w:w="6621" w:type="dxa"/>
            <w:tcBorders/>
          </w:tcPr>
          <w:p>
            <w:pPr>
              <w:pStyle w:val="Normal"/>
              <w:suppressAutoHyphens w:val="true"/>
              <w:spacing w:lineRule="auto" w:line="240"/>
              <w:ind w:hanging="0" w:end="0"/>
              <w:rPr>
                <w:sz w:val="24"/>
              </w:rPr>
            </w:pPr>
            <w:r>
              <w:rPr>
                <w:sz w:val="24"/>
              </w:rPr>
              <w:t xml:space="preserve">to exist </w:t>
            </w:r>
          </w:p>
          <w:p>
            <w:pPr>
              <w:pStyle w:val="Normal"/>
              <w:suppressAutoHyphens w:val="true"/>
              <w:spacing w:lineRule="auto" w:line="240"/>
              <w:ind w:hanging="0" w:end="0"/>
              <w:rPr>
                <w:sz w:val="24"/>
              </w:rPr>
            </w:pPr>
            <w:r>
              <w:rPr>
                <w:sz w:val="24"/>
              </w:rPr>
              <w:t xml:space="preserve">to hold </w:t>
            </w:r>
          </w:p>
          <w:p>
            <w:pPr>
              <w:pStyle w:val="Normal"/>
              <w:suppressAutoHyphens w:val="true"/>
              <w:spacing w:lineRule="auto" w:line="240"/>
              <w:ind w:hanging="0" w:end="0"/>
              <w:rPr>
                <w:sz w:val="24"/>
              </w:rPr>
            </w:pPr>
            <w:r>
              <w:rPr>
                <w:sz w:val="24"/>
              </w:rPr>
              <w:t xml:space="preserve">to interest </w:t>
            </w:r>
          </w:p>
          <w:p>
            <w:pPr>
              <w:pStyle w:val="Normal"/>
              <w:suppressAutoHyphens w:val="true"/>
              <w:spacing w:lineRule="auto" w:line="240"/>
              <w:ind w:hanging="0" w:end="0"/>
              <w:rPr>
                <w:sz w:val="24"/>
              </w:rPr>
            </w:pPr>
            <w:r>
              <w:rPr>
                <w:sz w:val="24"/>
              </w:rPr>
              <w:t xml:space="preserve">to matter </w:t>
            </w:r>
          </w:p>
          <w:p>
            <w:pPr>
              <w:pStyle w:val="Normal"/>
              <w:suppressAutoHyphens w:val="true"/>
              <w:spacing w:lineRule="auto" w:line="240"/>
              <w:ind w:hanging="0" w:end="0"/>
              <w:rPr>
                <w:sz w:val="24"/>
              </w:rPr>
            </w:pPr>
            <w:r>
              <w:rPr>
                <w:sz w:val="24"/>
              </w:rPr>
              <w:t xml:space="preserve">to measure </w:t>
            </w:r>
          </w:p>
          <w:p>
            <w:pPr>
              <w:pStyle w:val="Normal"/>
              <w:suppressAutoHyphens w:val="true"/>
              <w:spacing w:lineRule="auto" w:line="240"/>
              <w:ind w:hanging="0" w:end="0"/>
              <w:rPr>
                <w:sz w:val="24"/>
              </w:rPr>
            </w:pPr>
            <w:r>
              <w:rPr>
                <w:sz w:val="24"/>
              </w:rPr>
              <w:t xml:space="preserve">to own </w:t>
            </w:r>
          </w:p>
          <w:p>
            <w:pPr>
              <w:pStyle w:val="Normal"/>
              <w:suppressAutoHyphens w:val="true"/>
              <w:spacing w:lineRule="auto" w:line="240"/>
              <w:ind w:hanging="0" w:end="0"/>
              <w:rPr>
                <w:sz w:val="24"/>
              </w:rPr>
            </w:pPr>
            <w:r>
              <w:rPr>
                <w:sz w:val="24"/>
              </w:rPr>
              <w:t xml:space="preserve">to possess </w:t>
            </w:r>
          </w:p>
          <w:p>
            <w:pPr>
              <w:pStyle w:val="Normal"/>
              <w:suppressAutoHyphens w:val="true"/>
              <w:spacing w:lineRule="auto" w:line="240"/>
              <w:ind w:hanging="0" w:end="0"/>
              <w:rPr/>
            </w:pPr>
            <w:r>
              <w:rPr>
                <w:sz w:val="24"/>
              </w:rPr>
              <w:t xml:space="preserve">to remember </w:t>
            </w:r>
          </w:p>
          <w:p>
            <w:pPr>
              <w:pStyle w:val="Normal"/>
              <w:suppressAutoHyphens w:val="true"/>
              <w:spacing w:lineRule="auto" w:line="240"/>
              <w:ind w:hanging="0" w:end="0"/>
              <w:rPr>
                <w:sz w:val="24"/>
              </w:rPr>
            </w:pPr>
            <w:r>
              <w:rPr>
                <w:sz w:val="24"/>
              </w:rPr>
              <w:t xml:space="preserve">to stand for </w:t>
            </w:r>
          </w:p>
          <w:p>
            <w:pPr>
              <w:pStyle w:val="Normal"/>
              <w:suppressAutoHyphens w:val="true"/>
              <w:spacing w:lineRule="auto" w:line="240"/>
              <w:ind w:hanging="0" w:end="0"/>
              <w:rPr>
                <w:sz w:val="24"/>
              </w:rPr>
            </w:pPr>
            <w:r>
              <w:rPr>
                <w:sz w:val="24"/>
              </w:rPr>
              <w:t>to weigh</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Verbs expressing sense perception, that is involuntary reactions of the senses: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to feel</w:t>
      </w:r>
      <w:r>
        <w:rPr>
          <w:sz w:val="24"/>
          <w:lang w:val="ru-RU"/>
        </w:rPr>
        <w:t xml:space="preserve"> (чувствовать),</w:t>
      </w:r>
    </w:p>
    <w:p>
      <w:pPr>
        <w:pStyle w:val="Normal"/>
        <w:suppressAutoHyphens w:val="true"/>
        <w:spacing w:lineRule="auto" w:line="240"/>
        <w:ind w:firstLine="284" w:start="284" w:end="0"/>
        <w:rPr/>
      </w:pPr>
      <w:r>
        <w:rPr>
          <w:sz w:val="24"/>
        </w:rPr>
        <w:t>to hear</w:t>
      </w:r>
      <w:r>
        <w:rPr>
          <w:sz w:val="24"/>
          <w:lang w:val="ru-RU"/>
        </w:rPr>
        <w:t xml:space="preserve"> (слышать),</w:t>
      </w:r>
    </w:p>
    <w:p>
      <w:pPr>
        <w:pStyle w:val="Normal"/>
        <w:suppressAutoHyphens w:val="true"/>
        <w:spacing w:lineRule="auto" w:line="240"/>
        <w:ind w:firstLine="284" w:start="284" w:end="0"/>
        <w:rPr/>
      </w:pPr>
      <w:r>
        <w:rPr>
          <w:sz w:val="24"/>
        </w:rPr>
        <w:t>to see</w:t>
      </w:r>
      <w:r>
        <w:rPr>
          <w:sz w:val="24"/>
          <w:lang w:val="ru-RU"/>
        </w:rPr>
        <w:t xml:space="preserve"> (видеть),</w:t>
      </w:r>
    </w:p>
    <w:p>
      <w:pPr>
        <w:pStyle w:val="Normal"/>
        <w:suppressAutoHyphens w:val="true"/>
        <w:spacing w:lineRule="auto" w:line="240"/>
        <w:ind w:firstLine="284" w:start="284" w:end="0"/>
        <w:rPr/>
      </w:pPr>
      <w:r>
        <w:rPr>
          <w:sz w:val="24"/>
        </w:rPr>
        <w:t>to smell</w:t>
      </w:r>
      <w:r>
        <w:rPr>
          <w:sz w:val="24"/>
          <w:lang w:val="ru-RU"/>
        </w:rPr>
        <w:t xml:space="preserve"> (чувствовать запах),</w:t>
      </w:r>
    </w:p>
    <w:p>
      <w:pPr>
        <w:pStyle w:val="Normal"/>
        <w:suppressAutoHyphens w:val="true"/>
        <w:spacing w:lineRule="auto" w:line="240"/>
        <w:ind w:firstLine="284" w:start="284" w:end="0"/>
        <w:rPr/>
      </w:pPr>
      <w:r>
        <w:rPr>
          <w:sz w:val="24"/>
        </w:rPr>
        <w:t>to taste</w:t>
      </w:r>
      <w:r>
        <w:rPr>
          <w:sz w:val="24"/>
          <w:lang w:val="ru-RU"/>
        </w:rPr>
        <w:t xml:space="preserve"> (чувствовать вкус).</w:t>
      </w:r>
    </w:p>
    <w:p>
      <w:pPr>
        <w:pStyle w:val="Normal"/>
        <w:suppressAutoHyphens w:val="true"/>
        <w:spacing w:lineRule="auto" w:line="240"/>
        <w:ind w:firstLine="284" w:end="0"/>
        <w:rPr>
          <w:sz w:val="24"/>
          <w:lang w:val="ru-RU"/>
        </w:rPr>
      </w:pPr>
      <w:r>
        <w:rPr>
          <w:sz w:val="24"/>
          <w:lang w:val="ru-RU"/>
        </w:rPr>
      </w:r>
    </w:p>
    <w:p>
      <w:pPr>
        <w:pStyle w:val="Normal"/>
        <w:pBdr>
          <w:bottom w:val="single" w:sz="4" w:space="1" w:color="000000"/>
        </w:pBdr>
        <w:suppressAutoHyphens w:val="true"/>
        <w:spacing w:lineRule="auto" w:line="240"/>
        <w:ind w:firstLine="284" w:end="0"/>
        <w:rPr/>
      </w:pPr>
      <w:r>
        <w:rPr>
          <w:sz w:val="24"/>
        </w:rPr>
        <w:t>However these verbs as well as other statal verbs may be sometimes used in continuous and perfect continuous forms, especially in informal English.*</w:t>
      </w:r>
    </w:p>
    <w:p>
      <w:pPr>
        <w:pStyle w:val="Normal"/>
        <w:suppressAutoHyphens w:val="true"/>
        <w:spacing w:lineRule="auto" w:line="240"/>
        <w:ind w:firstLine="284" w:end="0"/>
        <w:rPr>
          <w:sz w:val="20"/>
        </w:rPr>
      </w:pPr>
      <w:r>
        <w:rPr>
          <w:sz w:val="20"/>
        </w:rPr>
        <w:t>* These verbs will be considered in detail in § 22.</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Verbs expressing emotional state: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sz w:val="24"/>
        </w:rPr>
      </w:pPr>
      <w:r>
        <w:rPr>
          <w:sz w:val="24"/>
        </w:rPr>
        <w:t>to care, to detest, to envy, to fear, to hate, to hope, to like, to love, to prefer, to want, to wish.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w:t>
      </w:r>
      <w:r>
        <w:rPr>
          <w:b/>
          <w:sz w:val="24"/>
        </w:rPr>
        <w:t>Verbs expressing mental state: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hanging="0" w:start="720" w:end="0"/>
        <w:rPr>
          <w:sz w:val="24"/>
        </w:rPr>
      </w:pPr>
      <w:r>
        <w:rPr>
          <w:sz w:val="24"/>
        </w:rPr>
        <w:t>to assume, to believe, to consider, to doubt, to expect, to find, to forget, to imagine, to know, to mean, to mind, to notice, to perceive, to remember, to suggest, to suppose, to think, to understand.</w:t>
      </w:r>
    </w:p>
    <w:p>
      <w:pPr>
        <w:pStyle w:val="Normal"/>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Care should be taken to distinguish between some of these verbs denoting a </w:t>
      </w:r>
      <w:r>
        <w:rPr>
          <w:b/>
          <w:sz w:val="24"/>
        </w:rPr>
        <w:t>mental state proper</w:t>
      </w:r>
      <w:r>
        <w:rPr>
          <w:sz w:val="24"/>
        </w:rPr>
        <w:t xml:space="preserve"> and the same verbs used in other meanings. In the latter case continuous aspect forms also occur. Compare, for example, the following pairs of sentences:</w:t>
      </w:r>
    </w:p>
    <w:p>
      <w:pPr>
        <w:pStyle w:val="Normal"/>
        <w:suppressAutoHyphens w:val="true"/>
        <w:spacing w:lineRule="auto" w:line="240"/>
        <w:ind w:firstLine="284" w:end="0"/>
        <w:rPr>
          <w:sz w:val="24"/>
        </w:rPr>
      </w:pPr>
      <w:r>
        <w:rPr>
          <w:sz w:val="24"/>
        </w:rPr>
      </w:r>
    </w:p>
    <w:tbl>
      <w:tblPr>
        <w:tblW w:w="10874" w:type="dxa"/>
        <w:jc w:val="start"/>
        <w:tblInd w:w="108" w:type="dxa"/>
        <w:tblLayout w:type="fixed"/>
        <w:tblCellMar>
          <w:top w:w="0" w:type="dxa"/>
          <w:start w:w="108" w:type="dxa"/>
          <w:bottom w:w="0" w:type="dxa"/>
          <w:end w:w="108" w:type="dxa"/>
        </w:tblCellMar>
      </w:tblPr>
      <w:tblGrid>
        <w:gridCol w:w="5245"/>
        <w:gridCol w:w="5629"/>
      </w:tblGrid>
      <w:tr>
        <w:trPr/>
        <w:tc>
          <w:tcPr>
            <w:tcW w:w="5245" w:type="dxa"/>
            <w:tcBorders/>
          </w:tcPr>
          <w:p>
            <w:pPr>
              <w:pStyle w:val="Normal"/>
              <w:suppressAutoHyphens w:val="true"/>
              <w:spacing w:lineRule="auto" w:line="240"/>
              <w:ind w:hanging="0" w:end="0"/>
              <w:jc w:val="start"/>
              <w:rPr/>
            </w:pPr>
            <w:r>
              <w:rPr>
                <w:sz w:val="24"/>
              </w:rPr>
              <w:t xml:space="preserve">I </w:t>
            </w:r>
            <w:r>
              <w:rPr>
                <w:i/>
                <w:sz w:val="24"/>
              </w:rPr>
              <w:t>consider</w:t>
            </w:r>
            <w:r>
              <w:rPr>
                <w:sz w:val="24"/>
              </w:rPr>
              <w:t xml:space="preserve"> (believe) her to be a very good student. </w:t>
            </w:r>
          </w:p>
          <w:p>
            <w:pPr>
              <w:pStyle w:val="Normal"/>
              <w:suppressAutoHyphens w:val="true"/>
              <w:spacing w:lineRule="auto" w:line="240"/>
              <w:ind w:hanging="0" w:end="0"/>
              <w:jc w:val="start"/>
              <w:rPr/>
            </w:pPr>
            <w:r>
              <w:rPr>
                <w:sz w:val="24"/>
              </w:rPr>
              <w:t xml:space="preserve">I </w:t>
            </w:r>
            <w:r>
              <w:rPr>
                <w:i/>
                <w:sz w:val="24"/>
              </w:rPr>
              <w:t>expected (</w:t>
            </w:r>
            <w:r>
              <w:rPr>
                <w:sz w:val="24"/>
              </w:rPr>
              <w:t xml:space="preserve">supposed, thought) you’d agree with me. </w:t>
            </w:r>
          </w:p>
          <w:p>
            <w:pPr>
              <w:pStyle w:val="Normal"/>
              <w:suppressAutoHyphens w:val="true"/>
              <w:spacing w:lineRule="auto" w:line="240"/>
              <w:ind w:hanging="0" w:end="0"/>
              <w:jc w:val="start"/>
              <w:rPr/>
            </w:pPr>
            <w:r>
              <w:rPr>
                <w:sz w:val="24"/>
              </w:rPr>
              <w:t xml:space="preserve">I </w:t>
            </w:r>
            <w:r>
              <w:rPr>
                <w:i/>
                <w:sz w:val="24"/>
              </w:rPr>
              <w:t xml:space="preserve">feel </w:t>
            </w:r>
            <w:r>
              <w:rPr>
                <w:sz w:val="24"/>
              </w:rPr>
              <w:t xml:space="preserve">(suppose) there is something wrong about him. </w:t>
            </w:r>
          </w:p>
          <w:p>
            <w:pPr>
              <w:pStyle w:val="Normal"/>
              <w:suppressAutoHyphens w:val="true"/>
              <w:spacing w:lineRule="auto" w:line="240"/>
              <w:ind w:hanging="0" w:end="0"/>
              <w:jc w:val="start"/>
              <w:rPr/>
            </w:pPr>
            <w:r>
              <w:rPr>
                <w:sz w:val="24"/>
              </w:rPr>
              <w:t xml:space="preserve">I </w:t>
            </w:r>
            <w:r>
              <w:rPr>
                <w:i/>
                <w:sz w:val="24"/>
              </w:rPr>
              <w:t>think</w:t>
            </w:r>
            <w:r>
              <w:rPr>
                <w:sz w:val="24"/>
              </w:rPr>
              <w:t xml:space="preserve"> (suppose) you’re right.</w:t>
            </w:r>
          </w:p>
        </w:tc>
        <w:tc>
          <w:tcPr>
            <w:tcW w:w="5629" w:type="dxa"/>
            <w:tcBorders/>
          </w:tcPr>
          <w:p>
            <w:pPr>
              <w:pStyle w:val="Normal"/>
              <w:suppressAutoHyphens w:val="true"/>
              <w:spacing w:lineRule="auto" w:line="240"/>
              <w:ind w:hanging="0" w:end="0"/>
              <w:jc w:val="start"/>
              <w:rPr/>
            </w:pPr>
            <w:r>
              <w:rPr>
                <w:i/>
                <w:sz w:val="24"/>
              </w:rPr>
              <w:t>I’</w:t>
            </w:r>
            <w:r>
              <w:rPr>
                <w:i/>
                <w:sz w:val="24"/>
                <w:lang w:val="ru-RU"/>
              </w:rPr>
              <w:t>m</w:t>
            </w:r>
            <w:r>
              <w:rPr>
                <w:i/>
                <w:sz w:val="24"/>
              </w:rPr>
              <w:t xml:space="preserve"> still considering</w:t>
            </w:r>
            <w:r>
              <w:rPr>
                <w:sz w:val="24"/>
              </w:rPr>
              <w:t xml:space="preserve"> (studying) all the pros and cons.</w:t>
            </w:r>
          </w:p>
          <w:p>
            <w:pPr>
              <w:pStyle w:val="Normal"/>
              <w:suppressAutoHyphens w:val="true"/>
              <w:spacing w:lineRule="auto" w:line="240"/>
              <w:ind w:hanging="0" w:end="0"/>
              <w:jc w:val="start"/>
              <w:rPr/>
            </w:pPr>
            <w:r>
              <w:rPr>
                <w:sz w:val="24"/>
              </w:rPr>
              <w:t xml:space="preserve">I could not come for I </w:t>
            </w:r>
            <w:r>
              <w:rPr>
                <w:i/>
                <w:sz w:val="24"/>
              </w:rPr>
              <w:t>was expecting</w:t>
            </w:r>
            <w:r>
              <w:rPr>
                <w:sz w:val="24"/>
              </w:rPr>
              <w:t xml:space="preserve"> (waiting for) a friend at the time.</w:t>
            </w:r>
          </w:p>
          <w:p>
            <w:pPr>
              <w:pStyle w:val="BodyText"/>
              <w:rPr/>
            </w:pPr>
            <w:r>
              <w:rPr/>
              <w:t>I</w:t>
            </w:r>
            <w:r>
              <w:rPr>
                <w:i/>
              </w:rPr>
              <w:t>’m feeling</w:t>
            </w:r>
            <w:r>
              <w:rPr/>
              <w:t xml:space="preserve"> quite cold.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I</w:t>
            </w:r>
            <w:r>
              <w:rPr>
                <w:i/>
                <w:sz w:val="24"/>
              </w:rPr>
              <w:t xml:space="preserve"> am thinking over</w:t>
            </w:r>
            <w:r>
              <w:rPr>
                <w:sz w:val="24"/>
              </w:rPr>
              <w:t xml:space="preserve"> (studying) your offer.  </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am forgetting</w:t>
      </w:r>
      <w:r>
        <w:rPr>
          <w:sz w:val="24"/>
        </w:rPr>
        <w:t xml:space="preserve"> things more and more now (beginning to forget). </w:t>
      </w:r>
    </w:p>
    <w:p>
      <w:pPr>
        <w:pStyle w:val="Normal"/>
        <w:suppressAutoHyphens w:val="true"/>
        <w:spacing w:lineRule="auto" w:line="240"/>
        <w:ind w:firstLine="284" w:start="284" w:end="0"/>
        <w:rPr/>
      </w:pPr>
      <w:r>
        <w:rPr>
          <w:sz w:val="24"/>
        </w:rPr>
        <w:t xml:space="preserve">She </w:t>
      </w:r>
      <w:r>
        <w:rPr>
          <w:i/>
          <w:sz w:val="24"/>
        </w:rPr>
        <w:t>is understanding</w:t>
      </w:r>
      <w:r>
        <w:rPr>
          <w:sz w:val="24"/>
        </w:rPr>
        <w:t xml:space="preserve"> grammar better now (beginning to understand).</w:t>
      </w:r>
    </w:p>
    <w:p>
      <w:pPr>
        <w:pStyle w:val="Normal"/>
        <w:suppressAutoHyphens w:val="true"/>
        <w:spacing w:lineRule="auto" w:line="240"/>
        <w:ind w:firstLine="284" w:end="0"/>
        <w:rPr>
          <w:sz w:val="24"/>
        </w:rPr>
      </w:pPr>
      <w:r>
        <w:rPr>
          <w:sz w:val="24"/>
        </w:rPr>
      </w:r>
    </w:p>
    <w:p>
      <w:pPr>
        <w:pStyle w:val="2"/>
        <w:rPr/>
      </w:pPr>
      <w:r>
        <w:rPr/>
        <w:t>Moreover, all the verbs treated in § 12 can occur in the continuous aspect when the ideas they denote are to be emphasized: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Don’t shout,</w:t>
      </w:r>
      <w:r>
        <w:rPr>
          <w:sz w:val="24"/>
          <w:lang w:val="ru-RU"/>
        </w:rPr>
        <w:t xml:space="preserve"> I</w:t>
      </w:r>
      <w:r>
        <w:rPr>
          <w:i/>
          <w:sz w:val="24"/>
          <w:lang w:val="ru-RU"/>
        </w:rPr>
        <w:t>'</w:t>
      </w:r>
      <w:r>
        <w:rPr>
          <w:i/>
          <w:sz w:val="24"/>
        </w:rPr>
        <w:t xml:space="preserve">am hearing </w:t>
      </w:r>
      <w:r>
        <w:rPr>
          <w:sz w:val="24"/>
        </w:rPr>
        <w:t>you perfectly well!</w:t>
      </w:r>
    </w:p>
    <w:p>
      <w:pPr>
        <w:pStyle w:val="Normal"/>
        <w:suppressAutoHyphens w:val="true"/>
        <w:spacing w:lineRule="auto" w:line="240"/>
        <w:ind w:firstLine="284" w:start="284" w:end="0"/>
        <w:rPr/>
      </w:pPr>
      <w:r>
        <w:rPr>
          <w:sz w:val="24"/>
        </w:rPr>
        <w:t xml:space="preserve">Why are you staring into the darkness? What </w:t>
      </w:r>
      <w:r>
        <w:rPr>
          <w:i/>
          <w:sz w:val="24"/>
        </w:rPr>
        <w:t xml:space="preserve">are </w:t>
      </w:r>
      <w:r>
        <w:rPr>
          <w:sz w:val="24"/>
        </w:rPr>
        <w:t xml:space="preserve">you </w:t>
      </w:r>
      <w:r>
        <w:rPr>
          <w:i/>
          <w:sz w:val="24"/>
        </w:rPr>
        <w:t>seeing</w:t>
      </w:r>
      <w:r>
        <w:rPr>
          <w:sz w:val="24"/>
        </w:rPr>
        <w:t xml:space="preserve"> there?</w:t>
      </w:r>
    </w:p>
    <w:p>
      <w:pPr>
        <w:pStyle w:val="2"/>
        <w:ind w:start="284" w:end="0"/>
        <w:rPr/>
      </w:pPr>
      <w:r>
        <w:rPr>
          <w:i/>
        </w:rPr>
        <w:t xml:space="preserve">Are </w:t>
      </w:r>
      <w:r>
        <w:rPr/>
        <w:t xml:space="preserve">you still </w:t>
      </w:r>
      <w:r>
        <w:rPr>
          <w:i/>
        </w:rPr>
        <w:t xml:space="preserve">remaining </w:t>
      </w:r>
      <w:r>
        <w:rPr/>
        <w:t>my friend.</w:t>
      </w:r>
    </w:p>
    <w:p>
      <w:pPr>
        <w:pStyle w:val="2"/>
        <w:ind w:start="284" w:end="0"/>
        <w:rPr/>
      </w:pPr>
      <w:r>
        <w:rPr/>
        <w:t>You see, she’</w:t>
      </w:r>
      <w:r>
        <w:rPr>
          <w:i/>
        </w:rPr>
        <w:t>s</w:t>
      </w:r>
      <w:r>
        <w:rPr/>
        <w:t xml:space="preserve"> </w:t>
      </w:r>
      <w:r>
        <w:rPr>
          <w:i/>
        </w:rPr>
        <w:t xml:space="preserve">knowing </w:t>
      </w:r>
      <w:r>
        <w:rPr/>
        <w:t>too much.</w:t>
      </w:r>
    </w:p>
    <w:p>
      <w:pPr>
        <w:pStyle w:val="Normal"/>
        <w:suppressAutoHyphens w:val="true"/>
        <w:spacing w:lineRule="auto" w:line="240"/>
        <w:ind w:firstLine="284" w:start="284" w:end="0"/>
        <w:rPr/>
      </w:pPr>
      <w:r>
        <w:rPr>
          <w:sz w:val="24"/>
        </w:rPr>
        <w:t>They don’t know that inside I know what they’re like, and that all the time I</w:t>
      </w:r>
      <w:r>
        <w:rPr>
          <w:i/>
          <w:sz w:val="24"/>
        </w:rPr>
        <w:t>’m hating</w:t>
      </w:r>
      <w:r>
        <w:rPr>
          <w:sz w:val="24"/>
        </w:rPr>
        <w:t xml:space="preserve"> them.</w:t>
      </w:r>
    </w:p>
    <w:p>
      <w:pPr>
        <w:pStyle w:val="Normal"/>
        <w:suppressAutoHyphens w:val="true"/>
        <w:spacing w:lineRule="auto" w:line="240"/>
        <w:ind w:firstLine="284" w:end="0"/>
        <w:rPr>
          <w:sz w:val="24"/>
        </w:rPr>
      </w:pPr>
      <w:r>
        <w:rPr>
          <w:sz w:val="24"/>
        </w:rPr>
      </w:r>
    </w:p>
    <w:p>
      <w:pPr>
        <w:pStyle w:val="Heading3"/>
        <w:rPr/>
      </w:pPr>
      <w:bookmarkStart w:id="8" w:name="__RefHeading___Toc5112946"/>
      <w:bookmarkEnd w:id="8"/>
      <w:r>
        <w:rPr/>
        <w:t>The category of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13.</w:t>
      </w:r>
      <w:r>
        <w:rPr>
          <w:sz w:val="24"/>
        </w:rPr>
        <w:t xml:space="preserve"> The category of perfect is as fundamental to the English verb as the categories of tense and aspect, whereas it is quite alien to the Russian verb.</w:t>
      </w:r>
    </w:p>
    <w:p>
      <w:pPr>
        <w:pStyle w:val="Normal"/>
        <w:suppressAutoHyphens w:val="true"/>
        <w:spacing w:lineRule="auto" w:line="240"/>
        <w:ind w:firstLine="284" w:end="0"/>
        <w:rPr/>
      </w:pPr>
      <w:r>
        <w:rPr>
          <w:sz w:val="24"/>
        </w:rPr>
        <w:t xml:space="preserve">The category of perfect is constituted by the opposition of </w:t>
      </w:r>
      <w:r>
        <w:rPr>
          <w:b/>
          <w:sz w:val="24"/>
        </w:rPr>
        <w:t xml:space="preserve">the perfect </w:t>
      </w:r>
      <w:r>
        <w:rPr>
          <w:sz w:val="24"/>
        </w:rPr>
        <w:t>to</w:t>
      </w:r>
      <w:r>
        <w:rPr>
          <w:b/>
          <w:sz w:val="24"/>
        </w:rPr>
        <w:t xml:space="preserve"> the non-perfect</w:t>
      </w:r>
      <w:r>
        <w:rPr>
          <w:sz w:val="24"/>
        </w:rPr>
        <w:t>.</w:t>
      </w:r>
    </w:p>
    <w:p>
      <w:pPr>
        <w:pStyle w:val="2"/>
        <w:rPr/>
      </w:pPr>
      <w:r>
        <w:rPr/>
        <w:t>The perfect forms denote action preceding certain moments of time in the present, past or future. The non-perfect forms denote actions belonging to certain moments of time in the present, past or future.</w:t>
      </w:r>
    </w:p>
    <w:p>
      <w:pPr>
        <w:pStyle w:val="Normal"/>
        <w:suppressAutoHyphens w:val="true"/>
        <w:spacing w:lineRule="auto" w:line="240"/>
        <w:ind w:firstLine="284" w:end="0"/>
        <w:rPr>
          <w:sz w:val="24"/>
        </w:rPr>
      </w:pPr>
      <w:r>
        <w:rPr>
          <w:sz w:val="24"/>
        </w:rPr>
        <w:t>To see the difference between the two categories compare the following pairs of sentences containing non-perfect and perfect forms: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center"/>
              <w:rPr>
                <w:sz w:val="24"/>
                <w:u w:val="single"/>
              </w:rPr>
            </w:pPr>
            <w:r>
              <w:rPr>
                <w:sz w:val="24"/>
                <w:u w:val="single"/>
              </w:rPr>
              <w:t>Perfect</w:t>
            </w:r>
          </w:p>
        </w:tc>
        <w:tc>
          <w:tcPr>
            <w:tcW w:w="5491" w:type="dxa"/>
            <w:tcBorders/>
          </w:tcPr>
          <w:p>
            <w:pPr>
              <w:pStyle w:val="Heading9"/>
              <w:rPr/>
            </w:pPr>
            <w:r>
              <w:rPr/>
              <w:t>Non-perfect</w:t>
            </w:r>
          </w:p>
        </w:tc>
      </w:tr>
      <w:tr>
        <w:trPr/>
        <w:tc>
          <w:tcPr>
            <w:tcW w:w="5491" w:type="dxa"/>
            <w:tcBorders/>
          </w:tcPr>
          <w:p>
            <w:pPr>
              <w:pStyle w:val="Normal"/>
              <w:suppressAutoHyphens w:val="true"/>
              <w:spacing w:lineRule="auto" w:line="240"/>
              <w:ind w:hanging="0" w:end="0"/>
              <w:jc w:val="start"/>
              <w:rPr/>
            </w:pPr>
            <w:r>
              <w:rPr>
                <w:sz w:val="24"/>
              </w:rPr>
              <w:t xml:space="preserve">I </w:t>
            </w:r>
            <w:r>
              <w:rPr>
                <w:i/>
                <w:sz w:val="24"/>
              </w:rPr>
              <w:t>have seen</w:t>
            </w:r>
            <w:r>
              <w:rPr>
                <w:sz w:val="24"/>
              </w:rPr>
              <w:t xml:space="preserve"> the film, and I think it is dull.</w:t>
            </w:r>
          </w:p>
          <w:p>
            <w:pPr>
              <w:pStyle w:val="2"/>
              <w:ind w:hanging="0" w:end="0"/>
              <w:jc w:val="start"/>
              <w:rPr/>
            </w:pPr>
            <w:r>
              <w:rPr/>
              <w:t>At last you are here! I</w:t>
            </w:r>
            <w:r>
              <w:rPr>
                <w:i/>
              </w:rPr>
              <w:t>’ve been</w:t>
            </w:r>
            <w:r>
              <w:rPr/>
              <w:t xml:space="preserve"> waiting for you so long!</w:t>
            </w:r>
          </w:p>
          <w:p>
            <w:pPr>
              <w:pStyle w:val="Normal"/>
              <w:suppressAutoHyphens w:val="true"/>
              <w:spacing w:lineRule="auto" w:line="240"/>
              <w:ind w:hanging="0" w:end="0"/>
              <w:jc w:val="start"/>
              <w:rPr/>
            </w:pPr>
            <w:r>
              <w:rPr>
                <w:sz w:val="24"/>
              </w:rPr>
              <w:t xml:space="preserve">She </w:t>
            </w:r>
            <w:r>
              <w:rPr>
                <w:i/>
                <w:sz w:val="24"/>
              </w:rPr>
              <w:t>had left</w:t>
            </w:r>
            <w:r>
              <w:rPr>
                <w:sz w:val="24"/>
              </w:rPr>
              <w:t xml:space="preserve"> by the 2nd of September. </w:t>
            </w:r>
          </w:p>
          <w:p>
            <w:pPr>
              <w:pStyle w:val="Normal"/>
              <w:suppressAutoHyphens w:val="true"/>
              <w:spacing w:lineRule="auto" w:line="240"/>
              <w:ind w:hanging="0" w:end="0"/>
              <w:jc w:val="start"/>
              <w:rPr/>
            </w:pPr>
            <w:r>
              <w:rPr>
                <w:sz w:val="24"/>
              </w:rPr>
              <w:t xml:space="preserve">She </w:t>
            </w:r>
            <w:r>
              <w:rPr>
                <w:i/>
                <w:sz w:val="24"/>
              </w:rPr>
              <w:t>had been sleeping</w:t>
            </w:r>
            <w:r>
              <w:rPr>
                <w:sz w:val="24"/>
              </w:rPr>
              <w:t xml:space="preserve"> for half an hour when the telephone woke her up. </w:t>
            </w:r>
          </w:p>
          <w:p>
            <w:pPr>
              <w:pStyle w:val="Normal"/>
              <w:suppressAutoHyphens w:val="true"/>
              <w:spacing w:lineRule="auto" w:line="240"/>
              <w:ind w:hanging="0" w:end="0"/>
              <w:jc w:val="start"/>
              <w:rPr/>
            </w:pPr>
            <w:r>
              <w:rPr>
                <w:sz w:val="24"/>
              </w:rPr>
              <w:t xml:space="preserve">I </w:t>
            </w:r>
            <w:r>
              <w:rPr>
                <w:i/>
                <w:sz w:val="24"/>
              </w:rPr>
              <w:t>shall have returned</w:t>
            </w:r>
            <w:r>
              <w:rPr>
                <w:sz w:val="24"/>
              </w:rPr>
              <w:t xml:space="preserve"> before you get the supper ready.</w:t>
            </w:r>
          </w:p>
        </w:tc>
        <w:tc>
          <w:tcPr>
            <w:tcW w:w="5491" w:type="dxa"/>
            <w:tcBorders/>
          </w:tcPr>
          <w:p>
            <w:pPr>
              <w:pStyle w:val="Normal"/>
              <w:suppressAutoHyphens w:val="true"/>
              <w:spacing w:lineRule="auto" w:line="240"/>
              <w:ind w:hanging="0" w:end="0"/>
              <w:jc w:val="start"/>
              <w:rPr/>
            </w:pPr>
            <w:r>
              <w:rPr>
                <w:sz w:val="24"/>
              </w:rPr>
              <w:t xml:space="preserve">I </w:t>
            </w:r>
            <w:r>
              <w:rPr>
                <w:i/>
                <w:sz w:val="24"/>
              </w:rPr>
              <w:t>see</w:t>
            </w:r>
            <w:r>
              <w:rPr>
                <w:sz w:val="24"/>
              </w:rPr>
              <w:t xml:space="preserve"> you are tired. </w:t>
            </w:r>
          </w:p>
          <w:p>
            <w:pPr>
              <w:pStyle w:val="Normal"/>
              <w:suppressAutoHyphens w:val="true"/>
              <w:spacing w:lineRule="auto" w:line="240"/>
              <w:ind w:hanging="0" w:end="0"/>
              <w:jc w:val="start"/>
              <w:rPr/>
            </w:pPr>
            <w:r>
              <w:rPr>
                <w:sz w:val="24"/>
              </w:rPr>
              <w:t xml:space="preserve">Whom </w:t>
            </w:r>
            <w:r>
              <w:rPr>
                <w:i/>
                <w:sz w:val="24"/>
              </w:rPr>
              <w:t>are</w:t>
            </w:r>
            <w:r>
              <w:rPr>
                <w:sz w:val="24"/>
              </w:rPr>
              <w:t xml:space="preserve"> you </w:t>
            </w:r>
            <w:r>
              <w:rPr>
                <w:i/>
                <w:sz w:val="24"/>
              </w:rPr>
              <w:t xml:space="preserve">waiting </w:t>
            </w:r>
            <w:r>
              <w:rPr>
                <w:sz w:val="24"/>
              </w:rPr>
              <w:t xml:space="preserve">for?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She left on the 2nd of September.</w:t>
            </w:r>
          </w:p>
          <w:p>
            <w:pPr>
              <w:pStyle w:val="Normal"/>
              <w:suppressAutoHyphens w:val="true"/>
              <w:spacing w:lineRule="auto" w:line="240"/>
              <w:ind w:hanging="0" w:end="0"/>
              <w:jc w:val="start"/>
              <w:rPr/>
            </w:pPr>
            <w:r>
              <w:rPr>
                <w:sz w:val="24"/>
              </w:rPr>
              <w:t xml:space="preserve">When the fire began, everybody </w:t>
            </w:r>
            <w:r>
              <w:rPr>
                <w:i/>
                <w:sz w:val="24"/>
              </w:rPr>
              <w:t>was sleeping.</w:t>
            </w:r>
          </w:p>
          <w:p>
            <w:pPr>
              <w:pStyle w:val="Normal"/>
              <w:suppressAutoHyphens w:val="true"/>
              <w:spacing w:lineRule="auto" w:line="240"/>
              <w:ind w:hanging="0" w:end="0"/>
              <w:jc w:val="start"/>
              <w:rPr>
                <w:i/>
                <w:i/>
                <w:sz w:val="24"/>
              </w:rPr>
            </w:pPr>
            <w:r>
              <w:rPr>
                <w:i/>
                <w:sz w:val="24"/>
              </w:rPr>
            </w:r>
          </w:p>
          <w:p>
            <w:pPr>
              <w:pStyle w:val="Normal"/>
              <w:suppressAutoHyphens w:val="true"/>
              <w:spacing w:lineRule="auto" w:line="240"/>
              <w:ind w:hanging="0" w:end="0"/>
              <w:jc w:val="start"/>
              <w:rPr/>
            </w:pPr>
            <w:r>
              <w:rPr>
                <w:sz w:val="24"/>
              </w:rPr>
              <w:t xml:space="preserve">I </w:t>
            </w:r>
            <w:r>
              <w:rPr>
                <w:i/>
                <w:sz w:val="24"/>
              </w:rPr>
              <w:t>shall return</w:t>
            </w:r>
            <w:r>
              <w:rPr>
                <w:sz w:val="24"/>
              </w:rPr>
              <w:t xml:space="preserve"> at 10.</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14.</w:t>
      </w:r>
      <w:r>
        <w:rPr>
          <w:sz w:val="24"/>
        </w:rPr>
        <w:t xml:space="preserve"> The perfect forms belong either to the continuous or to the common aspect and as such they have specific semantic characteristics of either one or of the other. Thus the perfect continuous forms denote continuous actions taking place during a definite period of time preceding the present moment or some moment of time in the past or future. The moment of time in question may be either </w:t>
      </w:r>
      <w:r>
        <w:rPr>
          <w:spacing w:val="60"/>
          <w:sz w:val="24"/>
        </w:rPr>
        <w:t>excluded</w:t>
      </w:r>
      <w:r>
        <w:rPr>
          <w:sz w:val="24"/>
        </w:rPr>
        <w:t xml:space="preserve"> or </w:t>
      </w:r>
      <w:r>
        <w:rPr>
          <w:spacing w:val="60"/>
          <w:sz w:val="24"/>
        </w:rPr>
        <w:t>included</w:t>
      </w:r>
      <w:r>
        <w:rPr>
          <w:sz w:val="24"/>
        </w:rPr>
        <w:t xml:space="preserve"> in the period of time of the action, as in the following:</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pPr>
            <w:r>
              <w:rPr>
                <w:sz w:val="24"/>
              </w:rPr>
              <w:t xml:space="preserve">Don’t wake her up, she has only been sleeping </w:t>
            </w:r>
            <w:r>
              <w:rPr>
                <w:i/>
                <w:sz w:val="24"/>
              </w:rPr>
              <w:t>for half</w:t>
            </w:r>
            <w:r>
              <w:rPr>
                <w:sz w:val="24"/>
              </w:rPr>
              <w:t xml:space="preserve"> </w:t>
            </w:r>
            <w:r>
              <w:rPr>
                <w:i/>
                <w:sz w:val="24"/>
              </w:rPr>
              <w:t>an hour</w:t>
            </w:r>
            <w:r>
              <w:rPr>
                <w:sz w:val="24"/>
              </w:rPr>
              <w:t>. (She is still sleeping at the moment of speaking.)</w:t>
            </w:r>
          </w:p>
        </w:tc>
        <w:tc>
          <w:tcPr>
            <w:tcW w:w="5491" w:type="dxa"/>
            <w:tcBorders/>
          </w:tcPr>
          <w:p>
            <w:pPr>
              <w:pStyle w:val="Normal"/>
              <w:suppressAutoHyphens w:val="true"/>
              <w:spacing w:lineRule="auto" w:line="240"/>
              <w:ind w:hanging="0" w:end="0"/>
              <w:rPr/>
            </w:pPr>
            <w:r>
              <w:rPr>
                <w:sz w:val="24"/>
              </w:rPr>
              <w:t xml:space="preserve">I’ve woken her up, she has been sleeping </w:t>
            </w:r>
            <w:r>
              <w:rPr>
                <w:i/>
                <w:sz w:val="24"/>
              </w:rPr>
              <w:t>ever since</w:t>
            </w:r>
            <w:r>
              <w:rPr>
                <w:sz w:val="24"/>
              </w:rPr>
              <w:t xml:space="preserve"> </w:t>
            </w:r>
            <w:r>
              <w:rPr>
                <w:i/>
                <w:sz w:val="24"/>
              </w:rPr>
              <w:t>dinner</w:t>
            </w:r>
            <w:r>
              <w:rPr>
                <w:sz w:val="24"/>
              </w:rPr>
              <w:t>. (She is not sleeping at the moment of speaking.)</w:t>
            </w:r>
          </w:p>
        </w:tc>
      </w:tr>
      <w:tr>
        <w:trPr/>
        <w:tc>
          <w:tcPr>
            <w:tcW w:w="5491" w:type="dxa"/>
            <w:tcBorders/>
          </w:tcPr>
          <w:p>
            <w:pPr>
              <w:pStyle w:val="Normal"/>
              <w:suppressAutoHyphens w:val="true"/>
              <w:spacing w:lineRule="auto" w:line="240"/>
              <w:ind w:hanging="0" w:end="0"/>
              <w:rPr/>
            </w:pPr>
            <w:r>
              <w:rPr>
                <w:sz w:val="24"/>
              </w:rPr>
              <w:t xml:space="preserve">She had been living in St.-Petersburg </w:t>
            </w:r>
            <w:r>
              <w:rPr>
                <w:i/>
                <w:sz w:val="24"/>
              </w:rPr>
              <w:t>for 10 years</w:t>
            </w:r>
            <w:r>
              <w:rPr>
                <w:sz w:val="24"/>
              </w:rPr>
              <w:t xml:space="preserve"> </w:t>
            </w:r>
            <w:r>
              <w:rPr>
                <w:i/>
                <w:sz w:val="24"/>
              </w:rPr>
              <w:t>when we met.</w:t>
            </w:r>
            <w:r>
              <w:rPr>
                <w:sz w:val="24"/>
              </w:rPr>
              <w:t xml:space="preserve"> (She was still living there at that moment of past time.)</w:t>
            </w:r>
          </w:p>
        </w:tc>
        <w:tc>
          <w:tcPr>
            <w:tcW w:w="5491" w:type="dxa"/>
            <w:tcBorders/>
          </w:tcPr>
          <w:p>
            <w:pPr>
              <w:pStyle w:val="Normal"/>
              <w:suppressAutoHyphens w:val="true"/>
              <w:spacing w:lineRule="auto" w:line="240"/>
              <w:ind w:hanging="0" w:end="0"/>
              <w:rPr/>
            </w:pPr>
            <w:r>
              <w:rPr>
                <w:sz w:val="24"/>
              </w:rPr>
              <w:t xml:space="preserve">They had been living in St.-Petersburg </w:t>
            </w:r>
            <w:r>
              <w:rPr>
                <w:i/>
                <w:sz w:val="24"/>
              </w:rPr>
              <w:t>for 10 years</w:t>
            </w:r>
            <w:r>
              <w:rPr>
                <w:sz w:val="24"/>
              </w:rPr>
              <w:t xml:space="preserve"> </w:t>
            </w:r>
            <w:r>
              <w:rPr>
                <w:i/>
                <w:sz w:val="24"/>
              </w:rPr>
              <w:t>when they moved to N.</w:t>
            </w:r>
            <w:r>
              <w:rPr>
                <w:sz w:val="24"/>
              </w:rPr>
              <w:t xml:space="preserve"> (They were not living in St.- Petersburg any longer at that moment of past time.)</w:t>
            </w:r>
          </w:p>
        </w:tc>
      </w:tr>
      <w:tr>
        <w:trPr/>
        <w:tc>
          <w:tcPr>
            <w:tcW w:w="5491" w:type="dxa"/>
            <w:tcBorders/>
          </w:tcPr>
          <w:p>
            <w:pPr>
              <w:pStyle w:val="Normal"/>
              <w:suppressAutoHyphens w:val="true"/>
              <w:spacing w:lineRule="auto" w:line="240"/>
              <w:ind w:hanging="0" w:end="0"/>
              <w:rPr/>
            </w:pPr>
            <w:r>
              <w:rPr>
                <w:sz w:val="24"/>
              </w:rPr>
              <w:t xml:space="preserve">He will have been working here </w:t>
            </w:r>
            <w:r>
              <w:rPr>
                <w:i/>
                <w:sz w:val="24"/>
              </w:rPr>
              <w:t>for 20 years next</w:t>
            </w:r>
            <w:r>
              <w:rPr>
                <w:sz w:val="24"/>
              </w:rPr>
              <w:t xml:space="preserve"> </w:t>
            </w:r>
            <w:r>
              <w:rPr>
                <w:i/>
                <w:sz w:val="24"/>
              </w:rPr>
              <w:t>autumn</w:t>
            </w:r>
            <w:r>
              <w:rPr>
                <w:sz w:val="24"/>
              </w:rPr>
              <w:t>. (He will still be working here at that moment of the future.)</w:t>
            </w:r>
          </w:p>
        </w:tc>
        <w:tc>
          <w:tcPr>
            <w:tcW w:w="5491" w:type="dxa"/>
            <w:tcBorders/>
          </w:tcPr>
          <w:p>
            <w:pPr>
              <w:pStyle w:val="Normal"/>
              <w:suppressAutoHyphens w:val="true"/>
              <w:spacing w:lineRule="auto" w:line="240"/>
              <w:ind w:hanging="0" w:end="0"/>
              <w:rPr/>
            </w:pPr>
            <w:r>
              <w:rPr>
                <w:sz w:val="24"/>
              </w:rPr>
              <w:t xml:space="preserve">He will have been working there </w:t>
            </w:r>
            <w:r>
              <w:rPr>
                <w:i/>
                <w:sz w:val="24"/>
              </w:rPr>
              <w:t>for 5 years before he</w:t>
            </w:r>
            <w:r>
              <w:rPr>
                <w:sz w:val="24"/>
              </w:rPr>
              <w:t xml:space="preserve"> </w:t>
            </w:r>
            <w:r>
              <w:rPr>
                <w:i/>
                <w:sz w:val="24"/>
              </w:rPr>
              <w:t>returns to our institute</w:t>
            </w:r>
            <w:r>
              <w:rPr>
                <w:sz w:val="24"/>
              </w:rPr>
              <w:t>. (He will not already be working there any longer at that moment of the future.)</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perfect forms of the common aspect are devoid of any specific aspect characteristics and acquire them only from the lexical meaning of the verb or out of the context in which they are used. Thus terminative verbs in the perfect forms of the common aspect express completeness of the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t>
      </w:r>
      <w:r>
        <w:rPr>
          <w:i/>
          <w:sz w:val="24"/>
        </w:rPr>
        <w:t>had shut</w:t>
      </w:r>
      <w:r>
        <w:rPr>
          <w:sz w:val="24"/>
        </w:rPr>
        <w:t xml:space="preserve"> the window and was going to sleep.</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completed actions expressed by such forms may be </w:t>
      </w:r>
      <w:r>
        <w:rPr>
          <w:b/>
          <w:sz w:val="24"/>
        </w:rPr>
        <w:t>momentary or iterative</w:t>
      </w:r>
      <w:r>
        <w:rPr>
          <w:sz w:val="24"/>
        </w:rPr>
        <w:t>, as in: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pPr>
            <w:r>
              <w:rPr>
                <w:sz w:val="24"/>
              </w:rPr>
              <w:t xml:space="preserve">He </w:t>
            </w:r>
            <w:r>
              <w:rPr>
                <w:i/>
                <w:sz w:val="24"/>
              </w:rPr>
              <w:t>had stumbled</w:t>
            </w:r>
            <w:r>
              <w:rPr>
                <w:sz w:val="24"/>
              </w:rPr>
              <w:t xml:space="preserve"> and </w:t>
            </w:r>
            <w:r>
              <w:rPr>
                <w:i/>
                <w:sz w:val="24"/>
              </w:rPr>
              <w:t>fallen down</w:t>
            </w:r>
            <w:r>
              <w:rPr>
                <w:sz w:val="24"/>
              </w:rPr>
              <w:t xml:space="preserve"> before I could support him.</w:t>
            </w:r>
          </w:p>
        </w:tc>
        <w:tc>
          <w:tcPr>
            <w:tcW w:w="5491" w:type="dxa"/>
            <w:tcBorders/>
          </w:tcPr>
          <w:p>
            <w:pPr>
              <w:pStyle w:val="Normal"/>
              <w:suppressAutoHyphens w:val="true"/>
              <w:spacing w:lineRule="auto" w:line="240"/>
              <w:ind w:hanging="0" w:end="0"/>
              <w:rPr/>
            </w:pPr>
            <w:r>
              <w:rPr>
                <w:sz w:val="24"/>
              </w:rPr>
              <w:t xml:space="preserve">He </w:t>
            </w:r>
            <w:r>
              <w:rPr>
                <w:i/>
                <w:sz w:val="24"/>
              </w:rPr>
              <w:t>had stumbled</w:t>
            </w:r>
            <w:r>
              <w:rPr>
                <w:sz w:val="24"/>
              </w:rPr>
              <w:t xml:space="preserve"> and </w:t>
            </w:r>
            <w:r>
              <w:rPr>
                <w:i/>
                <w:sz w:val="24"/>
              </w:rPr>
              <w:t>fallen down</w:t>
            </w:r>
            <w:r>
              <w:rPr>
                <w:sz w:val="24"/>
              </w:rPr>
              <w:t xml:space="preserve"> on his knees several times before he reached the bushes.</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Non-terminative verbs may express both completed and incompleted actions: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sz w:val="24"/>
              </w:rPr>
            </w:pPr>
            <w:r>
              <w:rPr>
                <w:sz w:val="24"/>
              </w:rPr>
              <w:t xml:space="preserve">She </w:t>
            </w:r>
            <w:r>
              <w:rPr>
                <w:i/>
                <w:sz w:val="24"/>
              </w:rPr>
              <w:t>had spoken</w:t>
            </w:r>
            <w:r>
              <w:rPr>
                <w:sz w:val="24"/>
              </w:rPr>
              <w:t xml:space="preserve"> to all of them before she came to any conclusion.</w:t>
            </w:r>
            <w:r>
              <w:rPr>
                <w:sz w:val="24"/>
                <w:lang w:val="ru-RU"/>
              </w:rPr>
              <w:t>(поговорила)</w:t>
            </w:r>
          </w:p>
        </w:tc>
        <w:tc>
          <w:tcPr>
            <w:tcW w:w="5491" w:type="dxa"/>
            <w:tcBorders/>
          </w:tcPr>
          <w:p>
            <w:pPr>
              <w:pStyle w:val="Normal"/>
              <w:suppressAutoHyphens w:val="true"/>
              <w:spacing w:lineRule="auto" w:line="240"/>
              <w:ind w:firstLine="284" w:end="0"/>
              <w:rPr/>
            </w:pPr>
            <w:r>
              <w:rPr>
                <w:sz w:val="24"/>
              </w:rPr>
              <w:t xml:space="preserve">I </w:t>
            </w:r>
            <w:r>
              <w:rPr>
                <w:i/>
                <w:sz w:val="24"/>
              </w:rPr>
              <w:t>have known</w:t>
            </w:r>
            <w:r>
              <w:rPr>
                <w:sz w:val="24"/>
              </w:rPr>
              <w:t xml:space="preserve"> him all my life.</w:t>
            </w:r>
            <w:r>
              <w:rPr>
                <w:sz w:val="24"/>
                <w:lang w:val="ru-RU"/>
              </w:rPr>
              <w:t xml:space="preserve"> (знаю)</w:t>
            </w:r>
          </w:p>
          <w:p>
            <w:pPr>
              <w:pStyle w:val="Normal"/>
              <w:suppressAutoHyphens w:val="true"/>
              <w:spacing w:lineRule="auto" w:line="240"/>
              <w:ind w:hanging="0" w:end="0"/>
              <w:rPr>
                <w:sz w:val="24"/>
                <w:lang w:val="ru-RU"/>
              </w:rPr>
            </w:pPr>
            <w:r>
              <w:rPr>
                <w:sz w:val="24"/>
                <w:lang w:val="ru-RU"/>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They may also express iterative or durative actions: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pPr>
            <w:r>
              <w:rPr>
                <w:sz w:val="24"/>
              </w:rPr>
              <w:t xml:space="preserve">He </w:t>
            </w:r>
            <w:r>
              <w:rPr>
                <w:i/>
                <w:sz w:val="24"/>
              </w:rPr>
              <w:t>had lived</w:t>
            </w:r>
            <w:r>
              <w:rPr>
                <w:sz w:val="24"/>
              </w:rPr>
              <w:t xml:space="preserve"> in many little towns before he settled in St.-Petersburg.</w:t>
            </w:r>
          </w:p>
        </w:tc>
        <w:tc>
          <w:tcPr>
            <w:tcW w:w="5491" w:type="dxa"/>
            <w:tcBorders/>
          </w:tcPr>
          <w:p>
            <w:pPr>
              <w:pStyle w:val="Normal"/>
              <w:suppressAutoHyphens w:val="true"/>
              <w:spacing w:lineRule="auto" w:line="240"/>
              <w:ind w:hanging="0" w:end="0"/>
              <w:rPr/>
            </w:pPr>
            <w:r>
              <w:rPr>
                <w:sz w:val="24"/>
              </w:rPr>
              <w:t xml:space="preserve">She </w:t>
            </w:r>
            <w:r>
              <w:rPr>
                <w:i/>
                <w:sz w:val="24"/>
              </w:rPr>
              <w:t>had lived</w:t>
            </w:r>
            <w:r>
              <w:rPr>
                <w:sz w:val="24"/>
              </w:rPr>
              <w:t xml:space="preserve"> here since the war.</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Thus the difference between the perfect and the perfect continuous forms is similar to the difference between the indefinite and the continuous non-perfect forms.</w:t>
      </w:r>
    </w:p>
    <w:p>
      <w:pPr>
        <w:pStyle w:val="Normal"/>
        <w:suppressAutoHyphens w:val="true"/>
        <w:spacing w:lineRule="auto" w:line="240"/>
        <w:ind w:firstLine="284" w:end="0"/>
        <w:rPr>
          <w:sz w:val="24"/>
        </w:rPr>
      </w:pPr>
      <w:r>
        <w:rPr>
          <w:sz w:val="24"/>
        </w:rPr>
        <w:t>Before passing on to a thorough study of all verb forms in detail it should be clearly understood that every one of them is a bearer of three grammatical categories, those of tense, perfect, and aspect, that is every form shows whether the action refers to the present, the past, the future or the future viewed from the past; whether it belongs to a certain moment of time within each of these time-divisions or precedes that moment, and whether it is treated as continuous or not.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end"/>
        <w:rPr>
          <w:sz w:val="24"/>
        </w:rPr>
      </w:pPr>
      <w:r>
        <w:rPr>
          <w:sz w:val="24"/>
        </w:rPr>
        <w:t>Table I</w:t>
      </w:r>
    </w:p>
    <w:p>
      <w:pPr>
        <w:pStyle w:val="Heading7"/>
        <w:rPr/>
      </w:pPr>
      <w:r>
        <w:rPr/>
        <w:t>Tense, aspect and perfect forms of the English verbs</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27">
                <wp:simplePos x="0" y="0"/>
                <wp:positionH relativeFrom="column">
                  <wp:posOffset>1651635</wp:posOffset>
                </wp:positionH>
                <wp:positionV relativeFrom="paragraph">
                  <wp:posOffset>158750</wp:posOffset>
                </wp:positionV>
                <wp:extent cx="1737360" cy="365760"/>
                <wp:effectExtent l="1270" t="5080" r="1270" b="5080"/>
                <wp:wrapNone/>
                <wp:docPr id="7" name=""/>
                <a:graphic xmlns:a="http://schemas.openxmlformats.org/drawingml/2006/main">
                  <a:graphicData uri="http://schemas.microsoft.com/office/word/2010/wordprocessingShape">
                    <wps:wsp>
                      <wps:cNvSpPr/>
                      <wps:spPr>
                        <a:xfrm>
                          <a:off x="0" y="0"/>
                          <a:ext cx="1737360" cy="3657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12.5pt" to="266.8pt,41.25pt" stroked="t" o:allowincell="f" style="position:absolute">
                <v:stroke color="black" weight="9360" joinstyle="miter" endcap="flat"/>
                <v:fill o:detectmouseclick="t" on="false"/>
                <w10:wrap type="none"/>
              </v:line>
            </w:pict>
          </mc:Fallback>
        </mc:AlternateContent>
      </w:r>
    </w:p>
    <w:tbl>
      <w:tblPr>
        <w:tblW w:w="10980" w:type="dxa"/>
        <w:jc w:val="start"/>
        <w:tblInd w:w="0" w:type="dxa"/>
        <w:tblLayout w:type="fixed"/>
        <w:tblCellMar>
          <w:top w:w="0" w:type="dxa"/>
          <w:start w:w="108" w:type="dxa"/>
          <w:bottom w:w="0" w:type="dxa"/>
          <w:end w:w="108" w:type="dxa"/>
        </w:tblCellMar>
      </w:tblPr>
      <w:tblGrid>
        <w:gridCol w:w="2745"/>
        <w:gridCol w:w="2745"/>
        <w:gridCol w:w="2745"/>
        <w:gridCol w:w="2745"/>
      </w:tblGrid>
      <w:tr>
        <w:trPr/>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jc w:val="center"/>
              <w:rPr>
                <w:sz w:val="24"/>
              </w:rPr>
            </w:pPr>
            <w:r>
              <w:rPr>
                <w:sz w:val="24"/>
              </w:rPr>
              <w:t>Tense</w:t>
            </w:r>
          </w:p>
          <w:p>
            <w:pPr>
              <w:pStyle w:val="Normal"/>
              <w:suppressAutoHyphens w:val="true"/>
              <w:spacing w:lineRule="auto" w:line="240"/>
              <w:ind w:hanging="0" w:end="0"/>
              <w:jc w:val="center"/>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rPr>
                <w:sz w:val="24"/>
              </w:rPr>
            </w:pPr>
            <w:r>
              <w:rPr>
                <w:sz w:val="24"/>
              </w:rPr>
              <w:t xml:space="preserve">                    </w:t>
            </w:r>
            <w:r>
              <w:rPr>
                <w:sz w:val="24"/>
              </w:rPr>
              <w:t>Perfect</w:t>
            </w:r>
          </w:p>
          <w:p>
            <w:pPr>
              <w:pStyle w:val="Normal"/>
              <w:suppressAutoHyphens w:val="true"/>
              <w:spacing w:lineRule="auto" w:line="240"/>
              <w:ind w:hanging="0" w:end="0"/>
              <w:rPr>
                <w:sz w:val="24"/>
              </w:rPr>
            </w:pPr>
            <w:r>
              <w:rPr>
                <w:sz w:val="24"/>
              </w:rPr>
              <w:t>Aspect</w:t>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jc w:val="center"/>
              <w:rPr>
                <w:sz w:val="24"/>
              </w:rPr>
            </w:pPr>
            <w:r>
              <w:rPr>
                <w:sz w:val="24"/>
              </w:rPr>
              <w:t>Non-Perfect</w:t>
            </w:r>
          </w:p>
          <w:p>
            <w:pPr>
              <w:pStyle w:val="Normal"/>
              <w:suppressAutoHyphens w:val="true"/>
              <w:spacing w:lineRule="auto" w:line="240"/>
              <w:ind w:firstLine="284" w:end="0"/>
              <w:jc w:val="center"/>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jc w:val="center"/>
              <w:rPr>
                <w:sz w:val="24"/>
              </w:rPr>
            </w:pPr>
            <w:r>
              <w:rPr>
                <w:sz w:val="24"/>
              </w:rPr>
              <w:t>Perfect</w:t>
            </w:r>
          </w:p>
          <w:p>
            <w:pPr>
              <w:pStyle w:val="Normal"/>
              <w:suppressAutoHyphens w:val="true"/>
              <w:spacing w:lineRule="auto" w:line="240"/>
              <w:ind w:firstLine="284" w:end="0"/>
              <w:jc w:val="center"/>
              <w:rPr>
                <w:sz w:val="24"/>
              </w:rPr>
            </w:pPr>
            <w:r>
              <w:rPr>
                <w:sz w:val="24"/>
              </w:rPr>
            </w:r>
          </w:p>
        </w:tc>
      </w:tr>
      <w:tr>
        <w:trPr/>
        <w:tc>
          <w:tcPr>
            <w:tcW w:w="2745"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rPr>
                <w:sz w:val="24"/>
              </w:rPr>
            </w:pPr>
            <w:r>
              <w:rPr>
                <w:sz w:val="24"/>
              </w:rPr>
              <w:t>Present</w:t>
            </w:r>
          </w:p>
          <w:p>
            <w:pPr>
              <w:pStyle w:val="Normal"/>
              <w:suppressAutoHyphens w:val="true"/>
              <w:spacing w:lineRule="auto" w:line="240"/>
              <w:ind w:firstLine="284"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Common</w:t>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Takes</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Has taken</w:t>
            </w:r>
          </w:p>
        </w:tc>
      </w:tr>
      <w:tr>
        <w:trPr/>
        <w:tc>
          <w:tcPr>
            <w:tcW w:w="2745"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ind w:hanging="0"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Continuous</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Is taking</w:t>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Has been taking</w:t>
            </w:r>
          </w:p>
          <w:p>
            <w:pPr>
              <w:pStyle w:val="Normal"/>
              <w:suppressAutoHyphens w:val="true"/>
              <w:spacing w:lineRule="auto" w:line="240"/>
              <w:ind w:hanging="0" w:end="0"/>
              <w:jc w:val="start"/>
              <w:rPr>
                <w:sz w:val="24"/>
              </w:rPr>
            </w:pPr>
            <w:r>
              <w:rPr>
                <w:sz w:val="24"/>
              </w:rPr>
            </w:r>
          </w:p>
        </w:tc>
      </w:tr>
      <w:tr>
        <w:trPr/>
        <w:tc>
          <w:tcPr>
            <w:tcW w:w="2745"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rPr>
                <w:sz w:val="24"/>
              </w:rPr>
            </w:pPr>
            <w:r>
              <w:rPr>
                <w:sz w:val="24"/>
              </w:rPr>
              <w:t>Past</w:t>
            </w:r>
          </w:p>
          <w:p>
            <w:pPr>
              <w:pStyle w:val="Normal"/>
              <w:suppressAutoHyphens w:val="true"/>
              <w:spacing w:lineRule="auto" w:line="240"/>
              <w:ind w:firstLine="284"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Common</w:t>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Took</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Had taken</w:t>
            </w:r>
          </w:p>
          <w:p>
            <w:pPr>
              <w:pStyle w:val="Normal"/>
              <w:suppressAutoHyphens w:val="true"/>
              <w:spacing w:lineRule="auto" w:line="240"/>
              <w:ind w:hanging="0" w:end="0"/>
              <w:jc w:val="start"/>
              <w:rPr>
                <w:sz w:val="24"/>
              </w:rPr>
            </w:pPr>
            <w:r>
              <w:rPr>
                <w:sz w:val="24"/>
              </w:rPr>
            </w:r>
          </w:p>
        </w:tc>
      </w:tr>
      <w:tr>
        <w:trPr/>
        <w:tc>
          <w:tcPr>
            <w:tcW w:w="2745"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ind w:hanging="0"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Continuous</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was taking</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had been taking</w:t>
            </w:r>
          </w:p>
          <w:p>
            <w:pPr>
              <w:pStyle w:val="Normal"/>
              <w:suppressAutoHyphens w:val="true"/>
              <w:spacing w:lineRule="auto" w:line="240"/>
              <w:ind w:hanging="0" w:end="0"/>
              <w:jc w:val="start"/>
              <w:rPr>
                <w:sz w:val="24"/>
              </w:rPr>
            </w:pPr>
            <w:r>
              <w:rPr>
                <w:sz w:val="24"/>
              </w:rPr>
            </w:r>
          </w:p>
        </w:tc>
      </w:tr>
      <w:tr>
        <w:trPr/>
        <w:tc>
          <w:tcPr>
            <w:tcW w:w="2745"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rPr>
                <w:sz w:val="24"/>
              </w:rPr>
            </w:pPr>
            <w:r>
              <w:rPr>
                <w:sz w:val="24"/>
              </w:rPr>
              <w:t>Future</w:t>
            </w:r>
          </w:p>
          <w:p>
            <w:pPr>
              <w:pStyle w:val="Normal"/>
              <w:suppressAutoHyphens w:val="true"/>
              <w:spacing w:lineRule="auto" w:line="240"/>
              <w:ind w:firstLine="284"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Common</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will take</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will have taken</w:t>
            </w:r>
          </w:p>
          <w:p>
            <w:pPr>
              <w:pStyle w:val="Normal"/>
              <w:suppressAutoHyphens w:val="true"/>
              <w:spacing w:lineRule="auto" w:line="240"/>
              <w:ind w:hanging="0" w:end="0"/>
              <w:jc w:val="start"/>
              <w:rPr>
                <w:sz w:val="24"/>
              </w:rPr>
            </w:pPr>
            <w:r>
              <w:rPr>
                <w:sz w:val="24"/>
              </w:rPr>
            </w:r>
          </w:p>
        </w:tc>
      </w:tr>
      <w:tr>
        <w:trPr/>
        <w:tc>
          <w:tcPr>
            <w:tcW w:w="2745"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ind w:hanging="0"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Continuous</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will be taking</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 xml:space="preserve">will have been taking </w:t>
            </w:r>
          </w:p>
          <w:p>
            <w:pPr>
              <w:pStyle w:val="Normal"/>
              <w:suppressAutoHyphens w:val="true"/>
              <w:spacing w:lineRule="auto" w:line="240"/>
              <w:ind w:hanging="0" w:end="0"/>
              <w:jc w:val="start"/>
              <w:rPr>
                <w:sz w:val="24"/>
              </w:rPr>
            </w:pPr>
            <w:r>
              <w:rPr>
                <w:sz w:val="24"/>
              </w:rPr>
            </w:r>
          </w:p>
        </w:tc>
      </w:tr>
      <w:tr>
        <w:trPr/>
        <w:tc>
          <w:tcPr>
            <w:tcW w:w="2745"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rPr>
                <w:sz w:val="24"/>
              </w:rPr>
            </w:pPr>
            <w:r>
              <w:rPr>
                <w:sz w:val="24"/>
              </w:rPr>
              <w:t>Future in the Past</w:t>
            </w:r>
          </w:p>
          <w:p>
            <w:pPr>
              <w:pStyle w:val="Normal"/>
              <w:suppressAutoHyphens w:val="true"/>
              <w:spacing w:lineRule="auto" w:line="240"/>
              <w:ind w:firstLine="284"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Common</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would take</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would have taken</w:t>
            </w:r>
          </w:p>
          <w:p>
            <w:pPr>
              <w:pStyle w:val="Normal"/>
              <w:suppressAutoHyphens w:val="true"/>
              <w:spacing w:lineRule="auto" w:line="240"/>
              <w:ind w:hanging="0" w:end="0"/>
              <w:jc w:val="start"/>
              <w:rPr>
                <w:sz w:val="24"/>
              </w:rPr>
            </w:pPr>
            <w:r>
              <w:rPr>
                <w:sz w:val="24"/>
              </w:rPr>
            </w:r>
          </w:p>
        </w:tc>
      </w:tr>
      <w:tr>
        <w:trPr/>
        <w:tc>
          <w:tcPr>
            <w:tcW w:w="2745"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ind w:hanging="0" w:end="0"/>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Continuous</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would be taking</w:t>
            </w:r>
          </w:p>
          <w:p>
            <w:pPr>
              <w:pStyle w:val="Normal"/>
              <w:suppressAutoHyphens w:val="true"/>
              <w:spacing w:lineRule="auto" w:line="240"/>
              <w:ind w:hanging="0" w:end="0"/>
              <w:jc w:val="start"/>
              <w:rPr>
                <w:sz w:val="24"/>
              </w:rPr>
            </w:pPr>
            <w:r>
              <w:rPr>
                <w:sz w:val="24"/>
              </w:rPr>
            </w:r>
          </w:p>
        </w:tc>
        <w:tc>
          <w:tcPr>
            <w:tcW w:w="2745"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start"/>
              <w:rPr>
                <w:sz w:val="24"/>
              </w:rPr>
            </w:pPr>
            <w:r>
              <w:rPr>
                <w:sz w:val="24"/>
              </w:rPr>
              <w:t>would have been taking</w:t>
            </w:r>
          </w:p>
          <w:p>
            <w:pPr>
              <w:pStyle w:val="Normal"/>
              <w:suppressAutoHyphens w:val="tru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Thus each tense is represented by four verb forms involving such categories as aspect and perfect. There are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b/>
          <w:sz w:val="24"/>
        </w:rPr>
      </w:pPr>
      <w:r>
        <w:rPr>
          <w:b/>
          <w:sz w:val="24"/>
        </w:rPr>
        <w:t>four present tense forms:</w:t>
      </w:r>
    </w:p>
    <w:p>
      <w:pPr>
        <w:pStyle w:val="Normal"/>
        <w:suppressAutoHyphens w:val="true"/>
        <w:spacing w:lineRule="auto" w:line="240"/>
        <w:ind w:firstLine="284" w:start="284" w:end="0"/>
        <w:rPr>
          <w:sz w:val="24"/>
        </w:rPr>
      </w:pPr>
      <w:r>
        <w:rPr>
          <w:sz w:val="24"/>
        </w:rPr>
        <w:t>the present indefinite (the simple present)</w:t>
      </w:r>
    </w:p>
    <w:p>
      <w:pPr>
        <w:pStyle w:val="Normal"/>
        <w:suppressAutoHyphens w:val="true"/>
        <w:spacing w:lineRule="auto" w:line="240"/>
        <w:ind w:firstLine="284" w:start="284" w:end="0"/>
        <w:rPr>
          <w:sz w:val="24"/>
        </w:rPr>
      </w:pPr>
      <w:r>
        <w:rPr>
          <w:sz w:val="24"/>
        </w:rPr>
        <w:t>the present continuous</w:t>
      </w:r>
    </w:p>
    <w:p>
      <w:pPr>
        <w:pStyle w:val="Normal"/>
        <w:suppressAutoHyphens w:val="true"/>
        <w:spacing w:lineRule="auto" w:line="240"/>
        <w:ind w:firstLine="284" w:start="284" w:end="0"/>
        <w:rPr>
          <w:sz w:val="24"/>
        </w:rPr>
      </w:pPr>
      <w:r>
        <w:rPr>
          <w:sz w:val="24"/>
        </w:rPr>
        <w:t>the present perfect</w:t>
      </w:r>
    </w:p>
    <w:p>
      <w:pPr>
        <w:pStyle w:val="Normal"/>
        <w:suppressAutoHyphens w:val="true"/>
        <w:spacing w:lineRule="auto" w:line="240"/>
        <w:ind w:firstLine="284" w:start="284" w:end="0"/>
        <w:rPr>
          <w:sz w:val="24"/>
        </w:rPr>
      </w:pPr>
      <w:r>
        <w:rPr>
          <w:sz w:val="24"/>
        </w:rPr>
        <w:t>the present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b/>
          <w:sz w:val="24"/>
        </w:rPr>
      </w:pPr>
      <w:r>
        <w:rPr>
          <w:b/>
          <w:sz w:val="24"/>
        </w:rPr>
        <w:t>four past tense forms:</w:t>
      </w:r>
    </w:p>
    <w:p>
      <w:pPr>
        <w:pStyle w:val="Normal"/>
        <w:suppressAutoHyphens w:val="true"/>
        <w:spacing w:lineRule="auto" w:line="240"/>
        <w:ind w:firstLine="284" w:start="284" w:end="0"/>
        <w:rPr>
          <w:sz w:val="24"/>
        </w:rPr>
      </w:pPr>
      <w:r>
        <w:rPr>
          <w:sz w:val="24"/>
        </w:rPr>
        <w:t>the past indefinite (the simple past)</w:t>
      </w:r>
    </w:p>
    <w:p>
      <w:pPr>
        <w:pStyle w:val="Normal"/>
        <w:suppressAutoHyphens w:val="true"/>
        <w:spacing w:lineRule="auto" w:line="240"/>
        <w:ind w:firstLine="284" w:start="284" w:end="0"/>
        <w:rPr>
          <w:sz w:val="24"/>
        </w:rPr>
      </w:pPr>
      <w:r>
        <w:rPr>
          <w:sz w:val="24"/>
        </w:rPr>
        <w:t>the past continuous</w:t>
      </w:r>
    </w:p>
    <w:p>
      <w:pPr>
        <w:pStyle w:val="Normal"/>
        <w:suppressAutoHyphens w:val="true"/>
        <w:spacing w:lineRule="auto" w:line="240"/>
        <w:ind w:firstLine="284" w:start="284" w:end="0"/>
        <w:rPr>
          <w:sz w:val="24"/>
        </w:rPr>
      </w:pPr>
      <w:r>
        <w:rPr>
          <w:sz w:val="24"/>
        </w:rPr>
        <w:t>the past perfect</w:t>
      </w:r>
    </w:p>
    <w:p>
      <w:pPr>
        <w:pStyle w:val="Normal"/>
        <w:suppressAutoHyphens w:val="true"/>
        <w:spacing w:lineRule="auto" w:line="240"/>
        <w:ind w:firstLine="284" w:start="284" w:end="0"/>
        <w:rPr>
          <w:sz w:val="24"/>
        </w:rPr>
      </w:pPr>
      <w:r>
        <w:rPr>
          <w:sz w:val="24"/>
        </w:rPr>
        <w:t>the past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b/>
          <w:sz w:val="24"/>
        </w:rPr>
      </w:pPr>
      <w:r>
        <w:rPr>
          <w:b/>
          <w:sz w:val="24"/>
        </w:rPr>
        <w:t>four future tense forms:</w:t>
      </w:r>
    </w:p>
    <w:p>
      <w:pPr>
        <w:pStyle w:val="Normal"/>
        <w:suppressAutoHyphens w:val="true"/>
        <w:spacing w:lineRule="auto" w:line="240"/>
        <w:ind w:firstLine="284" w:start="284" w:end="0"/>
        <w:rPr>
          <w:sz w:val="24"/>
        </w:rPr>
      </w:pPr>
      <w:r>
        <w:rPr>
          <w:sz w:val="24"/>
        </w:rPr>
        <w:t>the future indefinite (the simple future)</w:t>
      </w:r>
    </w:p>
    <w:p>
      <w:pPr>
        <w:pStyle w:val="Normal"/>
        <w:suppressAutoHyphens w:val="true"/>
        <w:spacing w:lineRule="auto" w:line="240"/>
        <w:ind w:firstLine="284" w:start="284" w:end="0"/>
        <w:rPr>
          <w:sz w:val="24"/>
        </w:rPr>
      </w:pPr>
      <w:r>
        <w:rPr>
          <w:sz w:val="24"/>
        </w:rPr>
        <w:t>the future continuous</w:t>
      </w:r>
    </w:p>
    <w:p>
      <w:pPr>
        <w:pStyle w:val="Normal"/>
        <w:suppressAutoHyphens w:val="true"/>
        <w:spacing w:lineRule="auto" w:line="240"/>
        <w:ind w:firstLine="284" w:start="284" w:end="0"/>
        <w:rPr>
          <w:sz w:val="24"/>
        </w:rPr>
      </w:pPr>
      <w:r>
        <w:rPr>
          <w:sz w:val="24"/>
        </w:rPr>
        <w:t>the future perfect</w:t>
      </w:r>
    </w:p>
    <w:p>
      <w:pPr>
        <w:pStyle w:val="Normal"/>
        <w:suppressAutoHyphens w:val="true"/>
        <w:spacing w:lineRule="auto" w:line="240"/>
        <w:ind w:firstLine="284" w:start="284" w:end="0"/>
        <w:rPr>
          <w:sz w:val="24"/>
        </w:rPr>
      </w:pPr>
      <w:r>
        <w:rPr>
          <w:sz w:val="24"/>
        </w:rPr>
        <w:t>the future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b/>
          <w:sz w:val="24"/>
        </w:rPr>
      </w:pPr>
      <w:r>
        <w:rPr>
          <w:b/>
          <w:sz w:val="24"/>
        </w:rPr>
        <w:t>four future in-the-past tenses:</w:t>
      </w:r>
    </w:p>
    <w:p>
      <w:pPr>
        <w:pStyle w:val="Normal"/>
        <w:suppressAutoHyphens w:val="true"/>
        <w:spacing w:lineRule="auto" w:line="240"/>
        <w:ind w:firstLine="284" w:start="284" w:end="0"/>
        <w:rPr>
          <w:sz w:val="24"/>
        </w:rPr>
      </w:pPr>
      <w:r>
        <w:rPr>
          <w:sz w:val="24"/>
        </w:rPr>
        <w:t xml:space="preserve">the future in-the-past indefinite (the simple future-in-the-past) </w:t>
      </w:r>
    </w:p>
    <w:p>
      <w:pPr>
        <w:pStyle w:val="Normal"/>
        <w:suppressAutoHyphens w:val="true"/>
        <w:spacing w:lineRule="auto" w:line="240"/>
        <w:ind w:firstLine="284" w:start="284" w:end="0"/>
        <w:rPr>
          <w:sz w:val="24"/>
        </w:rPr>
      </w:pPr>
      <w:r>
        <w:rPr>
          <w:sz w:val="24"/>
        </w:rPr>
        <w:t xml:space="preserve">the future in-the-past continuous </w:t>
      </w:r>
    </w:p>
    <w:p>
      <w:pPr>
        <w:pStyle w:val="Normal"/>
        <w:suppressAutoHyphens w:val="true"/>
        <w:spacing w:lineRule="auto" w:line="240"/>
        <w:ind w:firstLine="284" w:start="284" w:end="0"/>
        <w:rPr>
          <w:sz w:val="24"/>
        </w:rPr>
      </w:pPr>
      <w:r>
        <w:rPr>
          <w:sz w:val="24"/>
        </w:rPr>
        <w:t>the future in-the-past perfect</w:t>
      </w:r>
    </w:p>
    <w:p>
      <w:pPr>
        <w:pStyle w:val="Normal"/>
        <w:suppressAutoHyphens w:val="true"/>
        <w:spacing w:lineRule="auto" w:line="240"/>
        <w:ind w:firstLine="284" w:start="284" w:end="0"/>
        <w:rPr>
          <w:sz w:val="24"/>
        </w:rPr>
      </w:pPr>
      <w:r>
        <w:rPr>
          <w:sz w:val="24"/>
        </w:rPr>
        <w:t xml:space="preserve">the future in-the-past perfect continuous. </w:t>
      </w:r>
    </w:p>
    <w:p>
      <w:pPr>
        <w:pStyle w:val="Normal"/>
        <w:suppressAutoHyphens w:val="true"/>
        <w:spacing w:lineRule="auto" w:line="240"/>
        <w:ind w:firstLine="284" w:end="0"/>
        <w:rPr>
          <w:sz w:val="24"/>
        </w:rPr>
      </w:pPr>
      <w:r>
        <w:rPr>
          <w:sz w:val="24"/>
        </w:rPr>
      </w:r>
    </w:p>
    <w:p>
      <w:pPr>
        <w:pStyle w:val="Heading3"/>
        <w:rPr/>
      </w:pPr>
      <w:bookmarkStart w:id="9" w:name="__RefHeading___Toc5112947"/>
      <w:bookmarkEnd w:id="9"/>
      <w:r>
        <w:rPr/>
        <w:t>Present tenses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15.</w:t>
      </w:r>
      <w:r>
        <w:rPr>
          <w:sz w:val="24"/>
        </w:rPr>
        <w:t xml:space="preserve"> All the present tenses (The present indefinite, the present continuous, the present perfect, the present perfect continuous) refer the actions they denote to the present, that is to, the time of speaking. The difference between them lies in the way they express the categories of aspect and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xml:space="preserve">The present indefinite </w:t>
      </w:r>
    </w:p>
    <w:p>
      <w:pPr>
        <w:pStyle w:val="Normal"/>
        <w:suppressAutoHyphens w:val="true"/>
        <w:spacing w:lineRule="auto" w:line="240"/>
        <w:ind w:firstLine="284" w:end="0"/>
        <w:rPr>
          <w:b/>
          <w:sz w:val="24"/>
        </w:rPr>
      </w:pPr>
      <w:r>
        <w:rPr>
          <w:b/>
          <w:sz w:val="24"/>
        </w:rPr>
        <w:t>(The simple present)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Meaning.</w:t>
      </w:r>
      <w:r>
        <w:rPr>
          <w:sz w:val="24"/>
        </w:rPr>
        <w:t xml:space="preserve"> The present indefinite refers the action which it denotes to the present time in a broad sense.</w:t>
      </w:r>
    </w:p>
    <w:p>
      <w:pPr>
        <w:pStyle w:val="Normal"/>
        <w:suppressAutoHyphens w:val="true"/>
        <w:spacing w:lineRule="auto" w:line="240"/>
        <w:ind w:firstLine="284" w:end="0"/>
        <w:rPr>
          <w:sz w:val="24"/>
        </w:rPr>
      </w:pPr>
      <w:r>
        <w:rPr>
          <w:sz w:val="24"/>
        </w:rPr>
        <w:t>It bears no indication as to the manner in which the action is performed, that is whether it is perfective (complete) or imperfective (incomplete), momentary or durative (continuous), iterative or inchoative, etc. Any of these meanings can be imparted to the form by the lexical meaning of the verb or by the context. Neither does it bear any indication as to the precedence of the action it denotes to the moment of speaking.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16. Formation. </w:t>
      </w:r>
      <w:r>
        <w:rPr>
          <w:sz w:val="24"/>
        </w:rPr>
        <w:t>Some of the forms of the present indefinite are synthetic (affirmative forms), some - analytic (interrogative and negative forms).</w:t>
      </w:r>
    </w:p>
    <w:p>
      <w:pPr>
        <w:pStyle w:val="Normal"/>
        <w:suppressAutoHyphens w:val="true"/>
        <w:spacing w:lineRule="auto" w:line="240"/>
        <w:ind w:firstLine="284" w:end="0"/>
        <w:rPr/>
      </w:pPr>
      <w:r>
        <w:rPr>
          <w:sz w:val="24"/>
        </w:rPr>
        <w:t xml:space="preserve">Affirmative forms for all persons singular and plural except the 3rd person singular coincide with the infinitive stem: </w:t>
      </w:r>
      <w:r>
        <w:rPr>
          <w:i/>
          <w:sz w:val="24"/>
        </w:rPr>
        <w:t>to speak - I speak, you speak, they speak.</w:t>
      </w:r>
    </w:p>
    <w:p>
      <w:pPr>
        <w:pStyle w:val="Normal"/>
        <w:suppressAutoHyphens w:val="true"/>
        <w:spacing w:lineRule="auto" w:line="240"/>
        <w:ind w:firstLine="284" w:end="0"/>
        <w:rPr/>
      </w:pPr>
      <w:r>
        <w:rPr>
          <w:sz w:val="24"/>
        </w:rPr>
        <w:t xml:space="preserve">The 3rd person singular form is built from the same stem by means of the inflexion </w:t>
      </w:r>
      <w:r>
        <w:rPr>
          <w:b/>
          <w:sz w:val="24"/>
        </w:rPr>
        <w:t>-s, -es:</w:t>
      </w:r>
      <w:r>
        <w:rPr>
          <w:sz w:val="24"/>
        </w:rPr>
        <w:t xml:space="preserve"> to speak [spi:k] - he speaks [spi:ksj; to land [lænd] - he lands [lændz]; to wish [wI</w:t>
      </w:r>
      <w:r>
        <w:rPr>
          <w:rFonts w:cs="Lucida Sans Unicode" w:ascii="Lucida Sans Unicode" w:hAnsi="Lucida Sans Unicode"/>
          <w:sz w:val="24"/>
        </w:rPr>
        <w:t>∫</w:t>
      </w:r>
      <w:r>
        <w:rPr>
          <w:sz w:val="24"/>
        </w:rPr>
        <w:t>] - he wishes [</w:t>
      </w:r>
      <w:r>
        <w:rPr>
          <w:b/>
          <w:sz w:val="24"/>
        </w:rPr>
        <w:t>´</w:t>
      </w:r>
      <w:r>
        <w:rPr>
          <w:sz w:val="24"/>
        </w:rPr>
        <w:t>wI</w:t>
      </w:r>
      <w:r>
        <w:rPr>
          <w:rFonts w:cs="Lucida Sans Unicode" w:ascii="Lucida Sans Unicode" w:hAnsi="Lucida Sans Unicode"/>
          <w:sz w:val="24"/>
        </w:rPr>
        <w:t>∫</w:t>
      </w:r>
      <w:r>
        <w:rPr>
          <w:sz w:val="24"/>
        </w:rPr>
        <w:t>Iz].</w:t>
      </w:r>
    </w:p>
    <w:p>
      <w:pPr>
        <w:pStyle w:val="Normal"/>
        <w:suppressAutoHyphens w:val="true"/>
        <w:spacing w:lineRule="auto" w:line="240"/>
        <w:ind w:firstLine="284" w:end="0"/>
        <w:rPr>
          <w:sz w:val="24"/>
        </w:rPr>
      </w:pPr>
      <w:r>
        <w:rPr>
          <w:sz w:val="24"/>
        </w:rPr>
        <w:t>As can be seen from the above examples, the pronunciation and spelling of the inflection of the 3rd person singular vary:</w:t>
      </w:r>
    </w:p>
    <w:p>
      <w:pPr>
        <w:pStyle w:val="Normal"/>
        <w:suppressAutoHyphens w:val="true"/>
        <w:spacing w:lineRule="auto" w:line="240"/>
        <w:ind w:firstLine="284" w:end="0"/>
        <w:rPr>
          <w:sz w:val="24"/>
        </w:rPr>
      </w:pPr>
      <w:r>
        <w:rPr>
          <w:sz w:val="24"/>
        </w:rPr>
      </w:r>
    </w:p>
    <w:p>
      <w:pPr>
        <w:pStyle w:val="Normal"/>
        <w:numPr>
          <w:ilvl w:val="0"/>
          <w:numId w:val="10"/>
        </w:numPr>
        <w:suppressAutoHyphens w:val="true"/>
        <w:spacing w:lineRule="auto" w:line="240"/>
        <w:rPr>
          <w:sz w:val="24"/>
        </w:rPr>
      </w:pPr>
      <w:r>
        <w:rPr>
          <w:sz w:val="24"/>
        </w:rPr>
        <w:t>Verb stems ending in vowels and voiced consonants (except voiced sibilants and affricates) take the inflection -s which is pronounced [z]:</w:t>
      </w:r>
    </w:p>
    <w:p>
      <w:pPr>
        <w:pStyle w:val="Normal"/>
        <w:suppressAutoHyphens w:val="true"/>
        <w:spacing w:lineRule="auto" w:line="240"/>
        <w:ind w:hanging="0"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1701"/>
        <w:gridCol w:w="8606"/>
      </w:tblGrid>
      <w:tr>
        <w:trPr/>
        <w:tc>
          <w:tcPr>
            <w:tcW w:w="1701" w:type="dxa"/>
            <w:tcBorders/>
          </w:tcPr>
          <w:p>
            <w:pPr>
              <w:pStyle w:val="Normal"/>
              <w:suppressAutoHyphens w:val="true"/>
              <w:spacing w:lineRule="auto" w:line="240"/>
              <w:ind w:hanging="0" w:end="0"/>
              <w:jc w:val="start"/>
              <w:rPr>
                <w:sz w:val="24"/>
              </w:rPr>
            </w:pPr>
            <w:r>
              <w:rPr>
                <w:sz w:val="24"/>
              </w:rPr>
              <w:t xml:space="preserve">to see [si:] </w:t>
            </w:r>
          </w:p>
          <w:p>
            <w:pPr>
              <w:pStyle w:val="Normal"/>
              <w:suppressAutoHyphens w:val="true"/>
              <w:spacing w:lineRule="auto" w:line="240"/>
              <w:ind w:hanging="0" w:end="0"/>
              <w:jc w:val="start"/>
              <w:rPr/>
            </w:pPr>
            <w:r>
              <w:rPr>
                <w:sz w:val="24"/>
              </w:rPr>
              <w:t>to play [ple</w:t>
            </w:r>
            <w:r>
              <w:rPr>
                <w:rFonts w:cs="Lucida Sans Unicode" w:ascii="Lucida Sans Unicode" w:hAnsi="Lucida Sans Unicode"/>
                <w:sz w:val="24"/>
              </w:rPr>
              <w:t>ɪ</w:t>
            </w:r>
            <w:r>
              <w:rPr>
                <w:sz w:val="24"/>
              </w:rPr>
              <w:t xml:space="preserve">] </w:t>
            </w:r>
          </w:p>
          <w:p>
            <w:pPr>
              <w:pStyle w:val="Normal"/>
              <w:suppressAutoHyphens w:val="true"/>
              <w:spacing w:lineRule="auto" w:line="240"/>
              <w:ind w:hanging="0" w:end="0"/>
              <w:jc w:val="start"/>
              <w:rPr/>
            </w:pPr>
            <w:r>
              <w:rPr>
                <w:sz w:val="24"/>
              </w:rPr>
              <w:t>to stir [st</w:t>
            </w:r>
            <w:r>
              <w:rPr>
                <w:rFonts w:cs="Lucida Sans Unicode" w:ascii="Lucida Sans Unicode" w:hAnsi="Lucida Sans Unicode"/>
                <w:sz w:val="24"/>
              </w:rPr>
              <w:t>ǝ</w:t>
            </w:r>
            <w:r>
              <w:rPr>
                <w:sz w:val="24"/>
              </w:rPr>
              <w:t xml:space="preserve">] </w:t>
            </w:r>
          </w:p>
          <w:p>
            <w:pPr>
              <w:pStyle w:val="Normal"/>
              <w:suppressAutoHyphens w:val="true"/>
              <w:spacing w:lineRule="auto" w:line="240"/>
              <w:ind w:hanging="0" w:end="0"/>
              <w:jc w:val="start"/>
              <w:rPr/>
            </w:pPr>
            <w:r>
              <w:rPr>
                <w:sz w:val="24"/>
              </w:rPr>
              <w:t>to come [k</w:t>
            </w:r>
            <w:r>
              <w:rPr>
                <w:rFonts w:cs="Lucida Sans Unicode" w:ascii="Lucida Sans Unicode" w:hAnsi="Lucida Sans Unicode"/>
                <w:sz w:val="24"/>
              </w:rPr>
              <w:t>ʌ</w:t>
            </w:r>
            <w:r>
              <w:rPr>
                <w:sz w:val="24"/>
              </w:rPr>
              <w:t>m]</w:t>
            </w:r>
          </w:p>
        </w:tc>
        <w:tc>
          <w:tcPr>
            <w:tcW w:w="8606" w:type="dxa"/>
            <w:tcBorders/>
          </w:tcPr>
          <w:p>
            <w:pPr>
              <w:pStyle w:val="Normal"/>
              <w:numPr>
                <w:ilvl w:val="0"/>
                <w:numId w:val="3"/>
              </w:numPr>
              <w:suppressAutoHyphens w:val="true"/>
              <w:spacing w:lineRule="auto" w:line="240"/>
              <w:ind w:hanging="0" w:start="0" w:end="0"/>
              <w:jc w:val="start"/>
              <w:rPr>
                <w:sz w:val="24"/>
              </w:rPr>
            </w:pPr>
            <w:r>
              <w:rPr>
                <w:sz w:val="24"/>
              </w:rPr>
              <w:t xml:space="preserve">he sees [si:z] </w:t>
            </w:r>
          </w:p>
          <w:p>
            <w:pPr>
              <w:pStyle w:val="Normal"/>
              <w:numPr>
                <w:ilvl w:val="0"/>
                <w:numId w:val="3"/>
              </w:numPr>
              <w:suppressAutoHyphens w:val="true"/>
              <w:spacing w:lineRule="auto" w:line="240"/>
              <w:ind w:hanging="0" w:start="0" w:end="0"/>
              <w:jc w:val="start"/>
              <w:rPr>
                <w:sz w:val="24"/>
              </w:rPr>
            </w:pPr>
            <w:r>
              <w:rPr>
                <w:sz w:val="24"/>
              </w:rPr>
              <w:t>he plays [ple</w:t>
            </w:r>
            <w:r>
              <w:rPr>
                <w:rFonts w:cs="Lucida Sans Unicode" w:ascii="Lucida Sans Unicode" w:hAnsi="Lucida Sans Unicode"/>
                <w:sz w:val="24"/>
              </w:rPr>
              <w:t>ɪ</w:t>
            </w:r>
            <w:r>
              <w:rPr>
                <w:sz w:val="24"/>
              </w:rPr>
              <w:t xml:space="preserve">z] </w:t>
            </w:r>
          </w:p>
          <w:p>
            <w:pPr>
              <w:pStyle w:val="Normal"/>
              <w:numPr>
                <w:ilvl w:val="0"/>
                <w:numId w:val="3"/>
              </w:numPr>
              <w:suppressAutoHyphens w:val="true"/>
              <w:spacing w:lineRule="auto" w:line="240"/>
              <w:ind w:hanging="0" w:start="0" w:end="0"/>
              <w:jc w:val="start"/>
              <w:rPr>
                <w:sz w:val="24"/>
              </w:rPr>
            </w:pPr>
            <w:r>
              <w:rPr>
                <w:sz w:val="24"/>
              </w:rPr>
              <w:t>he stirs [st</w:t>
            </w:r>
            <w:r>
              <w:rPr>
                <w:rFonts w:cs="Lucida Sans Unicode" w:ascii="Lucida Sans Unicode" w:hAnsi="Lucida Sans Unicode"/>
                <w:sz w:val="24"/>
              </w:rPr>
              <w:t>ǝ</w:t>
            </w:r>
            <w:r>
              <w:rPr>
                <w:sz w:val="24"/>
              </w:rPr>
              <w:t xml:space="preserve">:z] </w:t>
            </w:r>
          </w:p>
          <w:p>
            <w:pPr>
              <w:pStyle w:val="Normal"/>
              <w:suppressAutoHyphens w:val="true"/>
              <w:spacing w:lineRule="auto" w:line="240"/>
              <w:ind w:hanging="0" w:end="0"/>
              <w:jc w:val="start"/>
              <w:rPr/>
            </w:pPr>
            <w:r>
              <w:rPr>
                <w:sz w:val="24"/>
              </w:rPr>
              <w:t>-         he comes [k</w:t>
            </w:r>
            <w:r>
              <w:rPr>
                <w:rFonts w:cs="Lucida Sans Unicode" w:ascii="Lucida Sans Unicode" w:hAnsi="Lucida Sans Unicode"/>
                <w:sz w:val="24"/>
              </w:rPr>
              <w:t>ʌ</w:t>
            </w:r>
            <w:r>
              <w:rPr>
                <w:sz w:val="24"/>
              </w:rPr>
              <w:t>mz].</w:t>
            </w:r>
          </w:p>
        </w:tc>
      </w:tr>
    </w:tbl>
    <w:p>
      <w:pPr>
        <w:pStyle w:val="Normal"/>
        <w:suppressAutoHyphens w:val="true"/>
        <w:spacing w:lineRule="auto" w:line="240"/>
        <w:ind w:hanging="0" w:end="0"/>
        <w:rPr>
          <w:sz w:val="24"/>
        </w:rPr>
      </w:pPr>
      <w:r>
        <w:rPr>
          <w:sz w:val="24"/>
        </w:rPr>
      </w:r>
    </w:p>
    <w:p>
      <w:pPr>
        <w:pStyle w:val="2"/>
        <w:rPr/>
      </w:pPr>
      <w:r>
        <w:rPr/>
        <w:t xml:space="preserve">The 3rd person singular of the verb </w:t>
      </w:r>
      <w:r>
        <w:rPr>
          <w:i/>
        </w:rPr>
        <w:t>to say</w:t>
      </w:r>
      <w:r>
        <w:rPr/>
        <w:t xml:space="preserve"> (</w:t>
      </w:r>
      <w:r>
        <w:rPr>
          <w:i/>
        </w:rPr>
        <w:t>says</w:t>
      </w:r>
      <w:r>
        <w:rPr/>
        <w:t>) is pronounced [sez].</w:t>
      </w:r>
    </w:p>
    <w:p>
      <w:pPr>
        <w:pStyle w:val="Normal"/>
        <w:suppressAutoHyphens w:val="true"/>
        <w:spacing w:lineRule="auto" w:line="240"/>
        <w:ind w:firstLine="284" w:end="0"/>
        <w:rPr/>
      </w:pPr>
      <w:r>
        <w:rPr>
          <w:sz w:val="24"/>
        </w:rPr>
        <w:t>In verb stems ending in the letter</w:t>
      </w:r>
      <w:r>
        <w:rPr>
          <w:sz w:val="24"/>
          <w:lang w:val="ru-RU"/>
        </w:rPr>
        <w:t xml:space="preserve"> </w:t>
      </w:r>
      <w:r>
        <w:rPr>
          <w:b/>
          <w:sz w:val="24"/>
          <w:lang w:val="ru-RU"/>
        </w:rPr>
        <w:t>у</w:t>
      </w:r>
      <w:r>
        <w:rPr>
          <w:sz w:val="24"/>
        </w:rPr>
        <w:t xml:space="preserve"> and preceded by a consonant the letter</w:t>
      </w:r>
      <w:r>
        <w:rPr>
          <w:sz w:val="24"/>
          <w:lang w:val="ru-RU"/>
        </w:rPr>
        <w:t xml:space="preserve"> </w:t>
      </w:r>
      <w:r>
        <w:rPr>
          <w:b/>
          <w:sz w:val="24"/>
          <w:lang w:val="ru-RU"/>
        </w:rPr>
        <w:t>у</w:t>
      </w:r>
      <w:r>
        <w:rPr>
          <w:sz w:val="24"/>
        </w:rPr>
        <w:t xml:space="preserve"> is replaced by the letters </w:t>
      </w:r>
      <w:r>
        <w:rPr>
          <w:b/>
          <w:sz w:val="24"/>
        </w:rPr>
        <w:t>ie</w:t>
      </w:r>
      <w:r>
        <w:rPr>
          <w:sz w:val="24"/>
        </w:rPr>
        <w:t>:</w:t>
      </w:r>
    </w:p>
    <w:p>
      <w:pPr>
        <w:pStyle w:val="Normal"/>
        <w:suppressAutoHyphens w:val="true"/>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2127"/>
        <w:gridCol w:w="8180"/>
      </w:tblGrid>
      <w:tr>
        <w:trPr/>
        <w:tc>
          <w:tcPr>
            <w:tcW w:w="2127" w:type="dxa"/>
            <w:tcBorders/>
          </w:tcPr>
          <w:p>
            <w:pPr>
              <w:pStyle w:val="Normal"/>
              <w:suppressAutoHyphens w:val="true"/>
              <w:spacing w:lineRule="auto" w:line="240"/>
              <w:ind w:hanging="0" w:end="0"/>
              <w:rPr/>
            </w:pPr>
            <w:r>
              <w:rPr>
                <w:sz w:val="24"/>
              </w:rPr>
              <w:t>to try [tra</w:t>
            </w:r>
            <w:r>
              <w:rPr>
                <w:rFonts w:cs="Lucida Sans Unicode" w:ascii="Lucida Sans Unicode" w:hAnsi="Lucida Sans Unicode"/>
                <w:sz w:val="24"/>
              </w:rPr>
              <w:t>ɪ</w:t>
            </w:r>
            <w:r>
              <w:rPr>
                <w:sz w:val="24"/>
              </w:rPr>
              <w:t>]</w:t>
            </w:r>
            <w:r>
              <w:rPr/>
              <w:t xml:space="preserve"> </w:t>
            </w:r>
          </w:p>
          <w:p>
            <w:pPr>
              <w:pStyle w:val="Normal"/>
              <w:suppressAutoHyphens w:val="true"/>
              <w:spacing w:lineRule="auto" w:line="240"/>
              <w:ind w:hanging="0" w:end="0"/>
              <w:rPr/>
            </w:pPr>
            <w:r>
              <w:rPr>
                <w:sz w:val="24"/>
              </w:rPr>
              <w:t>to carry ['kær</w:t>
            </w:r>
            <w:r>
              <w:rPr>
                <w:rFonts w:cs="Lucida Sans Unicode" w:ascii="Lucida Sans Unicode" w:hAnsi="Lucida Sans Unicode"/>
                <w:sz w:val="24"/>
              </w:rPr>
              <w:t>ɪ</w:t>
            </w:r>
            <w:r>
              <w:rPr>
                <w:sz w:val="24"/>
              </w:rPr>
              <w:t>]</w:t>
            </w:r>
          </w:p>
        </w:tc>
        <w:tc>
          <w:tcPr>
            <w:tcW w:w="8180" w:type="dxa"/>
            <w:tcBorders/>
          </w:tcPr>
          <w:p>
            <w:pPr>
              <w:pStyle w:val="2"/>
              <w:ind w:hanging="0" w:end="0"/>
              <w:jc w:val="start"/>
              <w:rPr/>
            </w:pPr>
            <w:r>
              <w:rPr/>
              <w:t>- he tries [tra</w:t>
            </w:r>
            <w:r>
              <w:rPr>
                <w:rFonts w:cs="Lucida Sans Unicode" w:ascii="Lucida Sans Unicode" w:hAnsi="Lucida Sans Unicode"/>
              </w:rPr>
              <w:t>ɪ</w:t>
            </w:r>
            <w:r>
              <w:rPr/>
              <w:t xml:space="preserve">z] </w:t>
            </w:r>
          </w:p>
          <w:p>
            <w:pPr>
              <w:pStyle w:val="Normal"/>
              <w:suppressAutoHyphens w:val="true"/>
              <w:spacing w:lineRule="auto" w:line="240"/>
              <w:ind w:hanging="0" w:end="0"/>
              <w:jc w:val="start"/>
              <w:rPr/>
            </w:pPr>
            <w:r>
              <w:rPr>
                <w:sz w:val="24"/>
              </w:rPr>
              <w:t>- he carries ['kær</w:t>
            </w:r>
            <w:r>
              <w:rPr>
                <w:rFonts w:cs="Lucida Sans Unicode" w:ascii="Lucida Sans Unicode" w:hAnsi="Lucida Sans Unicode"/>
                <w:sz w:val="24"/>
              </w:rPr>
              <w:t>ɪ</w:t>
            </w:r>
            <w:r>
              <w:rPr>
                <w:sz w:val="24"/>
              </w:rPr>
              <w:t>z].</w:t>
            </w:r>
          </w:p>
        </w:tc>
      </w:tr>
    </w:tbl>
    <w:p>
      <w:pPr>
        <w:pStyle w:val="Normal"/>
        <w:suppressAutoHyphens w:val="true"/>
        <w:spacing w:lineRule="auto" w:line="240"/>
        <w:ind w:firstLine="284" w:end="0"/>
        <w:rPr>
          <w:sz w:val="24"/>
        </w:rPr>
      </w:pPr>
      <w:r>
        <w:rPr>
          <w:sz w:val="24"/>
        </w:rPr>
      </w:r>
    </w:p>
    <w:p>
      <w:pPr>
        <w:pStyle w:val="2"/>
        <w:rPr/>
      </w:pPr>
      <w:r>
        <w:rPr/>
        <w:t xml:space="preserve">The verbs </w:t>
      </w:r>
      <w:r>
        <w:rPr>
          <w:i/>
        </w:rPr>
        <w:t xml:space="preserve">to go </w:t>
      </w:r>
      <w:r>
        <w:rPr/>
        <w:t xml:space="preserve">and </w:t>
      </w:r>
      <w:r>
        <w:rPr>
          <w:i/>
        </w:rPr>
        <w:t>to do</w:t>
      </w:r>
      <w:r>
        <w:rPr/>
        <w:t xml:space="preserve"> and their compounds (to forego, to overdo, etc.) take the inflexion [z] spelled as</w:t>
      </w:r>
    </w:p>
    <w:p>
      <w:pPr>
        <w:pStyle w:val="2"/>
        <w:rPr/>
      </w:pPr>
      <w:r>
        <w:rPr/>
        <w:t xml:space="preserve"> </w:t>
      </w:r>
      <w:r>
        <w:rPr>
          <w:b/>
        </w:rPr>
        <w:t>-es</w:t>
      </w:r>
      <w:r>
        <w:rPr/>
        <w:t>:</w:t>
      </w:r>
    </w:p>
    <w:p>
      <w:pPr>
        <w:pStyle w:val="2"/>
        <w:rPr>
          <w:b/>
        </w:rPr>
      </w:pPr>
      <w:r>
        <w:rPr>
          <w:b/>
        </w:rPr>
      </w:r>
    </w:p>
    <w:p>
      <w:pPr>
        <w:pStyle w:val="Normal"/>
        <w:suppressAutoHyphens w:val="true"/>
        <w:spacing w:lineRule="auto" w:line="240"/>
        <w:ind w:firstLine="284" w:start="284" w:end="0"/>
        <w:rPr>
          <w:sz w:val="24"/>
        </w:rPr>
      </w:pPr>
      <w:r>
        <w:rPr>
          <w:sz w:val="24"/>
        </w:rPr>
        <w:t>to go [gou] - he goes [gouz],</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verb </w:t>
      </w:r>
      <w:r>
        <w:rPr>
          <w:i/>
          <w:sz w:val="24"/>
        </w:rPr>
        <w:t>to do</w:t>
      </w:r>
      <w:r>
        <w:rPr>
          <w:sz w:val="24"/>
        </w:rPr>
        <w:t xml:space="preserve"> (and its compounds) changes its root vowel:</w:t>
      </w:r>
    </w:p>
    <w:p>
      <w:pPr>
        <w:pStyle w:val="Normal"/>
        <w:suppressAutoHyphens w:val="true"/>
        <w:spacing w:lineRule="auto" w:line="240"/>
        <w:ind w:firstLine="284" w:end="0"/>
        <w:rPr>
          <w:sz w:val="24"/>
        </w:rPr>
      </w:pPr>
      <w:r>
        <w:rPr>
          <w:sz w:val="24"/>
        </w:rPr>
      </w:r>
    </w:p>
    <w:tbl>
      <w:tblPr>
        <w:tblW w:w="10590" w:type="dxa"/>
        <w:jc w:val="start"/>
        <w:tblInd w:w="720" w:type="dxa"/>
        <w:tblLayout w:type="fixed"/>
        <w:tblCellMar>
          <w:top w:w="0" w:type="dxa"/>
          <w:start w:w="108" w:type="dxa"/>
          <w:bottom w:w="0" w:type="dxa"/>
          <w:end w:w="108" w:type="dxa"/>
        </w:tblCellMar>
      </w:tblPr>
      <w:tblGrid>
        <w:gridCol w:w="2126"/>
        <w:gridCol w:w="8464"/>
      </w:tblGrid>
      <w:tr>
        <w:trPr/>
        <w:tc>
          <w:tcPr>
            <w:tcW w:w="2126" w:type="dxa"/>
            <w:tcBorders/>
          </w:tcPr>
          <w:p>
            <w:pPr>
              <w:pStyle w:val="Normal"/>
              <w:suppressAutoHyphens w:val="true"/>
              <w:spacing w:lineRule="auto" w:line="240"/>
              <w:ind w:hanging="0" w:end="0"/>
              <w:rPr>
                <w:sz w:val="24"/>
              </w:rPr>
            </w:pPr>
            <w:r>
              <w:rPr>
                <w:sz w:val="24"/>
              </w:rPr>
              <w:t xml:space="preserve">to do [du:] </w:t>
            </w:r>
          </w:p>
          <w:p>
            <w:pPr>
              <w:pStyle w:val="Normal"/>
              <w:suppressAutoHyphens w:val="true"/>
              <w:spacing w:lineRule="auto" w:line="240"/>
              <w:ind w:hanging="0" w:end="0"/>
              <w:rPr/>
            </w:pPr>
            <w:r>
              <w:rPr>
                <w:sz w:val="24"/>
              </w:rPr>
              <w:t>to overdo ['ouv</w:t>
            </w:r>
            <w:r>
              <w:rPr>
                <w:rFonts w:cs="Lucida Sans Unicode" w:ascii="Lucida Sans Unicode" w:hAnsi="Lucida Sans Unicode"/>
                <w:sz w:val="24"/>
              </w:rPr>
              <w:t>ǝ</w:t>
            </w:r>
            <w:r>
              <w:rPr>
                <w:sz w:val="24"/>
              </w:rPr>
              <w:t>du]</w:t>
            </w:r>
          </w:p>
        </w:tc>
        <w:tc>
          <w:tcPr>
            <w:tcW w:w="8464" w:type="dxa"/>
            <w:tcBorders/>
          </w:tcPr>
          <w:p>
            <w:pPr>
              <w:pStyle w:val="Normal"/>
              <w:suppressAutoHyphens w:val="true"/>
              <w:spacing w:lineRule="auto" w:line="240"/>
              <w:ind w:hanging="0" w:end="0"/>
              <w:rPr/>
            </w:pPr>
            <w:r>
              <w:rPr>
                <w:sz w:val="24"/>
              </w:rPr>
              <w:t>- he does [d</w:t>
            </w:r>
            <w:r>
              <w:rPr>
                <w:rFonts w:cs="Lucida Sans Unicode" w:ascii="Lucida Sans Unicode" w:hAnsi="Lucida Sans Unicode"/>
                <w:sz w:val="24"/>
              </w:rPr>
              <w:t>ʌ</w:t>
            </w:r>
            <w:r>
              <w:rPr>
                <w:sz w:val="24"/>
              </w:rPr>
              <w:t xml:space="preserve">z], </w:t>
            </w:r>
          </w:p>
          <w:p>
            <w:pPr>
              <w:pStyle w:val="Normal"/>
              <w:suppressAutoHyphens w:val="true"/>
              <w:spacing w:lineRule="auto" w:line="240"/>
              <w:ind w:hanging="0" w:end="0"/>
              <w:rPr/>
            </w:pPr>
            <w:r>
              <w:rPr>
                <w:sz w:val="24"/>
              </w:rPr>
              <w:t>- he overdoes ['ouv</w:t>
            </w:r>
            <w:r>
              <w:rPr>
                <w:rFonts w:cs="Lucida Sans Unicode" w:ascii="Lucida Sans Unicode" w:hAnsi="Lucida Sans Unicode"/>
                <w:sz w:val="24"/>
              </w:rPr>
              <w:t>ǝ</w:t>
            </w:r>
            <w:r>
              <w:rPr>
                <w:sz w:val="24"/>
              </w:rPr>
              <w:t>d</w:t>
            </w:r>
            <w:r>
              <w:rPr>
                <w:rFonts w:cs="Lucida Sans Unicode" w:ascii="Lucida Sans Unicode" w:hAnsi="Lucida Sans Unicode"/>
                <w:sz w:val="24"/>
              </w:rPr>
              <w:t>ʌ</w:t>
            </w:r>
            <w:r>
              <w:rPr>
                <w:sz w:val="24"/>
              </w:rPr>
              <w:t>z].</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3rd person singular of the verb </w:t>
      </w:r>
      <w:r>
        <w:rPr>
          <w:i/>
          <w:sz w:val="24"/>
        </w:rPr>
        <w:t>to have</w:t>
      </w:r>
      <w:r>
        <w:rPr>
          <w:sz w:val="24"/>
        </w:rPr>
        <w:t xml:space="preserve"> is </w:t>
      </w:r>
      <w:r>
        <w:rPr>
          <w:i/>
          <w:sz w:val="24"/>
        </w:rPr>
        <w:t>has</w:t>
      </w:r>
      <w:r>
        <w:rPr>
          <w:sz w:val="24"/>
        </w:rPr>
        <w:t xml:space="preserve"> [hæz].</w:t>
      </w:r>
    </w:p>
    <w:p>
      <w:pPr>
        <w:pStyle w:val="Normal"/>
        <w:suppressAutoHyphens w:val="true"/>
        <w:spacing w:lineRule="auto" w:line="240"/>
        <w:ind w:firstLine="284" w:end="0"/>
        <w:rPr>
          <w:sz w:val="24"/>
        </w:rPr>
      </w:pPr>
      <w:r>
        <w:rPr>
          <w:sz w:val="24"/>
        </w:rPr>
      </w:r>
    </w:p>
    <w:p>
      <w:pPr>
        <w:pStyle w:val="Normal"/>
        <w:numPr>
          <w:ilvl w:val="0"/>
          <w:numId w:val="10"/>
        </w:numPr>
        <w:suppressAutoHyphens w:val="true"/>
        <w:spacing w:lineRule="auto" w:line="240"/>
        <w:rPr>
          <w:sz w:val="24"/>
        </w:rPr>
      </w:pPr>
      <w:r>
        <w:rPr>
          <w:sz w:val="24"/>
        </w:rPr>
        <w:t xml:space="preserve">Verb stems ending in voiceless consonants (except voiceless sibilants and affricates) take the inflexion </w:t>
      </w:r>
      <w:r>
        <w:rPr>
          <w:b/>
          <w:sz w:val="24"/>
        </w:rPr>
        <w:t>-s</w:t>
      </w:r>
      <w:r>
        <w:rPr>
          <w:sz w:val="24"/>
        </w:rPr>
        <w:t xml:space="preserve"> pronounced [</w:t>
      </w:r>
      <w:r>
        <w:rPr>
          <w:b/>
          <w:sz w:val="24"/>
        </w:rPr>
        <w:t>s</w:t>
      </w:r>
      <w:r>
        <w:rPr>
          <w:sz w:val="24"/>
        </w:rPr>
        <w:t>]:</w:t>
      </w:r>
    </w:p>
    <w:p>
      <w:pPr>
        <w:pStyle w:val="Normal"/>
        <w:suppressAutoHyphens w:val="true"/>
        <w:spacing w:lineRule="auto" w:line="240"/>
        <w:ind w:hanging="0" w:end="0"/>
        <w:rPr>
          <w:sz w:val="24"/>
        </w:rPr>
      </w:pPr>
      <w:r>
        <w:rPr>
          <w:sz w:val="24"/>
        </w:rPr>
      </w:r>
    </w:p>
    <w:tbl>
      <w:tblPr>
        <w:tblW w:w="10590" w:type="dxa"/>
        <w:jc w:val="start"/>
        <w:tblInd w:w="720" w:type="dxa"/>
        <w:tblLayout w:type="fixed"/>
        <w:tblCellMar>
          <w:top w:w="0" w:type="dxa"/>
          <w:start w:w="108" w:type="dxa"/>
          <w:bottom w:w="0" w:type="dxa"/>
          <w:end w:w="108" w:type="dxa"/>
        </w:tblCellMar>
      </w:tblPr>
      <w:tblGrid>
        <w:gridCol w:w="2126"/>
        <w:gridCol w:w="8464"/>
      </w:tblGrid>
      <w:tr>
        <w:trPr/>
        <w:tc>
          <w:tcPr>
            <w:tcW w:w="2126" w:type="dxa"/>
            <w:tcBorders/>
          </w:tcPr>
          <w:p>
            <w:pPr>
              <w:pStyle w:val="Normal"/>
              <w:suppressAutoHyphens w:val="true"/>
              <w:spacing w:lineRule="auto" w:line="240"/>
              <w:ind w:hanging="0" w:end="0"/>
              <w:rPr/>
            </w:pPr>
            <w:r>
              <w:rPr>
                <w:sz w:val="24"/>
              </w:rPr>
              <w:t>to work [w</w:t>
            </w:r>
            <w:r>
              <w:rPr>
                <w:rFonts w:cs="Lucida Sans Unicode" w:ascii="Lucida Sans Unicode" w:hAnsi="Lucida Sans Unicode"/>
                <w:sz w:val="24"/>
              </w:rPr>
              <w:t>ǝ</w:t>
            </w:r>
            <w:r>
              <w:rPr>
                <w:sz w:val="24"/>
              </w:rPr>
              <w:t xml:space="preserve">:k] </w:t>
            </w:r>
          </w:p>
          <w:p>
            <w:pPr>
              <w:pStyle w:val="Normal"/>
              <w:suppressAutoHyphens w:val="true"/>
              <w:spacing w:lineRule="auto" w:line="240"/>
              <w:ind w:hanging="0" w:end="0"/>
              <w:rPr>
                <w:sz w:val="24"/>
              </w:rPr>
            </w:pPr>
            <w:r>
              <w:rPr>
                <w:sz w:val="24"/>
              </w:rPr>
              <w:t>to hope [houp]</w:t>
            </w:r>
          </w:p>
        </w:tc>
        <w:tc>
          <w:tcPr>
            <w:tcW w:w="8464" w:type="dxa"/>
            <w:tcBorders/>
          </w:tcPr>
          <w:p>
            <w:pPr>
              <w:pStyle w:val="Normal"/>
              <w:suppressAutoHyphens w:val="true"/>
              <w:spacing w:lineRule="auto" w:line="240"/>
              <w:ind w:hanging="0" w:end="0"/>
              <w:rPr/>
            </w:pPr>
            <w:r>
              <w:rPr>
                <w:sz w:val="24"/>
              </w:rPr>
              <w:t>- he works [w</w:t>
            </w:r>
            <w:r>
              <w:rPr>
                <w:rFonts w:cs="Lucida Sans Unicode" w:ascii="Lucida Sans Unicode" w:hAnsi="Lucida Sans Unicode"/>
                <w:sz w:val="24"/>
              </w:rPr>
              <w:t>ǝ</w:t>
            </w:r>
            <w:r>
              <w:rPr>
                <w:sz w:val="24"/>
              </w:rPr>
              <w:t xml:space="preserve">:ks] </w:t>
            </w:r>
          </w:p>
          <w:p>
            <w:pPr>
              <w:pStyle w:val="Normal"/>
              <w:suppressAutoHyphens w:val="true"/>
              <w:spacing w:lineRule="auto" w:line="240"/>
              <w:ind w:hanging="0" w:end="0"/>
              <w:rPr>
                <w:sz w:val="24"/>
              </w:rPr>
            </w:pPr>
            <w:r>
              <w:rPr>
                <w:sz w:val="24"/>
              </w:rPr>
              <w:t>- he hopes [houps]</w:t>
            </w:r>
          </w:p>
          <w:p>
            <w:pPr>
              <w:pStyle w:val="Normal"/>
              <w:suppressAutoHyphens w:val="true"/>
              <w:spacing w:lineRule="auto" w:line="240"/>
              <w:ind w:hanging="0" w:end="0"/>
              <w:rPr>
                <w:sz w:val="24"/>
              </w:rPr>
            </w:pPr>
            <w:r>
              <w:rPr>
                <w:sz w:val="24"/>
              </w:rPr>
            </w:r>
          </w:p>
        </w:tc>
      </w:tr>
    </w:tbl>
    <w:p>
      <w:pPr>
        <w:pStyle w:val="Normal"/>
        <w:suppressAutoHyphens w:val="true"/>
        <w:spacing w:lineRule="auto" w:line="240"/>
        <w:ind w:firstLine="284" w:end="0"/>
        <w:rPr/>
      </w:pPr>
      <w:r>
        <w:rPr>
          <w:sz w:val="24"/>
        </w:rPr>
        <w:t xml:space="preserve">3. Verb stems ending in sibilants and affricates take either the inflexion </w:t>
      </w:r>
      <w:r>
        <w:rPr>
          <w:b/>
          <w:sz w:val="24"/>
        </w:rPr>
        <w:t>-s</w:t>
      </w:r>
      <w:r>
        <w:rPr>
          <w:sz w:val="24"/>
        </w:rPr>
        <w:t xml:space="preserve"> or </w:t>
      </w:r>
      <w:r>
        <w:rPr>
          <w:b/>
          <w:sz w:val="24"/>
        </w:rPr>
        <w:t>-es</w:t>
      </w:r>
      <w:r>
        <w:rPr>
          <w:sz w:val="24"/>
        </w:rPr>
        <w:t xml:space="preserve">. Both are pronounced </w:t>
      </w:r>
      <w:r>
        <w:rPr>
          <w:b/>
          <w:sz w:val="24"/>
        </w:rPr>
        <w:t>[</w:t>
      </w:r>
      <w:r>
        <w:rPr>
          <w:rFonts w:cs="Lucida Sans Unicode" w:ascii="Lucida Sans Unicode" w:hAnsi="Lucida Sans Unicode"/>
          <w:b/>
          <w:sz w:val="24"/>
        </w:rPr>
        <w:t>ɪ</w:t>
      </w:r>
      <w:r>
        <w:rPr>
          <w:b/>
          <w:sz w:val="24"/>
        </w:rPr>
        <w:t>z]</w:t>
      </w:r>
      <w:r>
        <w:rPr>
          <w:sz w:val="24"/>
        </w:rPr>
        <w:t>:</w:t>
      </w:r>
    </w:p>
    <w:p>
      <w:pPr>
        <w:pStyle w:val="Normal"/>
        <w:suppressAutoHyphens w:val="true"/>
        <w:spacing w:lineRule="auto" w:line="240"/>
        <w:ind w:firstLine="284" w:end="0"/>
        <w:rPr>
          <w:sz w:val="24"/>
        </w:rPr>
      </w:pPr>
      <w:r>
        <w:rPr>
          <w:sz w:val="24"/>
        </w:rPr>
      </w:r>
    </w:p>
    <w:p>
      <w:pPr>
        <w:pStyle w:val="Normal"/>
        <w:numPr>
          <w:ilvl w:val="0"/>
          <w:numId w:val="16"/>
        </w:numPr>
        <w:tabs>
          <w:tab w:val="clear" w:pos="720"/>
          <w:tab w:val="left" w:pos="1080" w:leader="none"/>
        </w:tabs>
        <w:suppressAutoHyphens w:val="true"/>
        <w:spacing w:lineRule="auto" w:line="240"/>
        <w:ind w:hanging="360" w:start="1080" w:end="0"/>
        <w:rPr>
          <w:sz w:val="24"/>
        </w:rPr>
      </w:pPr>
      <w:r>
        <w:rPr>
          <w:b/>
          <w:sz w:val="24"/>
        </w:rPr>
        <w:t>-es</w:t>
      </w:r>
      <w:r>
        <w:rPr>
          <w:sz w:val="24"/>
        </w:rPr>
        <w:t xml:space="preserve"> if the final letters of the stem are </w:t>
      </w:r>
      <w:r>
        <w:rPr>
          <w:b/>
          <w:sz w:val="24"/>
        </w:rPr>
        <w:t>-s, -sh, -ss, -x, -z, -zz, -ch, -tch</w:t>
      </w:r>
      <w:r>
        <w:rPr>
          <w:sz w:val="24"/>
        </w:rPr>
        <w:t>:</w:t>
      </w:r>
    </w:p>
    <w:p>
      <w:pPr>
        <w:pStyle w:val="Normal"/>
        <w:suppressAutoHyphens w:val="true"/>
        <w:spacing w:lineRule="auto" w:line="240"/>
        <w:ind w:start="436" w:end="0"/>
        <w:rPr>
          <w:b/>
          <w:sz w:val="24"/>
        </w:rPr>
      </w:pPr>
      <w:r>
        <w:rPr>
          <w:b/>
          <w:sz w:val="24"/>
        </w:rPr>
      </w:r>
    </w:p>
    <w:tbl>
      <w:tblPr>
        <w:tblW w:w="10307" w:type="dxa"/>
        <w:jc w:val="start"/>
        <w:tblInd w:w="1111" w:type="dxa"/>
        <w:tblLayout w:type="fixed"/>
        <w:tblCellMar>
          <w:top w:w="0" w:type="dxa"/>
          <w:start w:w="108" w:type="dxa"/>
          <w:bottom w:w="0" w:type="dxa"/>
          <w:end w:w="108" w:type="dxa"/>
        </w:tblCellMar>
      </w:tblPr>
      <w:tblGrid>
        <w:gridCol w:w="1843"/>
        <w:gridCol w:w="8464"/>
      </w:tblGrid>
      <w:tr>
        <w:trPr/>
        <w:tc>
          <w:tcPr>
            <w:tcW w:w="1843" w:type="dxa"/>
            <w:tcBorders/>
          </w:tcPr>
          <w:p>
            <w:pPr>
              <w:pStyle w:val="Normal"/>
              <w:suppressAutoHyphens w:val="true"/>
              <w:spacing w:lineRule="auto" w:line="240"/>
              <w:ind w:hanging="0" w:end="0"/>
              <w:jc w:val="start"/>
              <w:rPr/>
            </w:pPr>
            <w:r>
              <w:rPr>
                <w:sz w:val="24"/>
              </w:rPr>
              <w:t>to push [pu</w:t>
            </w:r>
            <w:r>
              <w:rPr>
                <w:rFonts w:cs="Lucida Sans Unicode" w:ascii="Lucida Sans Unicode" w:hAnsi="Lucida Sans Unicode"/>
                <w:sz w:val="24"/>
              </w:rPr>
              <w:t>∫]</w:t>
            </w:r>
            <w:r>
              <w:rPr>
                <w:sz w:val="24"/>
              </w:rPr>
              <w:t xml:space="preserve"> </w:t>
            </w:r>
          </w:p>
          <w:p>
            <w:pPr>
              <w:pStyle w:val="Normal"/>
              <w:suppressAutoHyphens w:val="true"/>
              <w:spacing w:lineRule="auto" w:line="240"/>
              <w:ind w:hanging="0" w:end="0"/>
              <w:jc w:val="start"/>
              <w:rPr>
                <w:sz w:val="24"/>
              </w:rPr>
            </w:pPr>
            <w:r>
              <w:rPr>
                <w:sz w:val="24"/>
              </w:rPr>
              <w:t xml:space="preserve">to pass [pa:s] </w:t>
            </w:r>
          </w:p>
          <w:p>
            <w:pPr>
              <w:pStyle w:val="Normal"/>
              <w:suppressAutoHyphens w:val="true"/>
              <w:spacing w:lineRule="auto" w:line="240"/>
              <w:ind w:hanging="0" w:end="0"/>
              <w:jc w:val="start"/>
              <w:rPr>
                <w:sz w:val="24"/>
              </w:rPr>
            </w:pPr>
            <w:r>
              <w:rPr>
                <w:sz w:val="24"/>
              </w:rPr>
              <w:t xml:space="preserve">to box [boks] </w:t>
            </w:r>
          </w:p>
          <w:p>
            <w:pPr>
              <w:pStyle w:val="Normal"/>
              <w:suppressAutoHyphens w:val="true"/>
              <w:spacing w:lineRule="auto" w:line="240"/>
              <w:ind w:hanging="0" w:end="0"/>
              <w:jc w:val="start"/>
              <w:rPr/>
            </w:pPr>
            <w:r>
              <w:rPr>
                <w:sz w:val="24"/>
              </w:rPr>
              <w:t>to buzz</w:t>
            </w:r>
            <w:r>
              <w:rPr>
                <w:sz w:val="24"/>
                <w:lang w:val="ru-RU"/>
              </w:rPr>
              <w:t xml:space="preserve"> [b</w:t>
            </w:r>
            <w:r>
              <w:rPr>
                <w:rFonts w:cs="Lucida Sans Unicode" w:ascii="Lucida Sans Unicode" w:hAnsi="Lucida Sans Unicode"/>
                <w:sz w:val="24"/>
                <w:lang w:val="ru-RU"/>
              </w:rPr>
              <w:t>ʌz</w:t>
            </w:r>
            <w:r>
              <w:rPr>
                <w:sz w:val="24"/>
                <w:lang w:val="ru-RU"/>
              </w:rPr>
              <w:t>]</w:t>
            </w:r>
            <w:r>
              <w:rPr>
                <w:sz w:val="24"/>
              </w:rPr>
              <w:t xml:space="preserve"> </w:t>
            </w:r>
          </w:p>
          <w:p>
            <w:pPr>
              <w:pStyle w:val="Normal"/>
              <w:suppressAutoHyphens w:val="true"/>
              <w:spacing w:lineRule="auto" w:line="240"/>
              <w:ind w:hanging="0" w:end="0"/>
              <w:jc w:val="start"/>
              <w:rPr>
                <w:b/>
                <w:sz w:val="24"/>
              </w:rPr>
            </w:pPr>
            <w:r>
              <w:rPr>
                <w:sz w:val="24"/>
              </w:rPr>
              <w:t>to catch [kæt</w:t>
            </w:r>
            <w:r>
              <w:rPr>
                <w:rFonts w:cs="Lucida Sans Unicode" w:ascii="Lucida Sans Unicode" w:hAnsi="Lucida Sans Unicode"/>
                <w:sz w:val="24"/>
              </w:rPr>
              <w:t>∫</w:t>
            </w:r>
            <w:r>
              <w:rPr>
                <w:sz w:val="24"/>
              </w:rPr>
              <w:t>]</w:t>
            </w:r>
          </w:p>
        </w:tc>
        <w:tc>
          <w:tcPr>
            <w:tcW w:w="8464" w:type="dxa"/>
            <w:tcBorders/>
          </w:tcPr>
          <w:p>
            <w:pPr>
              <w:pStyle w:val="Normal"/>
              <w:suppressAutoHyphens w:val="true"/>
              <w:spacing w:lineRule="auto" w:line="240"/>
              <w:ind w:hanging="0" w:end="0"/>
              <w:jc w:val="start"/>
              <w:rPr/>
            </w:pPr>
            <w:r>
              <w:rPr>
                <w:sz w:val="24"/>
              </w:rPr>
              <w:t>- he pushes ['pu</w:t>
            </w:r>
            <w:r>
              <w:rPr>
                <w:rFonts w:cs="Lucida Sans Unicode" w:ascii="Lucida Sans Unicode" w:hAnsi="Lucida Sans Unicode"/>
                <w:sz w:val="24"/>
              </w:rPr>
              <w:t>∫ɪ</w:t>
            </w:r>
            <w:r>
              <w:rPr>
                <w:sz w:val="24"/>
              </w:rPr>
              <w:t xml:space="preserve">z] </w:t>
            </w:r>
          </w:p>
          <w:p>
            <w:pPr>
              <w:pStyle w:val="Normal"/>
              <w:suppressAutoHyphens w:val="true"/>
              <w:spacing w:lineRule="auto" w:line="240"/>
              <w:ind w:hanging="0" w:end="0"/>
              <w:jc w:val="start"/>
              <w:rPr/>
            </w:pPr>
            <w:r>
              <w:rPr>
                <w:sz w:val="24"/>
              </w:rPr>
              <w:t>- he passes ['pa:s</w:t>
            </w:r>
            <w:r>
              <w:rPr>
                <w:rFonts w:cs="Lucida Sans Unicode" w:ascii="Lucida Sans Unicode" w:hAnsi="Lucida Sans Unicode"/>
                <w:sz w:val="24"/>
              </w:rPr>
              <w:t>ɪ</w:t>
            </w:r>
            <w:r>
              <w:rPr>
                <w:sz w:val="24"/>
              </w:rPr>
              <w:t xml:space="preserve">z] </w:t>
            </w:r>
          </w:p>
          <w:p>
            <w:pPr>
              <w:pStyle w:val="Normal"/>
              <w:suppressAutoHyphens w:val="true"/>
              <w:spacing w:lineRule="auto" w:line="240"/>
              <w:ind w:hanging="0" w:end="0"/>
              <w:jc w:val="start"/>
              <w:rPr/>
            </w:pPr>
            <w:r>
              <w:rPr>
                <w:sz w:val="24"/>
              </w:rPr>
              <w:t>- he boxes ['boks</w:t>
            </w:r>
            <w:r>
              <w:rPr>
                <w:rFonts w:cs="Lucida Sans Unicode" w:ascii="Lucida Sans Unicode" w:hAnsi="Lucida Sans Unicode"/>
                <w:sz w:val="24"/>
              </w:rPr>
              <w:t>ɪ</w:t>
            </w:r>
            <w:r>
              <w:rPr>
                <w:sz w:val="24"/>
              </w:rPr>
              <w:t xml:space="preserve">z] </w:t>
            </w:r>
          </w:p>
          <w:p>
            <w:pPr>
              <w:pStyle w:val="Normal"/>
              <w:suppressAutoHyphens w:val="true"/>
              <w:spacing w:lineRule="auto" w:line="240"/>
              <w:ind w:hanging="0" w:end="0"/>
              <w:jc w:val="start"/>
              <w:rPr/>
            </w:pPr>
            <w:r>
              <w:rPr>
                <w:sz w:val="24"/>
              </w:rPr>
              <w:t>- he buzzes ['b</w:t>
            </w:r>
            <w:r>
              <w:rPr>
                <w:rFonts w:cs="Lucida Sans Unicode" w:ascii="Lucida Sans Unicode" w:hAnsi="Lucida Sans Unicode"/>
                <w:sz w:val="24"/>
              </w:rPr>
              <w:t>ʌ</w:t>
            </w:r>
            <w:r>
              <w:rPr>
                <w:sz w:val="24"/>
              </w:rPr>
              <w:t>z</w:t>
            </w:r>
            <w:r>
              <w:rPr>
                <w:rFonts w:cs="Lucida Sans Unicode" w:ascii="Lucida Sans Unicode" w:hAnsi="Lucida Sans Unicode"/>
                <w:sz w:val="24"/>
              </w:rPr>
              <w:t>ɪ</w:t>
            </w:r>
            <w:r>
              <w:rPr>
                <w:sz w:val="24"/>
              </w:rPr>
              <w:t xml:space="preserve">z] </w:t>
            </w:r>
          </w:p>
          <w:p>
            <w:pPr>
              <w:pStyle w:val="Normal"/>
              <w:suppressAutoHyphens w:val="true"/>
              <w:spacing w:lineRule="auto" w:line="240"/>
              <w:ind w:hanging="0" w:end="0"/>
              <w:jc w:val="start"/>
              <w:rPr>
                <w:b/>
                <w:sz w:val="24"/>
              </w:rPr>
            </w:pPr>
            <w:r>
              <w:rPr>
                <w:sz w:val="24"/>
              </w:rPr>
              <w:t>- he catches ['kæt</w:t>
            </w:r>
            <w:r>
              <w:rPr>
                <w:rFonts w:cs="Lucida Sans Unicode" w:ascii="Lucida Sans Unicode" w:hAnsi="Lucida Sans Unicode"/>
                <w:sz w:val="24"/>
              </w:rPr>
              <w:t>∫ɪ</w:t>
            </w:r>
            <w:r>
              <w:rPr>
                <w:sz w:val="24"/>
              </w:rPr>
              <w:t>z];</w:t>
            </w:r>
          </w:p>
        </w:tc>
      </w:tr>
    </w:tbl>
    <w:p>
      <w:pPr>
        <w:pStyle w:val="Normal"/>
        <w:suppressAutoHyphens w:val="true"/>
        <w:spacing w:lineRule="auto" w:line="240"/>
        <w:rPr>
          <w:b/>
          <w:sz w:val="24"/>
        </w:rPr>
      </w:pPr>
      <w:r>
        <w:rPr>
          <w:b/>
          <w:sz w:val="24"/>
        </w:rPr>
      </w:r>
    </w:p>
    <w:p>
      <w:pPr>
        <w:pStyle w:val="Normal"/>
        <w:suppressAutoHyphens w:val="true"/>
        <w:spacing w:lineRule="auto" w:line="240"/>
        <w:ind w:firstLine="284" w:start="284" w:end="0"/>
        <w:rPr/>
      </w:pPr>
      <w:r>
        <w:rPr>
          <w:sz w:val="24"/>
        </w:rPr>
        <w:t xml:space="preserve">b) </w:t>
      </w:r>
      <w:r>
        <w:rPr>
          <w:b/>
          <w:sz w:val="24"/>
        </w:rPr>
        <w:t xml:space="preserve">-s </w:t>
      </w:r>
      <w:r>
        <w:rPr>
          <w:sz w:val="24"/>
        </w:rPr>
        <w:t>if the final letters of the stem are -</w:t>
      </w:r>
      <w:r>
        <w:rPr>
          <w:b/>
          <w:sz w:val="24"/>
        </w:rPr>
        <w:t>se, -ce, -ze, -ge, -dge</w:t>
      </w:r>
    </w:p>
    <w:p>
      <w:pPr>
        <w:pStyle w:val="Normal"/>
        <w:suppressAutoHyphens w:val="true"/>
        <w:spacing w:lineRule="auto" w:line="240"/>
        <w:ind w:firstLine="284" w:start="284" w:end="0"/>
        <w:rPr/>
      </w:pPr>
      <w:r>
        <w:rPr>
          <w:sz w:val="24"/>
        </w:rPr>
        <w:t xml:space="preserve">(i.e. sibilants and affricates plus the mute </w:t>
      </w:r>
      <w:r>
        <w:rPr>
          <w:b/>
          <w:sz w:val="24"/>
        </w:rPr>
        <w:t>e</w:t>
      </w:r>
      <w:r>
        <w:rPr>
          <w:sz w:val="24"/>
        </w:rPr>
        <w:t>):</w:t>
      </w:r>
    </w:p>
    <w:p>
      <w:pPr>
        <w:pStyle w:val="Normal"/>
        <w:suppressAutoHyphens w:val="true"/>
        <w:spacing w:lineRule="auto" w:line="240"/>
        <w:ind w:firstLine="284" w:end="0"/>
        <w:rPr>
          <w:sz w:val="24"/>
        </w:rPr>
      </w:pPr>
      <w:r>
        <w:rPr>
          <w:sz w:val="24"/>
        </w:rPr>
      </w:r>
    </w:p>
    <w:tbl>
      <w:tblPr>
        <w:tblW w:w="10307" w:type="dxa"/>
        <w:jc w:val="start"/>
        <w:tblInd w:w="720" w:type="dxa"/>
        <w:tblLayout w:type="fixed"/>
        <w:tblCellMar>
          <w:top w:w="0" w:type="dxa"/>
          <w:start w:w="108" w:type="dxa"/>
          <w:bottom w:w="0" w:type="dxa"/>
          <w:end w:w="108" w:type="dxa"/>
        </w:tblCellMar>
      </w:tblPr>
      <w:tblGrid>
        <w:gridCol w:w="1940"/>
        <w:gridCol w:w="8367"/>
      </w:tblGrid>
      <w:tr>
        <w:trPr/>
        <w:tc>
          <w:tcPr>
            <w:tcW w:w="1940" w:type="dxa"/>
            <w:tcBorders/>
          </w:tcPr>
          <w:p>
            <w:pPr>
              <w:pStyle w:val="Normal"/>
              <w:suppressAutoHyphens w:val="true"/>
              <w:spacing w:lineRule="auto" w:line="240"/>
              <w:ind w:hanging="0" w:end="0"/>
              <w:jc w:val="start"/>
              <w:rPr/>
            </w:pPr>
            <w:r>
              <w:rPr>
                <w:sz w:val="24"/>
              </w:rPr>
              <w:t>to please [pli:</w:t>
            </w:r>
            <w:r>
              <w:rPr>
                <w:rFonts w:cs="Lucida Sans Unicode" w:ascii="Lucida Sans Unicode" w:hAnsi="Lucida Sans Unicode"/>
                <w:sz w:val="24"/>
              </w:rPr>
              <w:t>z</w:t>
            </w:r>
            <w:r>
              <w:rPr>
                <w:sz w:val="24"/>
              </w:rPr>
              <w:t>]</w:t>
            </w:r>
          </w:p>
          <w:p>
            <w:pPr>
              <w:pStyle w:val="Normal"/>
              <w:suppressAutoHyphens w:val="true"/>
              <w:spacing w:lineRule="auto" w:line="240"/>
              <w:ind w:hanging="0" w:end="0"/>
              <w:jc w:val="start"/>
              <w:rPr>
                <w:sz w:val="24"/>
                <w:lang w:val="ru-RU"/>
              </w:rPr>
            </w:pPr>
            <w:r>
              <w:rPr>
                <w:sz w:val="24"/>
              </w:rPr>
              <w:t>to place [ple</w:t>
            </w:r>
            <w:r>
              <w:rPr>
                <w:rFonts w:cs="Lucida Sans Unicode" w:ascii="Lucida Sans Unicode" w:hAnsi="Lucida Sans Unicode"/>
                <w:sz w:val="24"/>
              </w:rPr>
              <w:t>ɪ</w:t>
            </w:r>
            <w:r>
              <w:rPr>
                <w:sz w:val="24"/>
              </w:rPr>
              <w:t>s]</w:t>
            </w:r>
          </w:p>
          <w:p>
            <w:pPr>
              <w:pStyle w:val="Normal"/>
              <w:suppressAutoHyphens w:val="true"/>
              <w:spacing w:lineRule="auto" w:line="240"/>
              <w:ind w:hanging="0" w:end="0"/>
              <w:jc w:val="start"/>
              <w:rPr/>
            </w:pPr>
            <w:r>
              <w:rPr>
                <w:sz w:val="24"/>
              </w:rPr>
              <w:t>to freeze [fri:</w:t>
            </w:r>
            <w:r>
              <w:rPr>
                <w:rFonts w:cs="Lucida Sans Unicode" w:ascii="Lucida Sans Unicode" w:hAnsi="Lucida Sans Unicode"/>
                <w:sz w:val="24"/>
              </w:rPr>
              <w:t>z</w:t>
            </w:r>
            <w:r>
              <w:rPr>
                <w:sz w:val="24"/>
              </w:rPr>
              <w:t>]</w:t>
            </w:r>
          </w:p>
          <w:p>
            <w:pPr>
              <w:pStyle w:val="Normal"/>
              <w:suppressAutoHyphens w:val="true"/>
              <w:spacing w:lineRule="auto" w:line="240"/>
              <w:ind w:hanging="0" w:end="0"/>
              <w:jc w:val="start"/>
              <w:rPr/>
            </w:pPr>
            <w:r>
              <w:rPr>
                <w:sz w:val="24"/>
              </w:rPr>
              <w:t>to stage [ste</w:t>
            </w:r>
            <w:r>
              <w:rPr>
                <w:rFonts w:cs="Lucida Sans Unicode" w:ascii="Lucida Sans Unicode" w:hAnsi="Lucida Sans Unicode"/>
                <w:sz w:val="24"/>
              </w:rPr>
              <w:t>ɪ</w:t>
            </w:r>
            <w:r>
              <w:rPr>
                <w:sz w:val="24"/>
              </w:rPr>
              <w:t>d</w:t>
            </w:r>
            <w:r>
              <w:rPr>
                <w:rFonts w:cs="Lucida Sans Unicode" w:ascii="Lucida Sans Unicode" w:hAnsi="Lucida Sans Unicode"/>
                <w:sz w:val="24"/>
              </w:rPr>
              <w:t>ʒ</w:t>
            </w:r>
            <w:r>
              <w:rPr>
                <w:sz w:val="24"/>
              </w:rPr>
              <w:t>]</w:t>
            </w:r>
          </w:p>
          <w:p>
            <w:pPr>
              <w:pStyle w:val="Normal"/>
              <w:suppressAutoHyphens w:val="true"/>
              <w:spacing w:lineRule="auto" w:line="240"/>
              <w:ind w:hanging="0" w:end="0"/>
              <w:jc w:val="start"/>
              <w:rPr/>
            </w:pPr>
            <w:r>
              <w:rPr>
                <w:sz w:val="24"/>
              </w:rPr>
              <w:t>to sledge [sled</w:t>
            </w:r>
            <w:r>
              <w:rPr>
                <w:rFonts w:cs="Lucida Sans Unicode" w:ascii="Lucida Sans Unicode" w:hAnsi="Lucida Sans Unicode"/>
                <w:sz w:val="24"/>
              </w:rPr>
              <w:t>ʒ</w:t>
            </w:r>
            <w:r>
              <w:rPr>
                <w:sz w:val="24"/>
              </w:rPr>
              <w:t>]</w:t>
            </w:r>
          </w:p>
        </w:tc>
        <w:tc>
          <w:tcPr>
            <w:tcW w:w="8367" w:type="dxa"/>
            <w:tcBorders/>
          </w:tcPr>
          <w:p>
            <w:pPr>
              <w:pStyle w:val="Normal"/>
              <w:suppressAutoHyphens w:val="true"/>
              <w:spacing w:lineRule="auto" w:line="240"/>
              <w:ind w:hanging="0" w:end="0"/>
              <w:jc w:val="start"/>
              <w:rPr/>
            </w:pPr>
            <w:r>
              <w:rPr>
                <w:sz w:val="24"/>
              </w:rPr>
              <w:t>- he pleases ['pli:z</w:t>
            </w:r>
            <w:r>
              <w:rPr>
                <w:rFonts w:cs="Lucida Sans Unicode" w:ascii="Lucida Sans Unicode" w:hAnsi="Lucida Sans Unicode"/>
                <w:sz w:val="24"/>
              </w:rPr>
              <w:t>ɪ</w:t>
            </w:r>
            <w:r>
              <w:rPr>
                <w:sz w:val="24"/>
              </w:rPr>
              <w:t>z]</w:t>
            </w:r>
          </w:p>
          <w:p>
            <w:pPr>
              <w:pStyle w:val="Normal"/>
              <w:suppressAutoHyphens w:val="true"/>
              <w:spacing w:lineRule="auto" w:line="240"/>
              <w:ind w:hanging="0" w:end="0"/>
              <w:jc w:val="start"/>
              <w:rPr/>
            </w:pPr>
            <w:r>
              <w:rPr>
                <w:sz w:val="24"/>
              </w:rPr>
              <w:t>- he places ['ple</w:t>
            </w:r>
            <w:r>
              <w:rPr>
                <w:rFonts w:cs="Lucida Sans Unicode" w:ascii="Lucida Sans Unicode" w:hAnsi="Lucida Sans Unicode"/>
                <w:sz w:val="24"/>
              </w:rPr>
              <w:t>ɪ</w:t>
            </w:r>
            <w:r>
              <w:rPr>
                <w:sz w:val="24"/>
              </w:rPr>
              <w:t>z</w:t>
            </w:r>
            <w:r>
              <w:rPr>
                <w:rFonts w:cs="Lucida Sans Unicode" w:ascii="Lucida Sans Unicode" w:hAnsi="Lucida Sans Unicode"/>
                <w:sz w:val="24"/>
              </w:rPr>
              <w:t>ɪ</w:t>
            </w:r>
            <w:r>
              <w:rPr>
                <w:sz w:val="24"/>
              </w:rPr>
              <w:t>z]</w:t>
            </w:r>
          </w:p>
          <w:p>
            <w:pPr>
              <w:pStyle w:val="Normal"/>
              <w:suppressAutoHyphens w:val="true"/>
              <w:spacing w:lineRule="auto" w:line="240"/>
              <w:ind w:hanging="0" w:end="0"/>
              <w:jc w:val="start"/>
              <w:rPr/>
            </w:pPr>
            <w:r>
              <w:rPr>
                <w:sz w:val="24"/>
              </w:rPr>
              <w:t>- he freezes ['fri:z</w:t>
            </w:r>
            <w:r>
              <w:rPr>
                <w:rFonts w:cs="Lucida Sans Unicode" w:ascii="Lucida Sans Unicode" w:hAnsi="Lucida Sans Unicode"/>
                <w:sz w:val="24"/>
              </w:rPr>
              <w:t>ɪ</w:t>
            </w:r>
            <w:r>
              <w:rPr>
                <w:sz w:val="24"/>
              </w:rPr>
              <w:t>z]</w:t>
            </w:r>
          </w:p>
          <w:p>
            <w:pPr>
              <w:pStyle w:val="Normal"/>
              <w:suppressAutoHyphens w:val="true"/>
              <w:spacing w:lineRule="auto" w:line="240"/>
              <w:ind w:hanging="0" w:end="0"/>
              <w:jc w:val="start"/>
              <w:rPr/>
            </w:pPr>
            <w:r>
              <w:rPr>
                <w:sz w:val="24"/>
              </w:rPr>
              <w:t>- he stages ['ste</w:t>
            </w:r>
            <w:r>
              <w:rPr>
                <w:rFonts w:cs="Lucida Sans Unicode" w:ascii="Lucida Sans Unicode" w:hAnsi="Lucida Sans Unicode"/>
                <w:sz w:val="24"/>
              </w:rPr>
              <w:t>ɪ</w:t>
            </w:r>
            <w:r>
              <w:rPr>
                <w:sz w:val="24"/>
              </w:rPr>
              <w:t>d</w:t>
            </w:r>
            <w:r>
              <w:rPr>
                <w:rFonts w:cs="Lucida Sans Unicode" w:ascii="Lucida Sans Unicode" w:hAnsi="Lucida Sans Unicode"/>
                <w:sz w:val="24"/>
              </w:rPr>
              <w:t>ʒɪ</w:t>
            </w:r>
            <w:r>
              <w:rPr>
                <w:sz w:val="24"/>
              </w:rPr>
              <w:t>z]</w:t>
            </w:r>
          </w:p>
          <w:p>
            <w:pPr>
              <w:pStyle w:val="Normal"/>
              <w:suppressAutoHyphens w:val="true"/>
              <w:spacing w:lineRule="auto" w:line="240"/>
              <w:ind w:hanging="0" w:end="0"/>
              <w:jc w:val="start"/>
              <w:rPr/>
            </w:pPr>
            <w:r>
              <w:rPr>
                <w:sz w:val="24"/>
              </w:rPr>
              <w:t>- he sledges ['sled</w:t>
            </w:r>
            <w:r>
              <w:rPr>
                <w:rFonts w:cs="Lucida Sans Unicode" w:ascii="Lucida Sans Unicode" w:hAnsi="Lucida Sans Unicode"/>
                <w:sz w:val="24"/>
              </w:rPr>
              <w:t>ʒɪ</w:t>
            </w:r>
            <w:r>
              <w:rPr>
                <w:sz w:val="24"/>
              </w:rPr>
              <w:t>z].</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17.</w:t>
      </w:r>
      <w:r>
        <w:rPr>
          <w:sz w:val="24"/>
        </w:rPr>
        <w:t xml:space="preserve"> </w:t>
      </w:r>
      <w:r>
        <w:rPr>
          <w:b/>
          <w:sz w:val="24"/>
        </w:rPr>
        <w:t>Interrogative and negative forms</w:t>
      </w:r>
      <w:r>
        <w:rPr>
          <w:sz w:val="24"/>
        </w:rPr>
        <w:t xml:space="preserve"> of the present indefinite are analytical and are built by means of the present indefinite of the auxiliary to do and the infinitive of the notional verb.</w:t>
      </w:r>
    </w:p>
    <w:p>
      <w:pPr>
        <w:pStyle w:val="2"/>
        <w:rPr/>
      </w:pPr>
      <w:r>
        <w:rPr/>
        <w:t xml:space="preserve">Besides these there is one more type of forms, namely </w:t>
      </w:r>
      <w:r>
        <w:rPr>
          <w:b/>
        </w:rPr>
        <w:t>negative-inter</w:t>
        <w:softHyphen/>
        <w:t>rogative forms</w:t>
      </w:r>
      <w:r>
        <w:rPr/>
        <w:t>, which has two possible patterns.</w:t>
      </w:r>
    </w:p>
    <w:p>
      <w:pPr>
        <w:pStyle w:val="2"/>
        <w:rPr/>
      </w:pPr>
      <w:r>
        <w:rPr/>
      </w:r>
    </w:p>
    <w:p>
      <w:pPr>
        <w:pStyle w:val="Normal"/>
        <w:suppressAutoHyphens w:val="true"/>
        <w:spacing w:lineRule="auto" w:line="240"/>
        <w:ind w:firstLine="284" w:end="0"/>
        <w:jc w:val="center"/>
        <w:rPr>
          <w:b/>
        </w:rPr>
      </w:pPr>
      <w:r>
        <w:rPr>
          <w:b/>
        </w:rPr>
        <w:t>The paradigm of the verb in the present indefinite</w:t>
      </w:r>
    </w:p>
    <w:p>
      <w:pPr>
        <w:pStyle w:val="Normal"/>
        <w:suppressAutoHyphens w:val="true"/>
        <w:spacing w:lineRule="auto" w:line="240"/>
        <w:ind w:firstLine="284" w:end="0"/>
        <w:jc w:val="center"/>
        <w:rPr>
          <w:b/>
        </w:rPr>
      </w:pPr>
      <w:r>
        <w:rPr>
          <w:b/>
        </w:rPr>
      </w:r>
    </w:p>
    <w:tbl>
      <w:tblPr>
        <w:tblW w:w="10980" w:type="dxa"/>
        <w:jc w:val="start"/>
        <w:tblInd w:w="0" w:type="dxa"/>
        <w:tblLayout w:type="fixed"/>
        <w:tblCellMar>
          <w:top w:w="0" w:type="dxa"/>
          <w:start w:w="108" w:type="dxa"/>
          <w:bottom w:w="0" w:type="dxa"/>
          <w:end w:w="108" w:type="dxa"/>
        </w:tblCellMar>
      </w:tblPr>
      <w:tblGrid>
        <w:gridCol w:w="2802"/>
        <w:gridCol w:w="3543"/>
        <w:gridCol w:w="4635"/>
      </w:tblGrid>
      <w:tr>
        <w:trPr/>
        <w:tc>
          <w:tcPr>
            <w:tcW w:w="2802" w:type="dxa"/>
            <w:tcBorders/>
          </w:tcPr>
          <w:p>
            <w:pPr>
              <w:pStyle w:val="Normal"/>
              <w:suppressAutoHyphens w:val="true"/>
              <w:spacing w:lineRule="auto" w:line="240"/>
              <w:ind w:hanging="0" w:end="0"/>
              <w:jc w:val="center"/>
              <w:rPr>
                <w:b/>
                <w:u w:val="single"/>
              </w:rPr>
            </w:pPr>
            <w:r>
              <w:rPr>
                <w:u w:val="single"/>
              </w:rPr>
              <w:t>Affirmative</w:t>
            </w:r>
          </w:p>
        </w:tc>
        <w:tc>
          <w:tcPr>
            <w:tcW w:w="3543" w:type="dxa"/>
            <w:tcBorders/>
          </w:tcPr>
          <w:p>
            <w:pPr>
              <w:pStyle w:val="Normal"/>
              <w:suppressAutoHyphens w:val="true"/>
              <w:spacing w:lineRule="auto" w:line="240"/>
              <w:ind w:hanging="0" w:end="0"/>
              <w:jc w:val="center"/>
              <w:rPr>
                <w:b/>
                <w:u w:val="single"/>
              </w:rPr>
            </w:pPr>
            <w:r>
              <w:rPr>
                <w:u w:val="single"/>
              </w:rPr>
              <w:t>Interrogative</w:t>
            </w:r>
          </w:p>
        </w:tc>
        <w:tc>
          <w:tcPr>
            <w:tcW w:w="4635" w:type="dxa"/>
            <w:tcBorders/>
          </w:tcPr>
          <w:p>
            <w:pPr>
              <w:pStyle w:val="Heading9"/>
              <w:rPr>
                <w:b/>
                <w:sz w:val="22"/>
              </w:rPr>
            </w:pPr>
            <w:r>
              <w:rPr>
                <w:sz w:val="22"/>
              </w:rPr>
              <w:t>Negative</w:t>
            </w:r>
          </w:p>
        </w:tc>
      </w:tr>
      <w:tr>
        <w:trPr/>
        <w:tc>
          <w:tcPr>
            <w:tcW w:w="2802" w:type="dxa"/>
            <w:tcBorders/>
          </w:tcPr>
          <w:p>
            <w:pPr>
              <w:pStyle w:val="Normal"/>
              <w:suppressAutoHyphens w:val="true"/>
              <w:spacing w:lineRule="auto" w:line="240"/>
              <w:ind w:hanging="0" w:end="0"/>
              <w:jc w:val="start"/>
              <w:rPr/>
            </w:pPr>
            <w:r>
              <w:rPr/>
              <w:t xml:space="preserve">I speak </w:t>
            </w:r>
          </w:p>
          <w:p>
            <w:pPr>
              <w:pStyle w:val="Normal"/>
              <w:suppressAutoHyphens w:val="true"/>
              <w:spacing w:lineRule="auto" w:line="240"/>
              <w:ind w:hanging="0" w:end="0"/>
              <w:jc w:val="start"/>
              <w:rPr/>
            </w:pPr>
            <w:r>
              <w:rPr/>
              <w:t xml:space="preserve">He (she, it) speaks </w:t>
            </w:r>
          </w:p>
          <w:p>
            <w:pPr>
              <w:pStyle w:val="Normal"/>
              <w:suppressAutoHyphens w:val="true"/>
              <w:spacing w:lineRule="auto" w:line="240"/>
              <w:ind w:hanging="0" w:end="0"/>
              <w:jc w:val="start"/>
              <w:rPr/>
            </w:pPr>
            <w:r>
              <w:rPr/>
              <w:t xml:space="preserve">We speak </w:t>
            </w:r>
          </w:p>
          <w:p>
            <w:pPr>
              <w:pStyle w:val="Normal"/>
              <w:suppressAutoHyphens w:val="true"/>
              <w:spacing w:lineRule="auto" w:line="240"/>
              <w:ind w:hanging="0" w:end="0"/>
              <w:jc w:val="start"/>
              <w:rPr/>
            </w:pPr>
            <w:r>
              <w:rPr/>
              <w:t xml:space="preserve">You speak </w:t>
            </w:r>
          </w:p>
          <w:p>
            <w:pPr>
              <w:pStyle w:val="Normal"/>
              <w:suppressAutoHyphens w:val="true"/>
              <w:spacing w:lineRule="auto" w:line="240"/>
              <w:ind w:hanging="0" w:end="0"/>
              <w:jc w:val="start"/>
              <w:rPr>
                <w:b/>
              </w:rPr>
            </w:pPr>
            <w:r>
              <w:rPr/>
              <w:t>They speak</w:t>
            </w:r>
          </w:p>
        </w:tc>
        <w:tc>
          <w:tcPr>
            <w:tcW w:w="3543" w:type="dxa"/>
            <w:tcBorders/>
          </w:tcPr>
          <w:p>
            <w:pPr>
              <w:pStyle w:val="Normal"/>
              <w:suppressAutoHyphens w:val="true"/>
              <w:spacing w:lineRule="auto" w:line="240"/>
              <w:ind w:hanging="0" w:end="0"/>
              <w:jc w:val="start"/>
              <w:rPr/>
            </w:pPr>
            <w:r>
              <w:rPr/>
              <w:t xml:space="preserve">Do I speak? </w:t>
            </w:r>
          </w:p>
          <w:p>
            <w:pPr>
              <w:pStyle w:val="Normal"/>
              <w:suppressAutoHyphens w:val="true"/>
              <w:spacing w:lineRule="auto" w:line="240"/>
              <w:ind w:hanging="0" w:end="0"/>
              <w:jc w:val="start"/>
              <w:rPr/>
            </w:pPr>
            <w:r>
              <w:rPr/>
              <w:t xml:space="preserve">Does he (she, it) speak? </w:t>
            </w:r>
          </w:p>
          <w:p>
            <w:pPr>
              <w:pStyle w:val="Normal"/>
              <w:suppressAutoHyphens w:val="true"/>
              <w:spacing w:lineRule="auto" w:line="240"/>
              <w:ind w:hanging="0" w:end="0"/>
              <w:jc w:val="start"/>
              <w:rPr/>
            </w:pPr>
            <w:r>
              <w:rPr/>
              <w:t xml:space="preserve">Do we speak? </w:t>
            </w:r>
          </w:p>
          <w:p>
            <w:pPr>
              <w:pStyle w:val="Normal"/>
              <w:suppressAutoHyphens w:val="true"/>
              <w:spacing w:lineRule="auto" w:line="240"/>
              <w:ind w:hanging="0" w:end="0"/>
              <w:jc w:val="start"/>
              <w:rPr/>
            </w:pPr>
            <w:r>
              <w:rPr/>
              <w:t xml:space="preserve">Do you speak? </w:t>
            </w:r>
          </w:p>
          <w:p>
            <w:pPr>
              <w:pStyle w:val="Normal"/>
              <w:suppressAutoHyphens w:val="true"/>
              <w:spacing w:lineRule="auto" w:line="240"/>
              <w:ind w:hanging="0" w:end="0"/>
              <w:jc w:val="start"/>
              <w:rPr>
                <w:b/>
              </w:rPr>
            </w:pPr>
            <w:r>
              <w:rPr/>
              <w:t>Do they speak?</w:t>
            </w:r>
          </w:p>
        </w:tc>
        <w:tc>
          <w:tcPr>
            <w:tcW w:w="4635" w:type="dxa"/>
            <w:tcBorders/>
          </w:tcPr>
          <w:p>
            <w:pPr>
              <w:pStyle w:val="Normal"/>
              <w:suppressAutoHyphens w:val="true"/>
              <w:spacing w:lineRule="auto" w:line="240"/>
              <w:ind w:hanging="0" w:end="0"/>
              <w:jc w:val="start"/>
              <w:rPr/>
            </w:pPr>
            <w:r>
              <w:rPr/>
              <w:t xml:space="preserve">I do not (don’t) speak </w:t>
            </w:r>
          </w:p>
          <w:p>
            <w:pPr>
              <w:pStyle w:val="Normal"/>
              <w:suppressAutoHyphens w:val="true"/>
              <w:spacing w:lineRule="auto" w:line="240"/>
              <w:ind w:hanging="0" w:end="0"/>
              <w:jc w:val="start"/>
              <w:rPr/>
            </w:pPr>
            <w:r>
              <w:rPr/>
              <w:t>He (she, it) does not (doesn’t) speak</w:t>
            </w:r>
          </w:p>
          <w:p>
            <w:pPr>
              <w:pStyle w:val="Normal"/>
              <w:suppressAutoHyphens w:val="true"/>
              <w:spacing w:lineRule="auto" w:line="240"/>
              <w:ind w:hanging="0" w:end="0"/>
              <w:jc w:val="start"/>
              <w:rPr/>
            </w:pPr>
            <w:r>
              <w:rPr/>
              <w:t xml:space="preserve">We do not (don’t) speak </w:t>
            </w:r>
          </w:p>
          <w:p>
            <w:pPr>
              <w:pStyle w:val="Normal"/>
              <w:suppressAutoHyphens w:val="true"/>
              <w:spacing w:lineRule="auto" w:line="240"/>
              <w:ind w:hanging="0" w:end="0"/>
              <w:jc w:val="start"/>
              <w:rPr/>
            </w:pPr>
            <w:r>
              <w:rPr/>
              <w:t xml:space="preserve">You do not (don’t) speak </w:t>
            </w:r>
          </w:p>
          <w:p>
            <w:pPr>
              <w:pStyle w:val="Normal"/>
              <w:suppressAutoHyphens w:val="true"/>
              <w:spacing w:lineRule="auto" w:line="240"/>
              <w:ind w:hanging="0" w:end="0"/>
              <w:jc w:val="start"/>
              <w:rPr>
                <w:b/>
              </w:rPr>
            </w:pPr>
            <w:r>
              <w:rPr/>
              <w:t>They do not (don’t) speak</w:t>
            </w:r>
          </w:p>
        </w:tc>
      </w:tr>
    </w:tbl>
    <w:p>
      <w:pPr>
        <w:pStyle w:val="Normal"/>
        <w:suppressAutoHyphens w:val="true"/>
        <w:spacing w:lineRule="auto" w:line="240"/>
        <w:ind w:firstLine="284" w:end="0"/>
        <w:jc w:val="center"/>
        <w:rPr>
          <w:b/>
        </w:rPr>
      </w:pPr>
      <w:r>
        <w:rPr>
          <w:b/>
        </w:rPr>
      </w:r>
    </w:p>
    <w:p>
      <w:pPr>
        <w:pStyle w:val="Normal"/>
        <w:suppressAutoHyphens w:val="true"/>
        <w:spacing w:lineRule="auto" w:line="240"/>
        <w:ind w:firstLine="284" w:end="0"/>
        <w:jc w:val="center"/>
        <w:rPr/>
      </w:pPr>
      <w:r>
        <w:rPr/>
        <w:t>Negative-interrogative</w:t>
      </w:r>
    </w:p>
    <w:tbl>
      <w:tblPr>
        <w:tblW w:w="9738" w:type="dxa"/>
        <w:jc w:val="start"/>
        <w:tblInd w:w="1242" w:type="dxa"/>
        <w:tblLayout w:type="fixed"/>
        <w:tblCellMar>
          <w:top w:w="0" w:type="dxa"/>
          <w:start w:w="108" w:type="dxa"/>
          <w:bottom w:w="0" w:type="dxa"/>
          <w:end w:w="108" w:type="dxa"/>
        </w:tblCellMar>
      </w:tblPr>
      <w:tblGrid>
        <w:gridCol w:w="426"/>
        <w:gridCol w:w="3402"/>
        <w:gridCol w:w="425"/>
        <w:gridCol w:w="5485"/>
      </w:tblGrid>
      <w:tr>
        <w:trPr/>
        <w:tc>
          <w:tcPr>
            <w:tcW w:w="426" w:type="dxa"/>
            <w:tcBorders/>
          </w:tcPr>
          <w:p>
            <w:pPr>
              <w:pStyle w:val="Normal"/>
              <w:suppressAutoHyphens w:val="true"/>
              <w:spacing w:lineRule="auto" w:line="240"/>
              <w:ind w:hanging="0" w:end="0"/>
              <w:jc w:val="start"/>
              <w:rPr>
                <w:sz w:val="24"/>
              </w:rPr>
            </w:pPr>
            <w:r>
              <w:rPr>
                <w:sz w:val="24"/>
              </w:rPr>
              <w:t>a)</w:t>
            </w:r>
          </w:p>
        </w:tc>
        <w:tc>
          <w:tcPr>
            <w:tcW w:w="3402" w:type="dxa"/>
            <w:tcBorders/>
          </w:tcPr>
          <w:p>
            <w:pPr>
              <w:pStyle w:val="Normal"/>
              <w:suppressAutoHyphens w:val="true"/>
              <w:spacing w:lineRule="auto" w:line="240"/>
              <w:ind w:hanging="0" w:end="0"/>
              <w:jc w:val="start"/>
              <w:rPr/>
            </w:pPr>
            <w:r>
              <w:rPr/>
              <w:t xml:space="preserve">Do I not speak? </w:t>
            </w:r>
          </w:p>
          <w:p>
            <w:pPr>
              <w:pStyle w:val="Normal"/>
              <w:suppressAutoHyphens w:val="true"/>
              <w:spacing w:lineRule="auto" w:line="240"/>
              <w:ind w:hanging="0" w:end="0"/>
              <w:jc w:val="start"/>
              <w:rPr/>
            </w:pPr>
            <w:r>
              <w:rPr/>
              <w:t xml:space="preserve">Does he (she, it) not speak? </w:t>
            </w:r>
          </w:p>
          <w:p>
            <w:pPr>
              <w:pStyle w:val="Normal"/>
              <w:suppressAutoHyphens w:val="true"/>
              <w:spacing w:lineRule="auto" w:line="240"/>
              <w:ind w:hanging="0" w:end="0"/>
              <w:jc w:val="start"/>
              <w:rPr/>
            </w:pPr>
            <w:r>
              <w:rPr/>
              <w:t xml:space="preserve">Do we not speak? </w:t>
            </w:r>
          </w:p>
          <w:p>
            <w:pPr>
              <w:pStyle w:val="Normal"/>
              <w:suppressAutoHyphens w:val="true"/>
              <w:spacing w:lineRule="auto" w:line="240"/>
              <w:ind w:hanging="0" w:end="0"/>
              <w:jc w:val="start"/>
              <w:rPr/>
            </w:pPr>
            <w:r>
              <w:rPr/>
              <w:t xml:space="preserve">Do you not speak? </w:t>
            </w:r>
          </w:p>
          <w:p>
            <w:pPr>
              <w:pStyle w:val="Normal"/>
              <w:suppressAutoHyphens w:val="true"/>
              <w:spacing w:lineRule="auto" w:line="240"/>
              <w:ind w:hanging="0" w:end="0"/>
              <w:jc w:val="start"/>
              <w:rPr>
                <w:u w:val="single"/>
              </w:rPr>
            </w:pPr>
            <w:r>
              <w:rPr/>
              <w:t>Do they not speak?</w:t>
            </w:r>
          </w:p>
          <w:p>
            <w:pPr>
              <w:pStyle w:val="Normal"/>
              <w:suppressAutoHyphens w:val="true"/>
              <w:spacing w:lineRule="auto" w:line="240"/>
              <w:ind w:hanging="0" w:end="0"/>
              <w:jc w:val="start"/>
              <w:rPr>
                <w:u w:val="single"/>
              </w:rPr>
            </w:pPr>
            <w:r>
              <w:rPr>
                <w:u w:val="single"/>
              </w:rPr>
            </w:r>
          </w:p>
        </w:tc>
        <w:tc>
          <w:tcPr>
            <w:tcW w:w="425" w:type="dxa"/>
            <w:tcBorders/>
          </w:tcPr>
          <w:p>
            <w:pPr>
              <w:pStyle w:val="Normal"/>
              <w:suppressAutoHyphens w:val="true"/>
              <w:spacing w:lineRule="auto" w:line="240"/>
              <w:ind w:hanging="0" w:end="0"/>
              <w:jc w:val="start"/>
              <w:rPr/>
            </w:pPr>
            <w:r>
              <w:rPr/>
              <w:t>b)</w:t>
            </w:r>
          </w:p>
        </w:tc>
        <w:tc>
          <w:tcPr>
            <w:tcW w:w="5485" w:type="dxa"/>
            <w:tcBorders/>
          </w:tcPr>
          <w:p>
            <w:pPr>
              <w:pStyle w:val="Normal"/>
              <w:suppressAutoHyphens w:val="true"/>
              <w:spacing w:lineRule="auto" w:line="240"/>
              <w:ind w:hanging="0" w:end="0"/>
              <w:jc w:val="start"/>
              <w:rPr/>
            </w:pPr>
            <w:r>
              <w:rPr/>
              <w:t>Don’t I speak?</w:t>
            </w:r>
          </w:p>
          <w:p>
            <w:pPr>
              <w:pStyle w:val="Normal"/>
              <w:suppressAutoHyphens w:val="true"/>
              <w:spacing w:lineRule="auto" w:line="240"/>
              <w:ind w:hanging="0" w:end="0"/>
              <w:jc w:val="start"/>
              <w:rPr/>
            </w:pPr>
            <w:r>
              <w:rPr/>
              <w:t xml:space="preserve">Doesn’t he (she, it) speak? </w:t>
            </w:r>
          </w:p>
          <w:p>
            <w:pPr>
              <w:pStyle w:val="Normal"/>
              <w:suppressAutoHyphens w:val="true"/>
              <w:spacing w:lineRule="auto" w:line="240"/>
              <w:ind w:hanging="0" w:end="0"/>
              <w:jc w:val="start"/>
              <w:rPr/>
            </w:pPr>
            <w:r>
              <w:rPr/>
              <w:t xml:space="preserve">Don’t we speak? </w:t>
            </w:r>
          </w:p>
          <w:p>
            <w:pPr>
              <w:pStyle w:val="Normal"/>
              <w:suppressAutoHyphens w:val="true"/>
              <w:spacing w:lineRule="auto" w:line="240"/>
              <w:ind w:hanging="0" w:end="0"/>
              <w:jc w:val="start"/>
              <w:rPr/>
            </w:pPr>
            <w:r>
              <w:rPr/>
              <w:t xml:space="preserve">Don’t you speak? </w:t>
            </w:r>
          </w:p>
          <w:p>
            <w:pPr>
              <w:pStyle w:val="Normal"/>
              <w:suppressAutoHyphens w:val="true"/>
              <w:spacing w:lineRule="auto" w:line="240"/>
              <w:ind w:hanging="0" w:end="0"/>
              <w:jc w:val="start"/>
              <w:rPr>
                <w:u w:val="single"/>
              </w:rPr>
            </w:pPr>
            <w:r>
              <w:rPr/>
              <w:t>Don’t they speak?</w:t>
            </w:r>
          </w:p>
          <w:p>
            <w:pPr>
              <w:pStyle w:val="Normal"/>
              <w:suppressAutoHyphens w:val="true"/>
              <w:spacing w:lineRule="auto" w:line="240"/>
              <w:ind w:hanging="0" w:end="0"/>
              <w:jc w:val="start"/>
              <w:rPr>
                <w:u w:val="single"/>
              </w:rPr>
            </w:pPr>
            <w:r>
              <w:rPr>
                <w:u w:val="single"/>
              </w:rPr>
            </w:r>
          </w:p>
        </w:tc>
      </w:tr>
    </w:tbl>
    <w:p>
      <w:pPr>
        <w:pStyle w:val="Normal"/>
        <w:suppressAutoHyphens w:val="true"/>
        <w:spacing w:lineRule="auto" w:line="240"/>
        <w:ind w:firstLine="284" w:end="0"/>
        <w:rPr>
          <w:sz w:val="24"/>
          <w:u w:val="single"/>
        </w:rPr>
      </w:pPr>
      <w:r>
        <w:rPr>
          <w:sz w:val="24"/>
          <w:u w:val="single"/>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The auxiliary </w:t>
      </w:r>
      <w:r>
        <w:rPr>
          <w:i/>
          <w:sz w:val="24"/>
        </w:rPr>
        <w:t>to do</w:t>
      </w:r>
      <w:r>
        <w:rPr>
          <w:sz w:val="24"/>
        </w:rPr>
        <w:t xml:space="preserve"> can occur in the affirmative form as well, if special emphasis is required. In this case the auxiliary is always stressed:</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Ask him again, he </w:t>
      </w:r>
      <w:r>
        <w:rPr>
          <w:i/>
          <w:sz w:val="24"/>
        </w:rPr>
        <w:t>‘does know</w:t>
      </w:r>
      <w:r>
        <w:rPr>
          <w:sz w:val="24"/>
        </w:rPr>
        <w:t xml:space="preserve"> what it was. </w:t>
      </w:r>
    </w:p>
    <w:p>
      <w:pPr>
        <w:pStyle w:val="2"/>
        <w:pBdr>
          <w:top w:val="single" w:sz="4" w:space="1" w:color="000000"/>
          <w:left w:val="single" w:sz="4" w:space="4" w:color="000000"/>
          <w:bottom w:val="single" w:sz="4" w:space="1" w:color="000000"/>
          <w:right w:val="single" w:sz="4" w:space="4" w:color="000000"/>
        </w:pBdr>
        <w:rPr/>
      </w:pPr>
      <w:r>
        <w:rPr/>
        <w:t xml:space="preserve">She </w:t>
      </w:r>
      <w:r>
        <w:rPr>
          <w:i/>
        </w:rPr>
        <w:t>‘does help</w:t>
      </w:r>
      <w:r>
        <w:rPr/>
        <w:t xml:space="preserve"> me so much!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18.</w:t>
      </w:r>
      <w:r>
        <w:rPr>
          <w:sz w:val="24"/>
        </w:rPr>
        <w:t xml:space="preserve"> There are some verbs that form their present indefinite in a different way. </w:t>
      </w:r>
    </w:p>
    <w:p>
      <w:pPr>
        <w:pStyle w:val="Normal"/>
        <w:suppressAutoHyphens w:val="true"/>
        <w:spacing w:lineRule="auto" w:line="240"/>
        <w:ind w:firstLine="284" w:end="0"/>
        <w:rPr>
          <w:sz w:val="24"/>
        </w:rPr>
      </w:pPr>
      <w:r>
        <w:rPr>
          <w:sz w:val="24"/>
        </w:rPr>
        <w:t>These are:</w:t>
      </w:r>
    </w:p>
    <w:p>
      <w:pPr>
        <w:pStyle w:val="2"/>
        <w:rPr>
          <w:sz w:val="24"/>
        </w:rPr>
      </w:pPr>
      <w:r>
        <w:rPr>
          <w:sz w:val="24"/>
        </w:rPr>
      </w:r>
    </w:p>
    <w:p>
      <w:pPr>
        <w:pStyle w:val="2"/>
        <w:pBdr>
          <w:bottom w:val="single" w:sz="4" w:space="1" w:color="000000"/>
        </w:pBdr>
        <w:rPr/>
      </w:pPr>
      <w:r>
        <w:rPr/>
        <w:t xml:space="preserve">1) The verb </w:t>
      </w:r>
      <w:r>
        <w:rPr>
          <w:i/>
        </w:rPr>
        <w:t>to be,</w:t>
      </w:r>
      <w:r>
        <w:rPr/>
        <w:t xml:space="preserve"> which has synthetic forms not only for affirmative, but also for interrogative, negative and negative-interrogative structures. Besides, it distinguishes the category of number and has in the singular the category of person*.</w:t>
      </w:r>
    </w:p>
    <w:p>
      <w:pPr>
        <w:pStyle w:val="Normal"/>
        <w:suppressAutoHyphens w:val="true"/>
        <w:spacing w:lineRule="auto" w:line="240"/>
        <w:ind w:firstLine="284" w:end="0"/>
        <w:rPr>
          <w:sz w:val="20"/>
        </w:rPr>
      </w:pPr>
      <w:r>
        <w:rPr>
          <w:sz w:val="20"/>
        </w:rPr>
        <w:t>* See the table on p. 339.</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The verb </w:t>
      </w:r>
      <w:r>
        <w:rPr>
          <w:i/>
          <w:sz w:val="24"/>
        </w:rPr>
        <w:t>to have</w:t>
      </w:r>
      <w:r>
        <w:rPr>
          <w:sz w:val="24"/>
        </w:rPr>
        <w:t xml:space="preserve"> when meaning </w:t>
      </w:r>
      <w:r>
        <w:rPr>
          <w:i/>
          <w:sz w:val="24"/>
        </w:rPr>
        <w:t>to possess</w:t>
      </w:r>
      <w:r>
        <w:rPr>
          <w:sz w:val="24"/>
        </w:rPr>
        <w:t xml:space="preserve"> also builds its interro</w:t>
        <w:softHyphen/>
        <w:t>gative, negative and negative-interrogative forms synthetically.</w:t>
      </w:r>
    </w:p>
    <w:p>
      <w:pPr>
        <w:pStyle w:val="2"/>
        <w:rPr/>
      </w:pPr>
      <w:r>
        <w:rPr/>
        <w:t xml:space="preserve">When the verb </w:t>
      </w:r>
      <w:r>
        <w:rPr>
          <w:i/>
        </w:rPr>
        <w:t>to have</w:t>
      </w:r>
      <w:r>
        <w:rPr/>
        <w:t xml:space="preserve"> has a modal meaning or when it is used as part of a phrase verb it makes its interrogative, negative and negative-interrogative forms in the ordinary way, that is with the auxiliary </w:t>
      </w:r>
      <w:r>
        <w:rPr>
          <w:i/>
        </w:rPr>
        <w:t>to do:</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When </w:t>
      </w:r>
      <w:r>
        <w:rPr>
          <w:i/>
          <w:sz w:val="24"/>
        </w:rPr>
        <w:t>do</w:t>
      </w:r>
      <w:r>
        <w:rPr>
          <w:sz w:val="24"/>
        </w:rPr>
        <w:t xml:space="preserve"> you </w:t>
      </w:r>
      <w:r>
        <w:rPr>
          <w:i/>
          <w:sz w:val="24"/>
        </w:rPr>
        <w:t>have to get up</w:t>
      </w:r>
      <w:r>
        <w:rPr>
          <w:sz w:val="24"/>
        </w:rPr>
        <w:t xml:space="preserve"> in order to catch the first morning train?</w:t>
      </w:r>
    </w:p>
    <w:p>
      <w:pPr>
        <w:pStyle w:val="2"/>
        <w:ind w:start="284" w:end="0"/>
        <w:rPr/>
      </w:pPr>
      <w:r>
        <w:rPr/>
        <w:t xml:space="preserve">She </w:t>
      </w:r>
      <w:r>
        <w:rPr>
          <w:i/>
        </w:rPr>
        <w:t>does not have</w:t>
      </w:r>
      <w:r>
        <w:rPr/>
        <w:t xml:space="preserve"> any lunch at home.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All the modal verbs do not take the inflexion </w:t>
      </w:r>
      <w:r>
        <w:rPr>
          <w:b/>
          <w:sz w:val="24"/>
        </w:rPr>
        <w:t>-s</w:t>
      </w:r>
      <w:r>
        <w:rPr>
          <w:sz w:val="24"/>
        </w:rPr>
        <w:t xml:space="preserve"> in the 3rd person singular. They form their interrogative and negative forms without the auxiliary </w:t>
      </w:r>
      <w:r>
        <w:rPr>
          <w:i/>
          <w:sz w:val="24"/>
        </w:rPr>
        <w:t>to do.</w:t>
      </w:r>
    </w:p>
    <w:p>
      <w:pPr>
        <w:pStyle w:val="2"/>
        <w:rPr>
          <w:i/>
          <w:i/>
          <w:sz w:val="24"/>
        </w:rPr>
      </w:pPr>
      <w:r>
        <w:rPr>
          <w:i/>
          <w:sz w:val="24"/>
        </w:rPr>
      </w:r>
    </w:p>
    <w:p>
      <w:pPr>
        <w:pStyle w:val="2"/>
        <w:rPr>
          <w:b/>
        </w:rPr>
      </w:pPr>
      <w:r>
        <w:rPr>
          <w:b/>
        </w:rPr>
        <w:t>§ 19. The present indefinite.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1. </w:t>
      </w:r>
      <w:r>
        <w:rPr>
          <w:b/>
          <w:sz w:val="24"/>
        </w:rPr>
        <w:t>To state facts in the present.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I </w:t>
      </w:r>
      <w:r>
        <w:rPr>
          <w:i/>
          <w:sz w:val="24"/>
        </w:rPr>
        <w:t>live</w:t>
      </w:r>
      <w:r>
        <w:rPr>
          <w:sz w:val="24"/>
        </w:rPr>
        <w:t xml:space="preserve"> in St.-Petersburg.</w:t>
      </w:r>
    </w:p>
    <w:p>
      <w:pPr>
        <w:pStyle w:val="Normal"/>
        <w:suppressAutoHyphens w:val="true"/>
        <w:spacing w:lineRule="auto" w:line="240"/>
        <w:ind w:firstLine="284" w:start="284" w:end="0"/>
        <w:rPr/>
      </w:pPr>
      <w:r>
        <w:rPr>
          <w:sz w:val="24"/>
        </w:rPr>
        <w:t xml:space="preserve">Most dogs </w:t>
      </w:r>
      <w:r>
        <w:rPr>
          <w:i/>
          <w:sz w:val="24"/>
        </w:rPr>
        <w:t>bark.</w:t>
      </w:r>
    </w:p>
    <w:p>
      <w:pPr>
        <w:pStyle w:val="Normal"/>
        <w:suppressAutoHyphens w:val="true"/>
        <w:spacing w:lineRule="auto" w:line="240"/>
        <w:ind w:firstLine="284" w:start="284" w:end="0"/>
        <w:rPr/>
      </w:pPr>
      <w:r>
        <w:rPr>
          <w:sz w:val="24"/>
        </w:rPr>
        <w:t>It’</w:t>
      </w:r>
      <w:r>
        <w:rPr>
          <w:i/>
          <w:sz w:val="24"/>
        </w:rPr>
        <w:t xml:space="preserve">s </w:t>
      </w:r>
      <w:r>
        <w:rPr>
          <w:sz w:val="24"/>
        </w:rPr>
        <w:t>a long way to Tipperary.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To state general rules or laws of nature</w:t>
      </w:r>
      <w:r>
        <w:rPr>
          <w:sz w:val="24"/>
        </w:rPr>
        <w:t>, that is to show that something was true in the past, is true in the present, and will be true in the future.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It </w:t>
      </w:r>
      <w:r>
        <w:rPr>
          <w:i/>
          <w:sz w:val="24"/>
        </w:rPr>
        <w:t>snows</w:t>
      </w:r>
      <w:r>
        <w:rPr>
          <w:sz w:val="24"/>
        </w:rPr>
        <w:t xml:space="preserve"> in winter. </w:t>
      </w:r>
    </w:p>
    <w:p>
      <w:pPr>
        <w:pStyle w:val="Normal"/>
        <w:suppressAutoHyphens w:val="true"/>
        <w:spacing w:lineRule="auto" w:line="240"/>
        <w:ind w:firstLine="284" w:start="284" w:end="0"/>
        <w:rPr/>
      </w:pPr>
      <w:r>
        <w:rPr>
          <w:sz w:val="24"/>
        </w:rPr>
        <w:t xml:space="preserve">Snow </w:t>
      </w:r>
      <w:r>
        <w:rPr>
          <w:i/>
          <w:sz w:val="24"/>
        </w:rPr>
        <w:t>melts</w:t>
      </w:r>
      <w:r>
        <w:rPr>
          <w:sz w:val="24"/>
        </w:rPr>
        <w:t xml:space="preserve"> at 0°C. </w:t>
      </w:r>
    </w:p>
    <w:p>
      <w:pPr>
        <w:pStyle w:val="Normal"/>
        <w:suppressAutoHyphens w:val="true"/>
        <w:spacing w:lineRule="auto" w:line="240"/>
        <w:ind w:firstLine="284" w:start="284" w:end="0"/>
        <w:rPr/>
      </w:pPr>
      <w:r>
        <w:rPr>
          <w:sz w:val="24"/>
        </w:rPr>
        <w:t xml:space="preserve">Two plus two </w:t>
      </w:r>
      <w:r>
        <w:rPr>
          <w:i/>
          <w:sz w:val="24"/>
        </w:rPr>
        <w:t>makes</w:t>
      </w:r>
      <w:r>
        <w:rPr>
          <w:sz w:val="24"/>
        </w:rPr>
        <w:t xml:space="preserve"> four.</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3. </w:t>
      </w:r>
      <w:r>
        <w:rPr>
          <w:b/>
          <w:sz w:val="24"/>
        </w:rPr>
        <w:t>To denote habitual actions</w:t>
      </w:r>
      <w:r>
        <w:rPr>
          <w:sz w:val="24"/>
        </w:rPr>
        <w:t xml:space="preserve"> or everyday activity.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w:t>
      </w:r>
      <w:r>
        <w:rPr>
          <w:i/>
          <w:sz w:val="24"/>
        </w:rPr>
        <w:t>get up</w:t>
      </w:r>
      <w:r>
        <w:rPr>
          <w:sz w:val="24"/>
        </w:rPr>
        <w:t xml:space="preserve"> at 8.</w:t>
      </w:r>
    </w:p>
    <w:p>
      <w:pPr>
        <w:pStyle w:val="Normal"/>
        <w:suppressAutoHyphens w:val="true"/>
        <w:spacing w:lineRule="auto" w:line="240"/>
        <w:ind w:firstLine="284" w:start="284" w:end="0"/>
        <w:rPr/>
      </w:pPr>
      <w:r>
        <w:rPr>
          <w:sz w:val="24"/>
        </w:rPr>
        <w:t xml:space="preserve">On Sundays we </w:t>
      </w:r>
      <w:r>
        <w:rPr>
          <w:i/>
          <w:sz w:val="24"/>
        </w:rPr>
        <w:t>stay</w:t>
      </w:r>
      <w:r>
        <w:rPr>
          <w:sz w:val="24"/>
        </w:rPr>
        <w:t xml:space="preserve"> at home.</w:t>
      </w:r>
    </w:p>
    <w:p>
      <w:pPr>
        <w:pStyle w:val="Normal"/>
        <w:suppressAutoHyphens w:val="true"/>
        <w:spacing w:lineRule="auto" w:line="240"/>
        <w:ind w:firstLine="284" w:start="284" w:end="0"/>
        <w:rPr/>
      </w:pPr>
      <w:r>
        <w:rPr>
          <w:sz w:val="24"/>
        </w:rPr>
        <w:t xml:space="preserve">Do you often </w:t>
      </w:r>
      <w:r>
        <w:rPr>
          <w:i/>
          <w:sz w:val="24"/>
        </w:rPr>
        <w:t>go</w:t>
      </w:r>
      <w:r>
        <w:rPr>
          <w:sz w:val="24"/>
        </w:rPr>
        <w:t xml:space="preserve"> to the dancing hall?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w:t>
      </w:r>
      <w:r>
        <w:rPr>
          <w:b/>
          <w:sz w:val="24"/>
        </w:rPr>
        <w:t>To denote actions and states continuing at the moment of speaking</w:t>
      </w:r>
      <w:r>
        <w:rPr>
          <w:sz w:val="24"/>
        </w:rPr>
        <w:t xml:space="preserve"> (with statal and relational verbs, verbs of sense and mental perception.)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Who </w:t>
      </w:r>
      <w:r>
        <w:rPr>
          <w:i/>
          <w:sz w:val="24"/>
        </w:rPr>
        <w:t>does</w:t>
      </w:r>
      <w:r>
        <w:rPr>
          <w:sz w:val="24"/>
        </w:rPr>
        <w:t xml:space="preserve"> the car </w:t>
      </w:r>
      <w:r>
        <w:rPr>
          <w:i/>
          <w:sz w:val="24"/>
        </w:rPr>
        <w:t>belong</w:t>
      </w:r>
      <w:r>
        <w:rPr>
          <w:sz w:val="24"/>
        </w:rPr>
        <w:t xml:space="preserve"> to? </w:t>
      </w:r>
    </w:p>
    <w:p>
      <w:pPr>
        <w:pStyle w:val="2"/>
        <w:ind w:start="284" w:end="0"/>
        <w:rPr/>
      </w:pPr>
      <w:r>
        <w:rPr/>
        <w:t xml:space="preserve">I </w:t>
      </w:r>
      <w:r>
        <w:rPr>
          <w:i/>
        </w:rPr>
        <w:t>do not see</w:t>
      </w:r>
      <w:r>
        <w:rPr/>
        <w:t xml:space="preserve"> what you are doing. </w:t>
      </w:r>
    </w:p>
    <w:p>
      <w:pPr>
        <w:pStyle w:val="Normal"/>
        <w:suppressAutoHyphens w:val="true"/>
        <w:spacing w:lineRule="auto" w:line="240"/>
        <w:ind w:firstLine="284" w:start="284" w:end="0"/>
        <w:rPr/>
      </w:pPr>
      <w:r>
        <w:rPr>
          <w:sz w:val="24"/>
        </w:rPr>
        <w:t xml:space="preserve">Now I </w:t>
      </w:r>
      <w:r>
        <w:rPr>
          <w:i/>
          <w:sz w:val="24"/>
        </w:rPr>
        <w:t>hear</w:t>
      </w:r>
      <w:r>
        <w:rPr>
          <w:sz w:val="24"/>
        </w:rPr>
        <w:t xml:space="preserve"> you perfectly well. </w:t>
      </w:r>
    </w:p>
    <w:p>
      <w:pPr>
        <w:pStyle w:val="Normal"/>
        <w:suppressAutoHyphens w:val="true"/>
        <w:spacing w:lineRule="auto" w:line="240"/>
        <w:ind w:firstLine="284" w:start="284" w:end="0"/>
        <w:rPr/>
      </w:pPr>
      <w:r>
        <w:rPr>
          <w:sz w:val="24"/>
        </w:rPr>
        <w:t xml:space="preserve">I </w:t>
      </w:r>
      <w:r>
        <w:rPr>
          <w:i/>
          <w:sz w:val="24"/>
        </w:rPr>
        <w:t>do not understand</w:t>
      </w:r>
      <w:r>
        <w:rPr>
          <w:sz w:val="24"/>
        </w:rPr>
        <w:t xml:space="preserve"> you at all.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w:t>
      </w:r>
      <w:r>
        <w:rPr>
          <w:b/>
          <w:sz w:val="24"/>
        </w:rPr>
        <w:t>To express declarations, announcements, etc. referring to the moment of speaking.</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I </w:t>
      </w:r>
      <w:r>
        <w:rPr>
          <w:i/>
          <w:sz w:val="24"/>
        </w:rPr>
        <w:t>declare</w:t>
      </w:r>
      <w:r>
        <w:rPr>
          <w:sz w:val="24"/>
        </w:rPr>
        <w:t xml:space="preserve"> the meeting open. </w:t>
      </w:r>
    </w:p>
    <w:p>
      <w:pPr>
        <w:pStyle w:val="Normal"/>
        <w:suppressAutoHyphens w:val="true"/>
        <w:spacing w:lineRule="auto" w:line="240"/>
        <w:ind w:firstLine="284" w:start="284" w:end="0"/>
        <w:rPr/>
      </w:pPr>
      <w:r>
        <w:rPr>
          <w:sz w:val="24"/>
        </w:rPr>
        <w:t xml:space="preserve">I </w:t>
      </w:r>
      <w:r>
        <w:rPr>
          <w:i/>
          <w:sz w:val="24"/>
        </w:rPr>
        <w:t xml:space="preserve">agree </w:t>
      </w:r>
      <w:r>
        <w:rPr>
          <w:sz w:val="24"/>
        </w:rPr>
        <w:t xml:space="preserve">to your proposal. </w:t>
      </w:r>
    </w:p>
    <w:p>
      <w:pPr>
        <w:pStyle w:val="Normal"/>
        <w:suppressAutoHyphens w:val="true"/>
        <w:spacing w:lineRule="auto" w:line="240"/>
        <w:ind w:firstLine="284" w:start="284" w:end="0"/>
        <w:rPr/>
      </w:pPr>
      <w:r>
        <w:rPr>
          <w:sz w:val="24"/>
        </w:rPr>
        <w:t xml:space="preserve">I </w:t>
      </w:r>
      <w:r>
        <w:rPr>
          <w:i/>
          <w:sz w:val="24"/>
        </w:rPr>
        <w:t>offer</w:t>
      </w:r>
      <w:r>
        <w:rPr>
          <w:sz w:val="24"/>
        </w:rPr>
        <w:t xml:space="preserve"> you my help.</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6. </w:t>
      </w:r>
      <w:r>
        <w:rPr>
          <w:b/>
          <w:sz w:val="24"/>
        </w:rPr>
        <w:t>To denote a succession of action going on at the moment of speaking.</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Now watch me closely: I </w:t>
      </w:r>
      <w:r>
        <w:rPr>
          <w:i/>
          <w:sz w:val="24"/>
        </w:rPr>
        <w:t>take</w:t>
      </w:r>
      <w:r>
        <w:rPr>
          <w:sz w:val="24"/>
        </w:rPr>
        <w:t xml:space="preserve"> a match, </w:t>
      </w:r>
      <w:r>
        <w:rPr>
          <w:i/>
          <w:sz w:val="24"/>
        </w:rPr>
        <w:t>light</w:t>
      </w:r>
      <w:r>
        <w:rPr>
          <w:sz w:val="24"/>
        </w:rPr>
        <w:t xml:space="preserve"> it, </w:t>
      </w:r>
      <w:r>
        <w:rPr>
          <w:i/>
          <w:sz w:val="24"/>
        </w:rPr>
        <w:t>put</w:t>
      </w:r>
      <w:r>
        <w:rPr>
          <w:sz w:val="24"/>
        </w:rPr>
        <w:t xml:space="preserve"> it into the glass and ... oh, nothing </w:t>
      </w:r>
      <w:r>
        <w:rPr>
          <w:i/>
          <w:sz w:val="24"/>
        </w:rPr>
        <w:t>happens</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7. </w:t>
      </w:r>
      <w:r>
        <w:rPr>
          <w:b/>
          <w:sz w:val="24"/>
        </w:rPr>
        <w:t>To denote future actions.</w:t>
      </w:r>
    </w:p>
    <w:p>
      <w:pPr>
        <w:pStyle w:val="Normal"/>
        <w:suppressAutoHyphens w:val="true"/>
        <w:spacing w:lineRule="auto" w:line="240"/>
        <w:ind w:firstLine="284" w:end="0"/>
        <w:rPr>
          <w:b/>
          <w:sz w:val="24"/>
        </w:rPr>
      </w:pPr>
      <w:r>
        <w:rPr>
          <w:b/>
          <w:sz w:val="24"/>
        </w:rPr>
      </w:r>
    </w:p>
    <w:p>
      <w:pPr>
        <w:pStyle w:val="Normal"/>
        <w:numPr>
          <w:ilvl w:val="0"/>
          <w:numId w:val="13"/>
        </w:numPr>
        <w:suppressAutoHyphens w:val="true"/>
        <w:spacing w:lineRule="auto" w:line="240"/>
        <w:rPr>
          <w:sz w:val="24"/>
        </w:rPr>
      </w:pPr>
      <w:r>
        <w:rPr>
          <w:sz w:val="24"/>
        </w:rPr>
        <w:t xml:space="preserve">Mostly </w:t>
      </w:r>
      <w:r>
        <w:rPr>
          <w:b/>
          <w:sz w:val="24"/>
        </w:rPr>
        <w:t>with verbs of motion</w:t>
      </w:r>
      <w:r>
        <w:rPr>
          <w:sz w:val="24"/>
        </w:rPr>
        <w:t xml:space="preserve"> (</w:t>
      </w:r>
      <w:r>
        <w:rPr>
          <w:i/>
          <w:sz w:val="24"/>
        </w:rPr>
        <w:t>to go, to come, to start, to leave, to return, to arrive, to sail</w:t>
      </w:r>
      <w:r>
        <w:rPr>
          <w:sz w:val="24"/>
        </w:rPr>
        <w:t xml:space="preserve"> and some other verbs), usually if the actions denote a settled plan and the future time is indicated: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I go</w:t>
      </w:r>
      <w:r>
        <w:rPr>
          <w:sz w:val="24"/>
        </w:rPr>
        <w:t xml:space="preserve"> to Moscow </w:t>
      </w:r>
      <w:r>
        <w:rPr>
          <w:b/>
          <w:sz w:val="24"/>
        </w:rPr>
        <w:t>next week</w:t>
      </w:r>
      <w:r>
        <w:rPr>
          <w:sz w:val="24"/>
        </w:rPr>
        <w:t>.</w:t>
      </w:r>
    </w:p>
    <w:p>
      <w:pPr>
        <w:pStyle w:val="2"/>
        <w:ind w:start="284" w:end="0"/>
        <w:rPr/>
      </w:pPr>
      <w:r>
        <w:rPr/>
        <w:t xml:space="preserve">They </w:t>
      </w:r>
      <w:r>
        <w:rPr>
          <w:i/>
        </w:rPr>
        <w:t xml:space="preserve">start </w:t>
      </w:r>
      <w:r>
        <w:rPr/>
        <w:t xml:space="preserve">on </w:t>
      </w:r>
      <w:r>
        <w:rPr>
          <w:b/>
        </w:rPr>
        <w:t>Sunday</w:t>
      </w:r>
      <w:r>
        <w:rPr/>
        <w:t>.</w:t>
      </w:r>
    </w:p>
    <w:p>
      <w:pPr>
        <w:pStyle w:val="2"/>
        <w:ind w:start="284" w:end="0"/>
        <w:rPr/>
      </w:pPr>
      <w:r>
        <w:rPr/>
        <w:t xml:space="preserve">She </w:t>
      </w:r>
      <w:r>
        <w:rPr>
          <w:i/>
        </w:rPr>
        <w:t>leaves</w:t>
      </w:r>
      <w:r>
        <w:rPr/>
        <w:t xml:space="preserve"> for England </w:t>
      </w:r>
      <w:r>
        <w:rPr>
          <w:b/>
        </w:rPr>
        <w:t>in two months</w:t>
      </w:r>
      <w:r>
        <w:rPr/>
        <w:t>.</w:t>
      </w:r>
    </w:p>
    <w:p>
      <w:pPr>
        <w:pStyle w:val="Normal"/>
        <w:suppressAutoHyphens w:val="true"/>
        <w:spacing w:lineRule="auto" w:line="240"/>
        <w:ind w:firstLine="284" w:start="284" w:end="0"/>
        <w:rPr/>
      </w:pPr>
      <w:r>
        <w:rPr>
          <w:sz w:val="24"/>
        </w:rPr>
        <w:t xml:space="preserve">What </w:t>
      </w:r>
      <w:r>
        <w:rPr>
          <w:i/>
          <w:sz w:val="24"/>
        </w:rPr>
        <w:t xml:space="preserve">do </w:t>
      </w:r>
      <w:r>
        <w:rPr>
          <w:sz w:val="24"/>
        </w:rPr>
        <w:t xml:space="preserve">you </w:t>
      </w:r>
      <w:r>
        <w:rPr>
          <w:i/>
          <w:sz w:val="24"/>
        </w:rPr>
        <w:t>do</w:t>
      </w:r>
      <w:r>
        <w:rPr>
          <w:sz w:val="24"/>
        </w:rPr>
        <w:t xml:space="preserve"> </w:t>
      </w:r>
      <w:r>
        <w:rPr>
          <w:b/>
          <w:sz w:val="24"/>
        </w:rPr>
        <w:t>next Sunday</w:t>
      </w:r>
      <w:r>
        <w:rPr>
          <w:sz w:val="24"/>
        </w:rPr>
        <w:t>?</w:t>
      </w:r>
    </w:p>
    <w:p>
      <w:pPr>
        <w:pStyle w:val="Normal"/>
        <w:suppressAutoHyphens w:val="true"/>
        <w:spacing w:lineRule="auto" w:line="240"/>
        <w:ind w:firstLine="284" w:end="0"/>
        <w:rPr>
          <w:sz w:val="24"/>
        </w:rPr>
      </w:pPr>
      <w:r>
        <w:rPr>
          <w:sz w:val="24"/>
        </w:rPr>
      </w:r>
    </w:p>
    <w:p>
      <w:pPr>
        <w:pStyle w:val="Normal"/>
        <w:numPr>
          <w:ilvl w:val="0"/>
          <w:numId w:val="13"/>
        </w:numPr>
        <w:suppressAutoHyphens w:val="true"/>
        <w:spacing w:lineRule="auto" w:line="240"/>
        <w:rPr>
          <w:sz w:val="24"/>
        </w:rPr>
      </w:pPr>
      <w:r>
        <w:rPr>
          <w:b/>
          <w:sz w:val="24"/>
        </w:rPr>
        <w:t xml:space="preserve">In adverbial clauses of time and condition after the conjunctions </w:t>
      </w:r>
      <w:r>
        <w:rPr>
          <w:i/>
          <w:sz w:val="24"/>
        </w:rPr>
        <w:t>when, till, until, as soon as, as long</w:t>
      </w:r>
      <w:r>
        <w:rPr>
          <w:sz w:val="24"/>
        </w:rPr>
        <w:t xml:space="preserve"> </w:t>
      </w:r>
      <w:r>
        <w:rPr>
          <w:i/>
          <w:sz w:val="24"/>
        </w:rPr>
        <w:t>as, before, after, while, if, unless, in case, on condition that, provided</w:t>
      </w:r>
      <w:r>
        <w:rPr>
          <w:sz w:val="24"/>
        </w:rPr>
        <w:t>, 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b/>
          <w:sz w:val="24"/>
        </w:rPr>
        <w:t xml:space="preserve">When </w:t>
      </w:r>
      <w:r>
        <w:rPr>
          <w:sz w:val="24"/>
        </w:rPr>
        <w:t xml:space="preserve">she </w:t>
      </w:r>
      <w:r>
        <w:rPr>
          <w:i/>
          <w:sz w:val="24"/>
        </w:rPr>
        <w:t>comes</w:t>
      </w:r>
      <w:r>
        <w:rPr>
          <w:sz w:val="24"/>
        </w:rPr>
        <w:t>, ring me up, please.</w:t>
      </w:r>
    </w:p>
    <w:p>
      <w:pPr>
        <w:pStyle w:val="Normal"/>
        <w:suppressAutoHyphens w:val="true"/>
        <w:spacing w:lineRule="auto" w:line="240"/>
        <w:ind w:firstLine="284" w:start="284" w:end="0"/>
        <w:rPr/>
      </w:pPr>
      <w:r>
        <w:rPr>
          <w:sz w:val="24"/>
        </w:rPr>
        <w:t xml:space="preserve">Do it </w:t>
      </w:r>
      <w:r>
        <w:rPr>
          <w:b/>
          <w:sz w:val="24"/>
        </w:rPr>
        <w:t>as soon as</w:t>
      </w:r>
      <w:r>
        <w:rPr>
          <w:sz w:val="24"/>
        </w:rPr>
        <w:t xml:space="preserve"> you </w:t>
      </w:r>
      <w:r>
        <w:rPr>
          <w:i/>
          <w:sz w:val="24"/>
        </w:rPr>
        <w:t>are through</w:t>
      </w:r>
      <w:r>
        <w:rPr>
          <w:sz w:val="24"/>
        </w:rPr>
        <w:t xml:space="preserve"> with your duties.</w:t>
      </w:r>
    </w:p>
    <w:p>
      <w:pPr>
        <w:pStyle w:val="Normal"/>
        <w:suppressAutoHyphens w:val="true"/>
        <w:spacing w:lineRule="auto" w:line="240"/>
        <w:ind w:firstLine="284" w:start="284" w:end="0"/>
        <w:rPr/>
      </w:pPr>
      <w:r>
        <w:rPr>
          <w:sz w:val="24"/>
        </w:rPr>
        <w:t xml:space="preserve">I promise not to tell her anything </w:t>
      </w:r>
      <w:r>
        <w:rPr>
          <w:b/>
          <w:sz w:val="24"/>
        </w:rPr>
        <w:t>if</w:t>
      </w:r>
      <w:r>
        <w:rPr>
          <w:sz w:val="24"/>
        </w:rPr>
        <w:t xml:space="preserve"> you </w:t>
      </w:r>
      <w:r>
        <w:rPr>
          <w:i/>
          <w:sz w:val="24"/>
        </w:rPr>
        <w:t xml:space="preserve">help </w:t>
      </w:r>
      <w:r>
        <w:rPr>
          <w:sz w:val="24"/>
        </w:rPr>
        <w:t>me to get out of 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However in object clauses introduced by the conjunctions </w:t>
      </w:r>
      <w:r>
        <w:rPr>
          <w:i/>
          <w:sz w:val="24"/>
        </w:rPr>
        <w:t>when</w:t>
      </w:r>
      <w:r>
        <w:rPr>
          <w:sz w:val="24"/>
        </w:rPr>
        <w:t xml:space="preserve"> and </w:t>
      </w:r>
      <w:r>
        <w:rPr>
          <w:i/>
          <w:sz w:val="24"/>
        </w:rPr>
        <w:t>if</w:t>
      </w:r>
      <w:r>
        <w:rPr>
          <w:sz w:val="24"/>
        </w:rPr>
        <w:t xml:space="preserve"> it is the future indefinite that is used to denote future actions: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don’t know </w:t>
      </w:r>
      <w:r>
        <w:rPr>
          <w:b/>
          <w:sz w:val="24"/>
        </w:rPr>
        <w:t xml:space="preserve">when </w:t>
      </w:r>
      <w:r>
        <w:rPr>
          <w:sz w:val="24"/>
        </w:rPr>
        <w:t xml:space="preserve">she </w:t>
      </w:r>
      <w:r>
        <w:rPr>
          <w:i/>
          <w:sz w:val="24"/>
        </w:rPr>
        <w:t>will come</w:t>
      </w:r>
      <w:r>
        <w:rPr>
          <w:sz w:val="24"/>
        </w:rPr>
        <w:t xml:space="preserve">. </w:t>
      </w:r>
    </w:p>
    <w:p>
      <w:pPr>
        <w:pStyle w:val="Normal"/>
        <w:suppressAutoHyphens w:val="true"/>
        <w:spacing w:lineRule="auto" w:line="240"/>
        <w:ind w:firstLine="284" w:start="284" w:end="0"/>
        <w:rPr/>
      </w:pPr>
      <w:r>
        <w:rPr>
          <w:sz w:val="24"/>
        </w:rPr>
        <w:t xml:space="preserve">I’m not sure </w:t>
      </w:r>
      <w:r>
        <w:rPr>
          <w:b/>
          <w:sz w:val="24"/>
        </w:rPr>
        <w:t xml:space="preserve">if </w:t>
      </w:r>
      <w:r>
        <w:rPr>
          <w:sz w:val="24"/>
        </w:rPr>
        <w:t xml:space="preserve">she </w:t>
      </w:r>
      <w:r>
        <w:rPr>
          <w:i/>
          <w:sz w:val="24"/>
        </w:rPr>
        <w:t>will come</w:t>
      </w:r>
      <w:r>
        <w:rPr>
          <w:sz w:val="24"/>
        </w:rPr>
        <w:t xml:space="preserve"> at all.</w:t>
      </w:r>
    </w:p>
    <w:p>
      <w:pPr>
        <w:pStyle w:val="2"/>
        <w:rPr>
          <w:sz w:val="24"/>
        </w:rPr>
      </w:pPr>
      <w:r>
        <w:rPr>
          <w:sz w:val="24"/>
        </w:rPr>
      </w:r>
    </w:p>
    <w:p>
      <w:pPr>
        <w:pStyle w:val="2"/>
        <w:rPr/>
      </w:pPr>
      <w:r>
        <w:rPr/>
        <w:t xml:space="preserve">8. </w:t>
      </w:r>
      <w:r>
        <w:rPr>
          <w:b/>
        </w:rPr>
        <w:t>To denote past actions:</w:t>
      </w:r>
    </w:p>
    <w:p>
      <w:pPr>
        <w:pStyle w:val="2"/>
        <w:rPr>
          <w:b/>
        </w:rPr>
      </w:pPr>
      <w:r>
        <w:rPr>
          <w:b/>
        </w:rPr>
      </w:r>
    </w:p>
    <w:p>
      <w:pPr>
        <w:pStyle w:val="Normal"/>
        <w:suppressAutoHyphens w:val="true"/>
        <w:spacing w:lineRule="auto" w:line="240"/>
        <w:ind w:firstLine="284" w:start="284" w:end="0"/>
        <w:rPr>
          <w:sz w:val="24"/>
        </w:rPr>
      </w:pPr>
      <w:r>
        <w:rPr>
          <w:sz w:val="24"/>
        </w:rPr>
        <w:t>a) in newspaper headlines, in the outlines of novels, plays., films, etc.:</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568" w:end="0"/>
        <w:rPr/>
      </w:pPr>
      <w:r>
        <w:rPr>
          <w:sz w:val="24"/>
        </w:rPr>
        <w:t xml:space="preserve">Dog </w:t>
      </w:r>
      <w:r>
        <w:rPr>
          <w:i/>
          <w:sz w:val="24"/>
        </w:rPr>
        <w:t>Saves</w:t>
      </w:r>
      <w:r>
        <w:rPr>
          <w:sz w:val="24"/>
        </w:rPr>
        <w:t xml:space="preserve"> Its Master.</w:t>
      </w:r>
    </w:p>
    <w:p>
      <w:pPr>
        <w:pStyle w:val="Normal"/>
        <w:suppressAutoHyphens w:val="true"/>
        <w:spacing w:lineRule="auto" w:line="240"/>
        <w:ind w:firstLine="284" w:start="568" w:end="0"/>
        <w:rPr/>
      </w:pPr>
      <w:r>
        <w:rPr>
          <w:sz w:val="24"/>
        </w:rPr>
        <w:t xml:space="preserve">Students </w:t>
      </w:r>
      <w:r>
        <w:rPr>
          <w:i/>
          <w:sz w:val="24"/>
        </w:rPr>
        <w:t xml:space="preserve">Say </w:t>
      </w:r>
      <w:r>
        <w:rPr>
          <w:sz w:val="24"/>
        </w:rPr>
        <w:t>No to New Weapon.</w:t>
      </w:r>
    </w:p>
    <w:p>
      <w:pPr>
        <w:pStyle w:val="Normal"/>
        <w:suppressAutoHyphens w:val="true"/>
        <w:spacing w:lineRule="auto" w:line="240"/>
        <w:ind w:firstLine="284" w:start="568" w:end="0"/>
        <w:rPr/>
      </w:pPr>
      <w:r>
        <w:rPr>
          <w:sz w:val="24"/>
        </w:rPr>
        <w:t xml:space="preserve">Then Fleur </w:t>
      </w:r>
      <w:r>
        <w:rPr>
          <w:i/>
          <w:sz w:val="24"/>
        </w:rPr>
        <w:t>meets</w:t>
      </w:r>
      <w:r>
        <w:rPr>
          <w:sz w:val="24"/>
        </w:rPr>
        <w:t xml:space="preserve"> Little Jon. They </w:t>
      </w:r>
      <w:r>
        <w:rPr>
          <w:i/>
          <w:sz w:val="24"/>
        </w:rPr>
        <w:t>fall in love</w:t>
      </w:r>
      <w:r>
        <w:rPr>
          <w:sz w:val="24"/>
        </w:rPr>
        <w:t xml:space="preserve"> with each other.</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sz w:val="24"/>
        </w:rPr>
      </w:pPr>
      <w:r>
        <w:rPr>
          <w:sz w:val="24"/>
        </w:rPr>
        <w:t>b) in narratives or stories to express past actions more vividly (the so-called historic present):</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568" w:end="0"/>
        <w:rPr/>
      </w:pPr>
      <w:r>
        <w:rPr>
          <w:sz w:val="24"/>
        </w:rPr>
        <w:t xml:space="preserve">It was all so unexpected. You see, I came home late last night, turned on the light and - whom do you think I </w:t>
      </w:r>
      <w:r>
        <w:rPr>
          <w:i/>
          <w:sz w:val="24"/>
        </w:rPr>
        <w:t>see</w:t>
      </w:r>
      <w:r>
        <w:rPr>
          <w:sz w:val="24"/>
        </w:rPr>
        <w:t xml:space="preserve">? Jack, old Jack, sleeping in the chair. I </w:t>
      </w:r>
      <w:r>
        <w:rPr>
          <w:i/>
          <w:sz w:val="24"/>
        </w:rPr>
        <w:t>give a cry, rush</w:t>
      </w:r>
      <w:r>
        <w:rPr>
          <w:sz w:val="24"/>
        </w:rPr>
        <w:t xml:space="preserve"> to him and </w:t>
      </w:r>
      <w:r>
        <w:rPr>
          <w:i/>
          <w:sz w:val="24"/>
        </w:rPr>
        <w:t>shake</w:t>
      </w:r>
      <w:r>
        <w:rPr>
          <w:sz w:val="24"/>
        </w:rPr>
        <w:t xml:space="preserve"> him by the shoulder.</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9. </w:t>
      </w:r>
      <w:r>
        <w:rPr>
          <w:b/>
          <w:sz w:val="24"/>
        </w:rPr>
        <w:t xml:space="preserve">To denote completed actions with the meaning of the present perfect </w:t>
      </w:r>
      <w:r>
        <w:rPr>
          <w:sz w:val="24"/>
        </w:rPr>
        <w:t xml:space="preserve">(with the verbs </w:t>
      </w:r>
      <w:r>
        <w:rPr>
          <w:i/>
          <w:sz w:val="24"/>
        </w:rPr>
        <w:t>to forget, to hear,</w:t>
      </w:r>
      <w:r>
        <w:rPr>
          <w:sz w:val="24"/>
        </w:rPr>
        <w:t xml:space="preserve">  </w:t>
      </w:r>
    </w:p>
    <w:p>
      <w:pPr>
        <w:pStyle w:val="Normal"/>
        <w:suppressAutoHyphens w:val="true"/>
        <w:spacing w:lineRule="auto" w:line="240"/>
        <w:ind w:firstLine="284" w:end="0"/>
        <w:rPr/>
      </w:pPr>
      <w:r>
        <w:rPr>
          <w:sz w:val="24"/>
        </w:rPr>
        <w:t xml:space="preserve">    </w:t>
      </w:r>
      <w:r>
        <w:rPr>
          <w:i/>
          <w:sz w:val="24"/>
        </w:rPr>
        <w:t>to be told</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 xml:space="preserve">forget </w:t>
      </w:r>
      <w:r>
        <w:rPr>
          <w:sz w:val="24"/>
        </w:rPr>
        <w:t>your telephone number.</w:t>
      </w:r>
    </w:p>
    <w:p>
      <w:pPr>
        <w:pStyle w:val="2"/>
        <w:ind w:start="284" w:end="0"/>
        <w:rPr/>
      </w:pPr>
      <w:r>
        <w:rPr/>
        <w:t xml:space="preserve">I </w:t>
      </w:r>
      <w:r>
        <w:rPr>
          <w:i/>
        </w:rPr>
        <w:t xml:space="preserve">hear </w:t>
      </w:r>
      <w:r>
        <w:rPr/>
        <w:t>you are leaving for England?</w:t>
      </w:r>
    </w:p>
    <w:p>
      <w:pPr>
        <w:pStyle w:val="Normal"/>
        <w:suppressAutoHyphens w:val="true"/>
        <w:spacing w:lineRule="auto" w:line="240"/>
        <w:ind w:firstLine="284" w:start="284" w:end="0"/>
        <w:rPr/>
      </w:pPr>
      <w:r>
        <w:rPr>
          <w:sz w:val="24"/>
        </w:rPr>
        <w:t xml:space="preserve">I </w:t>
      </w:r>
      <w:r>
        <w:rPr>
          <w:i/>
          <w:sz w:val="24"/>
        </w:rPr>
        <w:t>am told</w:t>
      </w:r>
      <w:r>
        <w:rPr>
          <w:sz w:val="24"/>
        </w:rPr>
        <w:t xml:space="preserve"> she returned from France last week.</w:t>
      </w:r>
    </w:p>
    <w:p>
      <w:pPr>
        <w:pStyle w:val="Normal"/>
        <w:suppressAutoHyphens w:val="true"/>
        <w:spacing w:lineRule="auto" w:line="240"/>
        <w:ind w:firstLine="284" w:end="0"/>
        <w:rPr>
          <w:sz w:val="24"/>
        </w:rPr>
      </w:pPr>
      <w:r>
        <w:rPr>
          <w:sz w:val="24"/>
        </w:rPr>
      </w:r>
    </w:p>
    <w:p>
      <w:pPr>
        <w:pStyle w:val="Heading8"/>
        <w:rPr/>
      </w:pPr>
      <w:r>
        <w:rPr/>
        <w:t>The present continuous</w:t>
      </w:r>
    </w:p>
    <w:p>
      <w:pPr>
        <w:pStyle w:val="Normal"/>
        <w:suppressAutoHyphens w:val="true"/>
        <w:spacing w:lineRule="auto" w:line="240"/>
        <w:ind w:firstLine="284" w:end="0"/>
        <w:rPr>
          <w:sz w:val="24"/>
        </w:rPr>
      </w:pPr>
      <w:r>
        <w:rPr>
          <w:sz w:val="24"/>
        </w:rPr>
      </w:r>
    </w:p>
    <w:p>
      <w:pPr>
        <w:pStyle w:val="Normal"/>
        <w:pBdr>
          <w:bottom w:val="single" w:sz="4" w:space="1" w:color="000000"/>
        </w:pBdr>
        <w:suppressAutoHyphens w:val="true"/>
        <w:spacing w:lineRule="auto" w:line="240"/>
        <w:ind w:firstLine="284" w:end="0"/>
        <w:rPr/>
      </w:pPr>
      <w:r>
        <w:rPr>
          <w:b/>
          <w:sz w:val="24"/>
        </w:rPr>
        <w:t>§ 20. Meaning.</w:t>
      </w:r>
      <w:r>
        <w:rPr>
          <w:sz w:val="24"/>
        </w:rPr>
        <w:t xml:space="preserve"> The present continuous* denotes an action which is in progress at the moment of speaking.</w:t>
      </w:r>
    </w:p>
    <w:p>
      <w:pPr>
        <w:pStyle w:val="Normal"/>
        <w:suppressAutoHyphens w:val="true"/>
        <w:spacing w:lineRule="auto" w:line="240"/>
        <w:ind w:firstLine="284" w:end="0"/>
        <w:rPr>
          <w:sz w:val="20"/>
        </w:rPr>
      </w:pPr>
      <w:r>
        <w:rPr>
          <w:sz w:val="20"/>
        </w:rPr>
        <w:t>* Nowadays it is sometimes called "the present progressive".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21. Formation.</w:t>
      </w:r>
      <w:r>
        <w:rPr>
          <w:sz w:val="24"/>
        </w:rPr>
        <w:t xml:space="preserve"> All the forms of the present continuous are ana</w:t>
        <w:softHyphen/>
        <w:t xml:space="preserve">lytic. They are formed by means of the present indefinite of the auxiliary </w:t>
      </w:r>
      <w:r>
        <w:rPr>
          <w:b/>
          <w:sz w:val="24"/>
        </w:rPr>
        <w:t>to be</w:t>
      </w:r>
      <w:r>
        <w:rPr>
          <w:sz w:val="24"/>
        </w:rPr>
        <w:t xml:space="preserve"> and </w:t>
      </w:r>
      <w:r>
        <w:rPr>
          <w:b/>
          <w:sz w:val="24"/>
        </w:rPr>
        <w:t>participle I</w:t>
      </w:r>
      <w:r>
        <w:rPr>
          <w:sz w:val="24"/>
        </w:rPr>
        <w:t xml:space="preserve"> of the notional verb.</w:t>
      </w:r>
    </w:p>
    <w:p>
      <w:pPr>
        <w:pStyle w:val="Normal"/>
        <w:suppressAutoHyphens w:val="true"/>
        <w:spacing w:lineRule="auto" w:line="240"/>
        <w:ind w:firstLine="284" w:end="0"/>
        <w:rPr/>
      </w:pPr>
      <w:r>
        <w:rPr>
          <w:b/>
          <w:sz w:val="24"/>
        </w:rPr>
        <w:t>In the interrogative</w:t>
      </w:r>
      <w:r>
        <w:rPr>
          <w:sz w:val="24"/>
        </w:rPr>
        <w:t xml:space="preserve"> the corresponding form of the auxiliary </w:t>
      </w:r>
      <w:r>
        <w:rPr>
          <w:i/>
          <w:sz w:val="24"/>
        </w:rPr>
        <w:t>to be</w:t>
      </w:r>
      <w:r>
        <w:rPr>
          <w:sz w:val="24"/>
        </w:rPr>
        <w:t xml:space="preserve"> is placed before the subject and participle I follows it.</w:t>
      </w:r>
    </w:p>
    <w:p>
      <w:pPr>
        <w:pStyle w:val="Normal"/>
        <w:suppressAutoHyphens w:val="true"/>
        <w:spacing w:lineRule="auto" w:line="240"/>
        <w:ind w:firstLine="284" w:end="0"/>
        <w:rPr/>
      </w:pPr>
      <w:r>
        <w:rPr>
          <w:b/>
          <w:sz w:val="24"/>
        </w:rPr>
        <w:t>In the negative</w:t>
      </w:r>
      <w:r>
        <w:rPr>
          <w:sz w:val="24"/>
        </w:rPr>
        <w:t xml:space="preserve"> the negation ‘not’ is placed after the auxiliary.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present continuous</w:t>
      </w:r>
    </w:p>
    <w:p>
      <w:pPr>
        <w:pStyle w:val="Normal"/>
        <w:suppressAutoHyphens w:val="true"/>
        <w:spacing w:lineRule="auto" w:line="240"/>
        <w:ind w:firstLine="284" w:end="0"/>
        <w:rPr>
          <w:b/>
          <w:sz w:val="24"/>
          <w:u w:val="single"/>
        </w:rPr>
      </w:pPr>
      <w:r>
        <w:rPr>
          <w:b/>
          <w:sz w:val="24"/>
          <w:u w:val="single"/>
        </w:rPr>
      </w:r>
    </w:p>
    <w:tbl>
      <w:tblPr>
        <w:tblW w:w="10980" w:type="dxa"/>
        <w:jc w:val="start"/>
        <w:tblInd w:w="0" w:type="dxa"/>
        <w:tblLayout w:type="fixed"/>
        <w:tblCellMar>
          <w:top w:w="0" w:type="dxa"/>
          <w:start w:w="108" w:type="dxa"/>
          <w:bottom w:w="0" w:type="dxa"/>
          <w:end w:w="108" w:type="dxa"/>
        </w:tblCellMar>
      </w:tblPr>
      <w:tblGrid>
        <w:gridCol w:w="3085"/>
        <w:gridCol w:w="3260"/>
        <w:gridCol w:w="4635"/>
      </w:tblGrid>
      <w:tr>
        <w:trPr/>
        <w:tc>
          <w:tcPr>
            <w:tcW w:w="3085" w:type="dxa"/>
            <w:tcBorders/>
          </w:tcPr>
          <w:p>
            <w:pPr>
              <w:pStyle w:val="Normal"/>
              <w:suppressAutoHyphens w:val="true"/>
              <w:spacing w:lineRule="auto" w:line="240"/>
              <w:ind w:hanging="0" w:end="0"/>
              <w:jc w:val="start"/>
              <w:rPr>
                <w:u w:val="single"/>
              </w:rPr>
            </w:pPr>
            <w:r>
              <w:rPr>
                <w:u w:val="single"/>
              </w:rPr>
              <w:t>Affirmative</w:t>
            </w:r>
          </w:p>
        </w:tc>
        <w:tc>
          <w:tcPr>
            <w:tcW w:w="3260" w:type="dxa"/>
            <w:tcBorders/>
          </w:tcPr>
          <w:p>
            <w:pPr>
              <w:pStyle w:val="Normal"/>
              <w:suppressAutoHyphens w:val="true"/>
              <w:spacing w:lineRule="auto" w:line="240"/>
              <w:ind w:hanging="0" w:end="0"/>
              <w:jc w:val="start"/>
              <w:rPr>
                <w:u w:val="single"/>
              </w:rPr>
            </w:pPr>
            <w:r>
              <w:rPr>
                <w:u w:val="single"/>
              </w:rPr>
              <w:t>Interrogative</w:t>
            </w:r>
          </w:p>
        </w:tc>
        <w:tc>
          <w:tcPr>
            <w:tcW w:w="4635" w:type="dxa"/>
            <w:tcBorders/>
          </w:tcPr>
          <w:p>
            <w:pPr>
              <w:pStyle w:val="Normal"/>
              <w:suppressAutoHyphens w:val="true"/>
              <w:spacing w:lineRule="auto" w:line="240"/>
              <w:ind w:hanging="0" w:end="0"/>
              <w:jc w:val="start"/>
              <w:rPr>
                <w:u w:val="single"/>
              </w:rPr>
            </w:pPr>
            <w:r>
              <w:rPr>
                <w:u w:val="single"/>
              </w:rPr>
              <w:t>Negative</w:t>
            </w:r>
          </w:p>
        </w:tc>
      </w:tr>
      <w:tr>
        <w:trPr/>
        <w:tc>
          <w:tcPr>
            <w:tcW w:w="3085"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 xml:space="preserve">I am speaking </w:t>
            </w:r>
          </w:p>
          <w:p>
            <w:pPr>
              <w:pStyle w:val="Normal"/>
              <w:suppressAutoHyphens w:val="true"/>
              <w:spacing w:lineRule="auto" w:line="240"/>
              <w:ind w:hanging="0" w:end="0"/>
              <w:jc w:val="start"/>
              <w:rPr/>
            </w:pPr>
            <w:r>
              <w:rPr/>
              <w:t xml:space="preserve">He (she, it) is speaking </w:t>
            </w:r>
          </w:p>
          <w:p>
            <w:pPr>
              <w:pStyle w:val="Normal"/>
              <w:suppressAutoHyphens w:val="true"/>
              <w:spacing w:lineRule="auto" w:line="240"/>
              <w:ind w:hanging="0" w:end="0"/>
              <w:jc w:val="start"/>
              <w:rPr/>
            </w:pPr>
            <w:r>
              <w:rPr/>
              <w:t xml:space="preserve">We are speaking </w:t>
            </w:r>
          </w:p>
          <w:p>
            <w:pPr>
              <w:pStyle w:val="Normal"/>
              <w:suppressAutoHyphens w:val="true"/>
              <w:spacing w:lineRule="auto" w:line="240"/>
              <w:ind w:hanging="0" w:end="0"/>
              <w:jc w:val="start"/>
              <w:rPr/>
            </w:pPr>
            <w:r>
              <w:rPr/>
              <w:t xml:space="preserve">You are speaking </w:t>
            </w:r>
          </w:p>
          <w:p>
            <w:pPr>
              <w:pStyle w:val="Normal"/>
              <w:suppressAutoHyphens w:val="true"/>
              <w:spacing w:lineRule="auto" w:line="240"/>
              <w:ind w:hanging="0" w:end="0"/>
              <w:jc w:val="start"/>
              <w:rPr>
                <w:u w:val="single"/>
              </w:rPr>
            </w:pPr>
            <w:r>
              <w:rPr/>
              <w:t>They are speaking</w:t>
            </w:r>
          </w:p>
        </w:tc>
        <w:tc>
          <w:tcPr>
            <w:tcW w:w="3260"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 xml:space="preserve">Am I speaking? </w:t>
            </w:r>
          </w:p>
          <w:p>
            <w:pPr>
              <w:pStyle w:val="Normal"/>
              <w:suppressAutoHyphens w:val="true"/>
              <w:spacing w:lineRule="auto" w:line="240"/>
              <w:ind w:hanging="0" w:end="0"/>
              <w:jc w:val="start"/>
              <w:rPr/>
            </w:pPr>
            <w:r>
              <w:rPr/>
              <w:t xml:space="preserve">Is he (she, it) speaking? </w:t>
            </w:r>
          </w:p>
          <w:p>
            <w:pPr>
              <w:pStyle w:val="Normal"/>
              <w:suppressAutoHyphens w:val="true"/>
              <w:spacing w:lineRule="auto" w:line="240"/>
              <w:ind w:hanging="0" w:end="0"/>
              <w:jc w:val="start"/>
              <w:rPr/>
            </w:pPr>
            <w:r>
              <w:rPr/>
              <w:t xml:space="preserve">Are we speaking? </w:t>
            </w:r>
          </w:p>
          <w:p>
            <w:pPr>
              <w:pStyle w:val="Normal"/>
              <w:suppressAutoHyphens w:val="true"/>
              <w:spacing w:lineRule="auto" w:line="240"/>
              <w:ind w:hanging="0" w:end="0"/>
              <w:jc w:val="start"/>
              <w:rPr/>
            </w:pPr>
            <w:r>
              <w:rPr/>
              <w:t xml:space="preserve">Are you speaking? </w:t>
            </w:r>
          </w:p>
          <w:p>
            <w:pPr>
              <w:pStyle w:val="Normal"/>
              <w:suppressAutoHyphens w:val="true"/>
              <w:spacing w:lineRule="auto" w:line="240"/>
              <w:ind w:hanging="0" w:end="0"/>
              <w:jc w:val="start"/>
              <w:rPr>
                <w:u w:val="single"/>
              </w:rPr>
            </w:pPr>
            <w:r>
              <w:rPr/>
              <w:t>Are they speaking?</w:t>
            </w:r>
          </w:p>
        </w:tc>
        <w:tc>
          <w:tcPr>
            <w:tcW w:w="4635"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 xml:space="preserve">I am not (I’m not) speaking </w:t>
            </w:r>
          </w:p>
          <w:p>
            <w:pPr>
              <w:pStyle w:val="Normal"/>
              <w:suppressAutoHyphens w:val="true"/>
              <w:spacing w:lineRule="auto" w:line="240"/>
              <w:ind w:hanging="0" w:end="0"/>
              <w:jc w:val="start"/>
              <w:rPr/>
            </w:pPr>
            <w:r>
              <w:rPr/>
              <w:t xml:space="preserve">He (she, it) is not (isn’t) speaking </w:t>
            </w:r>
          </w:p>
          <w:p>
            <w:pPr>
              <w:pStyle w:val="Normal"/>
              <w:suppressAutoHyphens w:val="true"/>
              <w:spacing w:lineRule="auto" w:line="240"/>
              <w:ind w:hanging="0" w:end="0"/>
              <w:jc w:val="start"/>
              <w:rPr/>
            </w:pPr>
            <w:r>
              <w:rPr/>
              <w:t xml:space="preserve">We are not (aren’t) speaking </w:t>
            </w:r>
          </w:p>
          <w:p>
            <w:pPr>
              <w:pStyle w:val="Normal"/>
              <w:suppressAutoHyphens w:val="true"/>
              <w:spacing w:lineRule="auto" w:line="240"/>
              <w:ind w:hanging="0" w:end="0"/>
              <w:jc w:val="start"/>
              <w:rPr/>
            </w:pPr>
            <w:r>
              <w:rPr/>
              <w:t xml:space="preserve">You are not (aren’t) speaking </w:t>
            </w:r>
          </w:p>
          <w:p>
            <w:pPr>
              <w:pStyle w:val="Normal"/>
              <w:suppressAutoHyphens w:val="true"/>
              <w:spacing w:lineRule="auto" w:line="240"/>
              <w:ind w:hanging="0" w:end="0"/>
              <w:jc w:val="start"/>
              <w:rPr>
                <w:u w:val="single"/>
              </w:rPr>
            </w:pPr>
            <w:r>
              <w:rPr/>
              <w:t>They are not (aren’t) speaking</w:t>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jc w:val="center"/>
        <w:rPr>
          <w:u w:val="single"/>
        </w:rPr>
      </w:pPr>
      <w:r>
        <w:rPr>
          <w:u w:val="single"/>
        </w:rPr>
      </w:r>
    </w:p>
    <w:tbl>
      <w:tblPr>
        <w:tblW w:w="9173" w:type="dxa"/>
        <w:jc w:val="start"/>
        <w:tblInd w:w="1809" w:type="dxa"/>
        <w:tblLayout w:type="fixed"/>
        <w:tblCellMar>
          <w:top w:w="0" w:type="dxa"/>
          <w:start w:w="108" w:type="dxa"/>
          <w:bottom w:w="0" w:type="dxa"/>
          <w:end w:w="108" w:type="dxa"/>
        </w:tblCellMar>
      </w:tblPr>
      <w:tblGrid>
        <w:gridCol w:w="426"/>
        <w:gridCol w:w="3256"/>
        <w:gridCol w:w="429"/>
        <w:gridCol w:w="5062"/>
      </w:tblGrid>
      <w:tr>
        <w:trPr/>
        <w:tc>
          <w:tcPr>
            <w:tcW w:w="426" w:type="dxa"/>
            <w:tcBorders/>
          </w:tcPr>
          <w:p>
            <w:pPr>
              <w:pStyle w:val="Normal"/>
              <w:suppressAutoHyphens w:val="true"/>
              <w:spacing w:lineRule="auto" w:line="240"/>
              <w:ind w:hanging="0" w:end="0"/>
              <w:jc w:val="start"/>
              <w:rPr>
                <w:u w:val="single"/>
              </w:rPr>
            </w:pPr>
            <w:r>
              <w:rPr/>
              <w:t>a)</w:t>
            </w:r>
          </w:p>
        </w:tc>
        <w:tc>
          <w:tcPr>
            <w:tcW w:w="3256" w:type="dxa"/>
            <w:tcBorders/>
          </w:tcPr>
          <w:p>
            <w:pPr>
              <w:pStyle w:val="Normal"/>
              <w:suppressAutoHyphens w:val="true"/>
              <w:spacing w:lineRule="auto" w:line="240"/>
              <w:ind w:hanging="0" w:end="0"/>
              <w:jc w:val="start"/>
              <w:rPr/>
            </w:pPr>
            <w:r>
              <w:rPr/>
              <w:t xml:space="preserve">Am I not speaking? </w:t>
            </w:r>
          </w:p>
          <w:p>
            <w:pPr>
              <w:pStyle w:val="Normal"/>
              <w:suppressAutoHyphens w:val="true"/>
              <w:spacing w:lineRule="auto" w:line="240"/>
              <w:ind w:hanging="0" w:end="0"/>
              <w:jc w:val="start"/>
              <w:rPr/>
            </w:pPr>
            <w:r>
              <w:rPr/>
              <w:t xml:space="preserve">Is he (she, it) not speaking? </w:t>
            </w:r>
          </w:p>
          <w:p>
            <w:pPr>
              <w:pStyle w:val="Normal"/>
              <w:suppressAutoHyphens w:val="true"/>
              <w:spacing w:lineRule="auto" w:line="240"/>
              <w:ind w:hanging="0" w:end="0"/>
              <w:jc w:val="start"/>
              <w:rPr/>
            </w:pPr>
            <w:r>
              <w:rPr/>
              <w:t xml:space="preserve">Are we not speaking? </w:t>
            </w:r>
          </w:p>
          <w:p>
            <w:pPr>
              <w:pStyle w:val="Normal"/>
              <w:suppressAutoHyphens w:val="true"/>
              <w:spacing w:lineRule="auto" w:line="240"/>
              <w:ind w:hanging="0" w:end="0"/>
              <w:jc w:val="start"/>
              <w:rPr/>
            </w:pPr>
            <w:r>
              <w:rPr/>
              <w:t xml:space="preserve">Are you not speaking? </w:t>
            </w:r>
          </w:p>
          <w:p>
            <w:pPr>
              <w:pStyle w:val="Normal"/>
              <w:suppressAutoHyphens w:val="true"/>
              <w:spacing w:lineRule="auto" w:line="240"/>
              <w:ind w:hanging="0" w:end="0"/>
              <w:jc w:val="start"/>
              <w:rPr>
                <w:u w:val="single"/>
              </w:rPr>
            </w:pPr>
            <w:r>
              <w:rPr/>
              <w:t>Are they not speaking?</w:t>
            </w:r>
          </w:p>
        </w:tc>
        <w:tc>
          <w:tcPr>
            <w:tcW w:w="429" w:type="dxa"/>
            <w:tcBorders/>
          </w:tcPr>
          <w:p>
            <w:pPr>
              <w:pStyle w:val="Normal"/>
              <w:suppressAutoHyphens w:val="true"/>
              <w:spacing w:lineRule="auto" w:line="240"/>
              <w:ind w:hanging="0" w:end="0"/>
              <w:jc w:val="start"/>
              <w:rPr>
                <w:u w:val="single"/>
              </w:rPr>
            </w:pPr>
            <w:r>
              <w:rPr/>
              <w:t>b)</w:t>
            </w:r>
          </w:p>
        </w:tc>
        <w:tc>
          <w:tcPr>
            <w:tcW w:w="5062" w:type="dxa"/>
            <w:tcBorders/>
          </w:tcPr>
          <w:p>
            <w:pPr>
              <w:pStyle w:val="2"/>
              <w:ind w:hanging="0" w:end="0"/>
              <w:jc w:val="start"/>
              <w:rPr>
                <w:sz w:val="22"/>
              </w:rPr>
            </w:pPr>
            <w:r>
              <w:rPr>
                <w:sz w:val="22"/>
              </w:rPr>
              <w:t>Aren’t I speaking?</w:t>
            </w:r>
          </w:p>
          <w:p>
            <w:pPr>
              <w:pStyle w:val="Normal"/>
              <w:suppressAutoHyphens w:val="true"/>
              <w:spacing w:lineRule="auto" w:line="240"/>
              <w:ind w:hanging="0" w:end="0"/>
              <w:jc w:val="start"/>
              <w:rPr/>
            </w:pPr>
            <w:r>
              <w:rPr/>
              <w:t xml:space="preserve">Isn’t he (she, it) speaking? </w:t>
            </w:r>
          </w:p>
          <w:p>
            <w:pPr>
              <w:pStyle w:val="Normal"/>
              <w:suppressAutoHyphens w:val="true"/>
              <w:spacing w:lineRule="auto" w:line="240"/>
              <w:ind w:hanging="0" w:end="0"/>
              <w:jc w:val="start"/>
              <w:rPr/>
            </w:pPr>
            <w:r>
              <w:rPr/>
              <w:t xml:space="preserve">Aren’t we speaking? </w:t>
            </w:r>
          </w:p>
          <w:p>
            <w:pPr>
              <w:pStyle w:val="Normal"/>
              <w:suppressAutoHyphens w:val="true"/>
              <w:spacing w:lineRule="auto" w:line="240"/>
              <w:ind w:hanging="0" w:end="0"/>
              <w:jc w:val="start"/>
              <w:rPr/>
            </w:pPr>
            <w:r>
              <w:rPr/>
              <w:t xml:space="preserve">Aren’t you speaking? </w:t>
            </w:r>
          </w:p>
          <w:p>
            <w:pPr>
              <w:pStyle w:val="Normal"/>
              <w:suppressAutoHyphens w:val="true"/>
              <w:spacing w:lineRule="auto" w:line="240"/>
              <w:ind w:hanging="0" w:end="0"/>
              <w:jc w:val="start"/>
              <w:rPr>
                <w:u w:val="single"/>
              </w:rPr>
            </w:pPr>
            <w:r>
              <w:rPr/>
              <w:t>Aren’t they speaking?</w:t>
            </w:r>
          </w:p>
        </w:tc>
      </w:tr>
    </w:tbl>
    <w:p>
      <w:pPr>
        <w:pStyle w:val="Normal"/>
        <w:suppressAutoHyphens w:val="true"/>
        <w:spacing w:lineRule="auto" w:line="240"/>
        <w:ind w:firstLine="284" w:end="0"/>
        <w:jc w:val="center"/>
        <w:rPr>
          <w:u w:val="single"/>
        </w:rPr>
      </w:pPr>
      <w:r>
        <w:rPr>
          <w:u w:val="single"/>
        </w:rPr>
      </w:r>
    </w:p>
    <w:p>
      <w:pPr>
        <w:pStyle w:val="2"/>
        <w:rPr/>
      </w:pPr>
      <w:r>
        <w:rPr/>
        <w:t>In spoken English contractions are commonly used (I’m, he’s, it’s, we’re, etc.).</w:t>
      </w:r>
    </w:p>
    <w:p>
      <w:pPr>
        <w:pStyle w:val="Normal"/>
        <w:suppressAutoHyphens w:val="true"/>
        <w:spacing w:lineRule="auto" w:line="240"/>
        <w:ind w:firstLine="284" w:end="0"/>
        <w:rPr/>
      </w:pPr>
      <w:r>
        <w:rPr>
          <w:sz w:val="24"/>
        </w:rPr>
        <w:t xml:space="preserve">A reduced negative for the first person singular is </w:t>
      </w:r>
      <w:r>
        <w:rPr>
          <w:i/>
          <w:sz w:val="24"/>
        </w:rPr>
        <w:t>I’m not</w:t>
      </w:r>
      <w:r>
        <w:rPr>
          <w:sz w:val="24"/>
        </w:rPr>
        <w:t xml:space="preserve">, but is replaced by </w:t>
      </w:r>
      <w:r>
        <w:rPr>
          <w:i/>
          <w:sz w:val="24"/>
        </w:rPr>
        <w:t xml:space="preserve">aren’t </w:t>
      </w:r>
      <w:r>
        <w:rPr>
          <w:sz w:val="24"/>
        </w:rPr>
        <w:t>in the negative - interrogative.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22. The present continuous is used with all actional and some statal verbs</w:t>
      </w:r>
      <w:r>
        <w:rPr>
          <w:sz w:val="24"/>
        </w:rPr>
        <w:t xml:space="preserve"> (with the reservations destribed below):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To denote continuous actions going on at the moment of speaking.</w:t>
      </w:r>
    </w:p>
    <w:p>
      <w:pPr>
        <w:pStyle w:val="Normal"/>
        <w:suppressAutoHyphens w:val="true"/>
        <w:spacing w:lineRule="auto" w:line="240"/>
        <w:ind w:firstLine="284" w:end="0"/>
        <w:rPr>
          <w:b/>
          <w:sz w:val="24"/>
        </w:rPr>
      </w:pPr>
      <w:r>
        <w:rPr>
          <w:b/>
          <w:sz w:val="24"/>
        </w:rPr>
      </w:r>
    </w:p>
    <w:p>
      <w:pPr>
        <w:pStyle w:val="2"/>
        <w:ind w:start="284" w:end="0"/>
        <w:rPr/>
      </w:pPr>
      <w:r>
        <w:rPr/>
        <w:t xml:space="preserve">Look, how happily they </w:t>
      </w:r>
      <w:r>
        <w:rPr>
          <w:i/>
        </w:rPr>
        <w:t>are playing</w:t>
      </w:r>
      <w:r>
        <w:rPr/>
        <w:t>!</w:t>
      </w:r>
    </w:p>
    <w:p>
      <w:pPr>
        <w:pStyle w:val="Normal"/>
        <w:suppressAutoHyphens w:val="true"/>
        <w:spacing w:lineRule="auto" w:line="240"/>
        <w:ind w:firstLine="284" w:start="284" w:end="0"/>
        <w:rPr/>
      </w:pPr>
      <w:r>
        <w:rPr>
          <w:sz w:val="24"/>
        </w:rPr>
        <w:t xml:space="preserve">Don’t bother him, </w:t>
      </w:r>
      <w:r>
        <w:rPr>
          <w:i/>
          <w:sz w:val="24"/>
        </w:rPr>
        <w:t>he’s working</w:t>
      </w:r>
      <w:r>
        <w:rPr>
          <w:sz w:val="24"/>
        </w:rPr>
        <w:t>.</w:t>
      </w:r>
    </w:p>
    <w:p>
      <w:pPr>
        <w:pStyle w:val="Normal"/>
        <w:suppressAutoHyphens w:val="true"/>
        <w:spacing w:lineRule="auto" w:line="240"/>
        <w:ind w:firstLine="284" w:start="284" w:end="0"/>
        <w:rPr/>
      </w:pPr>
      <w:r>
        <w:rPr>
          <w:sz w:val="24"/>
        </w:rPr>
        <w:t xml:space="preserve">Listen! The telephone </w:t>
      </w:r>
      <w:r>
        <w:rPr>
          <w:i/>
          <w:sz w:val="24"/>
        </w:rPr>
        <w:t>is ringing</w:t>
      </w:r>
      <w:r>
        <w:rPr>
          <w:sz w:val="24"/>
        </w:rPr>
        <w:t>. Go and answer it.</w:t>
      </w:r>
    </w:p>
    <w:p>
      <w:pPr>
        <w:pStyle w:val="Normal"/>
        <w:suppressAutoHyphens w:val="true"/>
        <w:spacing w:lineRule="auto" w:line="240"/>
        <w:ind w:firstLine="284" w:start="284" w:end="0"/>
        <w:rPr/>
      </w:pPr>
      <w:r>
        <w:rPr>
          <w:sz w:val="24"/>
        </w:rPr>
        <w:t xml:space="preserve">- Can I see Mary? - You must wait a little while, she </w:t>
      </w:r>
      <w:r>
        <w:rPr>
          <w:i/>
          <w:sz w:val="24"/>
        </w:rPr>
        <w:t>is having breakfast.</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end="0"/>
        <w:rPr/>
      </w:pPr>
      <w:r>
        <w:rPr>
          <w:b/>
          <w:sz w:val="24"/>
        </w:rPr>
        <w:t>The present indefinite,</w:t>
      </w:r>
      <w:r>
        <w:rPr>
          <w:sz w:val="24"/>
        </w:rPr>
        <w:t xml:space="preserve"> not the present continuous, is used to denote actions which though going on at the moment of speaking, are important as simple facts, rather than as actions in progress.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Why don’t you answer?</w:t>
      </w:r>
    </w:p>
    <w:p>
      <w:pPr>
        <w:pStyle w:val="2"/>
        <w:ind w:start="284" w:end="0"/>
        <w:rPr/>
      </w:pPr>
      <w:r>
        <w:rPr/>
        <w:t>Why don’t you write? Where is your pen?</w:t>
      </w:r>
    </w:p>
    <w:p>
      <w:pPr>
        <w:pStyle w:val="Normal"/>
        <w:suppressAutoHyphens w:val="true"/>
        <w:spacing w:lineRule="auto" w:line="240"/>
        <w:ind w:firstLine="284" w:start="284" w:end="0"/>
        <w:rPr>
          <w:sz w:val="24"/>
        </w:rPr>
      </w:pPr>
      <w:r>
        <w:rPr>
          <w:sz w:val="24"/>
        </w:rPr>
        <w:t>Stop talking! Why don’t you listen?</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pacing w:val="60"/>
          <w:sz w:val="24"/>
        </w:rPr>
        <w:t>If two simultaneous actions</w:t>
      </w:r>
      <w:r>
        <w:rPr>
          <w:sz w:val="24"/>
        </w:rPr>
        <w:t xml:space="preserve"> are in progress at the moment of speaking, three variants are possible: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a) one action is expressed by the verb in the present indefinite, the other - by the present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Do you </w:t>
      </w:r>
      <w:r>
        <w:rPr>
          <w:i/>
          <w:sz w:val="24"/>
        </w:rPr>
        <w:t>hear</w:t>
      </w:r>
      <w:r>
        <w:rPr>
          <w:sz w:val="24"/>
        </w:rPr>
        <w:t xml:space="preserve"> what I </w:t>
      </w:r>
      <w:r>
        <w:rPr>
          <w:i/>
          <w:sz w:val="24"/>
        </w:rPr>
        <w:t>am saying</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b) both the actions are expressed by verbs in the present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Are</w:t>
      </w:r>
      <w:r>
        <w:rPr>
          <w:sz w:val="24"/>
        </w:rPr>
        <w:t xml:space="preserve"> you </w:t>
      </w:r>
      <w:r>
        <w:rPr>
          <w:i/>
          <w:sz w:val="24"/>
        </w:rPr>
        <w:t>listening</w:t>
      </w:r>
      <w:r>
        <w:rPr>
          <w:sz w:val="24"/>
        </w:rPr>
        <w:t xml:space="preserve"> to what I </w:t>
      </w:r>
      <w:r>
        <w:rPr>
          <w:i/>
          <w:sz w:val="24"/>
        </w:rPr>
        <w:t>am saying</w:t>
      </w:r>
      <w:r>
        <w:rPr>
          <w:sz w:val="24"/>
        </w:rPr>
        <w:t xml:space="preserve">? </w:t>
      </w:r>
    </w:p>
    <w:p>
      <w:pPr>
        <w:pStyle w:val="Normal"/>
        <w:suppressAutoHyphens w:val="true"/>
        <w:spacing w:lineRule="auto" w:line="240"/>
        <w:ind w:firstLine="284" w:start="284" w:end="0"/>
        <w:rPr/>
      </w:pPr>
      <w:r>
        <w:rPr>
          <w:sz w:val="24"/>
        </w:rPr>
        <w:t xml:space="preserve">At home he </w:t>
      </w:r>
      <w:r>
        <w:rPr>
          <w:i/>
          <w:sz w:val="24"/>
        </w:rPr>
        <w:t>is</w:t>
      </w:r>
      <w:r>
        <w:rPr>
          <w:sz w:val="24"/>
        </w:rPr>
        <w:t xml:space="preserve"> always </w:t>
      </w:r>
      <w:r>
        <w:rPr>
          <w:i/>
          <w:sz w:val="24"/>
        </w:rPr>
        <w:t xml:space="preserve">sleeping </w:t>
      </w:r>
      <w:r>
        <w:rPr>
          <w:sz w:val="24"/>
        </w:rPr>
        <w:t xml:space="preserve">while I </w:t>
      </w:r>
      <w:r>
        <w:rPr>
          <w:i/>
          <w:sz w:val="24"/>
        </w:rPr>
        <w:t>am doing chores.</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end="0"/>
        <w:rPr/>
      </w:pPr>
      <w:r>
        <w:rPr>
          <w:sz w:val="24"/>
          <w:lang w:val="ru-RU"/>
        </w:rPr>
        <w:t>c)</w:t>
      </w:r>
      <w:r>
        <w:rPr>
          <w:sz w:val="24"/>
        </w:rPr>
        <w:t xml:space="preserve"> both the actions are expressed by verbs in the present indefinite: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Several students </w:t>
      </w:r>
      <w:r>
        <w:rPr>
          <w:i/>
          <w:sz w:val="24"/>
        </w:rPr>
        <w:t xml:space="preserve">watch </w:t>
      </w:r>
      <w:r>
        <w:rPr>
          <w:sz w:val="24"/>
        </w:rPr>
        <w:t xml:space="preserve">carefully while he </w:t>
      </w:r>
      <w:r>
        <w:rPr>
          <w:i/>
          <w:sz w:val="24"/>
        </w:rPr>
        <w:t>writes</w:t>
      </w:r>
      <w:r>
        <w:rPr>
          <w:sz w:val="24"/>
        </w:rPr>
        <w:t xml:space="preserve"> it on the board.</w:t>
      </w:r>
    </w:p>
    <w:p>
      <w:pPr>
        <w:pStyle w:val="Normal"/>
        <w:suppressAutoHyphens w:val="true"/>
        <w:spacing w:lineRule="auto" w:line="240"/>
        <w:ind w:firstLine="284" w:end="0"/>
        <w:rPr>
          <w:sz w:val="24"/>
        </w:rPr>
      </w:pPr>
      <w:r>
        <w:rPr>
          <w:sz w:val="24"/>
        </w:rPr>
      </w:r>
    </w:p>
    <w:p>
      <w:pPr>
        <w:pStyle w:val="2"/>
        <w:rPr/>
      </w:pPr>
      <w:r>
        <w:rPr/>
        <w:t>The use of the present indefinite instead of the present continuous is due to the semantic peculiarities of the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present continuous is not generally used with some verbs - </w:t>
      </w:r>
      <w:r>
        <w:rPr>
          <w:b/>
          <w:sz w:val="24"/>
        </w:rPr>
        <w:t>the</w:t>
      </w:r>
      <w:r>
        <w:rPr>
          <w:sz w:val="24"/>
        </w:rPr>
        <w:t xml:space="preserve"> </w:t>
      </w:r>
      <w:r>
        <w:rPr>
          <w:b/>
          <w:sz w:val="24"/>
        </w:rPr>
        <w:t>verbs of sense perception</w:t>
      </w:r>
      <w:r>
        <w:rPr>
          <w:sz w:val="24"/>
        </w:rPr>
        <w:t xml:space="preserve">, </w:t>
      </w:r>
      <w:r>
        <w:rPr>
          <w:b/>
          <w:sz w:val="24"/>
        </w:rPr>
        <w:t>of mental</w:t>
      </w:r>
      <w:r>
        <w:rPr>
          <w:sz w:val="24"/>
        </w:rPr>
        <w:t xml:space="preserve"> or </w:t>
      </w:r>
      <w:r>
        <w:rPr>
          <w:b/>
          <w:sz w:val="24"/>
        </w:rPr>
        <w:t>emotional state</w:t>
      </w:r>
      <w:r>
        <w:rPr>
          <w:sz w:val="24"/>
        </w:rPr>
        <w:t xml:space="preserve"> and with </w:t>
      </w:r>
      <w:r>
        <w:rPr>
          <w:b/>
          <w:sz w:val="24"/>
        </w:rPr>
        <w:t>relational verbs.</w:t>
      </w:r>
      <w:r>
        <w:rPr>
          <w:sz w:val="24"/>
        </w:rPr>
        <w:t xml:space="preserve"> Still exceptions may occur with these verbs too.</w:t>
      </w:r>
    </w:p>
    <w:p>
      <w:pPr>
        <w:pStyle w:val="Normal"/>
        <w:suppressAutoHyphens w:val="true"/>
        <w:spacing w:lineRule="auto" w:line="240"/>
        <w:ind w:firstLine="284" w:end="0"/>
        <w:rPr/>
      </w:pPr>
      <w:r>
        <w:rPr>
          <w:sz w:val="24"/>
        </w:rPr>
        <w:t xml:space="preserve">With the verbs of sense perception the use of the tense form is closely connected with what kind of perception is meant - voluntary (deliberate) or involuntary. In case these verbs denote a voluntary action: </w:t>
      </w:r>
      <w:r>
        <w:rPr>
          <w:b/>
          <w:sz w:val="24"/>
        </w:rPr>
        <w:t>to</w:t>
      </w:r>
      <w:r>
        <w:rPr>
          <w:sz w:val="24"/>
        </w:rPr>
        <w:t xml:space="preserve"> </w:t>
      </w:r>
      <w:r>
        <w:rPr>
          <w:b/>
          <w:sz w:val="24"/>
        </w:rPr>
        <w:t>listen</w:t>
      </w:r>
      <w:r>
        <w:rPr>
          <w:sz w:val="24"/>
        </w:rPr>
        <w:t xml:space="preserve"> </w:t>
      </w:r>
      <w:r>
        <w:rPr>
          <w:sz w:val="24"/>
          <w:lang w:val="ru-RU"/>
        </w:rPr>
        <w:t>(слушать),</w:t>
      </w:r>
      <w:r>
        <w:rPr>
          <w:sz w:val="24"/>
        </w:rPr>
        <w:t xml:space="preserve"> </w:t>
      </w:r>
      <w:r>
        <w:rPr>
          <w:b/>
          <w:sz w:val="24"/>
        </w:rPr>
        <w:t>to look</w:t>
      </w:r>
      <w:r>
        <w:rPr>
          <w:sz w:val="24"/>
          <w:lang w:val="ru-RU"/>
        </w:rPr>
        <w:t xml:space="preserve"> (смотреть)</w:t>
      </w:r>
      <w:r>
        <w:rPr>
          <w:sz w:val="24"/>
        </w:rPr>
        <w:t xml:space="preserve"> or if they may denote both an involuntary and a voluntary action, such as: </w:t>
      </w:r>
      <w:r>
        <w:rPr>
          <w:b/>
          <w:sz w:val="24"/>
        </w:rPr>
        <w:t>to feel</w:t>
      </w:r>
      <w:r>
        <w:rPr>
          <w:sz w:val="24"/>
          <w:lang w:val="ru-RU"/>
        </w:rPr>
        <w:t xml:space="preserve"> (ощупывать),</w:t>
      </w:r>
      <w:r>
        <w:rPr>
          <w:sz w:val="24"/>
        </w:rPr>
        <w:t xml:space="preserve"> </w:t>
      </w:r>
      <w:r>
        <w:rPr>
          <w:b/>
          <w:sz w:val="24"/>
        </w:rPr>
        <w:t>to smell</w:t>
      </w:r>
      <w:r>
        <w:rPr>
          <w:sz w:val="24"/>
          <w:lang w:val="ru-RU"/>
        </w:rPr>
        <w:t xml:space="preserve"> (нюхать), </w:t>
      </w:r>
      <w:r>
        <w:rPr>
          <w:b/>
          <w:sz w:val="24"/>
        </w:rPr>
        <w:t>to taste</w:t>
      </w:r>
      <w:r>
        <w:rPr>
          <w:sz w:val="24"/>
          <w:lang w:val="ru-RU"/>
        </w:rPr>
        <w:t xml:space="preserve"> (пробовать на вкус),</w:t>
      </w:r>
      <w:r>
        <w:rPr>
          <w:sz w:val="24"/>
        </w:rPr>
        <w:t xml:space="preserve"> they can occur in continuous forms.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920"/>
        <w:gridCol w:w="5062"/>
      </w:tblGrid>
      <w:tr>
        <w:trPr/>
        <w:tc>
          <w:tcPr>
            <w:tcW w:w="5920" w:type="dxa"/>
            <w:tcBorders/>
          </w:tcPr>
          <w:p>
            <w:pPr>
              <w:pStyle w:val="Normal"/>
              <w:suppressAutoHyphens w:val="true"/>
              <w:spacing w:lineRule="auto" w:line="240"/>
              <w:ind w:hanging="0" w:end="0"/>
              <w:jc w:val="center"/>
              <w:rPr>
                <w:sz w:val="24"/>
                <w:u w:val="single"/>
              </w:rPr>
            </w:pPr>
            <w:r>
              <w:rPr>
                <w:sz w:val="24"/>
                <w:u w:val="single"/>
              </w:rPr>
              <w:t>Voluntary actions</w:t>
            </w:r>
          </w:p>
        </w:tc>
        <w:tc>
          <w:tcPr>
            <w:tcW w:w="5062" w:type="dxa"/>
            <w:tcBorders/>
          </w:tcPr>
          <w:p>
            <w:pPr>
              <w:pStyle w:val="Normal"/>
              <w:suppressAutoHyphens w:val="true"/>
              <w:spacing w:lineRule="auto" w:line="240"/>
              <w:ind w:hanging="0" w:end="0"/>
              <w:jc w:val="center"/>
              <w:rPr>
                <w:sz w:val="24"/>
                <w:u w:val="single"/>
              </w:rPr>
            </w:pPr>
            <w:r>
              <w:rPr>
                <w:sz w:val="24"/>
                <w:u w:val="single"/>
              </w:rPr>
              <w:t>Involuntary actions</w:t>
            </w:r>
          </w:p>
        </w:tc>
      </w:tr>
      <w:tr>
        <w:trPr/>
        <w:tc>
          <w:tcPr>
            <w:tcW w:w="5920" w:type="dxa"/>
            <w:tcBorders/>
          </w:tcPr>
          <w:p>
            <w:pPr>
              <w:pStyle w:val="Normal"/>
              <w:suppressAutoHyphens w:val="true"/>
              <w:snapToGrid w:val="false"/>
              <w:spacing w:lineRule="auto" w:line="240"/>
              <w:ind w:hanging="0" w:end="0"/>
              <w:jc w:val="start"/>
              <w:rPr>
                <w:sz w:val="24"/>
                <w:u w:val="single"/>
              </w:rPr>
            </w:pPr>
            <w:r>
              <w:rPr>
                <w:sz w:val="24"/>
                <w:u w:val="single"/>
              </w:rPr>
            </w:r>
          </w:p>
          <w:p>
            <w:pPr>
              <w:pStyle w:val="Normal"/>
              <w:suppressAutoHyphens w:val="true"/>
              <w:spacing w:lineRule="auto" w:line="240"/>
              <w:ind w:hanging="0" w:end="0"/>
              <w:jc w:val="start"/>
              <w:rPr/>
            </w:pPr>
            <w:r>
              <w:rPr>
                <w:sz w:val="24"/>
              </w:rPr>
              <w:t xml:space="preserve">Why </w:t>
            </w:r>
            <w:r>
              <w:rPr>
                <w:i/>
                <w:sz w:val="24"/>
              </w:rPr>
              <w:t>are</w:t>
            </w:r>
            <w:r>
              <w:rPr>
                <w:sz w:val="24"/>
              </w:rPr>
              <w:t xml:space="preserve"> you not </w:t>
            </w:r>
            <w:r>
              <w:rPr>
                <w:i/>
                <w:sz w:val="24"/>
              </w:rPr>
              <w:t>listening</w:t>
            </w:r>
            <w:r>
              <w:rPr>
                <w:sz w:val="24"/>
              </w:rPr>
              <w:t xml:space="preserve">? </w:t>
            </w:r>
          </w:p>
          <w:p>
            <w:pPr>
              <w:pStyle w:val="Normal"/>
              <w:suppressAutoHyphens w:val="true"/>
              <w:spacing w:lineRule="auto" w:line="240"/>
              <w:ind w:hanging="0" w:end="0"/>
              <w:jc w:val="start"/>
              <w:rPr/>
            </w:pPr>
            <w:r>
              <w:rPr>
                <w:sz w:val="24"/>
              </w:rPr>
              <w:t xml:space="preserve">Why </w:t>
            </w:r>
            <w:r>
              <w:rPr>
                <w:i/>
                <w:sz w:val="24"/>
              </w:rPr>
              <w:t>are</w:t>
            </w:r>
            <w:r>
              <w:rPr>
                <w:sz w:val="24"/>
              </w:rPr>
              <w:t xml:space="preserve"> you </w:t>
            </w:r>
            <w:r>
              <w:rPr>
                <w:i/>
                <w:sz w:val="24"/>
              </w:rPr>
              <w:t xml:space="preserve">looking </w:t>
            </w:r>
            <w:r>
              <w:rPr>
                <w:sz w:val="24"/>
              </w:rPr>
              <w:t xml:space="preserve">at me like that? </w:t>
            </w:r>
          </w:p>
          <w:p>
            <w:pPr>
              <w:pStyle w:val="Normal"/>
              <w:suppressAutoHyphens w:val="true"/>
              <w:spacing w:lineRule="auto" w:line="240"/>
              <w:ind w:hanging="0" w:end="0"/>
              <w:jc w:val="start"/>
              <w:rPr/>
            </w:pPr>
            <w:r>
              <w:rPr>
                <w:sz w:val="24"/>
              </w:rPr>
              <w:t xml:space="preserve">The man must be blind, he is </w:t>
            </w:r>
            <w:r>
              <w:rPr>
                <w:i/>
                <w:sz w:val="24"/>
              </w:rPr>
              <w:t>feeling</w:t>
            </w:r>
            <w:r>
              <w:rPr>
                <w:sz w:val="24"/>
              </w:rPr>
              <w:t xml:space="preserve"> his way with a stick.</w:t>
            </w:r>
          </w:p>
        </w:tc>
        <w:tc>
          <w:tcPr>
            <w:tcW w:w="5062"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Say it again, I </w:t>
            </w:r>
            <w:r>
              <w:rPr>
                <w:i/>
                <w:sz w:val="24"/>
              </w:rPr>
              <w:t>don’t hear</w:t>
            </w:r>
            <w:r>
              <w:rPr>
                <w:sz w:val="24"/>
              </w:rPr>
              <w:t xml:space="preserve"> you. </w:t>
            </w:r>
          </w:p>
          <w:p>
            <w:pPr>
              <w:pStyle w:val="Normal"/>
              <w:suppressAutoHyphens w:val="true"/>
              <w:spacing w:lineRule="auto" w:line="240"/>
              <w:ind w:hanging="0" w:end="0"/>
              <w:jc w:val="start"/>
              <w:rPr/>
            </w:pPr>
            <w:r>
              <w:rPr>
                <w:i/>
                <w:sz w:val="24"/>
              </w:rPr>
              <w:t>Can</w:t>
            </w:r>
            <w:r>
              <w:rPr>
                <w:sz w:val="24"/>
              </w:rPr>
              <w:t xml:space="preserve"> you </w:t>
            </w:r>
            <w:r>
              <w:rPr>
                <w:i/>
                <w:sz w:val="24"/>
              </w:rPr>
              <w:t>see</w:t>
            </w:r>
            <w:r>
              <w:rPr>
                <w:sz w:val="24"/>
              </w:rPr>
              <w:t xml:space="preserve"> me now?</w:t>
            </w:r>
          </w:p>
          <w:p>
            <w:pPr>
              <w:pStyle w:val="Normal"/>
              <w:suppressAutoHyphens w:val="true"/>
              <w:spacing w:lineRule="auto" w:line="240"/>
              <w:ind w:hanging="0" w:end="0"/>
              <w:jc w:val="start"/>
              <w:rPr/>
            </w:pPr>
            <w:r>
              <w:rPr>
                <w:sz w:val="24"/>
              </w:rPr>
              <w:t xml:space="preserve">Take care! I </w:t>
            </w:r>
            <w:r>
              <w:rPr>
                <w:i/>
                <w:sz w:val="24"/>
              </w:rPr>
              <w:t xml:space="preserve">feel </w:t>
            </w:r>
            <w:r>
              <w:rPr>
                <w:sz w:val="24"/>
              </w:rPr>
              <w:t>the walls shaking.</w:t>
            </w:r>
          </w:p>
        </w:tc>
      </w:tr>
    </w:tbl>
    <w:p>
      <w:pPr>
        <w:pStyle w:val="Normal"/>
        <w:suppressAutoHyphens w:val="true"/>
        <w:spacing w:lineRule="auto" w:line="240"/>
        <w:ind w:firstLine="284" w:end="0"/>
        <w:rPr>
          <w:sz w:val="24"/>
        </w:rPr>
      </w:pPr>
      <w:r>
        <w:rPr>
          <w:sz w:val="24"/>
        </w:rPr>
      </w:r>
    </w:p>
    <w:p>
      <w:pPr>
        <w:pStyle w:val="2"/>
        <w:rPr/>
      </w:pPr>
      <w:r>
        <w:rPr/>
        <w:t>In the same way verbs of mental and emotional states can acquire a different meaning and occur in the present continuous and other continu</w:t>
        <w:softHyphen/>
        <w:t>ous forms.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5"/>
        <w:gridCol w:w="5487"/>
      </w:tblGrid>
      <w:tr>
        <w:trPr/>
        <w:tc>
          <w:tcPr>
            <w:tcW w:w="5495" w:type="dxa"/>
            <w:tcBorders/>
          </w:tcPr>
          <w:p>
            <w:pPr>
              <w:pStyle w:val="Normal"/>
              <w:suppressAutoHyphens w:val="true"/>
              <w:spacing w:lineRule="auto" w:line="240"/>
              <w:ind w:hanging="0" w:end="0"/>
              <w:jc w:val="start"/>
              <w:rPr/>
            </w:pPr>
            <w:r>
              <w:rPr>
                <w:sz w:val="24"/>
              </w:rPr>
              <w:t xml:space="preserve">I </w:t>
            </w:r>
            <w:r>
              <w:rPr>
                <w:i/>
                <w:sz w:val="24"/>
              </w:rPr>
              <w:t>consider</w:t>
            </w:r>
            <w:r>
              <w:rPr>
                <w:sz w:val="24"/>
              </w:rPr>
              <w:t xml:space="preserve"> (=believe) her to be a very good student. </w:t>
            </w:r>
          </w:p>
          <w:p>
            <w:pPr>
              <w:pStyle w:val="Normal"/>
              <w:suppressAutoHyphens w:val="true"/>
              <w:spacing w:lineRule="auto" w:line="240"/>
              <w:ind w:hanging="0" w:end="0"/>
              <w:jc w:val="start"/>
              <w:rPr>
                <w:sz w:val="24"/>
              </w:rPr>
            </w:pPr>
            <w:r>
              <w:rPr>
                <w:sz w:val="24"/>
              </w:rPr>
              <w:t>I think (suppose) you are right.</w:t>
            </w:r>
          </w:p>
        </w:tc>
        <w:tc>
          <w:tcPr>
            <w:tcW w:w="5487" w:type="dxa"/>
            <w:tcBorders/>
          </w:tcPr>
          <w:p>
            <w:pPr>
              <w:pStyle w:val="Normal"/>
              <w:suppressAutoHyphens w:val="true"/>
              <w:spacing w:lineRule="auto" w:line="240"/>
              <w:ind w:hanging="0" w:end="0"/>
              <w:jc w:val="start"/>
              <w:rPr/>
            </w:pPr>
            <w:r>
              <w:rPr>
                <w:sz w:val="24"/>
              </w:rPr>
              <w:t>I</w:t>
            </w:r>
            <w:r>
              <w:rPr>
                <w:i/>
                <w:sz w:val="24"/>
              </w:rPr>
              <w:t xml:space="preserve">’m </w:t>
            </w:r>
            <w:r>
              <w:rPr>
                <w:sz w:val="24"/>
              </w:rPr>
              <w:t xml:space="preserve">still </w:t>
            </w:r>
            <w:r>
              <w:rPr>
                <w:i/>
                <w:sz w:val="24"/>
              </w:rPr>
              <w:t xml:space="preserve">considering </w:t>
            </w:r>
            <w:r>
              <w:rPr>
                <w:sz w:val="24"/>
              </w:rPr>
              <w:t>(studying) all the pros and cons.</w:t>
            </w:r>
          </w:p>
          <w:p>
            <w:pPr>
              <w:pStyle w:val="Normal"/>
              <w:suppressAutoHyphens w:val="true"/>
              <w:spacing w:lineRule="auto" w:line="240"/>
              <w:ind w:hanging="0" w:end="0"/>
              <w:jc w:val="start"/>
              <w:rPr/>
            </w:pPr>
            <w:r>
              <w:rPr>
                <w:sz w:val="24"/>
              </w:rPr>
              <w:t>I</w:t>
            </w:r>
            <w:r>
              <w:rPr>
                <w:i/>
                <w:sz w:val="24"/>
              </w:rPr>
              <w:t>’m</w:t>
            </w:r>
            <w:r>
              <w:rPr>
                <w:sz w:val="24"/>
              </w:rPr>
              <w:t xml:space="preserve"> </w:t>
            </w:r>
            <w:r>
              <w:rPr>
                <w:i/>
                <w:sz w:val="24"/>
              </w:rPr>
              <w:t xml:space="preserve">thinking </w:t>
            </w:r>
            <w:r>
              <w:rPr>
                <w:sz w:val="24"/>
              </w:rPr>
              <w:t>over (studying) your offer.</w:t>
            </w:r>
          </w:p>
        </w:tc>
      </w:tr>
    </w:tbl>
    <w:p>
      <w:pPr>
        <w:pStyle w:val="Normal"/>
        <w:suppressAutoHyphens w:val="true"/>
        <w:spacing w:lineRule="auto" w:line="240"/>
        <w:ind w:firstLine="284" w:end="0"/>
        <w:rPr>
          <w:sz w:val="24"/>
        </w:rPr>
      </w:pPr>
      <w:r>
        <w:rPr>
          <w:sz w:val="24"/>
        </w:rPr>
      </w:r>
    </w:p>
    <w:p>
      <w:pPr>
        <w:pStyle w:val="2"/>
        <w:rPr/>
      </w:pPr>
      <w:r>
        <w:rPr/>
        <w:t>In some cases it is not so much a change of meaning as a change in the quality or intensity of the idea expressed by the verb that makes it possible to use the continuous form.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am forgetting</w:t>
      </w:r>
      <w:r>
        <w:rPr>
          <w:sz w:val="24"/>
        </w:rPr>
        <w:t xml:space="preserve"> things more and more now.</w:t>
      </w:r>
    </w:p>
    <w:p>
      <w:pPr>
        <w:pStyle w:val="Normal"/>
        <w:suppressAutoHyphens w:val="true"/>
        <w:spacing w:lineRule="auto" w:line="240"/>
        <w:ind w:firstLine="284" w:start="284" w:end="0"/>
        <w:rPr/>
      </w:pPr>
      <w:r>
        <w:rPr>
          <w:sz w:val="24"/>
        </w:rPr>
        <w:t xml:space="preserve">She </w:t>
      </w:r>
      <w:r>
        <w:rPr>
          <w:i/>
          <w:sz w:val="24"/>
        </w:rPr>
        <w:t>is understanding</w:t>
      </w:r>
      <w:r>
        <w:rPr>
          <w:sz w:val="24"/>
        </w:rPr>
        <w:t xml:space="preserve"> grammar better now.</w:t>
      </w:r>
    </w:p>
    <w:p>
      <w:pPr>
        <w:pStyle w:val="Normal"/>
        <w:suppressAutoHyphens w:val="true"/>
        <w:spacing w:lineRule="auto" w:line="240"/>
        <w:ind w:firstLine="284" w:start="284" w:end="0"/>
        <w:rPr/>
      </w:pPr>
      <w:r>
        <w:rPr>
          <w:sz w:val="24"/>
        </w:rPr>
        <w:t>Don’t shout,</w:t>
      </w:r>
      <w:r>
        <w:rPr>
          <w:sz w:val="24"/>
          <w:lang w:val="ru-RU"/>
        </w:rPr>
        <w:t xml:space="preserve"> I</w:t>
      </w:r>
      <w:r>
        <w:rPr>
          <w:i/>
          <w:sz w:val="24"/>
          <w:lang w:val="ru-RU"/>
        </w:rPr>
        <w:t xml:space="preserve">'m </w:t>
      </w:r>
      <w:r>
        <w:rPr>
          <w:i/>
          <w:sz w:val="24"/>
        </w:rPr>
        <w:t xml:space="preserve">hearing </w:t>
      </w:r>
      <w:r>
        <w:rPr>
          <w:sz w:val="24"/>
        </w:rPr>
        <w:t>you perfectly well.</w:t>
      </w:r>
    </w:p>
    <w:p>
      <w:pPr>
        <w:pStyle w:val="Normal"/>
        <w:suppressAutoHyphens w:val="true"/>
        <w:spacing w:lineRule="auto" w:line="240"/>
        <w:ind w:firstLine="284" w:start="284" w:end="0"/>
        <w:rPr/>
      </w:pPr>
      <w:r>
        <w:rPr>
          <w:sz w:val="24"/>
        </w:rPr>
        <w:t xml:space="preserve">What </w:t>
      </w:r>
      <w:r>
        <w:rPr>
          <w:i/>
          <w:sz w:val="24"/>
        </w:rPr>
        <w:t>are</w:t>
      </w:r>
      <w:r>
        <w:rPr>
          <w:sz w:val="24"/>
        </w:rPr>
        <w:t xml:space="preserve"> you </w:t>
      </w:r>
      <w:r>
        <w:rPr>
          <w:i/>
          <w:sz w:val="24"/>
        </w:rPr>
        <w:t xml:space="preserve">seeling </w:t>
      </w:r>
      <w:r>
        <w:rPr>
          <w:sz w:val="24"/>
        </w:rPr>
        <w:t>there in this complete darkness.</w:t>
      </w:r>
    </w:p>
    <w:p>
      <w:pPr>
        <w:pStyle w:val="2"/>
        <w:ind w:start="284" w:end="0"/>
        <w:rPr/>
      </w:pPr>
      <w:r>
        <w:rPr/>
        <w:t xml:space="preserve">You see, she </w:t>
      </w:r>
      <w:r>
        <w:rPr>
          <w:i/>
        </w:rPr>
        <w:t>is knowing</w:t>
      </w:r>
      <w:r>
        <w:rPr/>
        <w:t xml:space="preserve"> too mucht.</w:t>
      </w:r>
    </w:p>
    <w:p>
      <w:pPr>
        <w:pStyle w:val="Normal"/>
        <w:suppressAutoHyphens w:val="true"/>
        <w:spacing w:lineRule="auto" w:line="240"/>
        <w:ind w:firstLine="284" w:start="284" w:end="0"/>
        <w:rPr/>
      </w:pPr>
      <w:r>
        <w:rPr>
          <w:sz w:val="24"/>
        </w:rPr>
        <w:t>All this time</w:t>
      </w:r>
      <w:r>
        <w:rPr>
          <w:sz w:val="24"/>
          <w:lang w:val="ru-RU"/>
        </w:rPr>
        <w:t xml:space="preserve"> I</w:t>
      </w:r>
      <w:r>
        <w:rPr>
          <w:i/>
          <w:sz w:val="24"/>
          <w:lang w:val="ru-RU"/>
        </w:rPr>
        <w:t>'m</w:t>
      </w:r>
      <w:r>
        <w:rPr>
          <w:sz w:val="24"/>
        </w:rPr>
        <w:t xml:space="preserve"> </w:t>
      </w:r>
      <w:r>
        <w:rPr>
          <w:i/>
          <w:sz w:val="24"/>
        </w:rPr>
        <w:t>hating</w:t>
      </w:r>
      <w:r>
        <w:rPr>
          <w:sz w:val="24"/>
        </w:rPr>
        <w:t xml:space="preserve"> them.</w:t>
      </w:r>
    </w:p>
    <w:p>
      <w:pPr>
        <w:pStyle w:val="2"/>
        <w:ind w:start="284" w:end="0"/>
        <w:rPr/>
      </w:pPr>
      <w:r>
        <w:rPr/>
        <w:t xml:space="preserve">I </w:t>
      </w:r>
      <w:r>
        <w:rPr>
          <w:i/>
        </w:rPr>
        <w:t>am feeling</w:t>
      </w:r>
      <w:r>
        <w:rPr/>
        <w:t xml:space="preserve"> quite all right.</w:t>
      </w:r>
    </w:p>
    <w:p>
      <w:pPr>
        <w:pStyle w:val="2"/>
        <w:rPr/>
      </w:pPr>
      <w:r>
        <w:rPr/>
      </w:r>
    </w:p>
    <w:p>
      <w:pPr>
        <w:pStyle w:val="Normal"/>
        <w:suppressAutoHyphens w:val="true"/>
        <w:spacing w:lineRule="auto" w:line="240"/>
        <w:ind w:firstLine="284" w:end="0"/>
        <w:rPr/>
      </w:pPr>
      <w:r>
        <w:rPr>
          <w:sz w:val="24"/>
        </w:rPr>
        <w:t xml:space="preserve">The </w:t>
      </w:r>
      <w:r>
        <w:rPr>
          <w:b/>
          <w:sz w:val="24"/>
        </w:rPr>
        <w:t>relational verbs</w:t>
      </w:r>
      <w:r>
        <w:rPr>
          <w:sz w:val="24"/>
        </w:rPr>
        <w:t xml:space="preserve"> (belong, cost, etc.) are not used in the continu</w:t>
        <w:softHyphen/>
        <w:t>ous form.</w:t>
      </w:r>
    </w:p>
    <w:p>
      <w:pPr>
        <w:pStyle w:val="Normal"/>
        <w:suppressAutoHyphens w:val="true"/>
        <w:spacing w:lineRule="auto" w:line="240"/>
        <w:ind w:firstLine="284" w:end="0"/>
        <w:rPr>
          <w:sz w:val="24"/>
        </w:rPr>
      </w:pPr>
      <w:r>
        <w:rPr>
          <w:sz w:val="24"/>
        </w:rPr>
      </w:r>
    </w:p>
    <w:p>
      <w:pPr>
        <w:pStyle w:val="Normal"/>
        <w:suppressAutoHyphens w:val="true"/>
        <w:spacing w:lineRule="auto" w:line="240"/>
        <w:ind w:hanging="0" w:start="284" w:end="0"/>
        <w:rPr/>
      </w:pPr>
      <w:r>
        <w:rPr>
          <w:sz w:val="24"/>
        </w:rPr>
        <w:t>2.</w:t>
      </w:r>
      <w:r>
        <w:rPr>
          <w:b/>
          <w:sz w:val="24"/>
        </w:rPr>
        <w:t xml:space="preserve"> To denote actions characteristic of a certain period of present time, the moment of speaking  </w:t>
      </w:r>
    </w:p>
    <w:p>
      <w:pPr>
        <w:pStyle w:val="Normal"/>
        <w:suppressAutoHyphens w:val="true"/>
        <w:spacing w:lineRule="auto" w:line="240"/>
        <w:ind w:hanging="0" w:end="0"/>
        <w:rPr/>
      </w:pPr>
      <w:r>
        <w:rPr>
          <w:b/>
          <w:sz w:val="24"/>
        </w:rPr>
        <w:t xml:space="preserve">         </w:t>
      </w:r>
      <w:r>
        <w:rPr>
          <w:b/>
          <w:sz w:val="24"/>
        </w:rPr>
        <w:t xml:space="preserve">included. </w:t>
      </w:r>
      <w:r>
        <w:rPr>
          <w:sz w:val="24"/>
        </w:rPr>
        <w:t>As a rule these actions are temporary.</w:t>
      </w:r>
    </w:p>
    <w:p>
      <w:pPr>
        <w:pStyle w:val="Normal"/>
        <w:suppressAutoHyphens w:val="true"/>
        <w:spacing w:lineRule="auto" w:line="240"/>
        <w:ind w:hanging="0" w:end="0"/>
        <w:rPr>
          <w:sz w:val="24"/>
        </w:rPr>
      </w:pPr>
      <w:r>
        <w:rPr>
          <w:sz w:val="24"/>
        </w:rPr>
      </w:r>
    </w:p>
    <w:p>
      <w:pPr>
        <w:pStyle w:val="2"/>
        <w:ind w:start="284" w:end="0"/>
        <w:rPr/>
      </w:pPr>
      <w:r>
        <w:rPr/>
        <w:t xml:space="preserve">They </w:t>
      </w:r>
      <w:r>
        <w:rPr>
          <w:i/>
        </w:rPr>
        <w:t>are spending</w:t>
      </w:r>
      <w:r>
        <w:rPr/>
        <w:t xml:space="preserve"> their holidays at the sea-side this summer.</w:t>
      </w:r>
    </w:p>
    <w:p>
      <w:pPr>
        <w:pStyle w:val="Normal"/>
        <w:suppressAutoHyphens w:val="true"/>
        <w:spacing w:lineRule="auto" w:line="240"/>
        <w:ind w:firstLine="284" w:start="284" w:end="0"/>
        <w:rPr/>
      </w:pPr>
      <w:r>
        <w:rPr>
          <w:sz w:val="24"/>
        </w:rPr>
        <w:t xml:space="preserve">Your behaviour </w:t>
      </w:r>
      <w:r>
        <w:rPr>
          <w:i/>
          <w:sz w:val="24"/>
        </w:rPr>
        <w:t>is killing</w:t>
      </w:r>
      <w:r>
        <w:rPr>
          <w:sz w:val="24"/>
        </w:rPr>
        <w:t xml:space="preserve"> your wife.</w:t>
      </w:r>
    </w:p>
    <w:p>
      <w:pPr>
        <w:pStyle w:val="Normal"/>
        <w:suppressAutoHyphens w:val="true"/>
        <w:spacing w:lineRule="auto" w:line="240"/>
        <w:ind w:firstLine="284" w:start="284" w:end="0"/>
        <w:rPr/>
      </w:pPr>
      <w:r>
        <w:rPr>
          <w:sz w:val="24"/>
        </w:rPr>
        <w:t xml:space="preserve">It is autumn now. The birds </w:t>
      </w:r>
      <w:r>
        <w:rPr>
          <w:i/>
          <w:sz w:val="24"/>
        </w:rPr>
        <w:t>are flocking</w:t>
      </w:r>
      <w:r>
        <w:rPr>
          <w:sz w:val="24"/>
        </w:rPr>
        <w:t xml:space="preserve"> together.</w:t>
      </w:r>
    </w:p>
    <w:p>
      <w:pPr>
        <w:pStyle w:val="Normal"/>
        <w:suppressAutoHyphens w:val="true"/>
        <w:spacing w:lineRule="auto" w:line="240"/>
        <w:ind w:firstLine="284" w:end="0"/>
        <w:rPr>
          <w:sz w:val="24"/>
        </w:rPr>
      </w:pPr>
      <w:r>
        <w:rPr>
          <w:sz w:val="24"/>
        </w:rPr>
      </w:r>
    </w:p>
    <w:p>
      <w:pPr>
        <w:pStyle w:val="Normal"/>
        <w:numPr>
          <w:ilvl w:val="0"/>
          <w:numId w:val="10"/>
        </w:numPr>
        <w:suppressAutoHyphens w:val="true"/>
        <w:spacing w:lineRule="auto" w:line="240"/>
        <w:rPr>
          <w:sz w:val="24"/>
        </w:rPr>
      </w:pPr>
      <w:r>
        <w:rPr>
          <w:b/>
          <w:sz w:val="24"/>
        </w:rPr>
        <w:t>To denote (for the sake of emphasis) actions in progress referring to all or any time, the moment of</w:t>
      </w:r>
      <w:r>
        <w:rPr>
          <w:sz w:val="24"/>
        </w:rPr>
        <w:t xml:space="preserve"> </w:t>
      </w:r>
    </w:p>
    <w:p>
      <w:pPr>
        <w:pStyle w:val="Normal"/>
        <w:suppressAutoHyphens w:val="true"/>
        <w:spacing w:lineRule="auto" w:line="240"/>
        <w:ind w:hanging="0" w:end="0"/>
        <w:rPr/>
      </w:pPr>
      <w:r>
        <w:rPr>
          <w:sz w:val="24"/>
        </w:rPr>
        <w:t xml:space="preserve">           </w:t>
      </w:r>
      <w:r>
        <w:rPr>
          <w:b/>
          <w:sz w:val="24"/>
        </w:rPr>
        <w:t>speaking included</w:t>
      </w:r>
      <w:r>
        <w:rPr>
          <w:sz w:val="24"/>
        </w:rPr>
        <w:t xml:space="preserve">. In this case the adverbials </w:t>
      </w:r>
      <w:r>
        <w:rPr>
          <w:i/>
          <w:sz w:val="24"/>
        </w:rPr>
        <w:t>ever, for ever, constantly, always</w:t>
      </w:r>
      <w:r>
        <w:rPr>
          <w:sz w:val="24"/>
        </w:rPr>
        <w:t xml:space="preserve"> are obligatory.</w:t>
      </w:r>
    </w:p>
    <w:p>
      <w:pPr>
        <w:pStyle w:val="Normal"/>
        <w:suppressAutoHyphens w:val="true"/>
        <w:spacing w:lineRule="auto" w:line="240"/>
        <w:ind w:hanging="0" w:end="0"/>
        <w:rPr>
          <w:sz w:val="24"/>
        </w:rPr>
      </w:pPr>
      <w:r>
        <w:rPr>
          <w:sz w:val="24"/>
        </w:rPr>
      </w:r>
    </w:p>
    <w:p>
      <w:pPr>
        <w:pStyle w:val="2"/>
        <w:ind w:start="284" w:end="0"/>
        <w:rPr/>
      </w:pPr>
      <w:r>
        <w:rPr/>
        <w:t xml:space="preserve">Our solar system together with the Milky Way </w:t>
      </w:r>
      <w:r>
        <w:rPr>
          <w:i/>
        </w:rPr>
        <w:t xml:space="preserve">is </w:t>
      </w:r>
      <w:r>
        <w:rPr/>
        <w:t xml:space="preserve">constantly </w:t>
      </w:r>
      <w:r>
        <w:rPr>
          <w:i/>
        </w:rPr>
        <w:t xml:space="preserve">moving </w:t>
      </w:r>
      <w:r>
        <w:rPr/>
        <w:t>towards Vega.</w:t>
      </w:r>
    </w:p>
    <w:p>
      <w:pPr>
        <w:pStyle w:val="2"/>
        <w:ind w:start="284" w:end="0"/>
        <w:rPr/>
      </w:pPr>
      <w:r>
        <w:rPr/>
        <w:t xml:space="preserve">The Volga </w:t>
      </w:r>
      <w:r>
        <w:rPr>
          <w:i/>
        </w:rPr>
        <w:t xml:space="preserve">is </w:t>
      </w:r>
      <w:r>
        <w:rPr/>
        <w:t xml:space="preserve">for ever </w:t>
      </w:r>
      <w:r>
        <w:rPr>
          <w:i/>
        </w:rPr>
        <w:t>pouring</w:t>
      </w:r>
      <w:r>
        <w:rPr/>
        <w:t xml:space="preserve"> its waters into the Caspian Sea. </w:t>
      </w:r>
    </w:p>
    <w:p>
      <w:pPr>
        <w:pStyle w:val="2"/>
        <w:ind w:start="284" w:end="0"/>
        <w:rPr/>
      </w:pPr>
      <w:r>
        <w:rPr/>
        <w:t xml:space="preserve">Mankind </w:t>
      </w:r>
      <w:r>
        <w:rPr>
          <w:i/>
        </w:rPr>
        <w:t>is</w:t>
      </w:r>
      <w:r>
        <w:rPr/>
        <w:t xml:space="preserve"> always </w:t>
      </w:r>
      <w:r>
        <w:rPr>
          <w:i/>
        </w:rPr>
        <w:t>developing</w:t>
      </w:r>
      <w:r>
        <w:rPr/>
        <w:t xml:space="preserve"> its mental faculties.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4. To denote</w:t>
      </w:r>
      <w:r>
        <w:rPr>
          <w:b/>
          <w:sz w:val="24"/>
        </w:rPr>
        <w:t xml:space="preserve"> actions characteristic of a certain person within more or less long periods of present time,  </w:t>
      </w:r>
    </w:p>
    <w:p>
      <w:pPr>
        <w:pStyle w:val="Normal"/>
        <w:suppressAutoHyphens w:val="true"/>
        <w:spacing w:lineRule="auto" w:line="240"/>
        <w:ind w:firstLine="284" w:end="0"/>
        <w:rPr/>
      </w:pPr>
      <w:r>
        <w:rPr>
          <w:b/>
          <w:sz w:val="24"/>
        </w:rPr>
        <w:t xml:space="preserve">    </w:t>
      </w:r>
      <w:r>
        <w:rPr>
          <w:b/>
          <w:sz w:val="24"/>
        </w:rPr>
        <w:t>the</w:t>
      </w:r>
      <w:r>
        <w:rPr>
          <w:sz w:val="24"/>
        </w:rPr>
        <w:t xml:space="preserve"> </w:t>
      </w:r>
      <w:r>
        <w:rPr>
          <w:b/>
          <w:sz w:val="24"/>
        </w:rPr>
        <w:t>moment of speaking included</w:t>
      </w:r>
      <w:r>
        <w:rPr>
          <w:sz w:val="24"/>
        </w:rPr>
        <w:t xml:space="preserve"> </w:t>
      </w:r>
      <w:r>
        <w:rPr>
          <w:b/>
          <w:sz w:val="24"/>
        </w:rPr>
        <w:t>and provoking certain emotions in the speaker</w:t>
      </w:r>
      <w:r>
        <w:rPr>
          <w:sz w:val="24"/>
        </w:rPr>
        <w:t xml:space="preserve"> (inpatience,   </w:t>
      </w:r>
    </w:p>
    <w:p>
      <w:pPr>
        <w:pStyle w:val="Normal"/>
        <w:suppressAutoHyphens w:val="true"/>
        <w:spacing w:lineRule="auto" w:line="240"/>
        <w:ind w:firstLine="284" w:end="0"/>
        <w:rPr>
          <w:sz w:val="24"/>
        </w:rPr>
      </w:pPr>
      <w:r>
        <w:rPr>
          <w:sz w:val="24"/>
        </w:rPr>
        <w:t xml:space="preserve">    </w:t>
      </w:r>
      <w:r>
        <w:rPr>
          <w:sz w:val="24"/>
        </w:rPr>
        <w:t>irritation, disapproval, praise, etc.). Sentences with such forms are always emotionally coloured.</w:t>
      </w:r>
    </w:p>
    <w:p>
      <w:pPr>
        <w:pStyle w:val="Normal"/>
        <w:suppressAutoHyphens w:val="true"/>
        <w:spacing w:lineRule="auto" w:line="240"/>
        <w:ind w:hanging="0" w:end="0"/>
        <w:rPr>
          <w:sz w:val="24"/>
        </w:rPr>
      </w:pPr>
      <w:r>
        <w:rPr>
          <w:sz w:val="24"/>
        </w:rPr>
      </w:r>
    </w:p>
    <w:p>
      <w:pPr>
        <w:pStyle w:val="2"/>
        <w:ind w:start="284" w:end="0"/>
        <w:rPr/>
      </w:pPr>
      <w:r>
        <w:rPr/>
        <w:t xml:space="preserve">Oh, I have no patience with you. Why </w:t>
      </w:r>
      <w:r>
        <w:rPr>
          <w:i/>
        </w:rPr>
        <w:t>are</w:t>
      </w:r>
      <w:r>
        <w:rPr/>
        <w:t xml:space="preserve"> you always </w:t>
      </w:r>
      <w:r>
        <w:rPr>
          <w:i/>
        </w:rPr>
        <w:t>losing</w:t>
      </w:r>
      <w:r>
        <w:rPr/>
        <w:t xml:space="preserve"> your things?</w:t>
      </w:r>
    </w:p>
    <w:p>
      <w:pPr>
        <w:pStyle w:val="Normal"/>
        <w:suppressAutoHyphens w:val="true"/>
        <w:spacing w:lineRule="auto" w:line="240"/>
        <w:ind w:firstLine="284" w:start="284" w:end="0"/>
        <w:rPr/>
      </w:pPr>
      <w:r>
        <w:rPr>
          <w:sz w:val="24"/>
        </w:rPr>
        <w:t xml:space="preserve">Though she is only ten, she is very kind-hearted, she </w:t>
      </w:r>
      <w:r>
        <w:rPr>
          <w:i/>
          <w:sz w:val="24"/>
        </w:rPr>
        <w:t>is</w:t>
      </w:r>
      <w:r>
        <w:rPr>
          <w:sz w:val="24"/>
        </w:rPr>
        <w:t xml:space="preserve"> always </w:t>
      </w:r>
      <w:r>
        <w:rPr>
          <w:i/>
          <w:sz w:val="24"/>
        </w:rPr>
        <w:t>pitying</w:t>
      </w:r>
      <w:r>
        <w:rPr>
          <w:sz w:val="24"/>
        </w:rPr>
        <w:t xml:space="preserve"> everybody.</w:t>
      </w:r>
    </w:p>
    <w:p>
      <w:pPr>
        <w:pStyle w:val="Normal"/>
        <w:suppressAutoHyphens w:val="true"/>
        <w:spacing w:lineRule="auto" w:line="240"/>
        <w:ind w:firstLine="284" w:end="0"/>
        <w:rPr>
          <w:sz w:val="24"/>
        </w:rPr>
      </w:pPr>
      <w:r>
        <w:rPr>
          <w:sz w:val="24"/>
        </w:rPr>
      </w:r>
    </w:p>
    <w:p>
      <w:pPr>
        <w:pStyle w:val="2"/>
        <w:rPr/>
      </w:pPr>
      <w:r>
        <w:rPr/>
        <w:t xml:space="preserve">In such sentences the adverbials </w:t>
      </w:r>
      <w:r>
        <w:rPr>
          <w:i/>
        </w:rPr>
        <w:t>always</w:t>
      </w:r>
      <w:r>
        <w:rPr/>
        <w:t xml:space="preserve"> or </w:t>
      </w:r>
      <w:r>
        <w:rPr>
          <w:i/>
        </w:rPr>
        <w:t>constantly</w:t>
      </w:r>
      <w:r>
        <w:rPr/>
        <w:t xml:space="preserve"> are also obligatory.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w:t>
      </w:r>
      <w:r>
        <w:rPr>
          <w:b/>
          <w:sz w:val="24"/>
        </w:rPr>
        <w:t>To denote future actions.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hanging="0" w:start="284" w:end="0"/>
        <w:rPr/>
      </w:pPr>
      <w:r>
        <w:rPr>
          <w:sz w:val="24"/>
        </w:rPr>
        <w:t xml:space="preserve">a) With verbs of motion </w:t>
      </w:r>
      <w:r>
        <w:rPr>
          <w:i/>
          <w:sz w:val="24"/>
        </w:rPr>
        <w:t>to arrive, to come, to go, to leave, to return, to sail, to start</w:t>
      </w:r>
      <w:r>
        <w:rPr>
          <w:sz w:val="24"/>
        </w:rPr>
        <w:t xml:space="preserve"> and some others, usually  </w:t>
      </w:r>
    </w:p>
    <w:p>
      <w:pPr>
        <w:pStyle w:val="Normal"/>
        <w:suppressAutoHyphens w:val="true"/>
        <w:spacing w:lineRule="auto" w:line="240"/>
        <w:ind w:hanging="0" w:start="284" w:end="0"/>
        <w:rPr>
          <w:sz w:val="24"/>
        </w:rPr>
      </w:pPr>
      <w:r>
        <w:rPr>
          <w:sz w:val="24"/>
        </w:rPr>
        <w:t xml:space="preserve">     </w:t>
      </w:r>
      <w:r>
        <w:rPr>
          <w:sz w:val="24"/>
        </w:rPr>
        <w:t xml:space="preserve">the actions are only intended or planned. The future time is usually indicated by some adverbials:                      </w:t>
      </w:r>
    </w:p>
    <w:p>
      <w:pPr>
        <w:pStyle w:val="Normal"/>
        <w:suppressAutoHyphens w:val="true"/>
        <w:spacing w:lineRule="auto" w:line="240"/>
        <w:ind w:hanging="0" w:start="284" w:end="0"/>
        <w:rPr>
          <w:sz w:val="24"/>
        </w:rPr>
      </w:pPr>
      <w:r>
        <w:rPr>
          <w:sz w:val="24"/>
        </w:rPr>
      </w:r>
    </w:p>
    <w:p>
      <w:pPr>
        <w:pStyle w:val="Normal"/>
        <w:suppressAutoHyphens w:val="true"/>
        <w:spacing w:lineRule="auto" w:line="240"/>
        <w:ind w:firstLine="284" w:start="284" w:end="0"/>
        <w:rPr/>
      </w:pPr>
      <w:r>
        <w:rPr>
          <w:sz w:val="24"/>
        </w:rPr>
        <w:t xml:space="preserve">She </w:t>
      </w:r>
      <w:r>
        <w:rPr>
          <w:i/>
          <w:sz w:val="24"/>
        </w:rPr>
        <w:t>is leaving</w:t>
      </w:r>
      <w:r>
        <w:rPr>
          <w:sz w:val="24"/>
        </w:rPr>
        <w:t xml:space="preserve"> </w:t>
      </w:r>
      <w:r>
        <w:rPr>
          <w:b/>
          <w:sz w:val="24"/>
        </w:rPr>
        <w:t>tomorrow</w:t>
      </w:r>
      <w:r>
        <w:rPr>
          <w:sz w:val="24"/>
        </w:rPr>
        <w:t xml:space="preserve">. </w:t>
      </w:r>
    </w:p>
    <w:p>
      <w:pPr>
        <w:pStyle w:val="Normal"/>
        <w:suppressAutoHyphens w:val="true"/>
        <w:spacing w:lineRule="auto" w:line="240"/>
        <w:ind w:firstLine="284" w:start="284" w:end="0"/>
        <w:rPr/>
      </w:pPr>
      <w:r>
        <w:rPr>
          <w:sz w:val="24"/>
        </w:rPr>
        <w:t xml:space="preserve">The boat </w:t>
      </w:r>
      <w:r>
        <w:rPr>
          <w:i/>
          <w:sz w:val="24"/>
        </w:rPr>
        <w:t>is sailing</w:t>
      </w:r>
      <w:r>
        <w:rPr>
          <w:sz w:val="24"/>
        </w:rPr>
        <w:t xml:space="preserve"> </w:t>
      </w:r>
      <w:r>
        <w:rPr>
          <w:b/>
          <w:sz w:val="24"/>
        </w:rPr>
        <w:t>next week</w:t>
      </w:r>
      <w:r>
        <w:rPr>
          <w:sz w:val="24"/>
        </w:rPr>
        <w:t xml:space="preserve">. </w:t>
      </w:r>
    </w:p>
    <w:p>
      <w:pPr>
        <w:pStyle w:val="2"/>
        <w:ind w:start="284" w:end="0"/>
        <w:rPr/>
      </w:pPr>
      <w:r>
        <w:rPr/>
        <w:t xml:space="preserve">He </w:t>
      </w:r>
      <w:r>
        <w:rPr>
          <w:i/>
        </w:rPr>
        <w:t>is returning</w:t>
      </w:r>
      <w:r>
        <w:rPr/>
        <w:t xml:space="preserve"> </w:t>
      </w:r>
      <w:r>
        <w:rPr>
          <w:b/>
        </w:rPr>
        <w:t>on Monday</w:t>
      </w:r>
      <w:r>
        <w:rPr/>
        <w:t xml:space="preserve">. </w:t>
      </w:r>
    </w:p>
    <w:p>
      <w:pPr>
        <w:pStyle w:val="2"/>
        <w:ind w:start="284" w:end="0"/>
        <w:rPr/>
      </w:pPr>
      <w:r>
        <w:rPr/>
        <w:t xml:space="preserve">What </w:t>
      </w:r>
      <w:r>
        <w:rPr>
          <w:i/>
        </w:rPr>
        <w:t>are</w:t>
      </w:r>
      <w:r>
        <w:rPr/>
        <w:t xml:space="preserve"> you </w:t>
      </w:r>
      <w:r>
        <w:rPr>
          <w:i/>
        </w:rPr>
        <w:t>doing</w:t>
      </w:r>
      <w:r>
        <w:rPr/>
        <w:t xml:space="preserve"> </w:t>
      </w:r>
      <w:r>
        <w:rPr>
          <w:b/>
        </w:rPr>
        <w:t>tomorrow</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Though the present continuous of the verb </w:t>
      </w:r>
      <w:r>
        <w:rPr>
          <w:i/>
          <w:sz w:val="24"/>
        </w:rPr>
        <w:t>to go</w:t>
      </w:r>
      <w:r>
        <w:rPr>
          <w:sz w:val="24"/>
        </w:rPr>
        <w:t xml:space="preserve"> + </w:t>
      </w:r>
      <w:r>
        <w:rPr>
          <w:i/>
          <w:sz w:val="24"/>
        </w:rPr>
        <w:t xml:space="preserve">infinitive </w:t>
      </w:r>
      <w:r>
        <w:rPr>
          <w:sz w:val="24"/>
        </w:rPr>
        <w:t>is commonly used to denote an intention or plan, with some verbs the meaning is that of apprehention or presentiment.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He’</w:t>
      </w:r>
      <w:r>
        <w:rPr>
          <w:i/>
          <w:sz w:val="24"/>
        </w:rPr>
        <w:t>s</w:t>
      </w:r>
      <w:r>
        <w:rPr>
          <w:sz w:val="24"/>
        </w:rPr>
        <w:t xml:space="preserve"> </w:t>
      </w:r>
      <w:r>
        <w:rPr>
          <w:i/>
          <w:sz w:val="24"/>
        </w:rPr>
        <w:t>going to get ill.</w:t>
      </w:r>
    </w:p>
    <w:p>
      <w:pPr>
        <w:pStyle w:val="Normal"/>
        <w:suppressAutoHyphens w:val="true"/>
        <w:spacing w:lineRule="auto" w:line="240"/>
        <w:ind w:firstLine="284" w:start="284" w:end="0"/>
        <w:rPr/>
      </w:pPr>
      <w:r>
        <w:rPr>
          <w:sz w:val="24"/>
        </w:rPr>
        <w:t xml:space="preserve">The flowers </w:t>
      </w:r>
      <w:r>
        <w:rPr>
          <w:i/>
          <w:sz w:val="24"/>
        </w:rPr>
        <w:t>are going to wither</w:t>
      </w:r>
      <w:r>
        <w:rPr>
          <w:sz w:val="24"/>
        </w:rPr>
        <w:t>.</w:t>
      </w:r>
    </w:p>
    <w:p>
      <w:pPr>
        <w:pStyle w:val="Normal"/>
        <w:suppressAutoHyphens w:val="true"/>
        <w:spacing w:lineRule="auto" w:line="240"/>
        <w:ind w:firstLine="284" w:start="284" w:end="0"/>
        <w:rPr/>
      </w:pPr>
      <w:r>
        <w:rPr>
          <w:sz w:val="24"/>
        </w:rPr>
        <w:t xml:space="preserve">It </w:t>
      </w:r>
      <w:r>
        <w:rPr>
          <w:i/>
          <w:sz w:val="24"/>
        </w:rPr>
        <w:t>is going to snow</w:t>
      </w:r>
      <w:r>
        <w:rPr>
          <w:sz w:val="24"/>
        </w:rPr>
        <w:t>.</w:t>
      </w:r>
    </w:p>
    <w:p>
      <w:pPr>
        <w:pStyle w:val="Normal"/>
        <w:suppressAutoHyphens w:val="true"/>
        <w:spacing w:lineRule="auto" w:line="240"/>
        <w:ind w:firstLine="284" w:start="284" w:end="0"/>
        <w:rPr/>
      </w:pPr>
      <w:r>
        <w:rPr>
          <w:sz w:val="24"/>
        </w:rPr>
        <w:t>He’</w:t>
      </w:r>
      <w:r>
        <w:rPr>
          <w:i/>
          <w:sz w:val="24"/>
        </w:rPr>
        <w:t>s</w:t>
      </w:r>
      <w:r>
        <w:rPr>
          <w:sz w:val="24"/>
        </w:rPr>
        <w:t xml:space="preserve"> </w:t>
      </w:r>
      <w:r>
        <w:rPr>
          <w:i/>
          <w:sz w:val="24"/>
        </w:rPr>
        <w:t>going to be hanged.</w:t>
      </w:r>
    </w:p>
    <w:p>
      <w:pPr>
        <w:pStyle w:val="Normal"/>
        <w:suppressAutoHyphens w:val="true"/>
        <w:spacing w:lineRule="auto" w:line="240"/>
        <w:ind w:firstLine="284" w:end="0"/>
        <w:rPr>
          <w:i/>
          <w:i/>
          <w:sz w:val="24"/>
        </w:rPr>
      </w:pPr>
      <w:r>
        <w:rPr>
          <w:i/>
          <w:sz w:val="24"/>
        </w:rPr>
      </w:r>
    </w:p>
    <w:p>
      <w:pPr>
        <w:pStyle w:val="BodyText"/>
        <w:ind w:firstLine="284" w:end="0"/>
        <w:jc w:val="both"/>
        <w:rPr/>
      </w:pPr>
      <w:r>
        <w:rPr/>
        <w:t xml:space="preserve">b) In adverbial clauses of time and condition after the conjunctions </w:t>
      </w:r>
      <w:r>
        <w:rPr>
          <w:i/>
        </w:rPr>
        <w:t>when, while, as long as, if, in case,</w:t>
      </w:r>
      <w:r>
        <w:rPr/>
        <w:t xml:space="preserve"> </w:t>
      </w:r>
    </w:p>
    <w:p>
      <w:pPr>
        <w:pStyle w:val="BodyText"/>
        <w:ind w:firstLine="284" w:end="0"/>
        <w:jc w:val="both"/>
        <w:rPr/>
      </w:pPr>
      <w:r>
        <w:rPr>
          <w:i/>
        </w:rPr>
        <w:t xml:space="preserve">    </w:t>
      </w:r>
      <w:r>
        <w:rPr>
          <w:i/>
        </w:rPr>
        <w:t>unless</w:t>
      </w:r>
      <w:r>
        <w:rPr/>
        <w:t>, etc:</w:t>
      </w:r>
    </w:p>
    <w:p>
      <w:pPr>
        <w:pStyle w:val="Normal"/>
        <w:suppressAutoHyphens w:val="true"/>
        <w:spacing w:lineRule="auto" w:line="240"/>
        <w:ind w:hanging="0" w:end="0"/>
        <w:rPr>
          <w:sz w:val="24"/>
        </w:rPr>
      </w:pPr>
      <w:r>
        <w:rPr>
          <w:sz w:val="24"/>
        </w:rPr>
      </w:r>
    </w:p>
    <w:p>
      <w:pPr>
        <w:pStyle w:val="Normal"/>
        <w:suppressAutoHyphens w:val="true"/>
        <w:spacing w:lineRule="auto" w:line="240"/>
        <w:ind w:firstLine="284" w:start="284" w:end="0"/>
        <w:rPr/>
      </w:pPr>
      <w:r>
        <w:rPr>
          <w:sz w:val="24"/>
        </w:rPr>
        <w:t xml:space="preserve">I’ll ring you up at 2, while you </w:t>
      </w:r>
      <w:r>
        <w:rPr>
          <w:i/>
          <w:sz w:val="24"/>
        </w:rPr>
        <w:t>are having</w:t>
      </w:r>
      <w:r>
        <w:rPr>
          <w:sz w:val="24"/>
        </w:rPr>
        <w:t xml:space="preserve"> your break. </w:t>
      </w:r>
    </w:p>
    <w:p>
      <w:pPr>
        <w:pStyle w:val="Normal"/>
        <w:suppressAutoHyphens w:val="true"/>
        <w:spacing w:lineRule="auto" w:line="240"/>
        <w:ind w:firstLine="284" w:start="284" w:end="0"/>
        <w:rPr/>
      </w:pPr>
      <w:r>
        <w:rPr>
          <w:sz w:val="24"/>
        </w:rPr>
        <w:t xml:space="preserve">If he </w:t>
      </w:r>
      <w:r>
        <w:rPr>
          <w:i/>
          <w:sz w:val="24"/>
        </w:rPr>
        <w:t>is working</w:t>
      </w:r>
      <w:r>
        <w:rPr>
          <w:sz w:val="24"/>
        </w:rPr>
        <w:t xml:space="preserve"> when I come, don’t bother him, I’ll wait.</w:t>
      </w:r>
    </w:p>
    <w:p>
      <w:pPr>
        <w:pStyle w:val="2"/>
        <w:rPr>
          <w:sz w:val="24"/>
        </w:rPr>
      </w:pPr>
      <w:r>
        <w:rPr>
          <w:sz w:val="24"/>
        </w:rPr>
      </w:r>
    </w:p>
    <w:p>
      <w:pPr>
        <w:pStyle w:val="2"/>
        <w:rPr/>
      </w:pPr>
      <w:r>
        <w:rPr/>
        <w:t>As follows from the items enumerated above, the present continuous cannot occur in the context describing a succession of actions referring to the present. In such cases the present indefinite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He comes up to the piano, opens the lid, and begins to play the first tune.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If several actions in a narrative have the form of the present continuous, it indicates that they are all simultaneous (and usually performed by different persons):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boys </w:t>
      </w:r>
      <w:r>
        <w:rPr>
          <w:i/>
          <w:sz w:val="24"/>
        </w:rPr>
        <w:t>are playing</w:t>
      </w:r>
      <w:r>
        <w:rPr>
          <w:sz w:val="24"/>
        </w:rPr>
        <w:t xml:space="preserve"> football on the lawn, Nell </w:t>
      </w:r>
      <w:r>
        <w:rPr>
          <w:i/>
          <w:sz w:val="24"/>
        </w:rPr>
        <w:t>is reading</w:t>
      </w:r>
      <w:r>
        <w:rPr>
          <w:sz w:val="24"/>
        </w:rPr>
        <w:t xml:space="preserve"> in her room, and Father is </w:t>
      </w:r>
      <w:r>
        <w:rPr>
          <w:i/>
          <w:sz w:val="24"/>
        </w:rPr>
        <w:t>having his rest</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all its uses the present continuous is rendered in Russian by means of the present tense of the imperfective aspect.</w:t>
      </w:r>
    </w:p>
    <w:p>
      <w:pPr>
        <w:pStyle w:val="Normal"/>
        <w:suppressAutoHyphens w:val="true"/>
        <w:spacing w:lineRule="auto" w:line="240"/>
        <w:ind w:firstLine="284" w:end="0"/>
        <w:rPr>
          <w:sz w:val="24"/>
        </w:rPr>
      </w:pPr>
      <w:r>
        <w:rPr>
          <w:sz w:val="24"/>
        </w:rPr>
      </w:r>
    </w:p>
    <w:p>
      <w:pPr>
        <w:pStyle w:val="Heading8"/>
        <w:rPr/>
      </w:pPr>
      <w:r>
        <w:rPr/>
        <w:t>The present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23. Meaning.</w:t>
      </w:r>
      <w:r>
        <w:rPr>
          <w:sz w:val="24"/>
        </w:rPr>
        <w:t xml:space="preserve"> The present perfect form denotes the action preceding the moment of speaking, though it is connected with it either directly or indirectly, that is: a) it continues up to the moment of speaking or b) takes place within a period of time before and including the moment of speaking, so it is relevant to the moment of speaking through its effect or virtually through its continuation at the moment of speaking. In the first case it is called the </w:t>
      </w:r>
      <w:r>
        <w:rPr>
          <w:b/>
          <w:sz w:val="24"/>
        </w:rPr>
        <w:t>exclusive present perfect</w:t>
      </w:r>
      <w:r>
        <w:rPr>
          <w:sz w:val="24"/>
        </w:rPr>
        <w:t xml:space="preserve"> (the moment of speaking is excluded), in the second - the </w:t>
      </w:r>
      <w:r>
        <w:rPr>
          <w:b/>
          <w:sz w:val="24"/>
        </w:rPr>
        <w:t>inclusive present</w:t>
      </w:r>
      <w:r>
        <w:rPr>
          <w:sz w:val="24"/>
        </w:rPr>
        <w:t xml:space="preserve"> </w:t>
      </w:r>
      <w:r>
        <w:rPr>
          <w:b/>
          <w:sz w:val="24"/>
        </w:rPr>
        <w:t>perfect</w:t>
      </w:r>
      <w:r>
        <w:rPr>
          <w:sz w:val="24"/>
        </w:rPr>
        <w:t xml:space="preserve"> (the moment of speaking is included).</w:t>
      </w:r>
    </w:p>
    <w:p>
      <w:pPr>
        <w:pStyle w:val="2"/>
        <w:pBdr>
          <w:bottom w:val="single" w:sz="4" w:space="1" w:color="000000"/>
        </w:pBdr>
        <w:rPr/>
      </w:pPr>
      <w:r>
        <w:rPr>
          <w:b/>
        </w:rPr>
        <w:t>Formation.</w:t>
      </w:r>
      <w:r>
        <w:rPr/>
        <w:t xml:space="preserve"> The present perfect is formed analytically, by means of the auxiliary </w:t>
      </w:r>
      <w:r>
        <w:rPr>
          <w:b/>
        </w:rPr>
        <w:t>to have</w:t>
      </w:r>
      <w:r>
        <w:rPr/>
        <w:t xml:space="preserve"> in the present indefinite and participle II of the notional verb.*</w:t>
      </w:r>
    </w:p>
    <w:p>
      <w:pPr>
        <w:pStyle w:val="Normal"/>
        <w:suppressAutoHyphens w:val="true"/>
        <w:spacing w:lineRule="auto" w:line="240"/>
        <w:ind w:firstLine="284" w:end="0"/>
        <w:rPr>
          <w:sz w:val="20"/>
        </w:rPr>
      </w:pPr>
      <w:r>
        <w:rPr>
          <w:sz w:val="20"/>
        </w:rPr>
        <w:t xml:space="preserve">* For the rules of the formation of participle II see § 5-6. </w:t>
      </w:r>
    </w:p>
    <w:p>
      <w:pPr>
        <w:pStyle w:val="Normal"/>
        <w:suppressAutoHyphens w:val="true"/>
        <w:spacing w:lineRule="auto" w:line="240"/>
        <w:ind w:firstLine="284" w:end="0"/>
        <w:rPr>
          <w:sz w:val="24"/>
        </w:rPr>
      </w:pPr>
      <w:r>
        <w:rPr>
          <w:sz w:val="24"/>
        </w:rPr>
      </w:r>
    </w:p>
    <w:p>
      <w:pPr>
        <w:pStyle w:val="2"/>
        <w:rPr/>
      </w:pPr>
      <w:r>
        <w:rPr>
          <w:b/>
        </w:rPr>
        <w:t>In the negative</w:t>
      </w:r>
      <w:r>
        <w:rPr/>
        <w:t xml:space="preserve"> the corresponding negative forms of </w:t>
      </w:r>
      <w:r>
        <w:rPr>
          <w:i/>
        </w:rPr>
        <w:t>to have</w:t>
      </w:r>
      <w:r>
        <w:rPr/>
        <w:t xml:space="preserve"> are used, participle II follows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present perfect</w:t>
      </w:r>
    </w:p>
    <w:p>
      <w:pPr>
        <w:pStyle w:val="Normal"/>
        <w:suppressAutoHyphens w:val="true"/>
        <w:spacing w:lineRule="auto" w:line="240"/>
        <w:ind w:firstLine="284" w:end="0"/>
        <w:rPr>
          <w:b/>
          <w:sz w:val="24"/>
          <w:u w:val="single"/>
        </w:rPr>
      </w:pPr>
      <w:r>
        <w:rPr>
          <w:b/>
          <w:sz w:val="24"/>
          <w:u w:val="single"/>
        </w:rPr>
      </w:r>
    </w:p>
    <w:tbl>
      <w:tblPr>
        <w:tblW w:w="10980" w:type="dxa"/>
        <w:jc w:val="start"/>
        <w:tblInd w:w="0" w:type="dxa"/>
        <w:tblLayout w:type="fixed"/>
        <w:tblCellMar>
          <w:top w:w="0" w:type="dxa"/>
          <w:start w:w="108" w:type="dxa"/>
          <w:bottom w:w="0" w:type="dxa"/>
          <w:end w:w="108" w:type="dxa"/>
        </w:tblCellMar>
      </w:tblPr>
      <w:tblGrid>
        <w:gridCol w:w="3227"/>
        <w:gridCol w:w="3260"/>
        <w:gridCol w:w="4493"/>
      </w:tblGrid>
      <w:tr>
        <w:trPr/>
        <w:tc>
          <w:tcPr>
            <w:tcW w:w="3227" w:type="dxa"/>
            <w:tcBorders/>
          </w:tcPr>
          <w:p>
            <w:pPr>
              <w:pStyle w:val="Normal"/>
              <w:suppressAutoHyphens w:val="true"/>
              <w:spacing w:lineRule="auto" w:line="240"/>
              <w:ind w:hanging="0" w:end="0"/>
              <w:jc w:val="start"/>
              <w:rPr>
                <w:u w:val="single"/>
              </w:rPr>
            </w:pPr>
            <w:r>
              <w:rPr>
                <w:u w:val="single"/>
              </w:rPr>
              <w:t>Affirmative</w:t>
            </w:r>
          </w:p>
        </w:tc>
        <w:tc>
          <w:tcPr>
            <w:tcW w:w="3260" w:type="dxa"/>
            <w:tcBorders/>
          </w:tcPr>
          <w:p>
            <w:pPr>
              <w:pStyle w:val="Normal"/>
              <w:suppressAutoHyphens w:val="true"/>
              <w:spacing w:lineRule="auto" w:line="240"/>
              <w:ind w:hanging="0" w:end="0"/>
              <w:jc w:val="start"/>
              <w:rPr>
                <w:u w:val="single"/>
              </w:rPr>
            </w:pPr>
            <w:r>
              <w:rPr>
                <w:u w:val="single"/>
              </w:rPr>
              <w:t>Interrogative</w:t>
            </w:r>
          </w:p>
        </w:tc>
        <w:tc>
          <w:tcPr>
            <w:tcW w:w="4493" w:type="dxa"/>
            <w:tcBorders/>
          </w:tcPr>
          <w:p>
            <w:pPr>
              <w:pStyle w:val="Normal"/>
              <w:suppressAutoHyphens w:val="true"/>
              <w:spacing w:lineRule="auto" w:line="240"/>
              <w:ind w:hanging="0" w:end="0"/>
              <w:jc w:val="start"/>
              <w:rPr>
                <w:u w:val="single"/>
              </w:rPr>
            </w:pPr>
            <w:r>
              <w:rPr>
                <w:u w:val="single"/>
              </w:rPr>
              <w:t>Negative</w:t>
            </w:r>
          </w:p>
        </w:tc>
      </w:tr>
      <w:tr>
        <w:trPr/>
        <w:tc>
          <w:tcPr>
            <w:tcW w:w="3227" w:type="dxa"/>
            <w:tcBorders/>
          </w:tcPr>
          <w:p>
            <w:pPr>
              <w:pStyle w:val="Normal"/>
              <w:suppressAutoHyphens w:val="true"/>
              <w:snapToGrid w:val="false"/>
              <w:spacing w:lineRule="auto" w:line="240"/>
              <w:ind w:hanging="0" w:end="0"/>
              <w:jc w:val="start"/>
              <w:rPr>
                <w:sz w:val="24"/>
                <w:u w:val="single"/>
              </w:rPr>
            </w:pPr>
            <w:r>
              <w:rPr>
                <w:sz w:val="24"/>
                <w:u w:val="single"/>
              </w:rPr>
            </w:r>
          </w:p>
          <w:p>
            <w:pPr>
              <w:pStyle w:val="Normal"/>
              <w:suppressAutoHyphens w:val="true"/>
              <w:spacing w:lineRule="auto" w:line="240"/>
              <w:ind w:hanging="0" w:end="0"/>
              <w:jc w:val="start"/>
              <w:rPr/>
            </w:pPr>
            <w:r>
              <w:rPr/>
              <w:t xml:space="preserve">I have spoken </w:t>
            </w:r>
          </w:p>
          <w:p>
            <w:pPr>
              <w:pStyle w:val="Normal"/>
              <w:suppressAutoHyphens w:val="true"/>
              <w:spacing w:lineRule="auto" w:line="240"/>
              <w:ind w:hanging="0" w:end="0"/>
              <w:jc w:val="start"/>
              <w:rPr/>
            </w:pPr>
            <w:r>
              <w:rPr/>
              <w:t xml:space="preserve">He (she, it) has spoken </w:t>
            </w:r>
          </w:p>
          <w:p>
            <w:pPr>
              <w:pStyle w:val="Normal"/>
              <w:suppressAutoHyphens w:val="true"/>
              <w:spacing w:lineRule="auto" w:line="240"/>
              <w:ind w:hanging="0" w:end="0"/>
              <w:jc w:val="start"/>
              <w:rPr/>
            </w:pPr>
            <w:r>
              <w:rPr/>
              <w:t xml:space="preserve">We have spoken </w:t>
            </w:r>
          </w:p>
          <w:p>
            <w:pPr>
              <w:pStyle w:val="Normal"/>
              <w:suppressAutoHyphens w:val="true"/>
              <w:spacing w:lineRule="auto" w:line="240"/>
              <w:ind w:hanging="0" w:end="0"/>
              <w:jc w:val="start"/>
              <w:rPr/>
            </w:pPr>
            <w:r>
              <w:rPr/>
              <w:t xml:space="preserve">You have spoken </w:t>
            </w:r>
          </w:p>
          <w:p>
            <w:pPr>
              <w:pStyle w:val="Normal"/>
              <w:suppressAutoHyphens w:val="true"/>
              <w:spacing w:lineRule="auto" w:line="240"/>
              <w:ind w:hanging="0" w:end="0"/>
              <w:jc w:val="start"/>
              <w:rPr>
                <w:u w:val="single"/>
              </w:rPr>
            </w:pPr>
            <w:r>
              <w:rPr/>
              <w:t>They have spoken</w:t>
            </w:r>
          </w:p>
        </w:tc>
        <w:tc>
          <w:tcPr>
            <w:tcW w:w="3260"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 xml:space="preserve">Have I spoken? </w:t>
            </w:r>
          </w:p>
          <w:p>
            <w:pPr>
              <w:pStyle w:val="Normal"/>
              <w:suppressAutoHyphens w:val="true"/>
              <w:spacing w:lineRule="auto" w:line="240"/>
              <w:ind w:hanging="0" w:end="0"/>
              <w:jc w:val="start"/>
              <w:rPr/>
            </w:pPr>
            <w:r>
              <w:rPr/>
              <w:t xml:space="preserve">Has he (she, it) spoken? </w:t>
            </w:r>
          </w:p>
          <w:p>
            <w:pPr>
              <w:pStyle w:val="Normal"/>
              <w:suppressAutoHyphens w:val="true"/>
              <w:spacing w:lineRule="auto" w:line="240"/>
              <w:ind w:hanging="0" w:end="0"/>
              <w:jc w:val="start"/>
              <w:rPr/>
            </w:pPr>
            <w:r>
              <w:rPr/>
              <w:t xml:space="preserve">Have we spoken? </w:t>
            </w:r>
          </w:p>
          <w:p>
            <w:pPr>
              <w:pStyle w:val="Normal"/>
              <w:suppressAutoHyphens w:val="true"/>
              <w:spacing w:lineRule="auto" w:line="240"/>
              <w:ind w:hanging="0" w:end="0"/>
              <w:jc w:val="start"/>
              <w:rPr/>
            </w:pPr>
            <w:r>
              <w:rPr/>
              <w:t xml:space="preserve">Have you spoken? </w:t>
            </w:r>
          </w:p>
          <w:p>
            <w:pPr>
              <w:pStyle w:val="Normal"/>
              <w:suppressAutoHyphens w:val="true"/>
              <w:spacing w:lineRule="auto" w:line="240"/>
              <w:ind w:hanging="0" w:end="0"/>
              <w:jc w:val="start"/>
              <w:rPr>
                <w:u w:val="single"/>
              </w:rPr>
            </w:pPr>
            <w:r>
              <w:rPr/>
              <w:t>Have they spoken?</w:t>
            </w:r>
          </w:p>
        </w:tc>
        <w:tc>
          <w:tcPr>
            <w:tcW w:w="4493"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 xml:space="preserve">I have not (haven’t) spoken </w:t>
            </w:r>
          </w:p>
          <w:p>
            <w:pPr>
              <w:pStyle w:val="Normal"/>
              <w:suppressAutoHyphens w:val="true"/>
              <w:spacing w:lineRule="auto" w:line="240"/>
              <w:ind w:hanging="0" w:end="0"/>
              <w:jc w:val="start"/>
              <w:rPr/>
            </w:pPr>
            <w:r>
              <w:rPr/>
              <w:t>He (she, it) has not (hasn’t) spoken</w:t>
            </w:r>
          </w:p>
          <w:p>
            <w:pPr>
              <w:pStyle w:val="Normal"/>
              <w:suppressAutoHyphens w:val="true"/>
              <w:spacing w:lineRule="auto" w:line="240"/>
              <w:ind w:hanging="0" w:end="0"/>
              <w:jc w:val="start"/>
              <w:rPr/>
            </w:pPr>
            <w:r>
              <w:rPr/>
              <w:t xml:space="preserve">We have not (haven’t) spoken </w:t>
            </w:r>
          </w:p>
          <w:p>
            <w:pPr>
              <w:pStyle w:val="Normal"/>
              <w:suppressAutoHyphens w:val="true"/>
              <w:spacing w:lineRule="auto" w:line="240"/>
              <w:ind w:hanging="0" w:end="0"/>
              <w:jc w:val="start"/>
              <w:rPr/>
            </w:pPr>
            <w:r>
              <w:rPr/>
              <w:t xml:space="preserve">You have not (haven’t) spoken </w:t>
            </w:r>
          </w:p>
          <w:p>
            <w:pPr>
              <w:pStyle w:val="Normal"/>
              <w:suppressAutoHyphens w:val="true"/>
              <w:spacing w:lineRule="auto" w:line="240"/>
              <w:ind w:hanging="0" w:end="0"/>
              <w:jc w:val="start"/>
              <w:rPr>
                <w:u w:val="single"/>
              </w:rPr>
            </w:pPr>
            <w:r>
              <w:rPr/>
              <w:t>They have not (haven’t) spoken</w:t>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jc w:val="center"/>
        <w:rPr>
          <w:u w:val="single"/>
        </w:rPr>
      </w:pPr>
      <w:r>
        <w:rPr>
          <w:u w:val="single"/>
        </w:rPr>
      </w:r>
    </w:p>
    <w:tbl>
      <w:tblPr>
        <w:tblW w:w="9314" w:type="dxa"/>
        <w:jc w:val="start"/>
        <w:tblInd w:w="1668" w:type="dxa"/>
        <w:tblLayout w:type="fixed"/>
        <w:tblCellMar>
          <w:top w:w="0" w:type="dxa"/>
          <w:start w:w="108" w:type="dxa"/>
          <w:bottom w:w="0" w:type="dxa"/>
          <w:end w:w="108" w:type="dxa"/>
        </w:tblCellMar>
      </w:tblPr>
      <w:tblGrid>
        <w:gridCol w:w="425"/>
        <w:gridCol w:w="3398"/>
        <w:gridCol w:w="429"/>
        <w:gridCol w:w="5062"/>
      </w:tblGrid>
      <w:tr>
        <w:trPr/>
        <w:tc>
          <w:tcPr>
            <w:tcW w:w="425" w:type="dxa"/>
            <w:tcBorders/>
          </w:tcPr>
          <w:p>
            <w:pPr>
              <w:pStyle w:val="Normal"/>
              <w:suppressAutoHyphens w:val="true"/>
              <w:spacing w:lineRule="auto" w:line="240"/>
              <w:ind w:hanging="0" w:end="0"/>
              <w:jc w:val="start"/>
              <w:rPr>
                <w:u w:val="single"/>
              </w:rPr>
            </w:pPr>
            <w:r>
              <w:rPr/>
              <w:t>a)</w:t>
            </w:r>
          </w:p>
        </w:tc>
        <w:tc>
          <w:tcPr>
            <w:tcW w:w="3398" w:type="dxa"/>
            <w:tcBorders/>
          </w:tcPr>
          <w:p>
            <w:pPr>
              <w:pStyle w:val="Normal"/>
              <w:suppressAutoHyphens w:val="true"/>
              <w:spacing w:lineRule="auto" w:line="240"/>
              <w:ind w:hanging="0" w:end="0"/>
              <w:jc w:val="start"/>
              <w:rPr/>
            </w:pPr>
            <w:r>
              <w:rPr/>
              <w:t xml:space="preserve">Have I not spoken? </w:t>
            </w:r>
          </w:p>
          <w:p>
            <w:pPr>
              <w:pStyle w:val="Normal"/>
              <w:suppressAutoHyphens w:val="true"/>
              <w:spacing w:lineRule="auto" w:line="240"/>
              <w:ind w:hanging="0" w:end="0"/>
              <w:jc w:val="start"/>
              <w:rPr/>
            </w:pPr>
            <w:r>
              <w:rPr/>
              <w:t xml:space="preserve">Has he (she, it) not spoken? </w:t>
            </w:r>
          </w:p>
          <w:p>
            <w:pPr>
              <w:pStyle w:val="Normal"/>
              <w:suppressAutoHyphens w:val="true"/>
              <w:spacing w:lineRule="auto" w:line="240"/>
              <w:ind w:hanging="0" w:end="0"/>
              <w:jc w:val="start"/>
              <w:rPr/>
            </w:pPr>
            <w:r>
              <w:rPr/>
              <w:t xml:space="preserve">Have we not spoken? </w:t>
            </w:r>
          </w:p>
          <w:p>
            <w:pPr>
              <w:pStyle w:val="Normal"/>
              <w:suppressAutoHyphens w:val="true"/>
              <w:spacing w:lineRule="auto" w:line="240"/>
              <w:ind w:hanging="0" w:end="0"/>
              <w:jc w:val="start"/>
              <w:rPr/>
            </w:pPr>
            <w:r>
              <w:rPr/>
              <w:t xml:space="preserve">Have you not spoken? </w:t>
            </w:r>
          </w:p>
          <w:p>
            <w:pPr>
              <w:pStyle w:val="Normal"/>
              <w:suppressAutoHyphens w:val="true"/>
              <w:spacing w:lineRule="auto" w:line="240"/>
              <w:ind w:hanging="0" w:end="0"/>
              <w:jc w:val="start"/>
              <w:rPr>
                <w:u w:val="single"/>
              </w:rPr>
            </w:pPr>
            <w:r>
              <w:rPr/>
              <w:t>Have they not spoken?</w:t>
            </w:r>
          </w:p>
        </w:tc>
        <w:tc>
          <w:tcPr>
            <w:tcW w:w="429" w:type="dxa"/>
            <w:tcBorders/>
          </w:tcPr>
          <w:p>
            <w:pPr>
              <w:pStyle w:val="Normal"/>
              <w:suppressAutoHyphens w:val="true"/>
              <w:spacing w:lineRule="auto" w:line="240"/>
              <w:ind w:hanging="0" w:end="0"/>
              <w:jc w:val="start"/>
              <w:rPr>
                <w:u w:val="single"/>
              </w:rPr>
            </w:pPr>
            <w:r>
              <w:rPr/>
              <w:t>b)</w:t>
            </w:r>
          </w:p>
        </w:tc>
        <w:tc>
          <w:tcPr>
            <w:tcW w:w="5062" w:type="dxa"/>
            <w:tcBorders/>
          </w:tcPr>
          <w:p>
            <w:pPr>
              <w:pStyle w:val="2"/>
              <w:ind w:hanging="0" w:end="0"/>
              <w:jc w:val="start"/>
              <w:rPr>
                <w:sz w:val="22"/>
              </w:rPr>
            </w:pPr>
            <w:r>
              <w:rPr>
                <w:sz w:val="22"/>
              </w:rPr>
              <w:t>Haven’t I spoken?</w:t>
            </w:r>
          </w:p>
          <w:p>
            <w:pPr>
              <w:pStyle w:val="Normal"/>
              <w:suppressAutoHyphens w:val="true"/>
              <w:spacing w:lineRule="auto" w:line="240"/>
              <w:ind w:hanging="0" w:end="0"/>
              <w:jc w:val="start"/>
              <w:rPr/>
            </w:pPr>
            <w:r>
              <w:rPr/>
              <w:t xml:space="preserve">Hasn’t he (she, it) spoken? </w:t>
            </w:r>
          </w:p>
          <w:p>
            <w:pPr>
              <w:pStyle w:val="Normal"/>
              <w:suppressAutoHyphens w:val="true"/>
              <w:spacing w:lineRule="auto" w:line="240"/>
              <w:ind w:hanging="0" w:end="0"/>
              <w:jc w:val="start"/>
              <w:rPr/>
            </w:pPr>
            <w:r>
              <w:rPr/>
              <w:t xml:space="preserve">Haven’t we spoken? </w:t>
            </w:r>
          </w:p>
          <w:p>
            <w:pPr>
              <w:pStyle w:val="Normal"/>
              <w:suppressAutoHyphens w:val="true"/>
              <w:spacing w:lineRule="auto" w:line="240"/>
              <w:ind w:hanging="0" w:end="0"/>
              <w:jc w:val="start"/>
              <w:rPr/>
            </w:pPr>
            <w:r>
              <w:rPr/>
              <w:t xml:space="preserve">Haven’t you spoken? </w:t>
            </w:r>
          </w:p>
          <w:p>
            <w:pPr>
              <w:pStyle w:val="Normal"/>
              <w:suppressAutoHyphens w:val="true"/>
              <w:spacing w:lineRule="auto" w:line="240"/>
              <w:ind w:hanging="0" w:end="0"/>
              <w:jc w:val="start"/>
              <w:rPr>
                <w:u w:val="single"/>
              </w:rPr>
            </w:pPr>
            <w:r>
              <w:rPr/>
              <w:t>Haven’t they spoken?</w:t>
            </w:r>
          </w:p>
        </w:tc>
      </w:tr>
    </w:tbl>
    <w:p>
      <w:pPr>
        <w:pStyle w:val="Normal"/>
        <w:suppressAutoHyphens w:val="true"/>
        <w:spacing w:lineRule="auto" w:line="240"/>
        <w:ind w:firstLine="284" w:end="0"/>
        <w:jc w:val="start"/>
        <w:rPr>
          <w:u w:val="single"/>
        </w:rPr>
      </w:pPr>
      <w:r>
        <w:rPr>
          <w:u w:val="single"/>
        </w:rPr>
      </w:r>
    </w:p>
    <w:p>
      <w:pPr>
        <w:pStyle w:val="Normal"/>
        <w:suppressAutoHyphens w:val="true"/>
        <w:spacing w:lineRule="auto" w:line="240"/>
        <w:ind w:firstLine="284" w:end="0"/>
        <w:rPr/>
      </w:pPr>
      <w:r>
        <w:rPr>
          <w:b/>
          <w:sz w:val="24"/>
        </w:rPr>
        <w:t>§ 24.</w:t>
      </w:r>
      <w:r>
        <w:rPr>
          <w:sz w:val="24"/>
        </w:rPr>
        <w:t xml:space="preserve"> In all its uses the present perfect directly or indirectly refers actions to the moment of speaking. This connection with the moment of speaking predetermines its use; the present perfect is found in conversations and communications dealing with the state of things in the present and is never found in narratives referring to the past.</w:t>
      </w:r>
    </w:p>
    <w:p>
      <w:pPr>
        <w:pStyle w:val="Normal"/>
        <w:suppressAutoHyphens w:val="true"/>
        <w:spacing w:lineRule="auto" w:line="240"/>
        <w:ind w:firstLine="284" w:end="0"/>
        <w:rPr>
          <w:sz w:val="24"/>
        </w:rPr>
      </w:pPr>
      <w:r>
        <w:rPr>
          <w:sz w:val="24"/>
        </w:rPr>
      </w:r>
    </w:p>
    <w:p>
      <w:pPr>
        <w:pStyle w:val="2"/>
        <w:rPr>
          <w:b/>
        </w:rPr>
      </w:pPr>
      <w:r>
        <w:rPr>
          <w:b/>
        </w:rPr>
        <w:t>The present perfect is used:</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1.</w:t>
      </w:r>
      <w:r>
        <w:rPr>
          <w:b/>
          <w:sz w:val="24"/>
        </w:rPr>
        <w:t xml:space="preserve"> When the speaker means that he is interested in the mere fact that the action took place, but not in the time when it took place, nor in the circumstances.</w:t>
      </w:r>
      <w:r>
        <w:rPr>
          <w:sz w:val="24"/>
        </w:rPr>
        <w:t xml:space="preserve"> The time of the action is either not indicated at all, or is indicated only vaguely, by means of adverbs of indefinite time (</w:t>
      </w:r>
      <w:r>
        <w:rPr>
          <w:i/>
          <w:sz w:val="24"/>
        </w:rPr>
        <w:t>yet, already, just, lately, recently, of late,</w:t>
      </w:r>
      <w:r>
        <w:rPr>
          <w:sz w:val="24"/>
        </w:rPr>
        <w:t xml:space="preserve"> </w:t>
      </w:r>
      <w:r>
        <w:rPr>
          <w:i/>
          <w:sz w:val="24"/>
        </w:rPr>
        <w:t>ever, never, always,</w:t>
      </w:r>
      <w:r>
        <w:rPr>
          <w:sz w:val="24"/>
        </w:rPr>
        <w:t xml:space="preserve"> etc.).</w:t>
      </w:r>
    </w:p>
    <w:p>
      <w:pPr>
        <w:pStyle w:val="Normal"/>
        <w:suppressAutoHyphens w:val="true"/>
        <w:spacing w:lineRule="auto" w:line="240"/>
        <w:ind w:hanging="0" w:end="0"/>
        <w:rPr>
          <w:sz w:val="24"/>
        </w:rPr>
      </w:pPr>
      <w:r>
        <w:rPr>
          <w:sz w:val="24"/>
        </w:rPr>
      </w:r>
    </w:p>
    <w:p>
      <w:pPr>
        <w:pStyle w:val="Normal"/>
        <w:suppressAutoHyphens w:val="true"/>
        <w:spacing w:lineRule="auto" w:line="240"/>
        <w:ind w:firstLine="284" w:start="284" w:end="0"/>
        <w:rPr/>
      </w:pPr>
      <w:r>
        <w:rPr>
          <w:sz w:val="24"/>
        </w:rPr>
        <w:t xml:space="preserve">I don’t know what he’s going to do, I </w:t>
      </w:r>
      <w:r>
        <w:rPr>
          <w:i/>
          <w:sz w:val="24"/>
        </w:rPr>
        <w:t>haven’t seen</w:t>
      </w:r>
      <w:r>
        <w:rPr>
          <w:sz w:val="24"/>
        </w:rPr>
        <w:t xml:space="preserve"> him.</w:t>
      </w:r>
    </w:p>
    <w:p>
      <w:pPr>
        <w:pStyle w:val="2"/>
        <w:ind w:start="284" w:end="0"/>
        <w:rPr/>
      </w:pPr>
      <w:r>
        <w:rPr/>
        <w:t xml:space="preserve">Has Mother </w:t>
      </w:r>
      <w:r>
        <w:rPr>
          <w:i/>
        </w:rPr>
        <w:t>returned</w:t>
      </w:r>
      <w:r>
        <w:rPr/>
        <w:t>?</w:t>
      </w:r>
    </w:p>
    <w:p>
      <w:pPr>
        <w:pStyle w:val="2"/>
        <w:ind w:start="284" w:end="0"/>
        <w:rPr/>
      </w:pPr>
      <w:r>
        <w:rPr/>
        <w:t xml:space="preserve">I </w:t>
      </w:r>
      <w:r>
        <w:rPr>
          <w:i/>
        </w:rPr>
        <w:t>haven’t read</w:t>
      </w:r>
      <w:r>
        <w:rPr/>
        <w:t xml:space="preserve"> the letter yet.</w:t>
      </w:r>
    </w:p>
    <w:p>
      <w:pPr>
        <w:pStyle w:val="2"/>
        <w:ind w:start="284" w:end="0"/>
        <w:rPr/>
      </w:pPr>
      <w:r>
        <w:rPr/>
        <w:t xml:space="preserve">Why are you so hard on him? What </w:t>
      </w:r>
      <w:r>
        <w:rPr>
          <w:i/>
        </w:rPr>
        <w:t>has he done</w:t>
      </w:r>
      <w:r>
        <w:rPr/>
        <w:t>?</w:t>
      </w:r>
    </w:p>
    <w:p>
      <w:pPr>
        <w:pStyle w:val="Normal"/>
        <w:suppressAutoHyphens w:val="true"/>
        <w:spacing w:lineRule="auto" w:line="240"/>
        <w:ind w:firstLine="284" w:start="284" w:end="0"/>
        <w:rPr/>
      </w:pPr>
      <w:r>
        <w:rPr>
          <w:sz w:val="24"/>
        </w:rPr>
        <w:t xml:space="preserve">Let’s go, it </w:t>
      </w:r>
      <w:r>
        <w:rPr>
          <w:i/>
          <w:sz w:val="24"/>
        </w:rPr>
        <w:t>has</w:t>
      </w:r>
      <w:r>
        <w:rPr>
          <w:sz w:val="24"/>
        </w:rPr>
        <w:t xml:space="preserve"> already </w:t>
      </w:r>
      <w:r>
        <w:rPr>
          <w:i/>
          <w:sz w:val="24"/>
        </w:rPr>
        <w:t>stopped raining</w:t>
      </w:r>
      <w:r>
        <w:rPr>
          <w:sz w:val="24"/>
        </w:rPr>
        <w:t>.</w:t>
      </w:r>
    </w:p>
    <w:p>
      <w:pPr>
        <w:pStyle w:val="Normal"/>
        <w:suppressAutoHyphens w:val="true"/>
        <w:spacing w:lineRule="auto" w:line="240"/>
        <w:ind w:firstLine="284" w:start="284" w:end="0"/>
        <w:rPr/>
      </w:pPr>
      <w:r>
        <w:rPr>
          <w:sz w:val="24"/>
        </w:rPr>
        <w:t>I’</w:t>
      </w:r>
      <w:r>
        <w:rPr>
          <w:i/>
          <w:sz w:val="24"/>
        </w:rPr>
        <w:t>ve</w:t>
      </w:r>
      <w:r>
        <w:rPr>
          <w:sz w:val="24"/>
        </w:rPr>
        <w:t xml:space="preserve"> never </w:t>
      </w:r>
      <w:r>
        <w:rPr>
          <w:i/>
          <w:sz w:val="24"/>
        </w:rPr>
        <w:t xml:space="preserve">seen </w:t>
      </w:r>
      <w:r>
        <w:rPr>
          <w:sz w:val="24"/>
        </w:rPr>
        <w:t>him in this play.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When the speaker means that, though the action is over, the period of time within which it was performed</w:t>
      </w:r>
      <w:r>
        <w:rPr>
          <w:sz w:val="24"/>
        </w:rPr>
        <w:t xml:space="preserve"> </w:t>
      </w:r>
      <w:r>
        <w:rPr>
          <w:b/>
          <w:sz w:val="24"/>
        </w:rPr>
        <w:t>is not yet over at the moment of speaking</w:t>
      </w:r>
      <w:r>
        <w:rPr>
          <w:sz w:val="24"/>
        </w:rPr>
        <w:t xml:space="preserve"> (with the words </w:t>
      </w:r>
      <w:r>
        <w:rPr>
          <w:i/>
          <w:sz w:val="24"/>
        </w:rPr>
        <w:t>today, this week, this year</w:t>
      </w:r>
      <w:r>
        <w:rPr>
          <w:sz w:val="24"/>
        </w:rPr>
        <w:t>, etc.).</w:t>
      </w:r>
    </w:p>
    <w:p>
      <w:pPr>
        <w:pStyle w:val="2"/>
        <w:rPr>
          <w:sz w:val="24"/>
        </w:rPr>
      </w:pPr>
      <w:r>
        <w:rPr>
          <w:sz w:val="24"/>
        </w:rPr>
      </w:r>
    </w:p>
    <w:p>
      <w:pPr>
        <w:pStyle w:val="2"/>
        <w:ind w:start="284" w:end="0"/>
        <w:rPr/>
      </w:pPr>
      <w:r>
        <w:rPr/>
        <w:t>I’</w:t>
      </w:r>
      <w:r>
        <w:rPr>
          <w:i/>
        </w:rPr>
        <w:t xml:space="preserve">ve seen </w:t>
      </w:r>
      <w:r>
        <w:rPr/>
        <w:t>her today.</w:t>
      </w:r>
    </w:p>
    <w:p>
      <w:pPr>
        <w:pStyle w:val="Normal"/>
        <w:suppressAutoHyphens w:val="true"/>
        <w:spacing w:lineRule="auto" w:line="240"/>
        <w:ind w:firstLine="284" w:start="284" w:end="0"/>
        <w:rPr/>
      </w:pPr>
      <w:r>
        <w:rPr>
          <w:sz w:val="24"/>
        </w:rPr>
        <w:t>She’</w:t>
      </w:r>
      <w:r>
        <w:rPr>
          <w:i/>
          <w:sz w:val="24"/>
        </w:rPr>
        <w:t>s returned</w:t>
      </w:r>
      <w:r>
        <w:rPr>
          <w:sz w:val="24"/>
        </w:rPr>
        <w:t xml:space="preserve"> from England this week.</w:t>
      </w:r>
    </w:p>
    <w:p>
      <w:pPr>
        <w:pStyle w:val="Normal"/>
        <w:suppressAutoHyphens w:val="true"/>
        <w:spacing w:lineRule="auto" w:line="240"/>
        <w:ind w:firstLine="284" w:start="284" w:end="0"/>
        <w:rPr/>
      </w:pPr>
      <w:r>
        <w:rPr>
          <w:sz w:val="24"/>
        </w:rPr>
        <w:t>I’</w:t>
      </w:r>
      <w:r>
        <w:rPr>
          <w:i/>
          <w:sz w:val="24"/>
        </w:rPr>
        <w:t>ve had a splitting headache</w:t>
      </w:r>
      <w:r>
        <w:rPr>
          <w:sz w:val="24"/>
        </w:rPr>
        <w:t xml:space="preserve"> this morning.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If the period of time is over or the action refers to some particular moment of time within that period the past indefinite, not the present perfect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had</w:t>
      </w:r>
      <w:r>
        <w:rPr>
          <w:sz w:val="24"/>
        </w:rPr>
        <w:t xml:space="preserve"> a bad headache this morning (said in the afternoon, in the evening, etc.).</w:t>
      </w:r>
    </w:p>
    <w:p>
      <w:pPr>
        <w:pStyle w:val="Normal"/>
        <w:suppressAutoHyphens w:val="true"/>
        <w:spacing w:lineRule="auto" w:line="240"/>
        <w:ind w:firstLine="284" w:start="284" w:end="0"/>
        <w:rPr/>
      </w:pPr>
      <w:r>
        <w:rPr>
          <w:sz w:val="24"/>
        </w:rPr>
        <w:t xml:space="preserve">She </w:t>
      </w:r>
      <w:r>
        <w:rPr>
          <w:i/>
          <w:sz w:val="24"/>
        </w:rPr>
        <w:t xml:space="preserve">was </w:t>
      </w:r>
      <w:r>
        <w:rPr>
          <w:sz w:val="24"/>
        </w:rPr>
        <w:t>at my party this month (at the time when the party was given).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such cases (items 1 and 2) the exclusive present perfect is rendered in Russian by the past tense.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The present perfect is also used to denote actions still in progress, (the inclusive present perfect) which</w:t>
      </w:r>
      <w:r>
        <w:rPr>
          <w:sz w:val="24"/>
        </w:rPr>
        <w:t xml:space="preserve"> </w:t>
      </w:r>
      <w:r>
        <w:rPr>
          <w:b/>
          <w:sz w:val="24"/>
        </w:rPr>
        <w:t>began before the moment of speaking and go on up to that moment or into it.</w:t>
      </w:r>
      <w:r>
        <w:rPr>
          <w:sz w:val="24"/>
        </w:rPr>
        <w:t xml:space="preserve"> In this case either the starting point of the action is specified (by means of the adverb </w:t>
      </w:r>
      <w:r>
        <w:rPr>
          <w:i/>
          <w:sz w:val="24"/>
        </w:rPr>
        <w:t>since,</w:t>
      </w:r>
      <w:r>
        <w:rPr>
          <w:sz w:val="24"/>
        </w:rPr>
        <w:t xml:space="preserve"> a prepositional phrase with </w:t>
      </w:r>
      <w:r>
        <w:rPr>
          <w:i/>
          <w:sz w:val="24"/>
        </w:rPr>
        <w:t>since</w:t>
      </w:r>
      <w:r>
        <w:rPr>
          <w:sz w:val="24"/>
        </w:rPr>
        <w:t xml:space="preserve">, or an adverbial clause with the conjunction </w:t>
      </w:r>
      <w:r>
        <w:rPr>
          <w:i/>
          <w:sz w:val="24"/>
        </w:rPr>
        <w:t>since</w:t>
      </w:r>
      <w:r>
        <w:rPr>
          <w:sz w:val="24"/>
        </w:rPr>
        <w:t xml:space="preserve">), or the period during which it continued (by various adverbs or phrases with </w:t>
      </w:r>
      <w:r>
        <w:rPr>
          <w:i/>
          <w:sz w:val="24"/>
        </w:rPr>
        <w:t>for</w:t>
      </w:r>
      <w:r>
        <w:rPr>
          <w:sz w:val="24"/>
        </w:rPr>
        <w:t>). It is thus used in the following cases:</w:t>
      </w:r>
    </w:p>
    <w:p>
      <w:pPr>
        <w:pStyle w:val="Normal"/>
        <w:suppressAutoHyphens w:val="true"/>
        <w:spacing w:lineRule="auto" w:line="240"/>
        <w:ind w:hanging="0" w:end="0"/>
        <w:rPr>
          <w:sz w:val="24"/>
        </w:rPr>
      </w:pPr>
      <w:r>
        <w:rPr>
          <w:sz w:val="24"/>
        </w:rPr>
      </w:r>
    </w:p>
    <w:p>
      <w:pPr>
        <w:pStyle w:val="2"/>
        <w:numPr>
          <w:ilvl w:val="0"/>
          <w:numId w:val="8"/>
        </w:numPr>
        <w:rPr/>
      </w:pPr>
      <w:r>
        <w:rPr/>
        <w:t>with statal verbs which do not normally take continuous forms:</w:t>
      </w:r>
    </w:p>
    <w:p>
      <w:pPr>
        <w:pStyle w:val="2"/>
        <w:ind w:hanging="0" w:end="0"/>
        <w:rPr/>
      </w:pPr>
      <w:r>
        <w:rPr/>
      </w:r>
    </w:p>
    <w:p>
      <w:pPr>
        <w:pStyle w:val="2"/>
        <w:ind w:start="284" w:end="0"/>
        <w:rPr/>
      </w:pPr>
      <w:r>
        <w:rPr/>
        <w:t xml:space="preserve">We met by chance last year, and I </w:t>
      </w:r>
      <w:r>
        <w:rPr>
          <w:i/>
        </w:rPr>
        <w:t>haven’t seen</w:t>
      </w:r>
      <w:r>
        <w:rPr/>
        <w:t xml:space="preserve"> her since.</w:t>
      </w:r>
    </w:p>
    <w:p>
      <w:pPr>
        <w:pStyle w:val="2"/>
        <w:ind w:start="284" w:end="0"/>
        <w:rPr/>
      </w:pPr>
      <w:r>
        <w:rPr/>
        <w:t>I’</w:t>
      </w:r>
      <w:r>
        <w:rPr>
          <w:i/>
        </w:rPr>
        <w:t>ve been</w:t>
      </w:r>
      <w:r>
        <w:rPr/>
        <w:t xml:space="preserve"> here since 8.</w:t>
      </w:r>
    </w:p>
    <w:p>
      <w:pPr>
        <w:pStyle w:val="2"/>
        <w:ind w:start="284" w:end="0"/>
        <w:rPr/>
      </w:pPr>
      <w:r>
        <w:rPr/>
        <w:t>I love you. I’</w:t>
      </w:r>
      <w:r>
        <w:rPr>
          <w:i/>
        </w:rPr>
        <w:t>ve loved</w:t>
      </w:r>
      <w:r>
        <w:rPr/>
        <w:t xml:space="preserve"> you ever since we met.</w:t>
      </w:r>
    </w:p>
    <w:p>
      <w:pPr>
        <w:pStyle w:val="2"/>
        <w:ind w:start="284" w:end="0"/>
        <w:rPr/>
      </w:pPr>
      <w:r>
        <w:rPr/>
        <w:t>I’</w:t>
      </w:r>
      <w:r>
        <w:rPr>
          <w:i/>
        </w:rPr>
        <w:t xml:space="preserve">ve known </w:t>
      </w:r>
      <w:r>
        <w:rPr/>
        <w:t>you all my life.</w:t>
      </w:r>
    </w:p>
    <w:p>
      <w:pPr>
        <w:pStyle w:val="2"/>
        <w:ind w:start="284" w:end="0"/>
        <w:rPr/>
      </w:pPr>
      <w:r>
        <w:rPr/>
        <w:t xml:space="preserve">I </w:t>
      </w:r>
      <w:r>
        <w:rPr>
          <w:i/>
        </w:rPr>
        <w:t>haven’t seen</w:t>
      </w:r>
      <w:r>
        <w:rPr/>
        <w:t xml:space="preserve"> you for ages.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b) with some actional (durative) verbs in which case the present perfect continuous is also possible. The  </w:t>
      </w:r>
    </w:p>
    <w:p>
      <w:pPr>
        <w:pStyle w:val="Normal"/>
        <w:suppressAutoHyphens w:val="true"/>
        <w:spacing w:lineRule="auto" w:line="240"/>
        <w:ind w:firstLine="284" w:end="0"/>
        <w:rPr>
          <w:sz w:val="24"/>
        </w:rPr>
      </w:pPr>
      <w:r>
        <w:rPr>
          <w:sz w:val="24"/>
        </w:rPr>
        <w:t xml:space="preserve">    </w:t>
      </w:r>
      <w:r>
        <w:rPr>
          <w:sz w:val="24"/>
        </w:rPr>
        <w:t xml:space="preserve">difference between the two forms lies in the following: in the case of the present perfect the logical stress    </w:t>
      </w:r>
    </w:p>
    <w:p>
      <w:pPr>
        <w:pStyle w:val="Normal"/>
        <w:suppressAutoHyphens w:val="true"/>
        <w:spacing w:lineRule="auto" w:line="240"/>
        <w:ind w:firstLine="284" w:end="0"/>
        <w:rPr/>
      </w:pPr>
      <w:r>
        <w:rPr>
          <w:sz w:val="24"/>
        </w:rPr>
        <w:t xml:space="preserve">    </w:t>
      </w:r>
      <w:r>
        <w:rPr>
          <w:sz w:val="24"/>
        </w:rPr>
        <w:t xml:space="preserve">is laid rather </w:t>
      </w:r>
      <w:r>
        <w:rPr>
          <w:b/>
          <w:sz w:val="24"/>
        </w:rPr>
        <w:t>on the fact</w:t>
      </w:r>
      <w:r>
        <w:rPr>
          <w:sz w:val="24"/>
        </w:rPr>
        <w:t xml:space="preserve"> than </w:t>
      </w:r>
      <w:r>
        <w:rPr>
          <w:b/>
          <w:sz w:val="24"/>
        </w:rPr>
        <w:t>on the process</w:t>
      </w:r>
      <w:r>
        <w:rPr>
          <w:sz w:val="24"/>
        </w:rPr>
        <w:t xml:space="preserve">, whereas in the case of the present perfect continuous it is  </w:t>
      </w:r>
    </w:p>
    <w:p>
      <w:pPr>
        <w:pStyle w:val="Normal"/>
        <w:suppressAutoHyphens w:val="true"/>
        <w:spacing w:lineRule="auto" w:line="240"/>
        <w:ind w:firstLine="284" w:end="0"/>
        <w:rPr/>
      </w:pPr>
      <w:r>
        <w:rPr>
          <w:sz w:val="24"/>
        </w:rPr>
        <w:t xml:space="preserve">    </w:t>
      </w:r>
      <w:r>
        <w:rPr>
          <w:b/>
          <w:sz w:val="24"/>
        </w:rPr>
        <w:t>the process</w:t>
      </w:r>
      <w:r>
        <w:rPr>
          <w:sz w:val="24"/>
        </w:rPr>
        <w:t xml:space="preserve"> that is important.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I’</w:t>
      </w:r>
      <w:r>
        <w:rPr>
          <w:i/>
          <w:sz w:val="24"/>
        </w:rPr>
        <w:t>ve worked</w:t>
      </w:r>
      <w:r>
        <w:rPr>
          <w:sz w:val="24"/>
        </w:rPr>
        <w:t xml:space="preserve"> here since 1960. </w:t>
      </w:r>
    </w:p>
    <w:p>
      <w:pPr>
        <w:pStyle w:val="Normal"/>
        <w:suppressAutoHyphens w:val="true"/>
        <w:spacing w:lineRule="auto" w:line="240"/>
        <w:ind w:firstLine="284" w:start="284" w:end="0"/>
        <w:rPr/>
      </w:pPr>
      <w:r>
        <w:rPr>
          <w:sz w:val="24"/>
        </w:rPr>
        <w:t xml:space="preserve">He </w:t>
      </w:r>
      <w:r>
        <w:rPr>
          <w:i/>
          <w:sz w:val="24"/>
        </w:rPr>
        <w:t>has played</w:t>
      </w:r>
      <w:r>
        <w:rPr>
          <w:sz w:val="24"/>
        </w:rPr>
        <w:t xml:space="preserve"> football for five years already.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such cases the inclusive present perfect is rendered in Russian by the present tense.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w:t>
      </w:r>
      <w:r>
        <w:rPr>
          <w:b/>
          <w:sz w:val="24"/>
        </w:rPr>
        <w:t>The present perfect is also used in subordinate adverbial clauses of time and condition introduced by the corresponding conjunctions to denote a future action taking place before a certain moment in the future.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I’ll stay with you until you’</w:t>
      </w:r>
      <w:r>
        <w:rPr>
          <w:i/>
          <w:sz w:val="24"/>
        </w:rPr>
        <w:t>ve</w:t>
      </w:r>
      <w:r>
        <w:rPr>
          <w:sz w:val="24"/>
        </w:rPr>
        <w:t xml:space="preserve"> </w:t>
      </w:r>
      <w:r>
        <w:rPr>
          <w:i/>
          <w:sz w:val="24"/>
        </w:rPr>
        <w:t xml:space="preserve">finished </w:t>
      </w:r>
      <w:r>
        <w:rPr>
          <w:sz w:val="24"/>
        </w:rPr>
        <w:t xml:space="preserve">everything. </w:t>
      </w:r>
    </w:p>
    <w:p>
      <w:pPr>
        <w:pStyle w:val="Normal"/>
        <w:suppressAutoHyphens w:val="true"/>
        <w:spacing w:lineRule="auto" w:line="240"/>
        <w:ind w:firstLine="284" w:start="284" w:end="0"/>
        <w:rPr/>
      </w:pPr>
      <w:r>
        <w:rPr>
          <w:sz w:val="24"/>
        </w:rPr>
        <w:t>Wait till I’</w:t>
      </w:r>
      <w:r>
        <w:rPr>
          <w:i/>
          <w:sz w:val="24"/>
        </w:rPr>
        <w:t>ve</w:t>
      </w:r>
      <w:r>
        <w:rPr>
          <w:sz w:val="24"/>
        </w:rPr>
        <w:t xml:space="preserve"> </w:t>
      </w:r>
      <w:r>
        <w:rPr>
          <w:i/>
          <w:sz w:val="24"/>
        </w:rPr>
        <w:t>written</w:t>
      </w:r>
      <w:r>
        <w:rPr>
          <w:sz w:val="24"/>
        </w:rPr>
        <w:t xml:space="preserve"> the notice.</w:t>
      </w:r>
    </w:p>
    <w:p>
      <w:pPr>
        <w:pStyle w:val="Normal"/>
        <w:suppressAutoHyphens w:val="true"/>
        <w:spacing w:lineRule="auto" w:line="240"/>
        <w:ind w:firstLine="284" w:end="0"/>
        <w:rPr>
          <w:sz w:val="24"/>
        </w:rPr>
      </w:pPr>
      <w:r>
        <w:rPr>
          <w:sz w:val="24"/>
        </w:rPr>
      </w:r>
    </w:p>
    <w:p>
      <w:pPr>
        <w:pStyle w:val="2"/>
        <w:rPr/>
      </w:pPr>
      <w:r>
        <w:rPr/>
        <w:t>Sometimes adverbials of place and objects expressed by words describ</w:t>
        <w:softHyphen/>
        <w:t>ing situations may serve in an oblique way as past time markers, connect</w:t>
        <w:softHyphen/>
        <w:t>ing the activities not only with places and situations, but also with the time when the actions took place, accordingly the past indefinite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Did you meet him in London? (when you were in London) </w:t>
      </w:r>
    </w:p>
    <w:p>
      <w:pPr>
        <w:pStyle w:val="Normal"/>
        <w:suppressAutoHyphens w:val="true"/>
        <w:spacing w:lineRule="auto" w:line="240"/>
        <w:ind w:firstLine="284" w:start="284" w:end="0"/>
        <w:rPr>
          <w:sz w:val="24"/>
        </w:rPr>
      </w:pPr>
      <w:r>
        <w:rPr>
          <w:sz w:val="24"/>
        </w:rPr>
        <w:t>Did you like his singing? (when he sang)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same is true of special questions beginning with </w:t>
      </w:r>
      <w:r>
        <w:rPr>
          <w:i/>
          <w:sz w:val="24"/>
        </w:rPr>
        <w:t>where</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Where did you see him? </w:t>
      </w:r>
    </w:p>
    <w:p>
      <w:pPr>
        <w:pStyle w:val="Normal"/>
        <w:suppressAutoHyphens w:val="true"/>
        <w:spacing w:lineRule="auto" w:line="240"/>
        <w:ind w:firstLine="284" w:start="284" w:end="0"/>
        <w:rPr>
          <w:sz w:val="24"/>
        </w:rPr>
      </w:pPr>
      <w:r>
        <w:rPr>
          <w:sz w:val="24"/>
        </w:rPr>
        <w:t>Where did you buy this hat?</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10982" w:type="dxa"/>
            <w:gridSpan w:val="2"/>
            <w:tcBorders>
              <w:top w:val="single" w:sz="4" w:space="0" w:color="000000"/>
              <w:start w:val="single" w:sz="4" w:space="0" w:color="000000"/>
              <w:end w:val="single" w:sz="4" w:space="0" w:color="000000"/>
            </w:tcBorders>
          </w:tcPr>
          <w:p>
            <w:pPr>
              <w:pStyle w:val="Normal"/>
              <w:suppressAutoHyphens w:val="true"/>
              <w:spacing w:lineRule="auto" w:line="240"/>
              <w:ind w:firstLine="284" w:end="0"/>
              <w:rPr>
                <w:b/>
                <w:sz w:val="24"/>
              </w:rPr>
            </w:pPr>
            <w:r>
              <w:rPr>
                <w:b/>
                <w:sz w:val="24"/>
              </w:rPr>
              <w:t>Note 1:</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In spesial questions with when only </w:t>
            </w:r>
            <w:r>
              <w:rPr>
                <w:b/>
                <w:sz w:val="24"/>
              </w:rPr>
              <w:t xml:space="preserve">the past indefinite </w:t>
            </w:r>
            <w:r>
              <w:rPr>
                <w:sz w:val="24"/>
              </w:rPr>
              <w:t>is possible, though the answer can be either in the past indefinite or in the present perfect depending on the actual state of affairs:</w:t>
            </w:r>
          </w:p>
          <w:p>
            <w:pPr>
              <w:pStyle w:val="Normal"/>
              <w:suppressAutoHyphens w:val="true"/>
              <w:spacing w:lineRule="auto" w:line="240"/>
              <w:ind w:firstLine="284" w:end="0"/>
              <w:rPr>
                <w:sz w:val="24"/>
              </w:rPr>
            </w:pPr>
            <w:r>
              <w:rPr>
                <w:sz w:val="24"/>
              </w:rPr>
            </w:r>
          </w:p>
        </w:tc>
      </w:tr>
      <w:tr>
        <w:trPr/>
        <w:tc>
          <w:tcPr>
            <w:tcW w:w="5491" w:type="dxa"/>
            <w:tcBorders>
              <w:start w:val="single" w:sz="4" w:space="0" w:color="000000"/>
            </w:tcBorders>
          </w:tcPr>
          <w:p>
            <w:pPr>
              <w:pStyle w:val="Normal"/>
              <w:suppressAutoHyphens w:val="true"/>
              <w:spacing w:lineRule="auto" w:line="240"/>
              <w:ind w:hanging="0" w:end="0"/>
              <w:rPr/>
            </w:pPr>
            <w:r>
              <w:rPr>
                <w:sz w:val="24"/>
              </w:rPr>
              <w:t xml:space="preserve">- </w:t>
            </w:r>
            <w:r>
              <w:rPr>
                <w:i/>
                <w:sz w:val="24"/>
              </w:rPr>
              <w:t>When did</w:t>
            </w:r>
            <w:r>
              <w:rPr>
                <w:sz w:val="24"/>
              </w:rPr>
              <w:t xml:space="preserve"> he </w:t>
            </w:r>
            <w:r>
              <w:rPr>
                <w:i/>
                <w:sz w:val="24"/>
              </w:rPr>
              <w:t>come</w:t>
            </w:r>
            <w:r>
              <w:rPr>
                <w:sz w:val="24"/>
              </w:rPr>
              <w:t>?</w:t>
            </w:r>
          </w:p>
        </w:tc>
        <w:tc>
          <w:tcPr>
            <w:tcW w:w="5491" w:type="dxa"/>
            <w:tcBorders>
              <w:end w:val="single" w:sz="4" w:space="0" w:color="000000"/>
            </w:tcBorders>
          </w:tcPr>
          <w:p>
            <w:pPr>
              <w:pStyle w:val="Normal"/>
              <w:suppressAutoHyphens w:val="true"/>
              <w:spacing w:lineRule="auto" w:line="240"/>
              <w:ind w:hanging="0" w:end="0"/>
              <w:rPr/>
            </w:pPr>
            <w:r>
              <w:rPr>
                <w:sz w:val="24"/>
              </w:rPr>
              <w:t xml:space="preserve">- He </w:t>
            </w:r>
            <w:r>
              <w:rPr>
                <w:i/>
                <w:sz w:val="24"/>
              </w:rPr>
              <w:t>came yesterday</w:t>
            </w:r>
            <w:r>
              <w:rPr>
                <w:sz w:val="24"/>
              </w:rPr>
              <w:t xml:space="preserve">. </w:t>
            </w:r>
          </w:p>
          <w:p>
            <w:pPr>
              <w:pStyle w:val="Normal"/>
              <w:suppressAutoHyphens w:val="true"/>
              <w:spacing w:lineRule="auto" w:line="240"/>
              <w:ind w:hanging="0" w:end="0"/>
              <w:rPr/>
            </w:pPr>
            <w:r>
              <w:rPr>
                <w:sz w:val="24"/>
              </w:rPr>
              <w:t xml:space="preserve">- He </w:t>
            </w:r>
            <w:r>
              <w:rPr>
                <w:i/>
                <w:sz w:val="24"/>
              </w:rPr>
              <w:t>has just come</w:t>
            </w:r>
            <w:r>
              <w:rPr>
                <w:sz w:val="24"/>
              </w:rPr>
              <w:t>.</w:t>
            </w:r>
          </w:p>
          <w:p>
            <w:pPr>
              <w:pStyle w:val="Normal"/>
              <w:suppressAutoHyphens w:val="true"/>
              <w:spacing w:lineRule="auto" w:line="240"/>
              <w:ind w:hanging="0" w:end="0"/>
              <w:rPr>
                <w:sz w:val="24"/>
              </w:rPr>
            </w:pPr>
            <w:r>
              <w:rPr>
                <w:sz w:val="24"/>
              </w:rPr>
            </w:r>
          </w:p>
        </w:tc>
      </w:tr>
      <w:tr>
        <w:trPr/>
        <w:tc>
          <w:tcPr>
            <w:tcW w:w="10982" w:type="dxa"/>
            <w:gridSpan w:val="2"/>
            <w:tcBorders>
              <w:start w:val="single" w:sz="4" w:space="0" w:color="000000"/>
              <w:bottom w:val="single" w:sz="4" w:space="0" w:color="000000"/>
              <w:end w:val="single" w:sz="4" w:space="0" w:color="000000"/>
            </w:tcBorders>
          </w:tcPr>
          <w:p>
            <w:pPr>
              <w:pStyle w:val="Normal"/>
              <w:suppressAutoHyphens w:val="true"/>
              <w:spacing w:lineRule="auto" w:line="240"/>
              <w:ind w:firstLine="284" w:end="0"/>
              <w:rPr>
                <w:b/>
                <w:sz w:val="24"/>
              </w:rPr>
            </w:pPr>
            <w:r>
              <w:rPr>
                <w:b/>
                <w:sz w:val="24"/>
              </w:rPr>
              <w:t>Note 2:</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The present perfect</w:t>
            </w:r>
            <w:r>
              <w:rPr>
                <w:sz w:val="24"/>
              </w:rPr>
              <w:t xml:space="preserve">, not the past indefinite is used with the verb </w:t>
            </w:r>
            <w:r>
              <w:rPr>
                <w:i/>
                <w:sz w:val="24"/>
              </w:rPr>
              <w:t>to be</w:t>
            </w:r>
            <w:r>
              <w:rPr>
                <w:sz w:val="24"/>
              </w:rPr>
              <w:t xml:space="preserve"> in the sense of </w:t>
            </w:r>
            <w:r>
              <w:rPr>
                <w:i/>
                <w:sz w:val="24"/>
              </w:rPr>
              <w:t>to go, to visit</w:t>
            </w:r>
            <w:r>
              <w:rPr>
                <w:sz w:val="24"/>
              </w:rPr>
              <w:t xml:space="preserve"> even though the adverbials of place are used:</w:t>
            </w:r>
          </w:p>
          <w:p>
            <w:pPr>
              <w:pStyle w:val="Normal"/>
              <w:suppressAutoHyphens w:val="true"/>
              <w:spacing w:lineRule="auto" w:line="240"/>
              <w:ind w:firstLine="284" w:start="284" w:end="0"/>
              <w:rPr/>
            </w:pPr>
            <w:r>
              <w:rPr>
                <w:i/>
                <w:sz w:val="24"/>
              </w:rPr>
              <w:t xml:space="preserve">Have </w:t>
            </w:r>
            <w:r>
              <w:rPr>
                <w:sz w:val="24"/>
              </w:rPr>
              <w:t xml:space="preserve">you </w:t>
            </w:r>
            <w:r>
              <w:rPr>
                <w:i/>
                <w:sz w:val="24"/>
              </w:rPr>
              <w:t>been</w:t>
            </w:r>
            <w:r>
              <w:rPr>
                <w:sz w:val="24"/>
              </w:rPr>
              <w:t xml:space="preserve"> to London?  </w:t>
            </w:r>
          </w:p>
          <w:p>
            <w:pPr>
              <w:pStyle w:val="2"/>
              <w:ind w:start="284" w:end="0"/>
              <w:rPr/>
            </w:pPr>
            <w:r>
              <w:rPr/>
              <w:t>She says she’</w:t>
            </w:r>
            <w:r>
              <w:rPr>
                <w:i/>
              </w:rPr>
              <w:t>s been</w:t>
            </w:r>
            <w:r>
              <w:rPr/>
              <w:t xml:space="preserve"> to Paris three times.</w:t>
            </w:r>
          </w:p>
          <w:p>
            <w:pPr>
              <w:pStyle w:val="Normal"/>
              <w:suppressAutoHyphens w:val="true"/>
              <w:spacing w:lineRule="auto" w:line="240"/>
              <w:ind w:firstLine="284" w:end="0"/>
              <w:rPr>
                <w:sz w:val="24"/>
              </w:rPr>
            </w:pPr>
            <w:r>
              <w:rPr>
                <w:sz w:val="24"/>
              </w:rPr>
            </w:r>
          </w:p>
          <w:p>
            <w:pPr>
              <w:pStyle w:val="2"/>
              <w:rPr/>
            </w:pPr>
            <w:r>
              <w:rPr/>
              <w:t>The meaning of such statements is ‘</w:t>
            </w:r>
            <w:r>
              <w:rPr>
                <w:i/>
              </w:rPr>
              <w:t>was there at a certain time, but is there no longer</w:t>
            </w:r>
            <w:r>
              <w:rPr/>
              <w:t>’.</w:t>
            </w:r>
          </w:p>
          <w:p>
            <w:pPr>
              <w:pStyle w:val="2"/>
              <w:rPr/>
            </w:pPr>
            <w:r>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Although the time of the actions denoted by the present perfect is not specified, it is generally understood as more or less recent, not long past.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25.</w:t>
      </w:r>
      <w:r>
        <w:rPr>
          <w:sz w:val="24"/>
        </w:rPr>
        <w:t xml:space="preserve"> The ways of translating the present perfect into Russian vary due to the peculiarities of its time orientation and the vagueness of its aspective meaning. It can therefore be translated into Russian either by the past tense (if it is exclusive present perfect) or by the present tense (if it is inclusive present perfect). The latter applies to statal verbs and some actional durative verbs.</w:t>
      </w:r>
    </w:p>
    <w:p>
      <w:pPr>
        <w:pStyle w:val="Normal"/>
        <w:suppressAutoHyphens w:val="true"/>
        <w:spacing w:lineRule="auto" w:line="240"/>
        <w:ind w:firstLine="284" w:end="0"/>
        <w:rPr>
          <w:sz w:val="24"/>
        </w:rPr>
      </w:pPr>
      <w:r>
        <w:rPr>
          <w:sz w:val="24"/>
        </w:rPr>
      </w:r>
    </w:p>
    <w:tbl>
      <w:tblPr>
        <w:tblW w:w="10165" w:type="dxa"/>
        <w:jc w:val="start"/>
        <w:tblInd w:w="817" w:type="dxa"/>
        <w:tblLayout w:type="fixed"/>
        <w:tblCellMar>
          <w:top w:w="0" w:type="dxa"/>
          <w:start w:w="108" w:type="dxa"/>
          <w:bottom w:w="0" w:type="dxa"/>
          <w:end w:w="108" w:type="dxa"/>
        </w:tblCellMar>
      </w:tblPr>
      <w:tblGrid>
        <w:gridCol w:w="4253"/>
        <w:gridCol w:w="5912"/>
      </w:tblGrid>
      <w:tr>
        <w:trPr/>
        <w:tc>
          <w:tcPr>
            <w:tcW w:w="4253" w:type="dxa"/>
            <w:tcBorders/>
          </w:tcPr>
          <w:p>
            <w:pPr>
              <w:pStyle w:val="Normal"/>
              <w:suppressAutoHyphens w:val="true"/>
              <w:spacing w:lineRule="auto" w:line="240"/>
              <w:ind w:hanging="0" w:end="0"/>
              <w:jc w:val="start"/>
              <w:rPr>
                <w:sz w:val="24"/>
              </w:rPr>
            </w:pPr>
            <w:r>
              <w:rPr>
                <w:sz w:val="24"/>
              </w:rPr>
              <w:t>She has gone home.</w:t>
            </w:r>
          </w:p>
        </w:tc>
        <w:tc>
          <w:tcPr>
            <w:tcW w:w="5912" w:type="dxa"/>
            <w:tcBorders/>
          </w:tcPr>
          <w:p>
            <w:pPr>
              <w:pStyle w:val="Normal"/>
              <w:suppressAutoHyphens w:val="true"/>
              <w:spacing w:lineRule="auto" w:line="240"/>
              <w:ind w:hanging="0" w:end="0"/>
              <w:jc w:val="start"/>
              <w:rPr>
                <w:sz w:val="24"/>
                <w:lang w:val="ru-RU"/>
              </w:rPr>
            </w:pPr>
            <w:r>
              <w:rPr>
                <w:sz w:val="24"/>
                <w:lang w:val="ru-RU"/>
              </w:rPr>
              <w:t>Она уже ушла домой.</w:t>
            </w:r>
          </w:p>
          <w:p>
            <w:pPr>
              <w:pStyle w:val="Normal"/>
              <w:suppressAutoHyphens w:val="true"/>
              <w:spacing w:lineRule="auto" w:line="240"/>
              <w:ind w:hanging="0" w:end="0"/>
              <w:jc w:val="start"/>
              <w:rPr/>
            </w:pPr>
            <w:r>
              <w:rPr/>
              <w:t>(The past tense, perfective.)</w:t>
            </w:r>
          </w:p>
        </w:tc>
      </w:tr>
      <w:tr>
        <w:trPr/>
        <w:tc>
          <w:tcPr>
            <w:tcW w:w="4253"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The red ballon has burst.</w:t>
            </w:r>
          </w:p>
        </w:tc>
        <w:tc>
          <w:tcPr>
            <w:tcW w:w="5912" w:type="dxa"/>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Красный шарик лопнул.</w:t>
            </w:r>
          </w:p>
          <w:p>
            <w:pPr>
              <w:pStyle w:val="Normal"/>
              <w:suppressAutoHyphens w:val="true"/>
              <w:spacing w:lineRule="auto" w:line="240"/>
              <w:ind w:hanging="0" w:end="0"/>
              <w:jc w:val="start"/>
              <w:rPr/>
            </w:pPr>
            <w:r>
              <w:rPr/>
              <w:t>(The past tense, perfective, momentary.)</w:t>
            </w:r>
          </w:p>
        </w:tc>
      </w:tr>
      <w:tr>
        <w:trPr/>
        <w:tc>
          <w:tcPr>
            <w:tcW w:w="4253"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He has hit me twice.</w:t>
            </w:r>
          </w:p>
        </w:tc>
        <w:tc>
          <w:tcPr>
            <w:tcW w:w="5912" w:type="dxa"/>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Он ударил меня два раза.</w:t>
            </w:r>
          </w:p>
          <w:p>
            <w:pPr>
              <w:pStyle w:val="Normal"/>
              <w:suppressAutoHyphens w:val="true"/>
              <w:spacing w:lineRule="auto" w:line="240"/>
              <w:ind w:hanging="0" w:end="0"/>
              <w:jc w:val="start"/>
              <w:rPr/>
            </w:pPr>
            <w:r>
              <w:rPr/>
              <w:t>(The past tense, perfective, iterative.)</w:t>
            </w:r>
          </w:p>
        </w:tc>
      </w:tr>
      <w:tr>
        <w:trPr/>
        <w:tc>
          <w:tcPr>
            <w:tcW w:w="4253"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I’ve already seen him.</w:t>
            </w:r>
          </w:p>
        </w:tc>
        <w:tc>
          <w:tcPr>
            <w:tcW w:w="5912" w:type="dxa"/>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sz w:val="24"/>
                <w:lang w:val="ru-RU"/>
              </w:rPr>
              <w:t>Я его уже видел.</w:t>
            </w:r>
            <w:r>
              <w:rPr>
                <w:sz w:val="24"/>
              </w:rPr>
              <w:t xml:space="preserve"> </w:t>
            </w:r>
          </w:p>
          <w:p>
            <w:pPr>
              <w:pStyle w:val="Normal"/>
              <w:suppressAutoHyphens w:val="true"/>
              <w:spacing w:lineRule="auto" w:line="240"/>
              <w:ind w:hanging="0" w:end="0"/>
              <w:jc w:val="start"/>
              <w:rPr/>
            </w:pPr>
            <w:r>
              <w:rPr/>
              <w:t>(The past tense, imperfective.)</w:t>
            </w:r>
          </w:p>
        </w:tc>
      </w:tr>
      <w:tr>
        <w:trPr/>
        <w:tc>
          <w:tcPr>
            <w:tcW w:w="4253"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She has seen the film three times.</w:t>
            </w:r>
          </w:p>
        </w:tc>
        <w:tc>
          <w:tcPr>
            <w:tcW w:w="5912" w:type="dxa"/>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 xml:space="preserve">Она смотрела этот фильм три раза. </w:t>
            </w:r>
          </w:p>
          <w:p>
            <w:pPr>
              <w:pStyle w:val="Normal"/>
              <w:suppressAutoHyphens w:val="true"/>
              <w:spacing w:lineRule="auto" w:line="240"/>
              <w:ind w:hanging="0" w:end="0"/>
              <w:jc w:val="start"/>
              <w:rPr/>
            </w:pPr>
            <w:r>
              <w:rPr/>
              <w:t>(The past tense, imperfective, iterative.)</w:t>
            </w:r>
          </w:p>
        </w:tc>
      </w:tr>
      <w:tr>
        <w:trPr/>
        <w:tc>
          <w:tcPr>
            <w:tcW w:w="4253"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They’ve lived here for seven years.</w:t>
            </w:r>
          </w:p>
        </w:tc>
        <w:tc>
          <w:tcPr>
            <w:tcW w:w="5912" w:type="dxa"/>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Они живут здесь семь лет.</w:t>
            </w:r>
          </w:p>
        </w:tc>
      </w:tr>
      <w:tr>
        <w:trPr/>
        <w:tc>
          <w:tcPr>
            <w:tcW w:w="4253"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I’ve known her since 1975.</w:t>
            </w:r>
          </w:p>
        </w:tc>
        <w:tc>
          <w:tcPr>
            <w:tcW w:w="5912" w:type="dxa"/>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Я знаю ее с 1975 года.</w:t>
            </w:r>
          </w:p>
          <w:p>
            <w:pPr>
              <w:pStyle w:val="Normal"/>
              <w:suppressAutoHyphens w:val="true"/>
              <w:spacing w:lineRule="auto" w:line="240"/>
              <w:ind w:hanging="0" w:end="0"/>
              <w:jc w:val="start"/>
              <w:rPr/>
            </w:pPr>
            <w:r>
              <w:rPr/>
              <w:t>(The present tense, inaperfective, durative.)</w:t>
            </w:r>
          </w:p>
        </w:tc>
      </w:tr>
    </w:tbl>
    <w:p>
      <w:pPr>
        <w:pStyle w:val="Normal"/>
        <w:suppressAutoHyphens w:val="true"/>
        <w:spacing w:lineRule="auto" w:line="240"/>
        <w:ind w:firstLine="284" w:end="0"/>
        <w:rPr>
          <w:sz w:val="24"/>
        </w:rPr>
      </w:pPr>
      <w:r>
        <w:rPr>
          <w:sz w:val="24"/>
        </w:rPr>
      </w:r>
    </w:p>
    <w:p>
      <w:pPr>
        <w:pStyle w:val="Heading8"/>
        <w:rPr/>
      </w:pPr>
      <w:r>
        <w:rPr/>
        <w:t>The present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26. Formation.</w:t>
      </w:r>
      <w:r>
        <w:rPr>
          <w:sz w:val="24"/>
        </w:rPr>
        <w:t xml:space="preserve"> The present perfect continuous is formed analytically by means of the auxiliary </w:t>
      </w:r>
      <w:r>
        <w:rPr>
          <w:i/>
          <w:sz w:val="24"/>
        </w:rPr>
        <w:t>to be</w:t>
      </w:r>
      <w:r>
        <w:rPr>
          <w:sz w:val="24"/>
        </w:rPr>
        <w:t xml:space="preserve"> in the present perfect (have/has been) plus participle I of the notional verb.</w:t>
      </w:r>
    </w:p>
    <w:p>
      <w:pPr>
        <w:pStyle w:val="2"/>
        <w:rPr/>
      </w:pPr>
      <w:r>
        <w:rPr>
          <w:b/>
        </w:rPr>
        <w:t>In the interrogative</w:t>
      </w:r>
      <w:r>
        <w:rPr/>
        <w:t xml:space="preserve"> the first auxiliary (have/has) comes before the subject, the second auxiliary (been) and participle I follow the subject.</w:t>
      </w:r>
    </w:p>
    <w:p>
      <w:pPr>
        <w:pStyle w:val="Normal"/>
        <w:suppressAutoHyphens w:val="true"/>
        <w:spacing w:lineRule="auto" w:line="240"/>
        <w:ind w:firstLine="284" w:end="0"/>
        <w:rPr/>
      </w:pPr>
      <w:r>
        <w:rPr>
          <w:b/>
          <w:sz w:val="24"/>
        </w:rPr>
        <w:t>In the negative</w:t>
      </w:r>
      <w:r>
        <w:rPr>
          <w:sz w:val="24"/>
        </w:rPr>
        <w:t xml:space="preserve"> the corresponding negative forms of the first auxiliary (have) are used, the second auxiliary (been) and participle I follow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present perfect continuous</w:t>
      </w:r>
    </w:p>
    <w:p>
      <w:pPr>
        <w:pStyle w:val="Normal"/>
        <w:suppressAutoHyphens w:val="true"/>
        <w:spacing w:lineRule="auto" w:line="240"/>
        <w:ind w:firstLine="284" w:end="0"/>
        <w:rPr>
          <w:b/>
          <w:sz w:val="24"/>
          <w:u w:val="single"/>
        </w:rPr>
      </w:pPr>
      <w:r>
        <w:rPr>
          <w:b/>
          <w:sz w:val="24"/>
          <w:u w:val="single"/>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u w:val="single"/>
              </w:rPr>
            </w:pPr>
            <w:r>
              <w:rPr>
                <w:u w:val="single"/>
              </w:rPr>
              <w:t>Affirmative</w:t>
            </w:r>
          </w:p>
          <w:p>
            <w:pPr>
              <w:pStyle w:val="Normal"/>
              <w:suppressAutoHyphens w:val="true"/>
              <w:spacing w:lineRule="auto" w:line="240"/>
              <w:ind w:hanging="0" w:end="0"/>
              <w:jc w:val="start"/>
              <w:rPr>
                <w:u w:val="single"/>
              </w:rPr>
            </w:pPr>
            <w:r>
              <w:rPr>
                <w:u w:val="single"/>
              </w:rPr>
            </w:r>
          </w:p>
        </w:tc>
        <w:tc>
          <w:tcPr>
            <w:tcW w:w="5491" w:type="dxa"/>
            <w:tcBorders/>
          </w:tcPr>
          <w:p>
            <w:pPr>
              <w:pStyle w:val="Normal"/>
              <w:suppressAutoHyphens w:val="true"/>
              <w:spacing w:lineRule="auto" w:line="240"/>
              <w:ind w:hanging="0" w:end="0"/>
              <w:jc w:val="start"/>
              <w:rPr>
                <w:u w:val="single"/>
              </w:rPr>
            </w:pPr>
            <w:r>
              <w:rPr>
                <w:u w:val="single"/>
              </w:rPr>
              <w:t>Interrogative</w:t>
            </w:r>
          </w:p>
        </w:tc>
      </w:tr>
      <w:tr>
        <w:trPr/>
        <w:tc>
          <w:tcPr>
            <w:tcW w:w="5491" w:type="dxa"/>
            <w:tcBorders/>
          </w:tcPr>
          <w:p>
            <w:pPr>
              <w:pStyle w:val="Normal"/>
              <w:suppressAutoHyphens w:val="true"/>
              <w:spacing w:lineRule="auto" w:line="240"/>
              <w:ind w:hanging="0" w:end="0"/>
              <w:jc w:val="start"/>
              <w:rPr/>
            </w:pPr>
            <w:r>
              <w:rPr/>
              <w:t xml:space="preserve">I have been speaking </w:t>
            </w:r>
          </w:p>
          <w:p>
            <w:pPr>
              <w:pStyle w:val="Normal"/>
              <w:suppressAutoHyphens w:val="true"/>
              <w:spacing w:lineRule="auto" w:line="240"/>
              <w:ind w:hanging="0" w:end="0"/>
              <w:jc w:val="start"/>
              <w:rPr/>
            </w:pPr>
            <w:r>
              <w:rPr/>
              <w:t xml:space="preserve">He (she, it) has been speaking </w:t>
            </w:r>
          </w:p>
          <w:p>
            <w:pPr>
              <w:pStyle w:val="Normal"/>
              <w:suppressAutoHyphens w:val="true"/>
              <w:spacing w:lineRule="auto" w:line="240"/>
              <w:ind w:hanging="0" w:end="0"/>
              <w:jc w:val="start"/>
              <w:rPr/>
            </w:pPr>
            <w:r>
              <w:rPr/>
              <w:t xml:space="preserve">We have been speaking </w:t>
            </w:r>
          </w:p>
          <w:p>
            <w:pPr>
              <w:pStyle w:val="Normal"/>
              <w:suppressAutoHyphens w:val="true"/>
              <w:spacing w:lineRule="auto" w:line="240"/>
              <w:ind w:hanging="0" w:end="0"/>
              <w:jc w:val="start"/>
              <w:rPr/>
            </w:pPr>
            <w:r>
              <w:rPr/>
              <w:t xml:space="preserve">You have been speaking </w:t>
            </w:r>
          </w:p>
          <w:p>
            <w:pPr>
              <w:pStyle w:val="Normal"/>
              <w:suppressAutoHyphens w:val="true"/>
              <w:spacing w:lineRule="auto" w:line="240"/>
              <w:ind w:hanging="0" w:end="0"/>
              <w:jc w:val="start"/>
              <w:rPr>
                <w:u w:val="single"/>
              </w:rPr>
            </w:pPr>
            <w:r>
              <w:rPr/>
              <w:t>They have been speaking</w:t>
            </w:r>
          </w:p>
        </w:tc>
        <w:tc>
          <w:tcPr>
            <w:tcW w:w="5491" w:type="dxa"/>
            <w:tcBorders/>
          </w:tcPr>
          <w:p>
            <w:pPr>
              <w:pStyle w:val="Normal"/>
              <w:suppressAutoHyphens w:val="true"/>
              <w:spacing w:lineRule="auto" w:line="240"/>
              <w:ind w:hanging="0" w:end="0"/>
              <w:jc w:val="start"/>
              <w:rPr/>
            </w:pPr>
            <w:r>
              <w:rPr/>
              <w:t xml:space="preserve">Have I been speaking? </w:t>
            </w:r>
          </w:p>
          <w:p>
            <w:pPr>
              <w:pStyle w:val="Normal"/>
              <w:suppressAutoHyphens w:val="true"/>
              <w:spacing w:lineRule="auto" w:line="240"/>
              <w:ind w:hanging="0" w:end="0"/>
              <w:jc w:val="start"/>
              <w:rPr/>
            </w:pPr>
            <w:r>
              <w:rPr/>
              <w:t xml:space="preserve">Has he (she, it) been speaking? </w:t>
            </w:r>
          </w:p>
          <w:p>
            <w:pPr>
              <w:pStyle w:val="Normal"/>
              <w:suppressAutoHyphens w:val="true"/>
              <w:spacing w:lineRule="auto" w:line="240"/>
              <w:ind w:hanging="0" w:end="0"/>
              <w:jc w:val="start"/>
              <w:rPr/>
            </w:pPr>
            <w:r>
              <w:rPr/>
              <w:t xml:space="preserve">Have we been speaking? </w:t>
            </w:r>
          </w:p>
          <w:p>
            <w:pPr>
              <w:pStyle w:val="Normal"/>
              <w:suppressAutoHyphens w:val="true"/>
              <w:spacing w:lineRule="auto" w:line="240"/>
              <w:ind w:hanging="0" w:end="0"/>
              <w:jc w:val="start"/>
              <w:rPr/>
            </w:pPr>
            <w:r>
              <w:rPr/>
              <w:t xml:space="preserve">Have you been speaking? </w:t>
            </w:r>
          </w:p>
          <w:p>
            <w:pPr>
              <w:pStyle w:val="Normal"/>
              <w:suppressAutoHyphens w:val="true"/>
              <w:spacing w:lineRule="auto" w:line="240"/>
              <w:ind w:hanging="0" w:end="0"/>
              <w:jc w:val="start"/>
              <w:rPr/>
            </w:pPr>
            <w:r>
              <w:rPr/>
              <w:t>Have they been speaking?</w:t>
            </w:r>
          </w:p>
          <w:p>
            <w:pPr>
              <w:pStyle w:val="Normal"/>
              <w:suppressAutoHyphens w:val="true"/>
              <w:spacing w:lineRule="auto" w:line="240"/>
              <w:ind w:hanging="0" w:end="0"/>
              <w:jc w:val="start"/>
              <w:rPr>
                <w:u w:val="single"/>
              </w:rPr>
            </w:pPr>
            <w:r>
              <w:rPr>
                <w:u w:val="single"/>
              </w:rPr>
            </w:r>
          </w:p>
        </w:tc>
      </w:tr>
      <w:tr>
        <w:trPr/>
        <w:tc>
          <w:tcPr>
            <w:tcW w:w="5491" w:type="dxa"/>
            <w:tcBorders/>
          </w:tcPr>
          <w:p>
            <w:pPr>
              <w:pStyle w:val="Normal"/>
              <w:suppressAutoHyphens w:val="true"/>
              <w:spacing w:lineRule="auto" w:line="240"/>
              <w:ind w:hanging="0" w:end="0"/>
              <w:jc w:val="start"/>
              <w:rPr>
                <w:u w:val="single"/>
              </w:rPr>
            </w:pPr>
            <w:r>
              <w:rPr>
                <w:u w:val="single"/>
              </w:rPr>
              <w:t>Negative</w:t>
            </w:r>
          </w:p>
        </w:tc>
        <w:tc>
          <w:tcPr>
            <w:tcW w:w="5491" w:type="dxa"/>
            <w:tcBorders/>
          </w:tcPr>
          <w:p>
            <w:pPr>
              <w:pStyle w:val="Normal"/>
              <w:suppressAutoHyphens w:val="true"/>
              <w:spacing w:lineRule="auto" w:line="240"/>
              <w:ind w:hanging="0" w:end="0"/>
              <w:jc w:val="start"/>
              <w:rPr>
                <w:u w:val="single"/>
              </w:rPr>
            </w:pPr>
            <w:r>
              <w:rPr>
                <w:u w:val="single"/>
              </w:rPr>
              <w:t>Contracted negative</w:t>
            </w:r>
          </w:p>
          <w:p>
            <w:pPr>
              <w:pStyle w:val="Normal"/>
              <w:suppressAutoHyphens w:val="true"/>
              <w:spacing w:lineRule="auto" w:line="240"/>
              <w:ind w:hanging="0" w:end="0"/>
              <w:jc w:val="start"/>
              <w:rPr>
                <w:u w:val="single"/>
              </w:rPr>
            </w:pPr>
            <w:r>
              <w:rPr>
                <w:u w:val="single"/>
              </w:rPr>
            </w:r>
          </w:p>
        </w:tc>
      </w:tr>
      <w:tr>
        <w:trPr/>
        <w:tc>
          <w:tcPr>
            <w:tcW w:w="5491" w:type="dxa"/>
            <w:tcBorders/>
          </w:tcPr>
          <w:p>
            <w:pPr>
              <w:pStyle w:val="Normal"/>
              <w:suppressAutoHyphens w:val="true"/>
              <w:spacing w:lineRule="auto" w:line="240"/>
              <w:ind w:hanging="0" w:end="0"/>
              <w:jc w:val="start"/>
              <w:rPr/>
            </w:pPr>
            <w:r>
              <w:rPr/>
              <w:t xml:space="preserve">I have not been speaking </w:t>
            </w:r>
          </w:p>
          <w:p>
            <w:pPr>
              <w:pStyle w:val="Normal"/>
              <w:suppressAutoHyphens w:val="true"/>
              <w:spacing w:lineRule="auto" w:line="240"/>
              <w:ind w:hanging="0" w:end="0"/>
              <w:jc w:val="start"/>
              <w:rPr/>
            </w:pPr>
            <w:r>
              <w:rPr/>
              <w:t xml:space="preserve">He (she, it) has not been speaking </w:t>
            </w:r>
          </w:p>
          <w:p>
            <w:pPr>
              <w:pStyle w:val="Normal"/>
              <w:suppressAutoHyphens w:val="true"/>
              <w:spacing w:lineRule="auto" w:line="240"/>
              <w:ind w:hanging="0" w:end="0"/>
              <w:jc w:val="start"/>
              <w:rPr/>
            </w:pPr>
            <w:r>
              <w:rPr/>
              <w:t xml:space="preserve">We have not been speaking </w:t>
            </w:r>
          </w:p>
          <w:p>
            <w:pPr>
              <w:pStyle w:val="Normal"/>
              <w:suppressAutoHyphens w:val="true"/>
              <w:spacing w:lineRule="auto" w:line="240"/>
              <w:ind w:hanging="0" w:end="0"/>
              <w:jc w:val="start"/>
              <w:rPr/>
            </w:pPr>
            <w:r>
              <w:rPr/>
              <w:t xml:space="preserve">You have not been speaking </w:t>
            </w:r>
          </w:p>
          <w:p>
            <w:pPr>
              <w:pStyle w:val="Normal"/>
              <w:suppressAutoHyphens w:val="true"/>
              <w:spacing w:lineRule="auto" w:line="240"/>
              <w:ind w:hanging="0" w:end="0"/>
              <w:jc w:val="start"/>
              <w:rPr>
                <w:u w:val="single"/>
              </w:rPr>
            </w:pPr>
            <w:r>
              <w:rPr/>
              <w:t>They have not been speaking</w:t>
            </w:r>
          </w:p>
        </w:tc>
        <w:tc>
          <w:tcPr>
            <w:tcW w:w="5491" w:type="dxa"/>
            <w:tcBorders/>
          </w:tcPr>
          <w:p>
            <w:pPr>
              <w:pStyle w:val="Normal"/>
              <w:suppressAutoHyphens w:val="true"/>
              <w:spacing w:lineRule="auto" w:line="240"/>
              <w:ind w:hanging="0" w:end="0"/>
              <w:jc w:val="start"/>
              <w:rPr/>
            </w:pPr>
            <w:r>
              <w:rPr/>
              <w:t xml:space="preserve">I haven’t been speaking </w:t>
            </w:r>
          </w:p>
          <w:p>
            <w:pPr>
              <w:pStyle w:val="Normal"/>
              <w:suppressAutoHyphens w:val="true"/>
              <w:spacing w:lineRule="auto" w:line="240"/>
              <w:ind w:hanging="0" w:end="0"/>
              <w:jc w:val="start"/>
              <w:rPr/>
            </w:pPr>
            <w:r>
              <w:rPr/>
              <w:t xml:space="preserve">He (she, it) hasn’t been speaking </w:t>
            </w:r>
          </w:p>
          <w:p>
            <w:pPr>
              <w:pStyle w:val="Normal"/>
              <w:suppressAutoHyphens w:val="true"/>
              <w:spacing w:lineRule="auto" w:line="240"/>
              <w:ind w:hanging="0" w:end="0"/>
              <w:jc w:val="start"/>
              <w:rPr/>
            </w:pPr>
            <w:r>
              <w:rPr/>
              <w:t xml:space="preserve">We haven’t been speaking </w:t>
            </w:r>
          </w:p>
          <w:p>
            <w:pPr>
              <w:pStyle w:val="Normal"/>
              <w:suppressAutoHyphens w:val="true"/>
              <w:spacing w:lineRule="auto" w:line="240"/>
              <w:ind w:hanging="0" w:end="0"/>
              <w:jc w:val="start"/>
              <w:rPr/>
            </w:pPr>
            <w:r>
              <w:rPr/>
              <w:t xml:space="preserve">You haven’t been speaking </w:t>
            </w:r>
          </w:p>
          <w:p>
            <w:pPr>
              <w:pStyle w:val="Normal"/>
              <w:suppressAutoHyphens w:val="true"/>
              <w:spacing w:lineRule="auto" w:line="240"/>
              <w:ind w:hanging="0" w:end="0"/>
              <w:jc w:val="start"/>
              <w:rPr>
                <w:u w:val="single"/>
              </w:rPr>
            </w:pPr>
            <w:r>
              <w:rPr/>
              <w:t>They haven’t been speaking</w:t>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jc w:val="center"/>
        <w:rPr>
          <w:u w:val="single"/>
        </w:rPr>
      </w:pPr>
      <w:r>
        <w:rPr>
          <w:u w:val="single"/>
        </w:rPr>
      </w:r>
    </w:p>
    <w:tbl>
      <w:tblPr>
        <w:tblW w:w="10980" w:type="dxa"/>
        <w:jc w:val="start"/>
        <w:tblInd w:w="0" w:type="dxa"/>
        <w:tblLayout w:type="fixed"/>
        <w:tblCellMar>
          <w:top w:w="0" w:type="dxa"/>
          <w:start w:w="108" w:type="dxa"/>
          <w:bottom w:w="0" w:type="dxa"/>
          <w:end w:w="108" w:type="dxa"/>
        </w:tblCellMar>
      </w:tblPr>
      <w:tblGrid>
        <w:gridCol w:w="392"/>
        <w:gridCol w:w="5098"/>
        <w:gridCol w:w="430"/>
        <w:gridCol w:w="5060"/>
      </w:tblGrid>
      <w:tr>
        <w:trPr/>
        <w:tc>
          <w:tcPr>
            <w:tcW w:w="392" w:type="dxa"/>
            <w:tcBorders/>
          </w:tcPr>
          <w:p>
            <w:pPr>
              <w:pStyle w:val="Normal"/>
              <w:suppressAutoHyphens w:val="true"/>
              <w:spacing w:lineRule="auto" w:line="240"/>
              <w:ind w:hanging="0" w:end="0"/>
              <w:jc w:val="start"/>
              <w:rPr>
                <w:u w:val="single"/>
              </w:rPr>
            </w:pPr>
            <w:r>
              <w:rPr/>
              <w:t>a)</w:t>
            </w:r>
          </w:p>
        </w:tc>
        <w:tc>
          <w:tcPr>
            <w:tcW w:w="5098" w:type="dxa"/>
            <w:tcBorders/>
          </w:tcPr>
          <w:p>
            <w:pPr>
              <w:pStyle w:val="Normal"/>
              <w:suppressAutoHyphens w:val="true"/>
              <w:spacing w:lineRule="auto" w:line="240"/>
              <w:ind w:hanging="0" w:end="0"/>
              <w:jc w:val="start"/>
              <w:rPr/>
            </w:pPr>
            <w:r>
              <w:rPr/>
              <w:t xml:space="preserve">Have I not been speaking? </w:t>
            </w:r>
          </w:p>
          <w:p>
            <w:pPr>
              <w:pStyle w:val="Normal"/>
              <w:suppressAutoHyphens w:val="true"/>
              <w:spacing w:lineRule="auto" w:line="240"/>
              <w:ind w:hanging="0" w:end="0"/>
              <w:jc w:val="start"/>
              <w:rPr/>
            </w:pPr>
            <w:r>
              <w:rPr/>
              <w:t xml:space="preserve">Has he (she, it) not been speaking? </w:t>
            </w:r>
          </w:p>
          <w:p>
            <w:pPr>
              <w:pStyle w:val="Normal"/>
              <w:suppressAutoHyphens w:val="true"/>
              <w:spacing w:lineRule="auto" w:line="240"/>
              <w:ind w:hanging="0" w:end="0"/>
              <w:jc w:val="start"/>
              <w:rPr/>
            </w:pPr>
            <w:r>
              <w:rPr/>
              <w:t xml:space="preserve">Have we not been speaking? </w:t>
            </w:r>
          </w:p>
          <w:p>
            <w:pPr>
              <w:pStyle w:val="Normal"/>
              <w:suppressAutoHyphens w:val="true"/>
              <w:spacing w:lineRule="auto" w:line="240"/>
              <w:ind w:hanging="0" w:end="0"/>
              <w:jc w:val="start"/>
              <w:rPr/>
            </w:pPr>
            <w:r>
              <w:rPr/>
              <w:t xml:space="preserve">Have you not been speaking? </w:t>
            </w:r>
          </w:p>
          <w:p>
            <w:pPr>
              <w:pStyle w:val="Normal"/>
              <w:suppressAutoHyphens w:val="true"/>
              <w:spacing w:lineRule="auto" w:line="240"/>
              <w:ind w:hanging="0" w:end="0"/>
              <w:jc w:val="start"/>
              <w:rPr>
                <w:u w:val="single"/>
              </w:rPr>
            </w:pPr>
            <w:r>
              <w:rPr/>
              <w:t>Have they not been speaking?</w:t>
            </w:r>
          </w:p>
        </w:tc>
        <w:tc>
          <w:tcPr>
            <w:tcW w:w="430" w:type="dxa"/>
            <w:tcBorders/>
          </w:tcPr>
          <w:p>
            <w:pPr>
              <w:pStyle w:val="Normal"/>
              <w:suppressAutoHyphens w:val="true"/>
              <w:spacing w:lineRule="auto" w:line="240"/>
              <w:ind w:hanging="0" w:end="0"/>
              <w:jc w:val="start"/>
              <w:rPr>
                <w:u w:val="single"/>
              </w:rPr>
            </w:pPr>
            <w:r>
              <w:rPr/>
              <w:t>b)</w:t>
            </w:r>
          </w:p>
        </w:tc>
        <w:tc>
          <w:tcPr>
            <w:tcW w:w="5060" w:type="dxa"/>
            <w:tcBorders/>
          </w:tcPr>
          <w:p>
            <w:pPr>
              <w:pStyle w:val="Normal"/>
              <w:suppressAutoHyphens w:val="true"/>
              <w:spacing w:lineRule="auto" w:line="240"/>
              <w:ind w:hanging="0" w:end="0"/>
              <w:jc w:val="start"/>
              <w:rPr/>
            </w:pPr>
            <w:r>
              <w:rPr/>
              <w:t xml:space="preserve">Haven’t I been speaking? </w:t>
            </w:r>
          </w:p>
          <w:p>
            <w:pPr>
              <w:pStyle w:val="Normal"/>
              <w:suppressAutoHyphens w:val="true"/>
              <w:spacing w:lineRule="auto" w:line="240"/>
              <w:ind w:hanging="0" w:end="0"/>
              <w:jc w:val="start"/>
              <w:rPr/>
            </w:pPr>
            <w:r>
              <w:rPr/>
              <w:t xml:space="preserve">Hasn’t he (she, it) been speaking? </w:t>
            </w:r>
          </w:p>
          <w:p>
            <w:pPr>
              <w:pStyle w:val="Normal"/>
              <w:suppressAutoHyphens w:val="true"/>
              <w:spacing w:lineRule="auto" w:line="240"/>
              <w:ind w:hanging="0" w:end="0"/>
              <w:jc w:val="start"/>
              <w:rPr/>
            </w:pPr>
            <w:r>
              <w:rPr/>
              <w:t xml:space="preserve">Haven’t we been speaking? </w:t>
            </w:r>
          </w:p>
          <w:p>
            <w:pPr>
              <w:pStyle w:val="Normal"/>
              <w:suppressAutoHyphens w:val="true"/>
              <w:spacing w:lineRule="auto" w:line="240"/>
              <w:ind w:hanging="0" w:end="0"/>
              <w:jc w:val="start"/>
              <w:rPr/>
            </w:pPr>
            <w:r>
              <w:rPr/>
              <w:t xml:space="preserve">Haven’t you been speaking? </w:t>
            </w:r>
          </w:p>
          <w:p>
            <w:pPr>
              <w:pStyle w:val="Normal"/>
              <w:suppressAutoHyphens w:val="true"/>
              <w:spacing w:lineRule="auto" w:line="240"/>
              <w:ind w:hanging="0" w:end="0"/>
              <w:jc w:val="start"/>
              <w:rPr>
                <w:u w:val="single"/>
              </w:rPr>
            </w:pPr>
            <w:r>
              <w:rPr/>
              <w:t>Haven’t they been speaking?</w:t>
            </w:r>
          </w:p>
        </w:tc>
      </w:tr>
    </w:tbl>
    <w:p>
      <w:pPr>
        <w:pStyle w:val="Normal"/>
        <w:suppressAutoHyphens w:val="true"/>
        <w:spacing w:lineRule="auto" w:line="240"/>
        <w:ind w:firstLine="284" w:end="0"/>
        <w:jc w:val="center"/>
        <w:rPr>
          <w:u w:val="single"/>
        </w:rPr>
      </w:pPr>
      <w:r>
        <w:rPr>
          <w:u w:val="single"/>
        </w:rPr>
      </w:r>
    </w:p>
    <w:p>
      <w:pPr>
        <w:pStyle w:val="2"/>
        <w:rPr/>
      </w:pPr>
      <w:r>
        <w:rPr/>
        <w:t>The present perfect continuous is used mainly in conversation.</w:t>
      </w:r>
    </w:p>
    <w:p>
      <w:pPr>
        <w:pStyle w:val="2"/>
        <w:rPr/>
      </w:pPr>
      <w:r>
        <w:rPr/>
      </w:r>
    </w:p>
    <w:p>
      <w:pPr>
        <w:pStyle w:val="Normal"/>
        <w:suppressAutoHyphens w:val="true"/>
        <w:spacing w:lineRule="auto" w:line="240"/>
        <w:ind w:firstLine="284" w:end="0"/>
        <w:rPr>
          <w:b/>
          <w:sz w:val="24"/>
        </w:rPr>
      </w:pPr>
      <w:r>
        <w:rPr>
          <w:b/>
          <w:sz w:val="24"/>
        </w:rPr>
        <w:t>§ 27. The present perfect continuous is used with actional verbs to denote: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1. </w:t>
      </w:r>
      <w:r>
        <w:rPr>
          <w:b/>
          <w:sz w:val="24"/>
        </w:rPr>
        <w:t>Actions in progress which begin at a certain moment in the past and continue into the present.</w:t>
      </w:r>
      <w:r>
        <w:rPr>
          <w:sz w:val="24"/>
        </w:rPr>
        <w:t xml:space="preserve"> In this case either the starting point of the action or the period of time during which it has been in progress is usually specified.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I’</w:t>
      </w:r>
      <w:r>
        <w:rPr>
          <w:i/>
          <w:sz w:val="24"/>
        </w:rPr>
        <w:t>ve been writing</w:t>
      </w:r>
      <w:r>
        <w:rPr>
          <w:sz w:val="24"/>
        </w:rPr>
        <w:t xml:space="preserve"> since morning, and so I’ll soon stop. </w:t>
      </w:r>
    </w:p>
    <w:p>
      <w:pPr>
        <w:pStyle w:val="2"/>
        <w:ind w:start="284" w:end="0"/>
        <w:rPr/>
      </w:pPr>
      <w:r>
        <w:rPr/>
        <w:t>They’</w:t>
      </w:r>
      <w:r>
        <w:rPr>
          <w:i/>
        </w:rPr>
        <w:t>ve been living</w:t>
      </w:r>
      <w:r>
        <w:rPr/>
        <w:t xml:space="preserve"> here since 1970. Now they are going to move to N. </w:t>
      </w:r>
    </w:p>
    <w:p>
      <w:pPr>
        <w:pStyle w:val="2"/>
        <w:ind w:start="284" w:end="0"/>
        <w:rPr/>
      </w:pPr>
      <w:r>
        <w:rPr/>
        <w:t xml:space="preserve">It </w:t>
      </w:r>
      <w:r>
        <w:rPr>
          <w:i/>
        </w:rPr>
        <w:t>has been raining</w:t>
      </w:r>
      <w:r>
        <w:rPr/>
        <w:t xml:space="preserve"> ever since midnight, and it is still drizzling. </w:t>
      </w:r>
    </w:p>
    <w:p>
      <w:pPr>
        <w:pStyle w:val="Normal"/>
        <w:suppressAutoHyphens w:val="true"/>
        <w:spacing w:lineRule="auto" w:line="240"/>
        <w:ind w:firstLine="284" w:start="284" w:end="0"/>
        <w:rPr/>
      </w:pPr>
      <w:r>
        <w:rPr>
          <w:sz w:val="24"/>
        </w:rPr>
        <w:t>She’s a fourth year student, so she’</w:t>
      </w:r>
      <w:r>
        <w:rPr>
          <w:i/>
          <w:sz w:val="24"/>
        </w:rPr>
        <w:t>s</w:t>
      </w:r>
      <w:r>
        <w:rPr>
          <w:sz w:val="24"/>
        </w:rPr>
        <w:t xml:space="preserve"> </w:t>
      </w:r>
      <w:r>
        <w:rPr>
          <w:i/>
          <w:sz w:val="24"/>
        </w:rPr>
        <w:t>been learning</w:t>
      </w:r>
      <w:r>
        <w:rPr>
          <w:sz w:val="24"/>
        </w:rPr>
        <w:t xml:space="preserve"> English for at least 3 years already.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All these forms denoting actions continuing into the present (the so-called present perfect continuous inclusive) are translated into Russian by the present tense, imperfective (in the sentences above:</w:t>
      </w:r>
      <w:r>
        <w:rPr>
          <w:sz w:val="24"/>
          <w:lang w:val="ru-RU"/>
        </w:rPr>
        <w:t xml:space="preserve"> пишу, живут, дождь идет, учит).</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2. </w:t>
      </w:r>
      <w:r>
        <w:rPr>
          <w:b/>
          <w:sz w:val="24"/>
        </w:rPr>
        <w:t>Actions in progress which begin in the past and continue up to the moment of speaking or till just before</w:t>
      </w:r>
      <w:r>
        <w:rPr>
          <w:sz w:val="24"/>
        </w:rPr>
        <w:t xml:space="preserve"> </w:t>
      </w:r>
      <w:r>
        <w:rPr>
          <w:b/>
          <w:sz w:val="24"/>
        </w:rPr>
        <w:t>it.</w:t>
      </w:r>
      <w:r>
        <w:rPr>
          <w:sz w:val="24"/>
        </w:rPr>
        <w:t xml:space="preserve"> It is the present perfect continuous exclusive.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Oh, here you are at last! I’</w:t>
      </w:r>
      <w:r>
        <w:rPr>
          <w:i/>
          <w:sz w:val="24"/>
        </w:rPr>
        <w:t>ve</w:t>
      </w:r>
      <w:r>
        <w:rPr>
          <w:sz w:val="24"/>
        </w:rPr>
        <w:t xml:space="preserve"> </w:t>
      </w:r>
      <w:r>
        <w:rPr>
          <w:i/>
          <w:sz w:val="24"/>
        </w:rPr>
        <w:t>been waiting</w:t>
      </w:r>
      <w:r>
        <w:rPr>
          <w:sz w:val="24"/>
        </w:rPr>
        <w:t xml:space="preserve"> for you all day! </w:t>
      </w:r>
    </w:p>
    <w:p>
      <w:pPr>
        <w:pStyle w:val="Normal"/>
        <w:suppressAutoHyphens w:val="true"/>
        <w:spacing w:lineRule="auto" w:line="240"/>
        <w:ind w:firstLine="284" w:start="284" w:end="0"/>
        <w:rPr/>
      </w:pPr>
      <w:r>
        <w:rPr>
          <w:sz w:val="24"/>
        </w:rPr>
        <w:t xml:space="preserve">It </w:t>
      </w:r>
      <w:r>
        <w:rPr>
          <w:i/>
          <w:sz w:val="24"/>
        </w:rPr>
        <w:t>has been snowing</w:t>
      </w:r>
      <w:r>
        <w:rPr>
          <w:sz w:val="24"/>
        </w:rPr>
        <w:t xml:space="preserve"> since morning, but now it has stopped. </w:t>
      </w:r>
    </w:p>
    <w:p>
      <w:pPr>
        <w:pStyle w:val="Normal"/>
        <w:suppressAutoHyphens w:val="true"/>
        <w:spacing w:lineRule="auto" w:line="240"/>
        <w:ind w:firstLine="284" w:start="284" w:end="0"/>
        <w:rPr/>
      </w:pPr>
      <w:r>
        <w:rPr>
          <w:sz w:val="24"/>
        </w:rPr>
        <w:t xml:space="preserve">You look so sad. </w:t>
      </w:r>
      <w:r>
        <w:rPr>
          <w:i/>
          <w:sz w:val="24"/>
        </w:rPr>
        <w:t>Have</w:t>
      </w:r>
      <w:r>
        <w:rPr>
          <w:sz w:val="24"/>
        </w:rPr>
        <w:t xml:space="preserve"> you </w:t>
      </w:r>
      <w:r>
        <w:rPr>
          <w:i/>
          <w:sz w:val="24"/>
        </w:rPr>
        <w:t>been crying</w:t>
      </w:r>
      <w:r>
        <w:rPr>
          <w:sz w:val="24"/>
        </w:rPr>
        <w:t xml:space="preserve">? </w:t>
      </w:r>
    </w:p>
    <w:p>
      <w:pPr>
        <w:pStyle w:val="Normal"/>
        <w:suppressAutoHyphens w:val="true"/>
        <w:spacing w:lineRule="auto" w:line="240"/>
        <w:ind w:firstLine="284" w:start="284" w:end="0"/>
        <w:rPr/>
      </w:pPr>
      <w:r>
        <w:rPr>
          <w:sz w:val="24"/>
        </w:rPr>
        <w:t xml:space="preserve">It </w:t>
      </w:r>
      <w:r>
        <w:rPr>
          <w:i/>
          <w:sz w:val="24"/>
        </w:rPr>
        <w:t>has been raining</w:t>
      </w:r>
      <w:r>
        <w:rPr>
          <w:sz w:val="24"/>
        </w:rPr>
        <w:t xml:space="preserve"> for at least two hours, but now the wind has driven the clouds away.</w:t>
      </w:r>
    </w:p>
    <w:p>
      <w:pPr>
        <w:pStyle w:val="Normal"/>
        <w:suppressAutoHyphens w:val="true"/>
        <w:spacing w:lineRule="auto" w:line="240"/>
        <w:ind w:firstLine="284" w:end="0"/>
        <w:rPr>
          <w:sz w:val="24"/>
        </w:rPr>
      </w:pPr>
      <w:r>
        <w:rPr>
          <w:sz w:val="24"/>
        </w:rPr>
      </w:r>
    </w:p>
    <w:p>
      <w:pPr>
        <w:pStyle w:val="21"/>
        <w:ind w:firstLine="284" w:end="0"/>
        <w:rPr/>
      </w:pPr>
      <w:r>
        <w:rPr/>
        <w:t xml:space="preserve">3. </w:t>
      </w:r>
      <w:r>
        <w:rPr>
          <w:b/>
        </w:rPr>
        <w:t>Actions in progress that both begin and end at some indeterminate time before the moment of speaking, though connected with it through their importance for the present.</w:t>
      </w:r>
    </w:p>
    <w:p>
      <w:pPr>
        <w:pStyle w:val="Normal"/>
        <w:suppressAutoHyphens w:val="true"/>
        <w:spacing w:lineRule="auto" w:line="240"/>
        <w:ind w:hanging="0" w:end="0"/>
        <w:rPr>
          <w:b/>
          <w:sz w:val="24"/>
        </w:rPr>
      </w:pPr>
      <w:r>
        <w:rPr>
          <w:b/>
          <w:sz w:val="24"/>
        </w:rPr>
      </w:r>
    </w:p>
    <w:p>
      <w:pPr>
        <w:pStyle w:val="Normal"/>
        <w:suppressAutoHyphens w:val="true"/>
        <w:spacing w:lineRule="auto" w:line="240"/>
        <w:ind w:firstLine="284" w:start="284" w:end="0"/>
        <w:rPr/>
      </w:pPr>
      <w:r>
        <w:rPr>
          <w:sz w:val="24"/>
        </w:rPr>
        <w:t xml:space="preserve">My brother </w:t>
      </w:r>
      <w:r>
        <w:rPr>
          <w:i/>
          <w:sz w:val="24"/>
        </w:rPr>
        <w:t>has been using</w:t>
      </w:r>
      <w:r>
        <w:rPr>
          <w:sz w:val="24"/>
        </w:rPr>
        <w:t xml:space="preserve"> my bicycle and has got the tyre punctured.</w:t>
      </w:r>
    </w:p>
    <w:p>
      <w:pPr>
        <w:pStyle w:val="Normal"/>
        <w:suppressAutoHyphens w:val="true"/>
        <w:spacing w:lineRule="auto" w:line="240"/>
        <w:ind w:firstLine="284" w:start="284" w:end="0"/>
        <w:rPr/>
      </w:pPr>
      <w:r>
        <w:rPr>
          <w:sz w:val="24"/>
        </w:rPr>
        <w:t xml:space="preserve">I </w:t>
      </w:r>
      <w:r>
        <w:rPr>
          <w:i/>
          <w:sz w:val="24"/>
        </w:rPr>
        <w:t>have been thinking</w:t>
      </w:r>
      <w:r>
        <w:rPr>
          <w:sz w:val="24"/>
        </w:rPr>
        <w:t xml:space="preserve"> over your offer, but still can’t tell you anything definite.</w:t>
      </w:r>
    </w:p>
    <w:p>
      <w:pPr>
        <w:pStyle w:val="Normal"/>
        <w:suppressAutoHyphens w:val="true"/>
        <w:spacing w:lineRule="auto" w:line="240"/>
        <w:ind w:firstLine="284" w:start="284" w:end="0"/>
        <w:rPr/>
      </w:pPr>
      <w:r>
        <w:rPr>
          <w:sz w:val="24"/>
        </w:rPr>
        <w:t xml:space="preserve">I hear she </w:t>
      </w:r>
      <w:r>
        <w:rPr>
          <w:i/>
          <w:sz w:val="24"/>
        </w:rPr>
        <w:t>has been calling</w:t>
      </w:r>
      <w:r>
        <w:rPr>
          <w:sz w:val="24"/>
        </w:rPr>
        <w:t xml:space="preserve"> on you again?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The forms denoting actions that are over by the moment of speaking (the so-called present perfect continuous exclusive) are translated into Russian by means of the past tense, imperfective (in the sentences in items 2 and 3 they are:</w:t>
      </w:r>
      <w:r>
        <w:rPr>
          <w:sz w:val="24"/>
          <w:lang w:val="ru-RU"/>
        </w:rPr>
        <w:t xml:space="preserve"> ждал, снег шел, плакала, дождь шел, катался, обдумывал, приходила).</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4. </w:t>
      </w:r>
      <w:r>
        <w:rPr>
          <w:b/>
          <w:sz w:val="24"/>
        </w:rPr>
        <w:t>Future actions in progress before a certain moment in the future</w:t>
      </w:r>
      <w:r>
        <w:rPr>
          <w:sz w:val="24"/>
        </w:rPr>
        <w:t xml:space="preserve"> (in subordinate adverbial clauses of time and condition).</w:t>
      </w:r>
    </w:p>
    <w:p>
      <w:pPr>
        <w:pStyle w:val="Normal"/>
        <w:suppressAutoHyphens w:val="true"/>
        <w:spacing w:lineRule="auto" w:line="240"/>
        <w:ind w:hanging="0" w:end="0"/>
        <w:rPr>
          <w:sz w:val="24"/>
        </w:rPr>
      </w:pPr>
      <w:r>
        <w:rPr>
          <w:sz w:val="24"/>
        </w:rPr>
      </w:r>
    </w:p>
    <w:p>
      <w:pPr>
        <w:pStyle w:val="Normal"/>
        <w:suppressAutoHyphens w:val="true"/>
        <w:spacing w:lineRule="auto" w:line="240"/>
        <w:ind w:firstLine="284" w:start="284" w:end="0"/>
        <w:rPr/>
      </w:pPr>
      <w:r>
        <w:rPr>
          <w:sz w:val="24"/>
        </w:rPr>
        <w:t xml:space="preserve">He will get accustomed to the surroundings after he </w:t>
      </w:r>
      <w:r>
        <w:rPr>
          <w:i/>
          <w:sz w:val="24"/>
        </w:rPr>
        <w:t>has been staying</w:t>
      </w:r>
      <w:r>
        <w:rPr>
          <w:sz w:val="24"/>
        </w:rPr>
        <w:t xml:space="preserve"> here for a week or two.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28.</w:t>
      </w:r>
      <w:r>
        <w:rPr>
          <w:sz w:val="24"/>
        </w:rPr>
        <w:t xml:space="preserve"> As is seen from above, the present perfect continuous cannot  be used to denote a succession of actions and therefore cannot be used to describe the development of events. If two actions denoted by the present perfect continuous happen to come together it only means that they are simultaneous and are usually performed by two different persons: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have been living</w:t>
      </w:r>
      <w:r>
        <w:rPr>
          <w:sz w:val="24"/>
        </w:rPr>
        <w:t xml:space="preserve"> here for two months while they </w:t>
      </w:r>
      <w:r>
        <w:rPr>
          <w:i/>
          <w:sz w:val="24"/>
        </w:rPr>
        <w:t>have been travell</w:t>
        <w:softHyphen/>
        <w:t>ing</w:t>
      </w:r>
      <w:r>
        <w:rPr>
          <w:sz w:val="24"/>
        </w:rPr>
        <w:t xml:space="preserve"> all over Europe. Now they are coming back, and I’ll soon move back to my own place.</w:t>
      </w:r>
    </w:p>
    <w:p>
      <w:pPr>
        <w:pStyle w:val="Normal"/>
        <w:suppressAutoHyphens w:val="true"/>
        <w:spacing w:lineRule="auto" w:line="240"/>
        <w:ind w:firstLine="284" w:end="0"/>
        <w:rPr>
          <w:sz w:val="24"/>
        </w:rPr>
      </w:pPr>
      <w:r>
        <w:rPr>
          <w:sz w:val="24"/>
        </w:rPr>
      </w:r>
    </w:p>
    <w:p>
      <w:pPr>
        <w:pStyle w:val="Heading3"/>
        <w:rPr/>
      </w:pPr>
      <w:bookmarkStart w:id="10" w:name="__RefHeading___Toc5112948"/>
      <w:bookmarkEnd w:id="10"/>
      <w:r>
        <w:rPr/>
        <w:t>Past tenses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29.</w:t>
      </w:r>
      <w:r>
        <w:rPr>
          <w:sz w:val="24"/>
        </w:rPr>
        <w:t xml:space="preserve"> All the past tenses (the past indefinite, the past continuous, the past perfect, the past perfect continuous) refer the actions they denote to the past. The difference between them lies in the way they represent the I categories of aspect and perfect.                                      </w:t>
      </w:r>
    </w:p>
    <w:p>
      <w:pPr>
        <w:pStyle w:val="Normal"/>
        <w:suppressAutoHyphens w:val="true"/>
        <w:spacing w:lineRule="auto" w:line="240"/>
        <w:ind w:firstLine="284" w:end="0"/>
        <w:rPr>
          <w:sz w:val="24"/>
        </w:rPr>
      </w:pPr>
      <w:r>
        <w:rPr>
          <w:sz w:val="24"/>
        </w:rPr>
        <w:t>Owing to their past time reference all of them are used both in the written language in narrative and description, and in conversation, especially the past indefinite.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xml:space="preserve">The past indefinite </w:t>
      </w:r>
    </w:p>
    <w:p>
      <w:pPr>
        <w:pStyle w:val="Normal"/>
        <w:suppressAutoHyphens w:val="true"/>
        <w:spacing w:lineRule="auto" w:line="240"/>
        <w:ind w:firstLine="284" w:end="0"/>
        <w:rPr>
          <w:b/>
          <w:sz w:val="24"/>
        </w:rPr>
      </w:pPr>
      <w:r>
        <w:rPr>
          <w:b/>
          <w:sz w:val="24"/>
        </w:rPr>
        <w:t>(The simple past)</w:t>
      </w:r>
    </w:p>
    <w:p>
      <w:pPr>
        <w:pStyle w:val="Normal"/>
        <w:suppressAutoHyphens w:val="true"/>
        <w:spacing w:lineRule="auto" w:line="240"/>
        <w:ind w:firstLine="284" w:end="0"/>
        <w:rPr>
          <w:sz w:val="24"/>
        </w:rPr>
      </w:pPr>
      <w:r>
        <w:rPr>
          <w:sz w:val="24"/>
        </w:rPr>
        <w:t xml:space="preserve">                                                            </w:t>
      </w:r>
    </w:p>
    <w:p>
      <w:pPr>
        <w:pStyle w:val="Normal"/>
        <w:suppressAutoHyphens w:val="true"/>
        <w:spacing w:lineRule="auto" w:line="240"/>
        <w:ind w:firstLine="284" w:end="0"/>
        <w:rPr/>
      </w:pPr>
      <w:r>
        <w:rPr>
          <w:b/>
          <w:sz w:val="24"/>
        </w:rPr>
        <w:t xml:space="preserve">§ 30. Formation. </w:t>
      </w:r>
      <w:r>
        <w:rPr>
          <w:sz w:val="24"/>
        </w:rPr>
        <w:t xml:space="preserve">The affirmative forms of the past indefinite are synthetic, the interrogative, negative and negative-interrogative forms are analytic.                                                               </w:t>
      </w:r>
    </w:p>
    <w:p>
      <w:pPr>
        <w:pStyle w:val="Normal"/>
        <w:suppressAutoHyphens w:val="true"/>
        <w:spacing w:lineRule="auto" w:line="240"/>
        <w:ind w:firstLine="284" w:end="0"/>
        <w:rPr/>
      </w:pPr>
      <w:r>
        <w:rPr>
          <w:b/>
          <w:sz w:val="24"/>
        </w:rPr>
        <w:t>Affirmative</w:t>
      </w:r>
      <w:r>
        <w:rPr>
          <w:sz w:val="24"/>
        </w:rPr>
        <w:t xml:space="preserve"> (synthetic) </w:t>
      </w:r>
      <w:r>
        <w:rPr>
          <w:b/>
          <w:sz w:val="24"/>
        </w:rPr>
        <w:t>forms</w:t>
      </w:r>
      <w:r>
        <w:rPr>
          <w:sz w:val="24"/>
        </w:rPr>
        <w:t xml:space="preserve"> are represented by the second of the basic verb forms.</w:t>
      </w:r>
    </w:p>
    <w:p>
      <w:pPr>
        <w:pStyle w:val="Normal"/>
        <w:suppressAutoHyphens w:val="true"/>
        <w:spacing w:lineRule="auto" w:line="240"/>
        <w:ind w:firstLine="284" w:end="0"/>
        <w:rPr/>
      </w:pPr>
      <w:r>
        <w:rPr>
          <w:b/>
          <w:sz w:val="24"/>
        </w:rPr>
        <w:t>Interrogative forms</w:t>
      </w:r>
      <w:r>
        <w:rPr>
          <w:sz w:val="24"/>
        </w:rPr>
        <w:t xml:space="preserve"> are built by means of the auxiliary </w:t>
      </w:r>
      <w:r>
        <w:rPr>
          <w:i/>
          <w:sz w:val="24"/>
        </w:rPr>
        <w:t>to do</w:t>
      </w:r>
      <w:r>
        <w:rPr>
          <w:sz w:val="24"/>
        </w:rPr>
        <w:t xml:space="preserve"> in the past indefinite (</w:t>
      </w:r>
      <w:r>
        <w:rPr>
          <w:i/>
          <w:sz w:val="24"/>
        </w:rPr>
        <w:t>did</w:t>
      </w:r>
      <w:r>
        <w:rPr>
          <w:sz w:val="24"/>
        </w:rPr>
        <w:t>), which is placed before the subject, and the infinitive stem of the notional verb, which follows the subject.</w:t>
      </w:r>
    </w:p>
    <w:p>
      <w:pPr>
        <w:pStyle w:val="Normal"/>
        <w:suppressAutoHyphens w:val="true"/>
        <w:spacing w:lineRule="auto" w:line="240"/>
        <w:ind w:firstLine="284" w:end="0"/>
        <w:rPr/>
      </w:pPr>
      <w:r>
        <w:rPr>
          <w:b/>
          <w:sz w:val="24"/>
        </w:rPr>
        <w:t>Negative forms</w:t>
      </w:r>
      <w:r>
        <w:rPr>
          <w:sz w:val="24"/>
        </w:rPr>
        <w:t xml:space="preserve"> are built by means of the negative form of the auxiliary, which has two varieties: a) </w:t>
      </w:r>
      <w:r>
        <w:rPr>
          <w:i/>
          <w:sz w:val="24"/>
        </w:rPr>
        <w:t xml:space="preserve">didn’t </w:t>
      </w:r>
      <w:r>
        <w:rPr>
          <w:sz w:val="24"/>
        </w:rPr>
        <w:t xml:space="preserve">(used in the spoken language) and b) </w:t>
      </w:r>
      <w:r>
        <w:rPr>
          <w:i/>
          <w:sz w:val="24"/>
        </w:rPr>
        <w:t>did not</w:t>
      </w:r>
      <w:r>
        <w:rPr>
          <w:sz w:val="24"/>
        </w:rPr>
        <w:t xml:space="preserve"> (used in the written language) and the infinitive of the notional verb that follows it.</w:t>
      </w:r>
    </w:p>
    <w:p>
      <w:pPr>
        <w:pStyle w:val="Normal"/>
        <w:suppressAutoHyphens w:val="true"/>
        <w:spacing w:lineRule="auto" w:line="240"/>
        <w:ind w:firstLine="284" w:end="0"/>
        <w:rPr>
          <w:sz w:val="24"/>
        </w:rPr>
      </w:pPr>
      <w:r>
        <w:rPr>
          <w:sz w:val="24"/>
        </w:rPr>
      </w:r>
    </w:p>
    <w:p>
      <w:pPr>
        <w:pStyle w:val="Heading7"/>
        <w:rPr>
          <w:sz w:val="22"/>
        </w:rPr>
      </w:pPr>
      <w:r>
        <w:rPr>
          <w:sz w:val="22"/>
        </w:rPr>
        <w:t>The paradigm of the verb in the past indefinite</w:t>
      </w:r>
    </w:p>
    <w:p>
      <w:pPr>
        <w:pStyle w:val="Normal"/>
        <w:rPr>
          <w:sz w:val="22"/>
        </w:rPr>
      </w:pPr>
      <w:r>
        <w:rPr>
          <w:sz w:val="22"/>
        </w:rPr>
      </w:r>
    </w:p>
    <w:tbl>
      <w:tblPr>
        <w:tblW w:w="10305" w:type="dxa"/>
        <w:jc w:val="start"/>
        <w:tblInd w:w="675" w:type="dxa"/>
        <w:tblLayout w:type="fixed"/>
        <w:tblCellMar>
          <w:top w:w="0" w:type="dxa"/>
          <w:start w:w="108" w:type="dxa"/>
          <w:bottom w:w="0" w:type="dxa"/>
          <w:end w:w="108" w:type="dxa"/>
        </w:tblCellMar>
      </w:tblPr>
      <w:tblGrid>
        <w:gridCol w:w="1560"/>
        <w:gridCol w:w="1984"/>
        <w:gridCol w:w="851"/>
        <w:gridCol w:w="1559"/>
        <w:gridCol w:w="4351"/>
      </w:tblGrid>
      <w:tr>
        <w:trPr/>
        <w:tc>
          <w:tcPr>
            <w:tcW w:w="1560" w:type="dxa"/>
            <w:tcBorders/>
          </w:tcPr>
          <w:p>
            <w:pPr>
              <w:pStyle w:val="Heading9"/>
              <w:suppressAutoHyphens w:val="false"/>
              <w:rPr>
                <w:sz w:val="22"/>
              </w:rPr>
            </w:pPr>
            <w:r>
              <w:rPr>
                <w:sz w:val="22"/>
              </w:rPr>
              <w:t>Affirmative</w:t>
            </w:r>
          </w:p>
        </w:tc>
        <w:tc>
          <w:tcPr>
            <w:tcW w:w="1984" w:type="dxa"/>
            <w:tcBorders/>
          </w:tcPr>
          <w:p>
            <w:pPr>
              <w:pStyle w:val="Normal"/>
              <w:snapToGrid w:val="false"/>
              <w:spacing w:lineRule="auto" w:line="240"/>
              <w:ind w:hanging="0" w:end="0"/>
              <w:jc w:val="start"/>
              <w:rPr>
                <w:sz w:val="22"/>
                <w:u w:val="single"/>
              </w:rPr>
            </w:pPr>
            <w:r>
              <w:rPr>
                <w:sz w:val="22"/>
                <w:u w:val="single"/>
              </w:rPr>
            </w:r>
          </w:p>
        </w:tc>
        <w:tc>
          <w:tcPr>
            <w:tcW w:w="851" w:type="dxa"/>
            <w:tcBorders/>
          </w:tcPr>
          <w:p>
            <w:pPr>
              <w:pStyle w:val="Normal"/>
              <w:snapToGrid w:val="false"/>
              <w:spacing w:lineRule="auto" w:line="240"/>
              <w:ind w:hanging="0" w:end="0"/>
              <w:jc w:val="start"/>
              <w:rPr>
                <w:u w:val="single"/>
              </w:rPr>
            </w:pPr>
            <w:r>
              <w:rPr>
                <w:u w:val="single"/>
              </w:rPr>
            </w:r>
          </w:p>
        </w:tc>
        <w:tc>
          <w:tcPr>
            <w:tcW w:w="1559" w:type="dxa"/>
            <w:tcBorders/>
          </w:tcPr>
          <w:p>
            <w:pPr>
              <w:pStyle w:val="Normal"/>
              <w:suppressAutoHyphens w:val="true"/>
              <w:spacing w:lineRule="auto" w:line="240"/>
              <w:ind w:hanging="0" w:end="0"/>
              <w:jc w:val="center"/>
              <w:rPr>
                <w:u w:val="single"/>
              </w:rPr>
            </w:pPr>
            <w:r>
              <w:rPr>
                <w:u w:val="single"/>
              </w:rPr>
              <w:t>Interrogative</w:t>
            </w:r>
          </w:p>
          <w:p>
            <w:pPr>
              <w:pStyle w:val="Normal"/>
              <w:spacing w:lineRule="auto" w:line="240"/>
              <w:ind w:hanging="0" w:end="0"/>
              <w:jc w:val="center"/>
              <w:rPr>
                <w:u w:val="single"/>
              </w:rPr>
            </w:pPr>
            <w:r>
              <w:rPr>
                <w:u w:val="single"/>
              </w:rPr>
            </w:r>
          </w:p>
        </w:tc>
        <w:tc>
          <w:tcPr>
            <w:tcW w:w="4351" w:type="dxa"/>
            <w:tcBorders/>
          </w:tcPr>
          <w:p>
            <w:pPr>
              <w:pStyle w:val="Normal"/>
              <w:snapToGrid w:val="false"/>
              <w:spacing w:lineRule="auto" w:line="240"/>
              <w:ind w:hanging="0" w:end="0"/>
              <w:jc w:val="start"/>
              <w:rPr>
                <w:u w:val="single"/>
              </w:rPr>
            </w:pPr>
            <w:r>
              <w:rPr>
                <w:u w:val="single"/>
              </w:rPr>
            </w:r>
          </w:p>
        </w:tc>
      </w:tr>
      <w:tr>
        <w:trPr/>
        <w:tc>
          <w:tcPr>
            <w:tcW w:w="1560" w:type="dxa"/>
            <w:tcBorders>
              <w:end w:val="single" w:sz="4" w:space="0" w:color="000000"/>
            </w:tcBorders>
          </w:tcPr>
          <w:p>
            <w:pPr>
              <w:pStyle w:val="Normal"/>
              <w:spacing w:lineRule="auto" w:line="240"/>
              <w:ind w:hanging="0" w:end="0"/>
              <w:jc w:val="start"/>
              <w:rPr/>
            </w:pPr>
            <w:r>
              <w:rPr/>
              <w:t xml:space="preserve">I </w:t>
            </w:r>
          </w:p>
          <w:p>
            <w:pPr>
              <w:pStyle w:val="Normal"/>
              <w:spacing w:lineRule="auto" w:line="240"/>
              <w:ind w:hanging="0" w:end="0"/>
              <w:jc w:val="start"/>
              <w:rPr/>
            </w:pPr>
            <w:r>
              <w:rPr/>
              <w:t xml:space="preserve">He (she, it) </w:t>
            </w:r>
          </w:p>
          <w:p>
            <w:pPr>
              <w:pStyle w:val="Normal"/>
              <w:spacing w:lineRule="auto" w:line="240"/>
              <w:ind w:hanging="0" w:end="0"/>
              <w:jc w:val="start"/>
              <w:rPr/>
            </w:pPr>
            <w:r>
              <w:rPr/>
              <w:t xml:space="preserve">We </w:t>
            </w:r>
          </w:p>
          <w:p>
            <w:pPr>
              <w:pStyle w:val="Normal"/>
              <w:spacing w:lineRule="auto" w:line="240"/>
              <w:ind w:hanging="0" w:end="0"/>
              <w:jc w:val="start"/>
              <w:rPr/>
            </w:pPr>
            <w:r>
              <w:rPr/>
              <w:t xml:space="preserve">You </w:t>
            </w:r>
          </w:p>
          <w:p>
            <w:pPr>
              <w:pStyle w:val="Normal"/>
              <w:spacing w:lineRule="auto" w:line="240"/>
              <w:ind w:hanging="0" w:end="0"/>
              <w:jc w:val="start"/>
              <w:rPr/>
            </w:pPr>
            <w:r>
              <w:rPr/>
              <w:t>They</w:t>
            </w:r>
          </w:p>
        </w:tc>
        <w:tc>
          <w:tcPr>
            <w:tcW w:w="1984" w:type="dxa"/>
            <w:tcBorders>
              <w:start w:val="single" w:sz="4" w:space="0" w:color="000000"/>
            </w:tcBorders>
          </w:tcPr>
          <w:p>
            <w:pPr>
              <w:pStyle w:val="Normal"/>
              <w:snapToGrid w:val="false"/>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t>spoke (played)</w:t>
            </w:r>
          </w:p>
        </w:tc>
        <w:tc>
          <w:tcPr>
            <w:tcW w:w="851" w:type="dxa"/>
            <w:tcBorders>
              <w:end w:val="single" w:sz="4" w:space="0" w:color="000000"/>
            </w:tcBorders>
          </w:tcPr>
          <w:p>
            <w:pPr>
              <w:pStyle w:val="Normal"/>
              <w:snapToGrid w:val="false"/>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t>Did</w:t>
            </w:r>
          </w:p>
        </w:tc>
        <w:tc>
          <w:tcPr>
            <w:tcW w:w="1559" w:type="dxa"/>
            <w:tcBorders>
              <w:start w:val="single" w:sz="4" w:space="0" w:color="000000"/>
              <w:end w:val="single" w:sz="4" w:space="0" w:color="000000"/>
            </w:tcBorders>
          </w:tcPr>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he (she, it)</w:t>
            </w:r>
          </w:p>
          <w:p>
            <w:pPr>
              <w:pStyle w:val="Normal"/>
              <w:suppressAutoHyphens w:val="true"/>
              <w:spacing w:lineRule="auto" w:line="240"/>
              <w:ind w:hanging="0" w:end="0"/>
              <w:jc w:val="start"/>
              <w:rPr/>
            </w:pPr>
            <w:r>
              <w:rPr/>
              <w:t>we</w:t>
            </w:r>
          </w:p>
          <w:p>
            <w:pPr>
              <w:pStyle w:val="Normal"/>
              <w:suppressAutoHyphens w:val="true"/>
              <w:spacing w:lineRule="auto" w:line="240"/>
              <w:ind w:hanging="0" w:end="0"/>
              <w:jc w:val="start"/>
              <w:rPr/>
            </w:pPr>
            <w:r>
              <w:rPr/>
              <w:t xml:space="preserve">you </w:t>
            </w:r>
          </w:p>
          <w:p>
            <w:pPr>
              <w:pStyle w:val="Normal"/>
              <w:spacing w:lineRule="auto" w:line="240"/>
              <w:ind w:hanging="0" w:end="0"/>
              <w:jc w:val="start"/>
              <w:rPr/>
            </w:pPr>
            <w:r>
              <w:rPr/>
              <w:t>they</w:t>
            </w:r>
          </w:p>
          <w:p>
            <w:pPr>
              <w:pStyle w:val="Normal"/>
              <w:spacing w:lineRule="auto" w:line="240"/>
              <w:ind w:hanging="0" w:end="0"/>
              <w:jc w:val="start"/>
              <w:rPr/>
            </w:pPr>
            <w:r>
              <w:rPr/>
            </w:r>
          </w:p>
        </w:tc>
        <w:tc>
          <w:tcPr>
            <w:tcW w:w="4351" w:type="dxa"/>
            <w:tcBorders>
              <w:start w:val="single" w:sz="4" w:space="0" w:color="000000"/>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pPr>
            <w:r>
              <w:rPr/>
            </w:r>
          </w:p>
          <w:p>
            <w:pPr>
              <w:pStyle w:val="BodyText"/>
              <w:rPr>
                <w:sz w:val="22"/>
              </w:rPr>
            </w:pPr>
            <w:r>
              <w:rPr>
                <w:sz w:val="22"/>
              </w:rPr>
              <w:t>speak (play?)</w:t>
            </w:r>
          </w:p>
          <w:p>
            <w:pPr>
              <w:pStyle w:val="Normal"/>
              <w:spacing w:lineRule="auto" w:line="240"/>
              <w:ind w:hanging="0" w:end="0"/>
              <w:jc w:val="start"/>
              <w:rPr>
                <w:sz w:val="22"/>
              </w:rPr>
            </w:pPr>
            <w:r>
              <w:rPr>
                <w:sz w:val="22"/>
              </w:rPr>
            </w:r>
          </w:p>
        </w:tc>
      </w:tr>
      <w:tr>
        <w:trPr/>
        <w:tc>
          <w:tcPr>
            <w:tcW w:w="1560" w:type="dxa"/>
            <w:tcBorders/>
          </w:tcPr>
          <w:p>
            <w:pPr>
              <w:pStyle w:val="Normal"/>
              <w:snapToGrid w:val="false"/>
              <w:spacing w:lineRule="auto" w:line="240"/>
              <w:ind w:hanging="0" w:end="0"/>
              <w:jc w:val="start"/>
              <w:rPr/>
            </w:pPr>
            <w:r>
              <w:rPr/>
            </w:r>
          </w:p>
        </w:tc>
        <w:tc>
          <w:tcPr>
            <w:tcW w:w="1984" w:type="dxa"/>
            <w:tcBorders/>
          </w:tcPr>
          <w:p>
            <w:pPr>
              <w:pStyle w:val="Normal"/>
              <w:suppressAutoHyphens w:val="true"/>
              <w:spacing w:lineRule="auto" w:line="240"/>
              <w:ind w:hanging="0" w:end="0"/>
              <w:jc w:val="center"/>
              <w:rPr>
                <w:u w:val="single"/>
              </w:rPr>
            </w:pPr>
            <w:r>
              <w:rPr>
                <w:u w:val="single"/>
              </w:rPr>
              <w:t>Negative</w:t>
            </w:r>
          </w:p>
          <w:p>
            <w:pPr>
              <w:pStyle w:val="Normal"/>
              <w:spacing w:lineRule="auto" w:line="240"/>
              <w:ind w:hanging="0" w:end="0"/>
              <w:jc w:val="center"/>
              <w:rPr>
                <w:u w:val="single"/>
              </w:rPr>
            </w:pPr>
            <w:r>
              <w:rPr>
                <w:u w:val="single"/>
              </w:rPr>
            </w:r>
          </w:p>
        </w:tc>
        <w:tc>
          <w:tcPr>
            <w:tcW w:w="851" w:type="dxa"/>
            <w:tcBorders/>
          </w:tcPr>
          <w:p>
            <w:pPr>
              <w:pStyle w:val="Normal"/>
              <w:snapToGrid w:val="false"/>
              <w:spacing w:lineRule="auto" w:line="240"/>
              <w:ind w:hanging="0" w:end="0"/>
              <w:jc w:val="start"/>
              <w:rPr/>
            </w:pPr>
            <w:r>
              <w:rPr/>
            </w:r>
          </w:p>
        </w:tc>
        <w:tc>
          <w:tcPr>
            <w:tcW w:w="1559" w:type="dxa"/>
            <w:tcBorders/>
          </w:tcPr>
          <w:p>
            <w:pPr>
              <w:pStyle w:val="Normal"/>
              <w:snapToGrid w:val="false"/>
              <w:spacing w:lineRule="auto" w:line="240"/>
              <w:ind w:hanging="0" w:end="0"/>
              <w:jc w:val="start"/>
              <w:rPr/>
            </w:pPr>
            <w:r>
              <w:rPr/>
            </w:r>
          </w:p>
        </w:tc>
        <w:tc>
          <w:tcPr>
            <w:tcW w:w="4351" w:type="dxa"/>
            <w:tcBorders/>
          </w:tcPr>
          <w:p>
            <w:pPr>
              <w:pStyle w:val="Normal"/>
              <w:snapToGrid w:val="false"/>
              <w:spacing w:lineRule="auto" w:line="240"/>
              <w:ind w:hanging="0" w:end="0"/>
              <w:jc w:val="start"/>
              <w:rPr/>
            </w:pPr>
            <w:r>
              <w:rPr/>
            </w:r>
          </w:p>
        </w:tc>
      </w:tr>
      <w:tr>
        <w:trPr/>
        <w:tc>
          <w:tcPr>
            <w:tcW w:w="1560" w:type="dxa"/>
            <w:tcBorders/>
          </w:tcPr>
          <w:p>
            <w:pPr>
              <w:pStyle w:val="Normal"/>
              <w:snapToGrid w:val="false"/>
              <w:spacing w:lineRule="auto" w:line="240"/>
              <w:ind w:hanging="0" w:end="0"/>
              <w:jc w:val="start"/>
              <w:rPr/>
            </w:pPr>
            <w:r>
              <w:rPr/>
            </w:r>
          </w:p>
        </w:tc>
        <w:tc>
          <w:tcPr>
            <w:tcW w:w="1984" w:type="dxa"/>
            <w:tcBorders>
              <w:end w:val="single" w:sz="4" w:space="0" w:color="000000"/>
            </w:tcBorders>
          </w:tcPr>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We</w:t>
            </w:r>
          </w:p>
          <w:p>
            <w:pPr>
              <w:pStyle w:val="Normal"/>
              <w:spacing w:lineRule="auto" w:line="240"/>
              <w:ind w:hanging="0" w:end="0"/>
              <w:jc w:val="start"/>
              <w:rPr/>
            </w:pPr>
            <w:r>
              <w:rPr/>
              <w:t xml:space="preserve">You </w:t>
            </w:r>
          </w:p>
          <w:p>
            <w:pPr>
              <w:pStyle w:val="Normal"/>
              <w:spacing w:lineRule="auto" w:line="240"/>
              <w:ind w:hanging="0" w:end="0"/>
              <w:jc w:val="start"/>
              <w:rPr/>
            </w:pPr>
            <w:r>
              <w:rPr/>
              <w:t>They</w:t>
            </w:r>
          </w:p>
        </w:tc>
        <w:tc>
          <w:tcPr>
            <w:tcW w:w="6761" w:type="dxa"/>
            <w:gridSpan w:val="3"/>
            <w:tcBorders>
              <w:start w:val="single" w:sz="4" w:space="0" w:color="000000"/>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did not (didn’t) speak (play)</w:t>
            </w:r>
          </w:p>
          <w:p>
            <w:pPr>
              <w:pStyle w:val="Normal"/>
              <w:spacing w:lineRule="auto" w:line="240"/>
              <w:ind w:hanging="0" w:end="0"/>
              <w:jc w:val="start"/>
              <w:rPr/>
            </w:pPr>
            <w:r>
              <w:rPr/>
            </w:r>
          </w:p>
        </w:tc>
      </w:tr>
    </w:tbl>
    <w:p>
      <w:pPr>
        <w:pStyle w:val="Footer"/>
        <w:tabs>
          <w:tab w:val="clear" w:pos="4153"/>
          <w:tab w:val="clear" w:pos="8306"/>
        </w:tabs>
        <w:rPr/>
      </w:pPr>
      <w:r>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jc w:val="center"/>
        <w:rPr>
          <w:u w:val="single"/>
        </w:rPr>
      </w:pPr>
      <w:r>
        <w:rPr>
          <w:u w:val="single"/>
        </w:rPr>
      </w:r>
    </w:p>
    <w:tbl>
      <w:tblPr>
        <w:tblW w:w="10980" w:type="dxa"/>
        <w:jc w:val="start"/>
        <w:tblInd w:w="0" w:type="dxa"/>
        <w:tblLayout w:type="fixed"/>
        <w:tblCellMar>
          <w:top w:w="0" w:type="dxa"/>
          <w:start w:w="108" w:type="dxa"/>
          <w:bottom w:w="0" w:type="dxa"/>
          <w:end w:w="108" w:type="dxa"/>
        </w:tblCellMar>
      </w:tblPr>
      <w:tblGrid>
        <w:gridCol w:w="675"/>
        <w:gridCol w:w="1276"/>
        <w:gridCol w:w="3686"/>
        <w:gridCol w:w="850"/>
        <w:gridCol w:w="1276"/>
        <w:gridCol w:w="3217"/>
      </w:tblGrid>
      <w:tr>
        <w:trPr/>
        <w:tc>
          <w:tcPr>
            <w:tcW w:w="675" w:type="dxa"/>
            <w:tcBorders>
              <w:end w:val="single" w:sz="4" w:space="0" w:color="000000"/>
            </w:tcBorders>
          </w:tcPr>
          <w:p>
            <w:pPr>
              <w:pStyle w:val="Normal"/>
              <w:suppressAutoHyphens w:val="true"/>
              <w:spacing w:lineRule="auto" w:line="240"/>
              <w:ind w:hanging="0" w:end="0"/>
              <w:jc w:val="start"/>
              <w:rPr/>
            </w:pPr>
            <w:r>
              <w:rPr/>
              <w:t xml:space="preserve">a) </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u w:val="single"/>
              </w:rPr>
            </w:pPr>
            <w:r>
              <w:rPr/>
              <w:t>Did</w:t>
            </w:r>
          </w:p>
        </w:tc>
        <w:tc>
          <w:tcPr>
            <w:tcW w:w="1276" w:type="dxa"/>
            <w:tcBorders>
              <w:start w:val="single" w:sz="4" w:space="0" w:color="000000"/>
              <w:end w:val="single" w:sz="4" w:space="0" w:color="000000"/>
            </w:tcBorders>
          </w:tcPr>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 xml:space="preserve">we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pPr>
            <w:r>
              <w:rPr/>
              <w:t>they</w:t>
            </w:r>
          </w:p>
        </w:tc>
        <w:tc>
          <w:tcPr>
            <w:tcW w:w="3686" w:type="dxa"/>
            <w:tcBorders>
              <w:start w:val="single" w:sz="4" w:space="0" w:color="000000"/>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Not speak? (play?)</w:t>
            </w:r>
          </w:p>
        </w:tc>
        <w:tc>
          <w:tcPr>
            <w:tcW w:w="850" w:type="dxa"/>
            <w:tcBorders>
              <w:end w:val="single" w:sz="4" w:space="0" w:color="000000"/>
            </w:tcBorders>
          </w:tcPr>
          <w:p>
            <w:pPr>
              <w:pStyle w:val="Normal"/>
              <w:suppressAutoHyphens w:val="true"/>
              <w:spacing w:lineRule="auto" w:line="240"/>
              <w:ind w:hanging="0" w:end="0"/>
              <w:jc w:val="start"/>
              <w:rPr/>
            </w:pPr>
            <w:r>
              <w:rPr/>
              <w:t xml:space="preserve">b) </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Didn’t</w:t>
            </w:r>
          </w:p>
        </w:tc>
        <w:tc>
          <w:tcPr>
            <w:tcW w:w="1276" w:type="dxa"/>
            <w:tcBorders>
              <w:start w:val="single" w:sz="4" w:space="0" w:color="000000"/>
              <w:end w:val="single" w:sz="4" w:space="0" w:color="000000"/>
            </w:tcBorders>
          </w:tcPr>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 xml:space="preserve">we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pPr>
            <w:r>
              <w:rPr/>
              <w:t>they</w:t>
            </w:r>
          </w:p>
        </w:tc>
        <w:tc>
          <w:tcPr>
            <w:tcW w:w="3217" w:type="dxa"/>
            <w:tcBorders>
              <w:start w:val="single" w:sz="4" w:space="0" w:color="000000"/>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speak? (play?)</w:t>
            </w:r>
          </w:p>
          <w:p>
            <w:pPr>
              <w:pStyle w:val="Normal"/>
              <w:suppressAutoHyphens w:val="true"/>
              <w:spacing w:lineRule="auto" w:line="240"/>
              <w:ind w:hanging="0" w:end="0"/>
              <w:jc w:val="start"/>
              <w:rPr/>
            </w:pPr>
            <w:r>
              <w:rPr/>
            </w:r>
          </w:p>
        </w:tc>
      </w:tr>
    </w:tbl>
    <w:p>
      <w:pPr>
        <w:pStyle w:val="Normal"/>
        <w:suppressAutoHyphens w:val="true"/>
        <w:spacing w:lineRule="auto" w:line="240"/>
        <w:ind w:firstLine="284" w:end="0"/>
        <w:jc w:val="center"/>
        <w:rPr>
          <w:u w:val="single"/>
        </w:rPr>
      </w:pPr>
      <w:r>
        <w:rPr>
          <w:u w:val="single"/>
        </w:rPr>
      </w:r>
    </w:p>
    <w:p>
      <w:pPr>
        <w:pStyle w:val="Normal"/>
        <w:suppressAutoHyphens w:val="true"/>
        <w:spacing w:lineRule="auto" w:line="240"/>
        <w:ind w:firstLine="284" w:end="0"/>
        <w:rPr/>
      </w:pPr>
      <w:r>
        <w:rPr>
          <w:sz w:val="24"/>
        </w:rPr>
        <w:t xml:space="preserve">The auxiliary </w:t>
      </w:r>
      <w:r>
        <w:rPr>
          <w:i/>
          <w:sz w:val="24"/>
        </w:rPr>
        <w:t xml:space="preserve">did </w:t>
      </w:r>
      <w:r>
        <w:rPr>
          <w:sz w:val="24"/>
        </w:rPr>
        <w:t>also occurs in affirmative forms in cases when the speaker wishes to emphasize his statement,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But I assure you, he </w:t>
      </w:r>
      <w:r>
        <w:rPr>
          <w:i/>
          <w:sz w:val="24"/>
        </w:rPr>
        <w:t>did tell</w:t>
      </w:r>
      <w:r>
        <w:rPr>
          <w:sz w:val="24"/>
        </w:rPr>
        <w:t xml:space="preserve"> me of it himself. </w:t>
      </w:r>
    </w:p>
    <w:p>
      <w:pPr>
        <w:pStyle w:val="Normal"/>
        <w:suppressAutoHyphens w:val="true"/>
        <w:spacing w:lineRule="auto" w:line="240"/>
        <w:ind w:firstLine="284" w:start="284" w:end="0"/>
        <w:rPr/>
      </w:pPr>
      <w:r>
        <w:rPr>
          <w:sz w:val="24"/>
        </w:rPr>
        <w:t xml:space="preserve">Actually, I </w:t>
      </w:r>
      <w:r>
        <w:rPr>
          <w:i/>
          <w:sz w:val="24"/>
        </w:rPr>
        <w:t>did see</w:t>
      </w:r>
      <w:r>
        <w:rPr>
          <w:sz w:val="24"/>
        </w:rPr>
        <w:t xml:space="preserve"> him once last week.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There are a few verbs which form their past indefinite differently from the way described above. These are:</w:t>
      </w:r>
    </w:p>
    <w:p>
      <w:pPr>
        <w:pStyle w:val="Normal"/>
        <w:suppressAutoHyphens w:val="true"/>
        <w:spacing w:lineRule="auto" w:line="240"/>
        <w:ind w:firstLine="284" w:end="0"/>
        <w:rPr/>
      </w:pPr>
      <w:r>
        <w:rPr>
          <w:sz w:val="24"/>
        </w:rPr>
        <w:t xml:space="preserve">The verb </w:t>
      </w:r>
      <w:r>
        <w:rPr>
          <w:i/>
          <w:sz w:val="24"/>
        </w:rPr>
        <w:t>to be</w:t>
      </w:r>
      <w:r>
        <w:rPr>
          <w:sz w:val="24"/>
        </w:rPr>
        <w:t>, which has synthetic forms not only in the affirmative, but also in the interrogative, negative and negative-interrogative. It also distinguishes the category of number. The interrogative is formed by placing the verb before the subject.</w:t>
      </w:r>
    </w:p>
    <w:p>
      <w:pPr>
        <w:pStyle w:val="Normal"/>
        <w:suppressAutoHyphens w:val="true"/>
        <w:spacing w:lineRule="auto" w:line="240"/>
        <w:ind w:firstLine="284" w:end="0"/>
        <w:rPr/>
      </w:pPr>
      <w:r>
        <w:rPr>
          <w:sz w:val="24"/>
        </w:rPr>
        <w:t xml:space="preserve">The verb </w:t>
      </w:r>
      <w:r>
        <w:rPr>
          <w:i/>
          <w:sz w:val="24"/>
        </w:rPr>
        <w:t>to have</w:t>
      </w:r>
      <w:r>
        <w:rPr>
          <w:sz w:val="24"/>
        </w:rPr>
        <w:t>, which also has synthetic forms for all structures.</w:t>
      </w:r>
    </w:p>
    <w:p>
      <w:pPr>
        <w:pStyle w:val="Normal"/>
        <w:suppressAutoHyphens w:val="true"/>
        <w:spacing w:lineRule="auto" w:line="240"/>
        <w:ind w:firstLine="284" w:end="0"/>
        <w:rPr/>
      </w:pPr>
      <w:r>
        <w:rPr>
          <w:sz w:val="24"/>
        </w:rPr>
        <w:t xml:space="preserve">When having meanings other than ‘possess’ or when used as part of a phrasal verb (to have a look), </w:t>
      </w:r>
      <w:r>
        <w:rPr>
          <w:i/>
          <w:sz w:val="24"/>
        </w:rPr>
        <w:t>to have</w:t>
      </w:r>
      <w:r>
        <w:rPr>
          <w:sz w:val="24"/>
        </w:rPr>
        <w:t xml:space="preserve"> forms its interrogative and negative in the ordinary way with the auxiliary </w:t>
      </w:r>
      <w:r>
        <w:rPr>
          <w:i/>
          <w:sz w:val="24"/>
        </w:rPr>
        <w:t>to do.</w:t>
      </w:r>
    </w:p>
    <w:p>
      <w:pPr>
        <w:pStyle w:val="Normal"/>
        <w:suppressAutoHyphens w:val="true"/>
        <w:spacing w:lineRule="auto" w:line="240"/>
        <w:ind w:firstLine="284" w:end="0"/>
        <w:rPr>
          <w:i/>
          <w:i/>
          <w:sz w:val="24"/>
        </w:rPr>
      </w:pPr>
      <w:r>
        <w:rPr>
          <w:i/>
          <w:sz w:val="24"/>
        </w:rPr>
      </w:r>
    </w:p>
    <w:p>
      <w:pPr>
        <w:pStyle w:val="Normal"/>
        <w:pBdr>
          <w:bottom w:val="single" w:sz="4" w:space="1" w:color="000000"/>
        </w:pBdr>
        <w:suppressAutoHyphens w:val="true"/>
        <w:spacing w:lineRule="auto" w:line="240"/>
        <w:ind w:firstLine="284" w:end="0"/>
        <w:rPr/>
      </w:pPr>
      <w:r>
        <w:rPr>
          <w:b/>
          <w:sz w:val="24"/>
        </w:rPr>
        <w:t>§ 31.</w:t>
      </w:r>
      <w:r>
        <w:rPr>
          <w:sz w:val="24"/>
        </w:rPr>
        <w:t xml:space="preserve"> The past indefinite refers actions to past time quite cut off from the present, that is, these actions are in no way connected with the present).* The past indefinite can therefore be used only in contexts relating to the past. The past reference of the context can be shown:</w:t>
      </w:r>
    </w:p>
    <w:p>
      <w:pPr>
        <w:pStyle w:val="3"/>
        <w:rPr/>
      </w:pPr>
      <w:r>
        <w:rPr/>
        <w:t>* This is very important for distinguishing the situations in which either only the past indefinite or only the present perfect are to be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by various adverbials of time pointing to the past, for example, </w:t>
      </w:r>
      <w:r>
        <w:rPr>
          <w:i/>
          <w:sz w:val="24"/>
        </w:rPr>
        <w:t>yesterday, the day before yesterday, last</w:t>
      </w:r>
      <w:r>
        <w:rPr>
          <w:sz w:val="24"/>
        </w:rPr>
        <w:t xml:space="preserve"> </w:t>
      </w:r>
      <w:r>
        <w:rPr>
          <w:i/>
          <w:sz w:val="24"/>
        </w:rPr>
        <w:t>(that) Saturday (Sunday)</w:t>
      </w:r>
      <w:r>
        <w:rPr>
          <w:sz w:val="24"/>
        </w:rPr>
        <w:t xml:space="preserve">, etc., </w:t>
      </w:r>
      <w:r>
        <w:rPr>
          <w:i/>
          <w:sz w:val="24"/>
        </w:rPr>
        <w:t>last (that) week (month, year), an hour ago</w:t>
      </w:r>
      <w:r>
        <w:rPr>
          <w:sz w:val="24"/>
        </w:rPr>
        <w:t xml:space="preserve"> (and other adverbials with ago), </w:t>
      </w:r>
      <w:r>
        <w:rPr>
          <w:i/>
          <w:sz w:val="24"/>
        </w:rPr>
        <w:t>in 1970, on the 1st of September</w:t>
      </w:r>
      <w:r>
        <w:rPr>
          <w:sz w:val="24"/>
        </w:rPr>
        <w:t>, and many others denoting certain moments and periods of time already past.</w:t>
      </w:r>
    </w:p>
    <w:p>
      <w:pPr>
        <w:pStyle w:val="2"/>
        <w:rPr>
          <w:sz w:val="24"/>
        </w:rPr>
      </w:pPr>
      <w:r>
        <w:rPr>
          <w:sz w:val="24"/>
        </w:rPr>
      </w:r>
    </w:p>
    <w:p>
      <w:pPr>
        <w:pStyle w:val="2"/>
        <w:ind w:start="284" w:end="0"/>
        <w:rPr/>
      </w:pPr>
      <w:r>
        <w:rPr/>
        <w:t xml:space="preserve">He left </w:t>
      </w:r>
      <w:r>
        <w:rPr>
          <w:i/>
        </w:rPr>
        <w:t xml:space="preserve">yesterday. </w:t>
      </w:r>
    </w:p>
    <w:p>
      <w:pPr>
        <w:pStyle w:val="2"/>
        <w:ind w:start="284" w:end="0"/>
        <w:rPr/>
      </w:pPr>
      <w:r>
        <w:rPr/>
        <w:t xml:space="preserve">They married </w:t>
      </w:r>
      <w:r>
        <w:rPr>
          <w:i/>
        </w:rPr>
        <w:t xml:space="preserve">in 1975. </w:t>
      </w:r>
    </w:p>
    <w:p>
      <w:pPr>
        <w:pStyle w:val="2"/>
        <w:ind w:start="284" w:end="0"/>
        <w:rPr/>
      </w:pPr>
      <w:r>
        <w:rPr/>
        <w:t xml:space="preserve">She returned </w:t>
      </w:r>
      <w:r>
        <w:rPr>
          <w:i/>
        </w:rPr>
        <w:t>two hours ago</w:t>
      </w:r>
      <w:r>
        <w:rPr/>
        <w:t xml:space="preserve">. </w:t>
      </w:r>
    </w:p>
    <w:p>
      <w:pPr>
        <w:pStyle w:val="2"/>
        <w:ind w:start="284" w:end="0"/>
        <w:rPr/>
      </w:pPr>
      <w:r>
        <w:rPr/>
        <w:t xml:space="preserve">I saw them </w:t>
      </w:r>
      <w:r>
        <w:rPr>
          <w:i/>
        </w:rPr>
        <w:t xml:space="preserve">last Monday. </w:t>
      </w:r>
    </w:p>
    <w:p>
      <w:pPr>
        <w:pStyle w:val="2"/>
        <w:ind w:start="284" w:end="0"/>
        <w:rPr/>
      </w:pPr>
      <w:r>
        <w:rPr>
          <w:i/>
        </w:rPr>
        <w:t>That night</w:t>
      </w:r>
      <w:r>
        <w:rPr/>
        <w:t xml:space="preserve"> nobody slept.</w:t>
      </w:r>
    </w:p>
    <w:p>
      <w:pPr>
        <w:pStyle w:val="2"/>
        <w:rPr/>
      </w:pPr>
      <w:r>
        <w:rPr/>
      </w:r>
    </w:p>
    <w:p>
      <w:pPr>
        <w:pStyle w:val="Normal"/>
        <w:suppressAutoHyphens w:val="true"/>
        <w:spacing w:lineRule="auto" w:line="240"/>
        <w:ind w:firstLine="284" w:end="0"/>
        <w:rPr>
          <w:sz w:val="24"/>
        </w:rPr>
      </w:pPr>
      <w:r>
        <w:rPr>
          <w:sz w:val="24"/>
        </w:rPr>
        <w:t xml:space="preserve">b) by some other past actions (denoted by the verb in the past indefinite or past continuous).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came </w:t>
      </w:r>
      <w:r>
        <w:rPr>
          <w:i/>
          <w:sz w:val="24"/>
        </w:rPr>
        <w:t xml:space="preserve">when I was already at home. </w:t>
      </w:r>
    </w:p>
    <w:p>
      <w:pPr>
        <w:pStyle w:val="Normal"/>
        <w:suppressAutoHyphens w:val="true"/>
        <w:spacing w:lineRule="auto" w:line="240"/>
        <w:ind w:firstLine="284" w:start="284" w:end="0"/>
        <w:rPr/>
      </w:pPr>
      <w:r>
        <w:rPr>
          <w:sz w:val="24"/>
        </w:rPr>
        <w:t xml:space="preserve">They started </w:t>
      </w:r>
      <w:r>
        <w:rPr>
          <w:i/>
          <w:sz w:val="24"/>
        </w:rPr>
        <w:t>when the sun was rising.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Thus the very fact that the past indefinite is used in a narrative or in a single sentence is generally an indication that some past time not connected with the present is referred to.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32.</w:t>
      </w:r>
      <w:r>
        <w:rPr>
          <w:sz w:val="24"/>
        </w:rPr>
        <w:t xml:space="preserve"> The past indefinite is the verb form most frequently used; its range of application is immense, especially in all kinds of narratives.</w:t>
      </w:r>
    </w:p>
    <w:p>
      <w:pPr>
        <w:pStyle w:val="Normal"/>
        <w:suppressAutoHyphens w:val="true"/>
        <w:spacing w:lineRule="auto" w:line="240"/>
        <w:ind w:firstLine="284" w:end="0"/>
        <w:rPr>
          <w:sz w:val="24"/>
        </w:rPr>
      </w:pPr>
      <w:r>
        <w:rPr>
          <w:sz w:val="24"/>
        </w:rPr>
      </w:r>
    </w:p>
    <w:p>
      <w:pPr>
        <w:pStyle w:val="2"/>
        <w:rPr>
          <w:b/>
        </w:rPr>
      </w:pPr>
      <w:r>
        <w:rPr>
          <w:b/>
        </w:rPr>
        <w:t>The past indefinite is used:</w:t>
      </w:r>
    </w:p>
    <w:p>
      <w:pPr>
        <w:pStyle w:val="Normal"/>
        <w:suppressAutoHyphens w:val="true"/>
        <w:spacing w:lineRule="auto" w:line="240"/>
        <w:ind w:firstLine="284" w:end="0"/>
        <w:rPr>
          <w:b/>
          <w:sz w:val="24"/>
        </w:rPr>
      </w:pPr>
      <w:r>
        <w:rPr>
          <w:b/>
          <w:sz w:val="24"/>
        </w:rPr>
      </w:r>
    </w:p>
    <w:p>
      <w:pPr>
        <w:pStyle w:val="Normal"/>
        <w:numPr>
          <w:ilvl w:val="0"/>
          <w:numId w:val="11"/>
        </w:numPr>
        <w:suppressAutoHyphens w:val="true"/>
        <w:spacing w:lineRule="auto" w:line="240"/>
        <w:rPr>
          <w:b/>
          <w:sz w:val="24"/>
        </w:rPr>
      </w:pPr>
      <w:r>
        <w:rPr>
          <w:b/>
          <w:sz w:val="24"/>
        </w:rPr>
        <w:t>To state simple facts in the past.</w:t>
      </w:r>
    </w:p>
    <w:p>
      <w:pPr>
        <w:pStyle w:val="Normal"/>
        <w:suppressAutoHyphens w:val="true"/>
        <w:spacing w:lineRule="auto" w:line="240"/>
        <w:ind w:hanging="0" w:end="0"/>
        <w:rPr>
          <w:b/>
          <w:sz w:val="24"/>
        </w:rPr>
      </w:pPr>
      <w:r>
        <w:rPr>
          <w:b/>
          <w:sz w:val="24"/>
        </w:rPr>
      </w:r>
    </w:p>
    <w:p>
      <w:pPr>
        <w:pStyle w:val="Normal"/>
        <w:suppressAutoHyphens w:val="true"/>
        <w:spacing w:lineRule="auto" w:line="240"/>
        <w:ind w:firstLine="284" w:start="284" w:end="0"/>
        <w:rPr/>
      </w:pPr>
      <w:r>
        <w:rPr>
          <w:sz w:val="24"/>
        </w:rPr>
        <w:t xml:space="preserve">The house </w:t>
      </w:r>
      <w:r>
        <w:rPr>
          <w:i/>
          <w:sz w:val="24"/>
        </w:rPr>
        <w:t>stood</w:t>
      </w:r>
      <w:r>
        <w:rPr>
          <w:sz w:val="24"/>
        </w:rPr>
        <w:t xml:space="preserve"> on the hill. </w:t>
      </w:r>
    </w:p>
    <w:p>
      <w:pPr>
        <w:pStyle w:val="Normal"/>
        <w:suppressAutoHyphens w:val="true"/>
        <w:spacing w:lineRule="auto" w:line="240"/>
        <w:ind w:firstLine="284" w:start="284" w:end="0"/>
        <w:rPr/>
      </w:pPr>
      <w:r>
        <w:rPr>
          <w:sz w:val="24"/>
        </w:rPr>
        <w:t xml:space="preserve">She </w:t>
      </w:r>
      <w:r>
        <w:rPr>
          <w:i/>
          <w:sz w:val="24"/>
        </w:rPr>
        <w:t>was beautiful</w:t>
      </w:r>
      <w:r>
        <w:rPr>
          <w:sz w:val="24"/>
        </w:rPr>
        <w:t>.</w:t>
      </w:r>
    </w:p>
    <w:p>
      <w:pPr>
        <w:pStyle w:val="Normal"/>
        <w:suppressAutoHyphens w:val="true"/>
        <w:spacing w:lineRule="auto" w:line="240"/>
        <w:ind w:firstLine="284" w:start="284" w:end="0"/>
        <w:rPr/>
      </w:pPr>
      <w:r>
        <w:rPr>
          <w:sz w:val="24"/>
        </w:rPr>
        <w:t xml:space="preserve">I </w:t>
      </w:r>
      <w:r>
        <w:rPr>
          <w:i/>
          <w:sz w:val="24"/>
        </w:rPr>
        <w:t>did not know</w:t>
      </w:r>
      <w:r>
        <w:rPr>
          <w:sz w:val="24"/>
        </w:rPr>
        <w:t xml:space="preserve"> who the man </w:t>
      </w:r>
      <w:r>
        <w:rPr>
          <w:i/>
          <w:sz w:val="24"/>
        </w:rPr>
        <w:t>was</w:t>
      </w:r>
      <w:r>
        <w:rPr>
          <w:sz w:val="24"/>
        </w:rPr>
        <w:t xml:space="preserve">. </w:t>
      </w:r>
    </w:p>
    <w:p>
      <w:pPr>
        <w:pStyle w:val="2"/>
        <w:ind w:start="284" w:end="0"/>
        <w:rPr/>
      </w:pPr>
      <w:r>
        <w:rPr/>
        <w:t xml:space="preserve">I </w:t>
      </w:r>
      <w:r>
        <w:rPr>
          <w:i/>
        </w:rPr>
        <w:t>did not hear</w:t>
      </w:r>
      <w:r>
        <w:rPr/>
        <w:t xml:space="preserve"> your question. </w:t>
      </w:r>
    </w:p>
    <w:p>
      <w:pPr>
        <w:pStyle w:val="2"/>
        <w:ind w:start="284" w:end="0"/>
        <w:rPr/>
      </w:pPr>
      <w:r>
        <w:rPr/>
        <w:t xml:space="preserve">I </w:t>
      </w:r>
      <w:r>
        <w:rPr>
          <w:i/>
        </w:rPr>
        <w:t>did not see</w:t>
      </w:r>
      <w:r>
        <w:rPr/>
        <w:t xml:space="preserve"> you at the theatre. </w:t>
      </w:r>
    </w:p>
    <w:p>
      <w:pPr>
        <w:pStyle w:val="Normal"/>
        <w:suppressAutoHyphens w:val="true"/>
        <w:spacing w:lineRule="auto" w:line="240"/>
        <w:ind w:firstLine="284" w:start="284" w:end="0"/>
        <w:rPr/>
      </w:pPr>
      <w:r>
        <w:rPr>
          <w:sz w:val="24"/>
        </w:rPr>
        <w:t xml:space="preserve">What </w:t>
      </w:r>
      <w:r>
        <w:rPr>
          <w:i/>
          <w:sz w:val="24"/>
        </w:rPr>
        <w:t xml:space="preserve">did </w:t>
      </w:r>
      <w:r>
        <w:rPr>
          <w:sz w:val="24"/>
        </w:rPr>
        <w:t xml:space="preserve">you </w:t>
      </w:r>
      <w:r>
        <w:rPr>
          <w:i/>
          <w:sz w:val="24"/>
        </w:rPr>
        <w:t>say</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The past indefinite</w:t>
      </w:r>
      <w:r>
        <w:rPr>
          <w:sz w:val="24"/>
        </w:rPr>
        <w:t xml:space="preserve">, never the present perfect, is used in questions beginning with </w:t>
      </w:r>
      <w:r>
        <w:rPr>
          <w:i/>
          <w:sz w:val="24"/>
        </w:rPr>
        <w:t>when</w:t>
      </w:r>
      <w:r>
        <w:rPr>
          <w:sz w:val="24"/>
        </w:rPr>
        <w:t xml:space="preserve">, even though no indication of past time is made, because </w:t>
      </w:r>
      <w:r>
        <w:rPr>
          <w:i/>
          <w:sz w:val="24"/>
        </w:rPr>
        <w:t>when</w:t>
      </w:r>
      <w:r>
        <w:rPr>
          <w:sz w:val="24"/>
        </w:rPr>
        <w:t xml:space="preserve"> implies a certain moment in the past. The answer can be either in the past indefinite or in the present perfect, depending on the situation: </w:t>
      </w:r>
      <w:r>
        <w:rPr>
          <w:i/>
          <w:sz w:val="24"/>
        </w:rPr>
        <w:t>When did you see him? - I saw him two days ago. - I have just seen him.</w:t>
      </w:r>
    </w:p>
    <w:p>
      <w:pPr>
        <w:pStyle w:val="Normal"/>
        <w:suppressAutoHyphens w:val="true"/>
        <w:spacing w:lineRule="auto" w:line="240"/>
        <w:ind w:firstLine="284" w:end="0"/>
        <w:rPr/>
      </w:pPr>
      <w:r>
        <w:rPr>
          <w:sz w:val="24"/>
        </w:rPr>
        <w:t xml:space="preserve">Likewise, </w:t>
      </w:r>
      <w:r>
        <w:rPr>
          <w:i/>
          <w:sz w:val="24"/>
        </w:rPr>
        <w:t>the past indefinite</w:t>
      </w:r>
      <w:r>
        <w:rPr>
          <w:sz w:val="24"/>
        </w:rPr>
        <w:t>, not the present perfect, is used in ques</w:t>
        <w:softHyphen/>
        <w:t xml:space="preserve">tions beginning with </w:t>
      </w:r>
      <w:r>
        <w:rPr>
          <w:i/>
          <w:sz w:val="24"/>
        </w:rPr>
        <w:t>where</w:t>
      </w:r>
      <w:r>
        <w:rPr>
          <w:sz w:val="24"/>
        </w:rPr>
        <w:t xml:space="preserve"> because in such questions the reference to some past moment is implied: </w:t>
      </w:r>
      <w:r>
        <w:rPr>
          <w:i/>
          <w:sz w:val="24"/>
        </w:rPr>
        <w:t>Where did you buy that hat?</w:t>
      </w:r>
      <w:r>
        <w:rPr>
          <w:sz w:val="24"/>
        </w:rPr>
        <w:t xml:space="preserve"> The implication is: </w:t>
      </w:r>
      <w:r>
        <w:rPr>
          <w:i/>
          <w:sz w:val="24"/>
        </w:rPr>
        <w:t>when you were at the place where the action was performed.</w:t>
      </w:r>
    </w:p>
    <w:p>
      <w:pPr>
        <w:pStyle w:val="Normal"/>
        <w:suppressAutoHyphens w:val="true"/>
        <w:spacing w:lineRule="auto" w:line="240"/>
        <w:ind w:firstLine="284" w:end="0"/>
        <w:rPr>
          <w:i/>
          <w:i/>
          <w:sz w:val="24"/>
        </w:rPr>
      </w:pPr>
      <w:r>
        <w:rPr>
          <w:i/>
          <w:sz w:val="24"/>
        </w:rPr>
      </w:r>
    </w:p>
    <w:p>
      <w:pPr>
        <w:pStyle w:val="2"/>
        <w:rPr/>
      </w:pPr>
      <w:r>
        <w:rPr/>
        <w:t xml:space="preserve">2. </w:t>
      </w:r>
      <w:r>
        <w:rPr>
          <w:b/>
        </w:rPr>
        <w:t>To denote habitual actions in the past.</w:t>
      </w:r>
    </w:p>
    <w:p>
      <w:pPr>
        <w:pStyle w:val="2"/>
        <w:rPr>
          <w:b/>
        </w:rPr>
      </w:pPr>
      <w:r>
        <w:rPr>
          <w:b/>
        </w:rPr>
      </w:r>
    </w:p>
    <w:p>
      <w:pPr>
        <w:pStyle w:val="2"/>
        <w:ind w:start="284" w:end="0"/>
        <w:rPr/>
      </w:pPr>
      <w:r>
        <w:rPr/>
        <w:t xml:space="preserve">All summer I </w:t>
      </w:r>
      <w:r>
        <w:rPr>
          <w:i/>
        </w:rPr>
        <w:t>got up</w:t>
      </w:r>
      <w:r>
        <w:rPr/>
        <w:t xml:space="preserve"> at 7.</w:t>
      </w:r>
    </w:p>
    <w:p>
      <w:pPr>
        <w:pStyle w:val="Normal"/>
        <w:suppressAutoHyphens w:val="true"/>
        <w:spacing w:lineRule="auto" w:line="240"/>
        <w:ind w:firstLine="284" w:start="284" w:end="0"/>
        <w:rPr/>
      </w:pPr>
      <w:r>
        <w:rPr>
          <w:sz w:val="24"/>
        </w:rPr>
        <w:t xml:space="preserve">On Sunday evening he </w:t>
      </w:r>
      <w:r>
        <w:rPr>
          <w:i/>
          <w:sz w:val="24"/>
        </w:rPr>
        <w:t>took</w:t>
      </w:r>
      <w:r>
        <w:rPr>
          <w:sz w:val="24"/>
        </w:rPr>
        <w:t xml:space="preserve"> her to the pictures.</w:t>
      </w:r>
    </w:p>
    <w:p>
      <w:pPr>
        <w:pStyle w:val="Normal"/>
        <w:suppressAutoHyphens w:val="true"/>
        <w:spacing w:lineRule="auto" w:line="240"/>
        <w:ind w:firstLine="284" w:start="284" w:end="0"/>
        <w:rPr/>
      </w:pPr>
      <w:r>
        <w:rPr>
          <w:sz w:val="24"/>
        </w:rPr>
        <w:t xml:space="preserve">He usually </w:t>
      </w:r>
      <w:r>
        <w:rPr>
          <w:i/>
          <w:sz w:val="24"/>
        </w:rPr>
        <w:t>took</w:t>
      </w:r>
      <w:r>
        <w:rPr>
          <w:sz w:val="24"/>
        </w:rPr>
        <w:t xml:space="preserve"> the first morning train.</w:t>
      </w:r>
    </w:p>
    <w:p>
      <w:pPr>
        <w:pStyle w:val="Normal"/>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t>Besides the past indefinite there are other ways of expressing habitual actions in the past:</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a) by means of the form </w:t>
      </w:r>
      <w:r>
        <w:rPr>
          <w:i/>
          <w:sz w:val="24"/>
        </w:rPr>
        <w:t>used to</w:t>
      </w:r>
      <w:r>
        <w:rPr>
          <w:sz w:val="24"/>
        </w:rPr>
        <w:t xml:space="preserve"> + </w:t>
      </w:r>
      <w:r>
        <w:rPr>
          <w:i/>
          <w:sz w:val="24"/>
        </w:rPr>
        <w:t>infinitive</w:t>
      </w:r>
      <w:r>
        <w:rPr>
          <w:sz w:val="24"/>
        </w:rPr>
        <w:t>:</w:t>
      </w:r>
    </w:p>
    <w:p>
      <w:pPr>
        <w:pStyle w:val="2"/>
        <w:pBdr>
          <w:top w:val="single" w:sz="4" w:space="1" w:color="000000"/>
          <w:left w:val="single" w:sz="4" w:space="4" w:color="000000"/>
          <w:bottom w:val="single" w:sz="4" w:space="1" w:color="000000"/>
          <w:right w:val="single" w:sz="4" w:space="4" w:color="000000"/>
        </w:pBdr>
        <w:rPr/>
      </w:pPr>
      <w:r>
        <w:rPr/>
        <w:t xml:space="preserve">      </w:t>
      </w:r>
      <w:r>
        <w:rPr/>
        <w:t xml:space="preserve">Some years ago he </w:t>
      </w:r>
      <w:r>
        <w:rPr>
          <w:i/>
        </w:rPr>
        <w:t xml:space="preserve">used to call </w:t>
      </w:r>
      <w:r>
        <w:rPr/>
        <w:t>on me, now he never does.</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The negative construction of </w:t>
      </w:r>
      <w:r>
        <w:rPr>
          <w:i/>
          <w:sz w:val="24"/>
        </w:rPr>
        <w:t>used to</w:t>
      </w:r>
      <w:r>
        <w:rPr>
          <w:sz w:val="24"/>
        </w:rPr>
        <w:t xml:space="preserve"> is formed in one of two ways: </w:t>
      </w:r>
      <w:r>
        <w:rPr>
          <w:i/>
          <w:sz w:val="24"/>
        </w:rPr>
        <w:t>didn’t used to</w:t>
      </w:r>
      <w:r>
        <w:rPr>
          <w:sz w:val="24"/>
        </w:rPr>
        <w:t xml:space="preserve"> and </w:t>
      </w:r>
      <w:r>
        <w:rPr>
          <w:i/>
          <w:sz w:val="24"/>
        </w:rPr>
        <w:t>didn’t use to</w:t>
      </w:r>
      <w:r>
        <w:rPr>
          <w:sz w:val="24"/>
        </w:rPr>
        <w:t>.</w:t>
      </w:r>
    </w:p>
    <w:p>
      <w:pPr>
        <w:pStyle w:val="2"/>
        <w:pBdr>
          <w:top w:val="single" w:sz="4" w:space="1" w:color="000000"/>
          <w:left w:val="single" w:sz="4" w:space="4" w:color="000000"/>
          <w:bottom w:val="single" w:sz="4" w:space="1" w:color="000000"/>
          <w:right w:val="single" w:sz="4" w:space="4" w:color="000000"/>
        </w:pBdr>
        <w:rPr/>
      </w:pPr>
      <w:r>
        <w:rPr/>
        <w:t xml:space="preserve">      </w:t>
      </w:r>
      <w:r>
        <w:rPr/>
        <w:t xml:space="preserve">She </w:t>
      </w:r>
      <w:r>
        <w:rPr>
          <w:i/>
        </w:rPr>
        <w:t>didn’t use to</w:t>
      </w:r>
      <w:r>
        <w:rPr/>
        <w:t xml:space="preserve"> knit in the evenings.</w:t>
      </w:r>
    </w:p>
    <w:p>
      <w:pPr>
        <w:pStyle w:val="2"/>
        <w:pBdr>
          <w:top w:val="single" w:sz="4" w:space="1" w:color="000000"/>
          <w:left w:val="single" w:sz="4" w:space="4" w:color="000000"/>
          <w:bottom w:val="single" w:sz="4" w:space="1" w:color="000000"/>
          <w:right w:val="single" w:sz="4" w:space="4" w:color="000000"/>
        </w:pBdr>
        <w:rPr/>
      </w:pPr>
      <w:r>
        <w:rPr/>
      </w:r>
    </w:p>
    <w:p>
      <w:pPr>
        <w:pStyle w:val="2"/>
        <w:pBdr>
          <w:top w:val="single" w:sz="4" w:space="1" w:color="000000"/>
          <w:left w:val="single" w:sz="4" w:space="4" w:color="000000"/>
          <w:bottom w:val="single" w:sz="4" w:space="1" w:color="000000"/>
          <w:right w:val="single" w:sz="4" w:space="4" w:color="000000"/>
        </w:pBdr>
        <w:rPr/>
      </w:pPr>
      <w:r>
        <w:rPr/>
        <w:t xml:space="preserve">The interrogative construction is: </w:t>
      </w:r>
      <w:r>
        <w:rPr>
          <w:i/>
        </w:rPr>
        <w:t>did (he) used to</w:t>
      </w:r>
      <w:r>
        <w:rPr/>
        <w:t>? or did (he) use to...?</w:t>
      </w:r>
    </w:p>
    <w:p>
      <w:pPr>
        <w:pStyle w:val="2"/>
        <w:pBdr>
          <w:top w:val="single" w:sz="4" w:space="1" w:color="000000"/>
          <w:left w:val="single" w:sz="4" w:space="4" w:color="000000"/>
          <w:bottom w:val="single" w:sz="4" w:space="1" w:color="000000"/>
          <w:right w:val="single" w:sz="4" w:space="4" w:color="000000"/>
        </w:pBdr>
        <w:rPr/>
      </w:pPr>
      <w:r>
        <w:rPr>
          <w:i/>
        </w:rPr>
        <w:t xml:space="preserve">      </w:t>
      </w:r>
      <w:r>
        <w:rPr>
          <w:i/>
        </w:rPr>
        <w:t>Did she used to</w:t>
      </w:r>
      <w:r>
        <w:rPr/>
        <w:t xml:space="preserve"> write her articles at night? </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t>Did he use to do it?</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b) The other way to express habitual actions is by means of the verb </w:t>
      </w:r>
      <w:r>
        <w:rPr>
          <w:i/>
          <w:sz w:val="24"/>
        </w:rPr>
        <w:t xml:space="preserve">would </w:t>
      </w:r>
      <w:r>
        <w:rPr>
          <w:sz w:val="24"/>
        </w:rPr>
        <w:t xml:space="preserve">+ </w:t>
      </w:r>
      <w:r>
        <w:rPr>
          <w:i/>
          <w:sz w:val="24"/>
        </w:rPr>
        <w:t>infinitive stem</w:t>
      </w:r>
      <w:r>
        <w:rPr>
          <w:sz w:val="24"/>
        </w:rPr>
        <w:t xml:space="preserve">. But unlike </w:t>
      </w:r>
      <w:r>
        <w:rPr>
          <w:i/>
          <w:sz w:val="24"/>
        </w:rPr>
        <w:t xml:space="preserve">used   </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i/>
          <w:sz w:val="24"/>
        </w:rPr>
        <w:t xml:space="preserve">     </w:t>
      </w:r>
      <w:r>
        <w:rPr>
          <w:i/>
          <w:sz w:val="24"/>
        </w:rPr>
        <w:t>to</w:t>
      </w:r>
      <w:r>
        <w:rPr>
          <w:sz w:val="24"/>
        </w:rPr>
        <w:t xml:space="preserve">, </w:t>
      </w:r>
      <w:r>
        <w:rPr>
          <w:i/>
          <w:sz w:val="24"/>
        </w:rPr>
        <w:t>would</w:t>
      </w:r>
      <w:r>
        <w:rPr>
          <w:sz w:val="24"/>
        </w:rPr>
        <w:t xml:space="preserve"> always conveys an additional modal colouring of </w:t>
      </w:r>
      <w:r>
        <w:rPr>
          <w:b/>
          <w:sz w:val="24"/>
        </w:rPr>
        <w:t>will, insistance, perseverance.</w:t>
      </w:r>
    </w:p>
    <w:p>
      <w:pPr>
        <w:pStyle w:val="2"/>
        <w:pBdr>
          <w:top w:val="single" w:sz="4" w:space="1" w:color="000000"/>
          <w:left w:val="single" w:sz="4" w:space="4" w:color="000000"/>
          <w:bottom w:val="single" w:sz="4" w:space="1" w:color="000000"/>
          <w:right w:val="single" w:sz="4" w:space="4" w:color="000000"/>
        </w:pBdr>
        <w:rPr/>
      </w:pPr>
      <w:r>
        <w:rPr/>
        <w:t xml:space="preserve">          </w:t>
      </w:r>
      <w:r>
        <w:rPr/>
        <w:t xml:space="preserve">This used to be my mother’s room, and I </w:t>
      </w:r>
      <w:r>
        <w:rPr>
          <w:i/>
        </w:rPr>
        <w:t>would</w:t>
      </w:r>
      <w:r>
        <w:rPr/>
        <w:t xml:space="preserve"> sit there for hours.</w:t>
      </w:r>
    </w:p>
    <w:p>
      <w:pPr>
        <w:pStyle w:val="2"/>
        <w:rPr/>
      </w:pPr>
      <w:r>
        <w:rPr/>
      </w:r>
    </w:p>
    <w:p>
      <w:pPr>
        <w:pStyle w:val="2"/>
        <w:rPr/>
      </w:pPr>
      <w:r>
        <w:rPr/>
        <w:t xml:space="preserve">3. </w:t>
      </w:r>
      <w:r>
        <w:rPr>
          <w:b/>
        </w:rPr>
        <w:t>To denote a succession of past actions.</w:t>
      </w:r>
    </w:p>
    <w:p>
      <w:pPr>
        <w:pStyle w:val="2"/>
        <w:rPr>
          <w:b/>
        </w:rPr>
      </w:pPr>
      <w:r>
        <w:rPr>
          <w:b/>
        </w:rPr>
      </w:r>
    </w:p>
    <w:p>
      <w:pPr>
        <w:pStyle w:val="Normal"/>
        <w:suppressAutoHyphens w:val="true"/>
        <w:spacing w:lineRule="auto" w:line="240"/>
        <w:ind w:firstLine="284" w:start="284" w:end="0"/>
        <w:rPr/>
      </w:pPr>
      <w:r>
        <w:rPr>
          <w:sz w:val="24"/>
        </w:rPr>
        <w:t xml:space="preserve">He </w:t>
      </w:r>
      <w:r>
        <w:rPr>
          <w:i/>
          <w:sz w:val="24"/>
        </w:rPr>
        <w:t>got up, put on</w:t>
      </w:r>
      <w:r>
        <w:rPr>
          <w:sz w:val="24"/>
        </w:rPr>
        <w:t xml:space="preserve"> his hat, and </w:t>
      </w:r>
      <w:r>
        <w:rPr>
          <w:i/>
          <w:sz w:val="24"/>
        </w:rPr>
        <w:t>left.</w:t>
      </w:r>
      <w:r>
        <w:rPr>
          <w:sz w:val="24"/>
        </w:rPr>
        <w:t xml:space="preserve"> </w:t>
      </w:r>
    </w:p>
    <w:p>
      <w:pPr>
        <w:pStyle w:val="Normal"/>
        <w:suppressAutoHyphens w:val="true"/>
        <w:spacing w:lineRule="auto" w:line="240"/>
        <w:ind w:firstLine="284" w:start="284" w:end="0"/>
        <w:rPr/>
      </w:pPr>
      <w:r>
        <w:rPr>
          <w:sz w:val="24"/>
        </w:rPr>
        <w:t xml:space="preserve">The car </w:t>
      </w:r>
      <w:r>
        <w:rPr>
          <w:i/>
          <w:sz w:val="24"/>
        </w:rPr>
        <w:t>stopped</w:t>
      </w:r>
      <w:r>
        <w:rPr>
          <w:sz w:val="24"/>
        </w:rPr>
        <w:t xml:space="preserve">, the door </w:t>
      </w:r>
      <w:r>
        <w:rPr>
          <w:i/>
          <w:sz w:val="24"/>
        </w:rPr>
        <w:t>opened</w:t>
      </w:r>
      <w:r>
        <w:rPr>
          <w:sz w:val="24"/>
        </w:rPr>
        <w:t xml:space="preserve">, and a very pretty girl </w:t>
      </w:r>
      <w:r>
        <w:rPr>
          <w:i/>
          <w:sz w:val="24"/>
        </w:rPr>
        <w:t>got out</w:t>
      </w:r>
      <w:r>
        <w:rPr>
          <w:sz w:val="24"/>
        </w:rPr>
        <w:t xml:space="preserve"> of 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4.</w:t>
      </w:r>
      <w:r>
        <w:rPr>
          <w:b/>
          <w:sz w:val="24"/>
        </w:rPr>
        <w:t xml:space="preserve"> To denote actions in progress at a certain moment in the past,</w:t>
      </w:r>
      <w:r>
        <w:rPr>
          <w:sz w:val="24"/>
        </w:rPr>
        <w:t xml:space="preserve"> with verbs that cannot be used in </w:t>
      </w:r>
    </w:p>
    <w:p>
      <w:pPr>
        <w:pStyle w:val="Normal"/>
        <w:suppressAutoHyphens w:val="true"/>
        <w:spacing w:lineRule="auto" w:line="240"/>
        <w:ind w:firstLine="284" w:end="0"/>
        <w:rPr>
          <w:sz w:val="24"/>
        </w:rPr>
      </w:pPr>
      <w:r>
        <w:rPr>
          <w:sz w:val="24"/>
        </w:rPr>
        <w:t xml:space="preserve">    </w:t>
      </w:r>
      <w:r>
        <w:rPr>
          <w:sz w:val="24"/>
        </w:rPr>
        <w:t>continuous forms.</w:t>
      </w:r>
    </w:p>
    <w:p>
      <w:pPr>
        <w:pStyle w:val="Normal"/>
        <w:suppressAutoHyphens w:val="true"/>
        <w:spacing w:lineRule="auto" w:line="240"/>
        <w:ind w:hanging="0" w:end="0"/>
        <w:rPr>
          <w:sz w:val="24"/>
        </w:rPr>
      </w:pPr>
      <w:r>
        <w:rPr>
          <w:sz w:val="24"/>
        </w:rPr>
      </w:r>
    </w:p>
    <w:p>
      <w:pPr>
        <w:pStyle w:val="Normal"/>
        <w:suppressAutoHyphens w:val="true"/>
        <w:spacing w:lineRule="auto" w:line="240"/>
        <w:ind w:firstLine="284" w:start="284" w:end="0"/>
        <w:rPr/>
      </w:pPr>
      <w:r>
        <w:rPr>
          <w:sz w:val="24"/>
        </w:rPr>
        <w:t xml:space="preserve">He was not listening but still </w:t>
      </w:r>
      <w:r>
        <w:rPr>
          <w:i/>
          <w:sz w:val="24"/>
        </w:rPr>
        <w:t xml:space="preserve">heard </w:t>
      </w:r>
      <w:r>
        <w:rPr>
          <w:sz w:val="24"/>
        </w:rPr>
        <w:t xml:space="preserve">what they were speaking about. </w:t>
      </w:r>
    </w:p>
    <w:p>
      <w:pPr>
        <w:pStyle w:val="Normal"/>
        <w:suppressAutoHyphens w:val="true"/>
        <w:spacing w:lineRule="auto" w:line="240"/>
        <w:ind w:firstLine="284" w:start="284" w:end="0"/>
        <w:rPr/>
      </w:pPr>
      <w:r>
        <w:rPr>
          <w:sz w:val="24"/>
        </w:rPr>
        <w:t xml:space="preserve">At that time he </w:t>
      </w:r>
      <w:r>
        <w:rPr>
          <w:i/>
          <w:sz w:val="24"/>
        </w:rPr>
        <w:t>was</w:t>
      </w:r>
      <w:r>
        <w:rPr>
          <w:sz w:val="24"/>
        </w:rPr>
        <w:t xml:space="preserve"> on the watch.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w:t>
      </w:r>
      <w:r>
        <w:rPr>
          <w:b/>
          <w:sz w:val="24"/>
        </w:rPr>
        <w:t>To denote future actions in subordinate adverbial clauses of time and condition</w:t>
      </w:r>
      <w:r>
        <w:rPr>
          <w:sz w:val="24"/>
        </w:rPr>
        <w:t xml:space="preserve"> depending on </w:t>
      </w:r>
    </w:p>
    <w:p>
      <w:pPr>
        <w:pStyle w:val="Normal"/>
        <w:suppressAutoHyphens w:val="true"/>
        <w:spacing w:lineRule="auto" w:line="240"/>
        <w:ind w:firstLine="284" w:end="0"/>
        <w:rPr>
          <w:sz w:val="24"/>
        </w:rPr>
      </w:pPr>
      <w:r>
        <w:rPr>
          <w:sz w:val="24"/>
        </w:rPr>
        <w:t xml:space="preserve">    </w:t>
      </w:r>
      <w:r>
        <w:rPr>
          <w:sz w:val="24"/>
        </w:rPr>
        <w:t>principal clauses with the predicate verb in a past tense.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said she would come when the film </w:t>
      </w:r>
      <w:r>
        <w:rPr>
          <w:i/>
          <w:sz w:val="24"/>
        </w:rPr>
        <w:t>was over.</w:t>
      </w:r>
      <w:r>
        <w:rPr>
          <w:sz w:val="24"/>
        </w:rPr>
        <w:t xml:space="preserve">          </w:t>
      </w:r>
    </w:p>
    <w:p>
      <w:pPr>
        <w:pStyle w:val="Normal"/>
        <w:suppressAutoHyphens w:val="true"/>
        <w:spacing w:lineRule="auto" w:line="240"/>
        <w:ind w:firstLine="284" w:start="284" w:end="0"/>
        <w:rPr/>
      </w:pPr>
      <w:r>
        <w:rPr>
          <w:sz w:val="24"/>
        </w:rPr>
        <w:t xml:space="preserve">She said she would do it if nothing unexpected </w:t>
      </w:r>
      <w:r>
        <w:rPr>
          <w:i/>
          <w:sz w:val="24"/>
        </w:rPr>
        <w:t>happened.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b/>
          <w:sz w:val="24"/>
        </w:rPr>
        <w:t>§ 33.</w:t>
      </w:r>
      <w:r>
        <w:rPr>
          <w:sz w:val="24"/>
        </w:rPr>
        <w:t xml:space="preserve"> The ways of rendering the past indefinite in Russian are varied, owing to its aspective vagueness. Depending on the lexical meaning of the verb and on the context, it can be translated by Russian verbs in the past tense of both perfective and imperfective aspects with all possible shades of their meanings.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211"/>
        <w:gridCol w:w="5771"/>
      </w:tblGrid>
      <w:tr>
        <w:trPr/>
        <w:tc>
          <w:tcPr>
            <w:tcW w:w="5211" w:type="dxa"/>
            <w:tcBorders/>
          </w:tcPr>
          <w:p>
            <w:pPr>
              <w:pStyle w:val="Normal"/>
              <w:suppressAutoHyphens w:val="true"/>
              <w:spacing w:lineRule="auto" w:line="240"/>
              <w:ind w:hanging="0" w:end="0"/>
              <w:jc w:val="start"/>
              <w:rPr>
                <w:sz w:val="24"/>
              </w:rPr>
            </w:pPr>
            <w:r>
              <w:rPr>
                <w:sz w:val="24"/>
              </w:rPr>
              <w:t>In the morning I wrote two letters.</w:t>
            </w:r>
          </w:p>
        </w:tc>
        <w:tc>
          <w:tcPr>
            <w:tcW w:w="5771" w:type="dxa"/>
            <w:tcBorders/>
          </w:tcPr>
          <w:p>
            <w:pPr>
              <w:pStyle w:val="Normal"/>
              <w:suppressAutoHyphens w:val="true"/>
              <w:spacing w:lineRule="auto" w:line="240"/>
              <w:ind w:hanging="0" w:end="0"/>
              <w:jc w:val="start"/>
              <w:rPr>
                <w:sz w:val="24"/>
                <w:lang w:val="ru-RU"/>
              </w:rPr>
            </w:pPr>
            <w:r>
              <w:rPr>
                <w:sz w:val="24"/>
                <w:lang w:val="ru-RU"/>
              </w:rPr>
              <w:t>Утром я написал два письма.</w:t>
            </w:r>
          </w:p>
          <w:p>
            <w:pPr>
              <w:pStyle w:val="Normal"/>
              <w:suppressAutoHyphens w:val="true"/>
              <w:spacing w:lineRule="auto" w:line="240"/>
              <w:ind w:hanging="0" w:end="0"/>
              <w:jc w:val="start"/>
              <w:rPr/>
            </w:pPr>
            <w:r>
              <w:rPr>
                <w:sz w:val="24"/>
                <w:lang w:val="ru-RU"/>
              </w:rPr>
              <w:t xml:space="preserve"> </w:t>
            </w:r>
            <w:r>
              <w:rPr>
                <w:sz w:val="24"/>
              </w:rPr>
              <w:t>(A perfective (completed) action.)</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sz w:val="24"/>
              </w:rPr>
            </w:pPr>
            <w:r>
              <w:rPr>
                <w:sz w:val="24"/>
              </w:rPr>
              <w:t>I got up from my chair and bowed.</w:t>
            </w:r>
          </w:p>
        </w:tc>
        <w:tc>
          <w:tcPr>
            <w:tcW w:w="5771" w:type="dxa"/>
            <w:tcBorders/>
          </w:tcPr>
          <w:p>
            <w:pPr>
              <w:pStyle w:val="Normal"/>
              <w:suppressAutoHyphens w:val="true"/>
              <w:spacing w:lineRule="auto" w:line="240"/>
              <w:ind w:hanging="0" w:end="0"/>
              <w:jc w:val="start"/>
              <w:rPr>
                <w:sz w:val="24"/>
                <w:lang w:val="ru-RU"/>
              </w:rPr>
            </w:pPr>
            <w:r>
              <w:rPr>
                <w:sz w:val="24"/>
                <w:lang w:val="ru-RU"/>
              </w:rPr>
              <w:t xml:space="preserve">Я встал и поклонился. </w:t>
            </w:r>
          </w:p>
          <w:p>
            <w:pPr>
              <w:pStyle w:val="Normal"/>
              <w:suppressAutoHyphens w:val="true"/>
              <w:spacing w:lineRule="auto" w:line="240"/>
              <w:ind w:hanging="0" w:end="0"/>
              <w:jc w:val="start"/>
              <w:rPr>
                <w:sz w:val="24"/>
              </w:rPr>
            </w:pPr>
            <w:r>
              <w:rPr>
                <w:sz w:val="24"/>
              </w:rPr>
              <w:t>(Two perfective (completed) momentary actions.)</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sz w:val="24"/>
              </w:rPr>
            </w:pPr>
            <w:r>
              <w:rPr>
                <w:sz w:val="24"/>
              </w:rPr>
              <w:t>He breathed hard and stopped every few minutes.</w:t>
            </w:r>
          </w:p>
        </w:tc>
        <w:tc>
          <w:tcPr>
            <w:tcW w:w="5771" w:type="dxa"/>
            <w:tcBorders/>
          </w:tcPr>
          <w:p>
            <w:pPr>
              <w:pStyle w:val="Normal"/>
              <w:suppressAutoHyphens w:val="true"/>
              <w:spacing w:lineRule="auto" w:line="240"/>
              <w:ind w:hanging="0" w:end="0"/>
              <w:jc w:val="start"/>
              <w:rPr>
                <w:sz w:val="24"/>
                <w:lang w:val="ru-RU"/>
              </w:rPr>
            </w:pPr>
            <w:r>
              <w:rPr>
                <w:sz w:val="24"/>
                <w:lang w:val="ru-RU"/>
              </w:rPr>
              <w:t>Он тяжело дышал и останавливался каждые несколько минут.</w:t>
            </w:r>
          </w:p>
          <w:p>
            <w:pPr>
              <w:pStyle w:val="Normal"/>
              <w:suppressAutoHyphens w:val="true"/>
              <w:spacing w:lineRule="auto" w:line="240"/>
              <w:ind w:hanging="0" w:end="0"/>
              <w:jc w:val="start"/>
              <w:rPr/>
            </w:pPr>
            <w:r>
              <w:rPr>
                <w:sz w:val="24"/>
              </w:rPr>
              <w:t>(Imperfective (incompleted) and iterative actions.)</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pPr>
            <w:r>
              <w:rPr>
                <w:sz w:val="24"/>
              </w:rPr>
              <w:t>She lay on the sofa reading</w:t>
            </w:r>
            <w:r>
              <w:rPr>
                <w:sz w:val="24"/>
                <w:lang w:val="ru-RU"/>
              </w:rPr>
              <w:t xml:space="preserve"> а</w:t>
            </w:r>
            <w:r>
              <w:rPr>
                <w:sz w:val="24"/>
              </w:rPr>
              <w:t xml:space="preserve"> detective story.</w:t>
            </w:r>
          </w:p>
        </w:tc>
        <w:tc>
          <w:tcPr>
            <w:tcW w:w="5771" w:type="dxa"/>
            <w:tcBorders/>
          </w:tcPr>
          <w:p>
            <w:pPr>
              <w:pStyle w:val="Normal"/>
              <w:suppressAutoHyphens w:val="true"/>
              <w:spacing w:lineRule="auto" w:line="240"/>
              <w:ind w:hanging="0" w:end="0"/>
              <w:jc w:val="start"/>
              <w:rPr>
                <w:sz w:val="24"/>
                <w:lang w:val="ru-RU"/>
              </w:rPr>
            </w:pPr>
            <w:r>
              <w:rPr>
                <w:sz w:val="24"/>
                <w:lang w:val="ru-RU"/>
              </w:rPr>
              <w:t>Она лежала на диване, читая детектив.</w:t>
            </w:r>
          </w:p>
          <w:p>
            <w:pPr>
              <w:pStyle w:val="Normal"/>
              <w:suppressAutoHyphens w:val="true"/>
              <w:spacing w:lineRule="auto" w:line="240"/>
              <w:ind w:hanging="0" w:end="0"/>
              <w:jc w:val="start"/>
              <w:rPr>
                <w:sz w:val="24"/>
              </w:rPr>
            </w:pPr>
            <w:r>
              <w:rPr>
                <w:sz w:val="24"/>
              </w:rPr>
              <w:t>(Imperfective, durative action.)</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sz w:val="24"/>
              </w:rPr>
            </w:pPr>
            <w:r>
              <w:rPr>
                <w:sz w:val="24"/>
              </w:rPr>
              <w:t>On hearing it he laughed.</w:t>
            </w:r>
          </w:p>
        </w:tc>
        <w:tc>
          <w:tcPr>
            <w:tcW w:w="5771" w:type="dxa"/>
            <w:tcBorders/>
          </w:tcPr>
          <w:p>
            <w:pPr>
              <w:pStyle w:val="Normal"/>
              <w:suppressAutoHyphens w:val="true"/>
              <w:spacing w:lineRule="auto" w:line="240"/>
              <w:ind w:hanging="0" w:end="0"/>
              <w:jc w:val="start"/>
              <w:rPr>
                <w:sz w:val="24"/>
                <w:lang w:val="ru-RU"/>
              </w:rPr>
            </w:pPr>
            <w:r>
              <w:rPr>
                <w:sz w:val="24"/>
                <w:lang w:val="ru-RU"/>
              </w:rPr>
              <w:t xml:space="preserve">Услышав это, он засмеялся. </w:t>
            </w:r>
          </w:p>
          <w:p>
            <w:pPr>
              <w:pStyle w:val="Normal"/>
              <w:suppressAutoHyphens w:val="true"/>
              <w:spacing w:lineRule="auto" w:line="240"/>
              <w:ind w:hanging="0" w:end="0"/>
              <w:jc w:val="start"/>
              <w:rPr>
                <w:sz w:val="24"/>
              </w:rPr>
            </w:pPr>
            <w:r>
              <w:rPr>
                <w:sz w:val="24"/>
              </w:rPr>
              <w:t>(A perfective, inchoative action.)</w:t>
            </w:r>
          </w:p>
        </w:tc>
      </w:tr>
    </w:tbl>
    <w:p>
      <w:pPr>
        <w:pStyle w:val="Normal"/>
        <w:suppressAutoHyphens w:val="true"/>
        <w:spacing w:lineRule="auto" w:line="240"/>
        <w:ind w:firstLine="284" w:end="0"/>
        <w:rPr>
          <w:sz w:val="24"/>
        </w:rPr>
      </w:pPr>
      <w:r>
        <w:rPr>
          <w:sz w:val="24"/>
        </w:rPr>
      </w:r>
    </w:p>
    <w:p>
      <w:pPr>
        <w:pStyle w:val="Heading8"/>
        <w:rPr/>
      </w:pPr>
      <w:r>
        <w:rPr/>
        <w:t>The past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34. Formation. </w:t>
      </w:r>
      <w:r>
        <w:rPr>
          <w:sz w:val="24"/>
        </w:rPr>
        <w:t xml:space="preserve">The past continuous is formed analytically by the auxiliary verb </w:t>
      </w:r>
      <w:r>
        <w:rPr>
          <w:b/>
          <w:sz w:val="24"/>
        </w:rPr>
        <w:t>to be</w:t>
      </w:r>
      <w:r>
        <w:rPr>
          <w:sz w:val="24"/>
        </w:rPr>
        <w:t xml:space="preserve"> in the past indefinite and </w:t>
      </w:r>
      <w:r>
        <w:rPr>
          <w:b/>
          <w:sz w:val="24"/>
        </w:rPr>
        <w:t>participle I</w:t>
      </w:r>
      <w:r>
        <w:rPr>
          <w:sz w:val="24"/>
        </w:rPr>
        <w:t xml:space="preserve"> of the notional verb.</w:t>
      </w:r>
    </w:p>
    <w:p>
      <w:pPr>
        <w:pStyle w:val="Normal"/>
        <w:suppressAutoHyphens w:val="true"/>
        <w:spacing w:lineRule="auto" w:line="240"/>
        <w:ind w:firstLine="284" w:end="0"/>
        <w:rPr/>
      </w:pPr>
      <w:r>
        <w:rPr>
          <w:b/>
          <w:sz w:val="24"/>
        </w:rPr>
        <w:t>In the interrogative</w:t>
      </w:r>
      <w:r>
        <w:rPr>
          <w:sz w:val="24"/>
        </w:rPr>
        <w:t xml:space="preserve"> the auxiliary is placed before the subject and par</w:t>
        <w:softHyphen/>
        <w:t>ticiple I follows the subject.</w:t>
      </w:r>
    </w:p>
    <w:p>
      <w:pPr>
        <w:pStyle w:val="Normal"/>
        <w:suppressAutoHyphens w:val="true"/>
        <w:spacing w:lineRule="auto" w:line="240"/>
        <w:ind w:firstLine="284" w:end="0"/>
        <w:rPr/>
      </w:pPr>
      <w:r>
        <w:rPr>
          <w:b/>
          <w:sz w:val="24"/>
        </w:rPr>
        <w:t>In the negative</w:t>
      </w:r>
      <w:r>
        <w:rPr>
          <w:sz w:val="24"/>
        </w:rPr>
        <w:t xml:space="preserve"> the corresponding negative forms of to be are em</w:t>
        <w:softHyphen/>
        <w:t>ployed, and participle I follows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past continuous</w:t>
      </w:r>
    </w:p>
    <w:p>
      <w:pPr>
        <w:pStyle w:val="Normal"/>
        <w:suppressAutoHyphens w:val="true"/>
        <w:spacing w:lineRule="auto" w:line="240"/>
        <w:ind w:firstLine="284" w:end="0"/>
        <w:rPr>
          <w:b/>
          <w:sz w:val="24"/>
          <w:u w:val="single"/>
        </w:rPr>
      </w:pPr>
      <w:r>
        <w:rPr>
          <w:b/>
          <w:sz w:val="24"/>
          <w:u w:val="single"/>
        </w:rPr>
      </w:r>
    </w:p>
    <w:tbl>
      <w:tblPr>
        <w:tblW w:w="10588" w:type="dxa"/>
        <w:jc w:val="start"/>
        <w:tblInd w:w="392" w:type="dxa"/>
        <w:tblLayout w:type="fixed"/>
        <w:tblCellMar>
          <w:top w:w="0" w:type="dxa"/>
          <w:start w:w="108" w:type="dxa"/>
          <w:bottom w:w="0" w:type="dxa"/>
          <w:end w:w="108" w:type="dxa"/>
        </w:tblCellMar>
      </w:tblPr>
      <w:tblGrid>
        <w:gridCol w:w="1417"/>
        <w:gridCol w:w="3828"/>
        <w:gridCol w:w="951"/>
        <w:gridCol w:w="1458"/>
        <w:gridCol w:w="2934"/>
      </w:tblGrid>
      <w:tr>
        <w:trPr/>
        <w:tc>
          <w:tcPr>
            <w:tcW w:w="1417" w:type="dxa"/>
            <w:tcBorders/>
          </w:tcPr>
          <w:p>
            <w:pPr>
              <w:pStyle w:val="Normal"/>
              <w:suppressAutoHyphens w:val="true"/>
              <w:spacing w:lineRule="auto" w:line="240"/>
              <w:ind w:hanging="0" w:end="0"/>
              <w:jc w:val="start"/>
              <w:rPr>
                <w:u w:val="single"/>
              </w:rPr>
            </w:pPr>
            <w:r>
              <mc:AlternateContent>
                <mc:Choice Requires="wps">
                  <w:drawing>
                    <wp:anchor behindDoc="0" distT="0" distB="0" distL="114935" distR="114935" simplePos="0" locked="0" layoutInCell="0" allowOverlap="1" relativeHeight="28">
                      <wp:simplePos x="0" y="0"/>
                      <wp:positionH relativeFrom="margin">
                        <wp:posOffset>1011555</wp:posOffset>
                      </wp:positionH>
                      <wp:positionV relativeFrom="paragraph">
                        <wp:posOffset>280035</wp:posOffset>
                      </wp:positionV>
                      <wp:extent cx="91440" cy="365760"/>
                      <wp:effectExtent l="0" t="5080" r="635" b="5715"/>
                      <wp:wrapNone/>
                      <wp:docPr id="8"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22.05pt;width:7.15pt;height:28.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9">
                      <wp:simplePos x="0" y="0"/>
                      <wp:positionH relativeFrom="margin">
                        <wp:posOffset>4852035</wp:posOffset>
                      </wp:positionH>
                      <wp:positionV relativeFrom="paragraph">
                        <wp:posOffset>280035</wp:posOffset>
                      </wp:positionV>
                      <wp:extent cx="91440" cy="365760"/>
                      <wp:effectExtent l="0" t="5080" r="635" b="5715"/>
                      <wp:wrapNone/>
                      <wp:docPr id="9"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82.05pt;margin-top:22.05pt;width:7.15pt;height:28.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2">
                      <wp:simplePos x="0" y="0"/>
                      <wp:positionH relativeFrom="margin">
                        <wp:posOffset>4029075</wp:posOffset>
                      </wp:positionH>
                      <wp:positionV relativeFrom="paragraph">
                        <wp:posOffset>280035</wp:posOffset>
                      </wp:positionV>
                      <wp:extent cx="91440" cy="365760"/>
                      <wp:effectExtent l="0" t="5080" r="635" b="5715"/>
                      <wp:wrapNone/>
                      <wp:docPr id="10"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stroked="t" o:allowincell="f" style="position:absolute;margin-left:317.25pt;margin-top:22.05pt;width:7.15pt;height:28.75pt;mso-wrap-style:none;v-text-anchor:middle;mso-position-horizontal-relative:margin" type="_x0000_t87">
                      <v:fill o:detectmouseclick="t" on="false"/>
                      <v:stroke color="black" weight="9360" joinstyle="miter" endcap="flat"/>
                      <w10:wrap type="none"/>
                    </v:shape>
                  </w:pict>
                </mc:Fallback>
              </mc:AlternateContent>
            </w:r>
            <w:r>
              <w:rPr>
                <w:u w:val="single"/>
              </w:rPr>
              <w:t>Affirmative</w:t>
            </w:r>
          </w:p>
        </w:tc>
        <w:tc>
          <w:tcPr>
            <w:tcW w:w="3828" w:type="dxa"/>
            <w:tcBorders/>
          </w:tcPr>
          <w:p>
            <w:pPr>
              <w:pStyle w:val="Normal"/>
              <w:suppressAutoHyphens w:val="true"/>
              <w:snapToGrid w:val="false"/>
              <w:spacing w:lineRule="auto" w:line="240"/>
              <w:ind w:hanging="0" w:end="0"/>
              <w:jc w:val="start"/>
              <w:rPr>
                <w:u w:val="single"/>
              </w:rPr>
            </w:pPr>
            <w:r>
              <w:rPr>
                <w:u w:val="single"/>
              </w:rPr>
            </w:r>
          </w:p>
        </w:tc>
        <w:tc>
          <w:tcPr>
            <w:tcW w:w="951" w:type="dxa"/>
            <w:tcBorders/>
          </w:tcPr>
          <w:p>
            <w:pPr>
              <w:pStyle w:val="Normal"/>
              <w:suppressAutoHyphens w:val="true"/>
              <w:snapToGrid w:val="false"/>
              <w:spacing w:lineRule="auto" w:line="240"/>
              <w:ind w:hanging="0" w:end="0"/>
              <w:jc w:val="start"/>
              <w:rPr>
                <w:u w:val="single"/>
              </w:rPr>
            </w:pPr>
            <w:r>
              <w:rPr>
                <w:u w:val="single"/>
              </w:rPr>
            </w:r>
          </w:p>
        </w:tc>
        <w:tc>
          <w:tcPr>
            <w:tcW w:w="1458" w:type="dxa"/>
            <w:tcBorders/>
          </w:tcPr>
          <w:p>
            <w:pPr>
              <w:pStyle w:val="Normal"/>
              <w:suppressAutoHyphens w:val="true"/>
              <w:spacing w:lineRule="auto" w:line="240"/>
              <w:ind w:hanging="0" w:end="0"/>
              <w:jc w:val="start"/>
              <w:rPr>
                <w:u w:val="single"/>
              </w:rPr>
            </w:pPr>
            <w:r>
              <w:rPr>
                <w:u w:val="single"/>
              </w:rPr>
              <w:t>Interrogative</w:t>
            </w:r>
          </w:p>
          <w:p>
            <w:pPr>
              <w:pStyle w:val="Normal"/>
              <w:suppressAutoHyphens w:val="true"/>
              <w:spacing w:lineRule="auto" w:line="240"/>
              <w:ind w:hanging="0" w:end="0"/>
              <w:jc w:val="start"/>
              <w:rPr>
                <w:u w:val="single"/>
              </w:rPr>
            </w:pPr>
            <w:r>
              <w:rPr>
                <w:u w:val="single"/>
              </w:rPr>
            </w:r>
          </w:p>
        </w:tc>
        <w:tc>
          <w:tcPr>
            <w:tcW w:w="2934" w:type="dxa"/>
            <w:tcBorders/>
          </w:tcPr>
          <w:p>
            <w:pPr>
              <w:pStyle w:val="Normal"/>
              <w:suppressAutoHyphens w:val="true"/>
              <w:snapToGrid w:val="false"/>
              <w:spacing w:lineRule="auto" w:line="240"/>
              <w:ind w:hanging="0" w:end="0"/>
              <w:jc w:val="start"/>
              <w:rPr>
                <w:u w:val="single"/>
              </w:rPr>
            </w:pPr>
            <w:r>
              <w:rPr>
                <w:u w:val="single"/>
              </w:rPr>
            </w:r>
          </w:p>
        </w:tc>
      </w:tr>
      <w:tr>
        <w:trPr/>
        <w:tc>
          <w:tcPr>
            <w:tcW w:w="1417" w:type="dxa"/>
            <w:tcBorders/>
          </w:tcPr>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u w:val="single"/>
              </w:rPr>
            </w:pPr>
            <w:r>
              <w:rPr/>
              <w:t>He (she, it)</w:t>
            </w:r>
          </w:p>
        </w:tc>
        <w:tc>
          <w:tcPr>
            <w:tcW w:w="3828" w:type="dxa"/>
            <w:tcBorders/>
          </w:tcPr>
          <w:p>
            <w:pPr>
              <w:pStyle w:val="Normal"/>
              <w:suppressAutoHyphens w:val="true"/>
              <w:spacing w:lineRule="auto" w:line="240"/>
              <w:ind w:hanging="0" w:end="0"/>
              <w:jc w:val="start"/>
              <w:rPr>
                <w:u w:val="single"/>
              </w:rPr>
            </w:pPr>
            <w:r>
              <w:rPr/>
              <w:t xml:space="preserve"> </w:t>
            </w:r>
            <w:r>
              <w:rPr/>
              <w:t>was speaking</w:t>
            </w:r>
          </w:p>
        </w:tc>
        <w:tc>
          <w:tcPr>
            <w:tcW w:w="951" w:type="dxa"/>
            <w:tcBorders/>
          </w:tcPr>
          <w:p>
            <w:pPr>
              <w:pStyle w:val="Normal"/>
              <w:suppressAutoHyphens w:val="true"/>
              <w:spacing w:lineRule="auto" w:line="240"/>
              <w:ind w:hanging="0" w:end="0"/>
              <w:jc w:val="start"/>
              <w:rPr>
                <w:u w:val="single"/>
              </w:rPr>
            </w:pPr>
            <w:r>
              <w:rPr/>
              <w:t>Was</w:t>
            </w:r>
          </w:p>
        </w:tc>
        <w:tc>
          <w:tcPr>
            <w:tcW w:w="1458" w:type="dxa"/>
            <w:tcBorders/>
          </w:tcPr>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u w:val="single"/>
              </w:rPr>
            </w:pPr>
            <w:r>
              <w:rPr/>
              <w:t>he (she, it)</w:t>
            </w:r>
          </w:p>
        </w:tc>
        <w:tc>
          <w:tcPr>
            <w:tcW w:w="2934" w:type="dxa"/>
            <w:tcBorders/>
          </w:tcPr>
          <w:p>
            <w:pPr>
              <w:pStyle w:val="Normal"/>
              <w:suppressAutoHyphens w:val="true"/>
              <w:spacing w:lineRule="auto" w:line="240"/>
              <w:ind w:hanging="0" w:end="0"/>
              <w:jc w:val="start"/>
              <w:rPr>
                <w:u w:val="single"/>
              </w:rPr>
            </w:pPr>
            <w:r>
              <w:rPr/>
              <w:t>speaking?</w:t>
            </w:r>
          </w:p>
        </w:tc>
      </w:tr>
    </w:tbl>
    <w:p>
      <w:pPr>
        <w:pStyle w:val="Normal"/>
        <w:suppressAutoHyphens w:val="true"/>
        <w:spacing w:lineRule="auto" w:line="240"/>
        <w:ind w:firstLine="284" w:end="0"/>
        <w:rPr>
          <w:sz w:val="24"/>
          <w:u w:val="single"/>
        </w:rPr>
      </w:pPr>
      <w:r>
        <w:rPr>
          <w:sz w:val="24"/>
          <w:u w:val="single"/>
        </w:rPr>
      </w:r>
    </w:p>
    <w:tbl>
      <w:tblPr>
        <w:tblW w:w="10588" w:type="dxa"/>
        <w:jc w:val="start"/>
        <w:tblInd w:w="392" w:type="dxa"/>
        <w:tblLayout w:type="fixed"/>
        <w:tblCellMar>
          <w:top w:w="0" w:type="dxa"/>
          <w:start w:w="108" w:type="dxa"/>
          <w:bottom w:w="0" w:type="dxa"/>
          <w:end w:w="108" w:type="dxa"/>
        </w:tblCellMar>
      </w:tblPr>
      <w:tblGrid>
        <w:gridCol w:w="850"/>
        <w:gridCol w:w="4536"/>
        <w:gridCol w:w="810"/>
        <w:gridCol w:w="891"/>
        <w:gridCol w:w="3501"/>
      </w:tblGrid>
      <w:tr>
        <w:trPr/>
        <w:tc>
          <w:tcPr>
            <w:tcW w:w="850" w:type="dxa"/>
            <w:tcBorders/>
          </w:tcPr>
          <w:p>
            <w:pPr>
              <w:pStyle w:val="Normal"/>
              <w:suppressAutoHyphens w:val="true"/>
              <w:spacing w:lineRule="auto" w:line="240"/>
              <w:ind w:hanging="0" w:end="0"/>
              <w:jc w:val="start"/>
              <w:rPr/>
            </w:pPr>
            <w:r>
              <mc:AlternateContent>
                <mc:Choice Requires="wps">
                  <w:drawing>
                    <wp:anchor behindDoc="0" distT="0" distB="0" distL="114935" distR="114935" simplePos="0" locked="0" layoutInCell="0" allowOverlap="1" relativeHeight="30">
                      <wp:simplePos x="0" y="0"/>
                      <wp:positionH relativeFrom="margin">
                        <wp:posOffset>645795</wp:posOffset>
                      </wp:positionH>
                      <wp:positionV relativeFrom="paragraph">
                        <wp:posOffset>10795</wp:posOffset>
                      </wp:positionV>
                      <wp:extent cx="91440" cy="457200"/>
                      <wp:effectExtent l="0" t="5080" r="635" b="5715"/>
                      <wp:wrapNone/>
                      <wp:docPr id="11"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0.85pt;margin-top:0.85pt;width:7.15pt;height:35.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1">
                      <wp:simplePos x="0" y="0"/>
                      <wp:positionH relativeFrom="margin">
                        <wp:posOffset>4577715</wp:posOffset>
                      </wp:positionH>
                      <wp:positionV relativeFrom="paragraph">
                        <wp:posOffset>10795</wp:posOffset>
                      </wp:positionV>
                      <wp:extent cx="91440" cy="457200"/>
                      <wp:effectExtent l="0" t="5080" r="635" b="5715"/>
                      <wp:wrapNone/>
                      <wp:docPr id="12"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60.45pt;margin-top:0.85pt;width:7.15pt;height:35.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3">
                      <wp:simplePos x="0" y="0"/>
                      <wp:positionH relativeFrom="margin">
                        <wp:posOffset>4029075</wp:posOffset>
                      </wp:positionH>
                      <wp:positionV relativeFrom="paragraph">
                        <wp:posOffset>10795</wp:posOffset>
                      </wp:positionV>
                      <wp:extent cx="91440" cy="457200"/>
                      <wp:effectExtent l="0" t="5080" r="1270" b="5715"/>
                      <wp:wrapNone/>
                      <wp:docPr id="13"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17.25pt;margin-top:0.85pt;width:7.15pt;height:35.95pt;mso-wrap-style:none;v-text-anchor:middle;mso-position-horizontal-relative:margin" type="_x0000_t87">
                      <v:fill o:detectmouseclick="t" on="false"/>
                      <v:stroke color="black" weight="9360" joinstyle="miter" endcap="flat"/>
                      <w10:wrap type="none"/>
                    </v:shape>
                  </w:pict>
                </mc:Fallback>
              </mc:AlternateContent>
            </w:r>
            <w:r>
              <w:rPr/>
              <w:t xml:space="preserve">We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u w:val="single"/>
              </w:rPr>
            </w:pPr>
            <w:r>
              <w:rPr/>
              <w:t>They</w:t>
            </w:r>
          </w:p>
        </w:tc>
        <w:tc>
          <w:tcPr>
            <w:tcW w:w="4536"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u w:val="single"/>
              </w:rPr>
            </w:pPr>
            <w:r>
              <w:rPr/>
              <w:t>were speaking</w:t>
            </w:r>
          </w:p>
        </w:tc>
        <w:tc>
          <w:tcPr>
            <w:tcW w:w="810"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u w:val="single"/>
              </w:rPr>
            </w:pPr>
            <w:r>
              <w:rPr/>
              <w:t>Were</w:t>
            </w:r>
          </w:p>
        </w:tc>
        <w:tc>
          <w:tcPr>
            <w:tcW w:w="891" w:type="dxa"/>
            <w:tcBorders/>
          </w:tcPr>
          <w:p>
            <w:pPr>
              <w:pStyle w:val="Normal"/>
              <w:suppressAutoHyphens w:val="true"/>
              <w:spacing w:lineRule="auto" w:line="240"/>
              <w:ind w:hanging="0" w:end="0"/>
              <w:jc w:val="start"/>
              <w:rPr/>
            </w:pPr>
            <w:r>
              <w:rPr/>
              <w:t xml:space="preserve">we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u w:val="single"/>
              </w:rPr>
            </w:pPr>
            <w:r>
              <w:rPr/>
              <w:t>they</w:t>
            </w:r>
          </w:p>
        </w:tc>
        <w:tc>
          <w:tcPr>
            <w:tcW w:w="3501"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u w:val="single"/>
              </w:rPr>
            </w:pPr>
            <w:r>
              <w:rPr/>
              <w:t>speaking?</w:t>
            </w:r>
          </w:p>
        </w:tc>
      </w:tr>
    </w:tbl>
    <w:p>
      <w:pPr>
        <w:pStyle w:val="Normal"/>
        <w:suppressAutoHyphens w:val="true"/>
        <w:spacing w:lineRule="auto" w:line="240"/>
        <w:ind w:firstLine="284" w:end="0"/>
        <w:rPr>
          <w:sz w:val="24"/>
        </w:rPr>
      </w:pPr>
      <w:r>
        <w:rPr>
          <w:sz w:val="24"/>
        </w:rPr>
      </w:r>
    </w:p>
    <w:tbl>
      <w:tblPr>
        <w:tblW w:w="8039" w:type="dxa"/>
        <w:jc w:val="start"/>
        <w:tblInd w:w="2943" w:type="dxa"/>
        <w:tblLayout w:type="fixed"/>
        <w:tblCellMar>
          <w:top w:w="0" w:type="dxa"/>
          <w:start w:w="108" w:type="dxa"/>
          <w:bottom w:w="0" w:type="dxa"/>
          <w:end w:w="108" w:type="dxa"/>
        </w:tblCellMar>
      </w:tblPr>
      <w:tblGrid>
        <w:gridCol w:w="1276"/>
        <w:gridCol w:w="6763"/>
      </w:tblGrid>
      <w:tr>
        <w:trPr/>
        <w:tc>
          <w:tcPr>
            <w:tcW w:w="1276" w:type="dxa"/>
            <w:tcBorders/>
          </w:tcPr>
          <w:p>
            <w:pPr>
              <w:pStyle w:val="Normal"/>
              <w:suppressAutoHyphens w:val="true"/>
              <w:spacing w:lineRule="auto" w:line="240"/>
              <w:ind w:hanging="0" w:end="0"/>
              <w:jc w:val="start"/>
              <w:rPr>
                <w:u w:val="single"/>
              </w:rPr>
            </w:pPr>
            <w:r>
              <w:rPr>
                <w:u w:val="single"/>
              </w:rPr>
              <w:t>Negative</w:t>
            </w:r>
          </w:p>
          <w:p>
            <w:pPr>
              <w:pStyle w:val="Normal"/>
              <w:suppressAutoHyphens w:val="true"/>
              <w:spacing w:lineRule="auto" w:line="240"/>
              <w:ind w:hanging="0" w:end="0"/>
              <w:jc w:val="start"/>
              <w:rPr>
                <w:u w:val="single"/>
              </w:rPr>
            </w:pPr>
            <w:r>
              <w:rPr>
                <w:u w:val="single"/>
              </w:rPr>
            </w:r>
          </w:p>
        </w:tc>
        <w:tc>
          <w:tcPr>
            <w:tcW w:w="6763" w:type="dxa"/>
            <w:tcBorders/>
          </w:tcPr>
          <w:p>
            <w:pPr>
              <w:pStyle w:val="Normal"/>
              <w:suppressAutoHyphens w:val="true"/>
              <w:snapToGrid w:val="false"/>
              <w:spacing w:lineRule="auto" w:line="240"/>
              <w:ind w:hanging="0" w:end="0"/>
              <w:jc w:val="start"/>
              <w:rPr>
                <w:u w:val="single"/>
              </w:rPr>
            </w:pPr>
            <w:r>
              <w:rPr>
                <w:u w:val="single"/>
              </w:rPr>
            </w:r>
          </w:p>
        </w:tc>
      </w:tr>
      <w:tr>
        <w:trPr/>
        <w:tc>
          <w:tcPr>
            <w:tcW w:w="1276" w:type="dxa"/>
            <w:tcBorders/>
          </w:tcPr>
          <w:p>
            <w:pPr>
              <w:pStyle w:val="Normal"/>
              <w:suppressAutoHyphens w:val="true"/>
              <w:spacing w:lineRule="auto" w:line="240"/>
              <w:ind w:hanging="0" w:end="0"/>
              <w:jc w:val="start"/>
              <w:rPr/>
            </w:pPr>
            <w:r>
              <mc:AlternateContent>
                <mc:Choice Requires="wps">
                  <w:drawing>
                    <wp:anchor behindDoc="0" distT="0" distB="0" distL="114935" distR="114935" simplePos="0" locked="0" layoutInCell="0" allowOverlap="1" relativeHeight="34">
                      <wp:simplePos x="0" y="0"/>
                      <wp:positionH relativeFrom="margin">
                        <wp:posOffset>2474595</wp:posOffset>
                      </wp:positionH>
                      <wp:positionV relativeFrom="paragraph">
                        <wp:posOffset>-63500</wp:posOffset>
                      </wp:positionV>
                      <wp:extent cx="91440" cy="365760"/>
                      <wp:effectExtent l="0" t="5080" r="635" b="5715"/>
                      <wp:wrapNone/>
                      <wp:docPr id="14"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94.85pt;margin-top:-5pt;width:7.15pt;height:28.75pt;mso-wrap-style:none;v-text-anchor:middle;mso-position-horizontal-relative:margin" type="_x0000_t88">
                      <v:fill o:detectmouseclick="t" on="false"/>
                      <v:stroke color="black" weight="9360" joinstyle="miter" endcap="flat"/>
                      <w10:wrap type="none"/>
                    </v:shape>
                  </w:pict>
                </mc:Fallback>
              </mc:AlternateContent>
            </w:r>
            <w:r>
              <w:rPr/>
              <w:t>I</w:t>
            </w:r>
          </w:p>
          <w:p>
            <w:pPr>
              <w:pStyle w:val="Normal"/>
              <w:suppressAutoHyphens w:val="true"/>
              <w:spacing w:lineRule="auto" w:line="240"/>
              <w:ind w:hanging="0" w:end="0"/>
              <w:jc w:val="start"/>
              <w:rPr>
                <w:u w:val="single"/>
              </w:rPr>
            </w:pPr>
            <w:r>
              <w:rPr/>
              <w:t>He (she it)</w:t>
            </w:r>
          </w:p>
        </w:tc>
        <w:tc>
          <w:tcPr>
            <w:tcW w:w="6763" w:type="dxa"/>
            <w:tcBorders/>
          </w:tcPr>
          <w:p>
            <w:pPr>
              <w:pStyle w:val="Normal"/>
              <w:suppressAutoHyphens w:val="true"/>
              <w:spacing w:lineRule="auto" w:line="240"/>
              <w:ind w:hanging="0" w:end="0"/>
              <w:jc w:val="start"/>
              <w:rPr>
                <w:u w:val="single"/>
              </w:rPr>
            </w:pPr>
            <w:r>
              <w:rPr/>
              <w:t>was not (wasn’t) speaking</w:t>
            </w:r>
          </w:p>
        </w:tc>
      </w:tr>
    </w:tbl>
    <w:p>
      <w:pPr>
        <w:pStyle w:val="Normal"/>
        <w:suppressAutoHyphens w:val="true"/>
        <w:spacing w:lineRule="auto" w:line="240"/>
        <w:ind w:firstLine="284" w:end="0"/>
        <w:rPr>
          <w:sz w:val="24"/>
          <w:u w:val="single"/>
          <w:lang w:val="en-US" w:eastAsia="en-US"/>
        </w:rPr>
      </w:pPr>
      <w:r>
        <w:rPr>
          <w:sz w:val="24"/>
          <w:u w:val="single"/>
          <w:lang w:val="en-US" w:eastAsia="en-US"/>
        </w:rPr>
        <mc:AlternateContent>
          <mc:Choice Requires="wps">
            <w:drawing>
              <wp:anchor behindDoc="0" distT="0" distB="0" distL="114935" distR="114935" simplePos="0" locked="0" layoutInCell="1" allowOverlap="1" relativeHeight="35">
                <wp:simplePos x="0" y="0"/>
                <wp:positionH relativeFrom="column">
                  <wp:posOffset>2291715</wp:posOffset>
                </wp:positionH>
                <wp:positionV relativeFrom="paragraph">
                  <wp:posOffset>163830</wp:posOffset>
                </wp:positionV>
                <wp:extent cx="91440" cy="457200"/>
                <wp:effectExtent l="0" t="5080" r="635" b="5715"/>
                <wp:wrapNone/>
                <wp:docPr id="15"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80.45pt;margin-top:12.9pt;width:7.15pt;height:35.95pt;mso-wrap-style:none;v-text-anchor:middle" type="_x0000_t88">
                <v:fill o:detectmouseclick="t" on="false"/>
                <v:stroke color="black" weight="9360" joinstyle="miter" endcap="flat"/>
                <w10:wrap type="none"/>
              </v:shape>
            </w:pict>
          </mc:Fallback>
        </mc:AlternateContent>
      </w:r>
    </w:p>
    <w:tbl>
      <w:tblPr>
        <w:tblW w:w="8039" w:type="dxa"/>
        <w:jc w:val="start"/>
        <w:tblInd w:w="2943" w:type="dxa"/>
        <w:tblLayout w:type="fixed"/>
        <w:tblCellMar>
          <w:top w:w="0" w:type="dxa"/>
          <w:start w:w="108" w:type="dxa"/>
          <w:bottom w:w="0" w:type="dxa"/>
          <w:end w:w="108" w:type="dxa"/>
        </w:tblCellMar>
      </w:tblPr>
      <w:tblGrid>
        <w:gridCol w:w="851"/>
        <w:gridCol w:w="7188"/>
      </w:tblGrid>
      <w:tr>
        <w:trPr/>
        <w:tc>
          <w:tcPr>
            <w:tcW w:w="851" w:type="dxa"/>
            <w:tcBorders/>
          </w:tcPr>
          <w:p>
            <w:pPr>
              <w:pStyle w:val="Normal"/>
              <w:suppressAutoHyphens w:val="true"/>
              <w:spacing w:lineRule="auto" w:line="240"/>
              <w:ind w:hanging="0" w:end="0"/>
              <w:jc w:val="start"/>
              <w:rPr/>
            </w:pPr>
            <w:r>
              <w:rPr/>
              <w:t xml:space="preserve">We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u w:val="single"/>
              </w:rPr>
            </w:pPr>
            <w:r>
              <w:rPr/>
              <w:t>They</w:t>
            </w:r>
          </w:p>
        </w:tc>
        <w:tc>
          <w:tcPr>
            <w:tcW w:w="7188"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 xml:space="preserve">  </w:t>
            </w:r>
            <w:r>
              <w:rPr/>
              <w:t>were not (weren't) speaking</w:t>
            </w:r>
          </w:p>
          <w:p>
            <w:pPr>
              <w:pStyle w:val="Normal"/>
              <w:suppressAutoHyphens w:val="true"/>
              <w:spacing w:lineRule="auto" w:line="240"/>
              <w:ind w:hanging="0" w:end="0"/>
              <w:jc w:val="start"/>
              <w:rPr>
                <w:u w:val="single"/>
              </w:rPr>
            </w:pPr>
            <w:r>
              <w:rPr>
                <w:u w:val="single"/>
              </w:rPr>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rPr>
          <w:sz w:val="24"/>
          <w:u w:val="single"/>
        </w:rPr>
      </w:pPr>
      <w:r>
        <w:rPr>
          <w:sz w:val="24"/>
          <w:u w:val="single"/>
        </w:rPr>
      </w:r>
    </w:p>
    <w:tbl>
      <w:tblPr>
        <w:tblW w:w="10976" w:type="dxa"/>
        <w:jc w:val="start"/>
        <w:tblInd w:w="0" w:type="dxa"/>
        <w:tblLayout w:type="fixed"/>
        <w:tblCellMar>
          <w:top w:w="0" w:type="dxa"/>
          <w:start w:w="108" w:type="dxa"/>
          <w:bottom w:w="0" w:type="dxa"/>
          <w:end w:w="108" w:type="dxa"/>
        </w:tblCellMar>
      </w:tblPr>
      <w:tblGrid>
        <w:gridCol w:w="392"/>
        <w:gridCol w:w="709"/>
        <w:gridCol w:w="1275"/>
        <w:gridCol w:w="3112"/>
        <w:gridCol w:w="432"/>
        <w:gridCol w:w="992"/>
        <w:gridCol w:w="1276"/>
        <w:gridCol w:w="2788"/>
      </w:tblGrid>
      <w:tr>
        <w:trPr/>
        <w:tc>
          <w:tcPr>
            <w:tcW w:w="392" w:type="dxa"/>
            <w:tcBorders/>
          </w:tcPr>
          <w:p>
            <w:pPr>
              <w:pStyle w:val="Normal"/>
              <w:suppressAutoHyphens w:val="true"/>
              <w:spacing w:lineRule="auto" w:line="240"/>
              <w:ind w:hanging="0" w:end="0"/>
              <w:rPr/>
            </w:pPr>
            <w:r>
              <mc:AlternateContent>
                <mc:Choice Requires="wps">
                  <w:drawing>
                    <wp:anchor behindDoc="0" distT="0" distB="0" distL="114935" distR="114935" simplePos="0" locked="0" layoutInCell="0" allowOverlap="1" relativeHeight="36">
                      <wp:simplePos x="0" y="0"/>
                      <wp:positionH relativeFrom="margin">
                        <wp:posOffset>1377315</wp:posOffset>
                      </wp:positionH>
                      <wp:positionV relativeFrom="paragraph">
                        <wp:posOffset>1270</wp:posOffset>
                      </wp:positionV>
                      <wp:extent cx="91440" cy="274320"/>
                      <wp:effectExtent l="0" t="5080" r="635" b="5080"/>
                      <wp:wrapNone/>
                      <wp:docPr id="16"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8.45pt;margin-top:0.1pt;width:7.1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9">
                      <wp:simplePos x="0" y="0"/>
                      <wp:positionH relativeFrom="margin">
                        <wp:posOffset>5034915</wp:posOffset>
                      </wp:positionH>
                      <wp:positionV relativeFrom="paragraph">
                        <wp:posOffset>1270</wp:posOffset>
                      </wp:positionV>
                      <wp:extent cx="91440" cy="274320"/>
                      <wp:effectExtent l="0" t="5080" r="635" b="5080"/>
                      <wp:wrapNone/>
                      <wp:docPr id="17"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96.45pt;margin-top:0.1pt;width:7.1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0">
                      <wp:simplePos x="0" y="0"/>
                      <wp:positionH relativeFrom="margin">
                        <wp:posOffset>554355</wp:posOffset>
                      </wp:positionH>
                      <wp:positionV relativeFrom="paragraph">
                        <wp:posOffset>1270</wp:posOffset>
                      </wp:positionV>
                      <wp:extent cx="91440" cy="274320"/>
                      <wp:effectExtent l="0" t="5080" r="1270" b="5080"/>
                      <wp:wrapNone/>
                      <wp:docPr id="18" name=""/>
                      <a:graphic xmlns:a="http://schemas.openxmlformats.org/drawingml/2006/main">
                        <a:graphicData uri="http://schemas.microsoft.com/office/word/2010/wordprocessingShape">
                          <wps:wsp>
                            <wps:cNvSpPr/>
                            <wps:spPr>
                              <a:xfrm>
                                <a:off x="0" y="0"/>
                                <a:ext cx="91440" cy="274320"/>
                              </a:xfrm>
                              <a:custGeom>
                                <a:avLst/>
                                <a:gdLst>
                                  <a:gd name="textAreaLeft" fmla="*/ 33120 w 51840"/>
                                  <a:gd name="textAreaRight" fmla="*/ 52200 w 51840"/>
                                  <a:gd name="textAreaTop" fmla="*/ 3960 h 155520"/>
                                  <a:gd name="textAreaBottom" fmla="*/ 151560 h 15552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3.65pt;margin-top:0.1pt;width:7.15pt;height:21.55pt;mso-wrap-style:none;v-text-anchor:middle;mso-position-horizontal-relative:margin"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1">
                      <wp:simplePos x="0" y="0"/>
                      <wp:positionH relativeFrom="margin">
                        <wp:posOffset>4211955</wp:posOffset>
                      </wp:positionH>
                      <wp:positionV relativeFrom="paragraph">
                        <wp:posOffset>1270</wp:posOffset>
                      </wp:positionV>
                      <wp:extent cx="91440" cy="274320"/>
                      <wp:effectExtent l="0" t="5080" r="635" b="5080"/>
                      <wp:wrapNone/>
                      <wp:docPr id="19" name=""/>
                      <a:graphic xmlns:a="http://schemas.openxmlformats.org/drawingml/2006/main">
                        <a:graphicData uri="http://schemas.microsoft.com/office/word/2010/wordprocessingShape">
                          <wps:wsp>
                            <wps:cNvSpPr/>
                            <wps:spPr>
                              <a:xfrm>
                                <a:off x="0" y="0"/>
                                <a:ext cx="91440" cy="274320"/>
                              </a:xfrm>
                              <a:custGeom>
                                <a:avLst/>
                                <a:gdLst>
                                  <a:gd name="textAreaLeft" fmla="*/ 33120 w 51840"/>
                                  <a:gd name="textAreaRight" fmla="*/ 52200 w 51840"/>
                                  <a:gd name="textAreaTop" fmla="*/ 3960 h 155520"/>
                                  <a:gd name="textAreaBottom" fmla="*/ 151560 h 15552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31.65pt;margin-top:0.1pt;width:7.15pt;height:21.55pt;mso-wrap-style:none;v-text-anchor:middle;mso-position-horizontal-relative:margin" type="_x0000_t87">
                      <v:fill o:detectmouseclick="t" on="false"/>
                      <v:stroke color="black" weight="9360" joinstyle="miter" endcap="flat"/>
                      <w10:wrap type="none"/>
                    </v:shape>
                  </w:pict>
                </mc:Fallback>
              </mc:AlternateContent>
            </w:r>
            <w:r>
              <w:rPr/>
              <w:t>a)</w:t>
            </w:r>
          </w:p>
        </w:tc>
        <w:tc>
          <w:tcPr>
            <w:tcW w:w="709" w:type="dxa"/>
            <w:tcBorders/>
          </w:tcPr>
          <w:p>
            <w:pPr>
              <w:pStyle w:val="Normal"/>
              <w:suppressAutoHyphens w:val="true"/>
              <w:spacing w:lineRule="auto" w:line="240"/>
              <w:ind w:hanging="0" w:end="0"/>
              <w:rPr/>
            </w:pPr>
            <w:r>
              <w:rPr/>
              <w:t>Was</w:t>
            </w:r>
          </w:p>
        </w:tc>
        <w:tc>
          <w:tcPr>
            <w:tcW w:w="1275" w:type="dxa"/>
            <w:tcBorders/>
          </w:tcPr>
          <w:p>
            <w:pPr>
              <w:pStyle w:val="Normal"/>
              <w:suppressAutoHyphens w:val="true"/>
              <w:spacing w:lineRule="auto" w:line="240"/>
              <w:ind w:hanging="0" w:end="0"/>
              <w:rPr/>
            </w:pPr>
            <w:r>
              <w:rPr/>
              <w:t>I</w:t>
            </w:r>
          </w:p>
          <w:p>
            <w:pPr>
              <w:pStyle w:val="Normal"/>
              <w:suppressAutoHyphens w:val="true"/>
              <w:spacing w:lineRule="auto" w:line="240"/>
              <w:ind w:hanging="0" w:end="0"/>
              <w:rPr/>
            </w:pPr>
            <w:r>
              <w:rPr/>
              <w:t>He (she, it)</w:t>
            </w:r>
          </w:p>
        </w:tc>
        <w:tc>
          <w:tcPr>
            <w:tcW w:w="3112" w:type="dxa"/>
            <w:tcBorders/>
          </w:tcPr>
          <w:p>
            <w:pPr>
              <w:pStyle w:val="Normal"/>
              <w:suppressAutoHyphens w:val="true"/>
              <w:spacing w:lineRule="auto" w:line="240"/>
              <w:ind w:hanging="0" w:end="0"/>
              <w:rPr/>
            </w:pPr>
            <w:r>
              <w:rPr/>
              <w:t>not speaking?</w:t>
            </w:r>
          </w:p>
        </w:tc>
        <w:tc>
          <w:tcPr>
            <w:tcW w:w="432" w:type="dxa"/>
            <w:tcBorders/>
          </w:tcPr>
          <w:p>
            <w:pPr>
              <w:pStyle w:val="Normal"/>
              <w:suppressAutoHyphens w:val="true"/>
              <w:spacing w:lineRule="auto" w:line="240"/>
              <w:ind w:hanging="0" w:end="0"/>
              <w:rPr/>
            </w:pPr>
            <w:r>
              <w:rPr/>
              <w:t>b)</w:t>
            </w:r>
          </w:p>
        </w:tc>
        <w:tc>
          <w:tcPr>
            <w:tcW w:w="992" w:type="dxa"/>
            <w:tcBorders/>
          </w:tcPr>
          <w:p>
            <w:pPr>
              <w:pStyle w:val="Normal"/>
              <w:suppressAutoHyphens w:val="true"/>
              <w:spacing w:lineRule="auto" w:line="240"/>
              <w:ind w:hanging="0" w:end="0"/>
              <w:rPr/>
            </w:pPr>
            <w:r>
              <w:rPr/>
              <w:t>Wasn’t</w:t>
            </w:r>
          </w:p>
        </w:tc>
        <w:tc>
          <w:tcPr>
            <w:tcW w:w="1276" w:type="dxa"/>
            <w:tcBorders/>
          </w:tcPr>
          <w:p>
            <w:pPr>
              <w:pStyle w:val="Normal"/>
              <w:suppressAutoHyphens w:val="true"/>
              <w:spacing w:lineRule="auto" w:line="240"/>
              <w:ind w:hanging="0" w:end="0"/>
              <w:rPr/>
            </w:pPr>
            <w:r>
              <w:rPr/>
              <w:t>I</w:t>
            </w:r>
          </w:p>
          <w:p>
            <w:pPr>
              <w:pStyle w:val="Normal"/>
              <w:suppressAutoHyphens w:val="true"/>
              <w:spacing w:lineRule="auto" w:line="240"/>
              <w:ind w:hanging="0" w:end="0"/>
              <w:rPr/>
            </w:pPr>
            <w:r>
              <w:rPr/>
              <w:t>He (she, it)</w:t>
            </w:r>
          </w:p>
        </w:tc>
        <w:tc>
          <w:tcPr>
            <w:tcW w:w="2788" w:type="dxa"/>
            <w:tcBorders/>
          </w:tcPr>
          <w:p>
            <w:pPr>
              <w:pStyle w:val="Normal"/>
              <w:suppressAutoHyphens w:val="true"/>
              <w:spacing w:lineRule="auto" w:line="240"/>
              <w:ind w:hanging="0" w:end="0"/>
              <w:rPr/>
            </w:pPr>
            <w:r>
              <w:rPr/>
              <w:t>speaking?</w:t>
            </w:r>
          </w:p>
        </w:tc>
      </w:tr>
    </w:tbl>
    <w:p>
      <w:pPr>
        <w:pStyle w:val="Normal"/>
        <w:suppressAutoHyphens w:val="true"/>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850"/>
        <w:gridCol w:w="709"/>
        <w:gridCol w:w="3969"/>
        <w:gridCol w:w="1134"/>
        <w:gridCol w:w="709"/>
        <w:gridCol w:w="3217"/>
      </w:tblGrid>
      <w:tr>
        <w:trPr/>
        <w:tc>
          <w:tcPr>
            <w:tcW w:w="850" w:type="dxa"/>
            <w:tcBorders/>
          </w:tcPr>
          <w:p>
            <w:pPr>
              <w:pStyle w:val="Normal"/>
              <w:suppressAutoHyphens w:val="true"/>
              <w:snapToGrid w:val="false"/>
              <w:spacing w:lineRule="auto" w:line="240"/>
              <w:ind w:hanging="0" w:end="0"/>
              <w:rPr>
                <w:sz w:val="24"/>
                <w:lang w:val="en-US" w:eastAsia="en-US"/>
              </w:rPr>
            </w:pPr>
            <w:r>
              <w:rPr>
                <w:sz w:val="24"/>
                <w:lang w:val="en-US" w:eastAsia="en-US"/>
              </w:rPr>
              <mc:AlternateContent>
                <mc:Choice Requires="wps">
                  <w:drawing>
                    <wp:anchor behindDoc="0" distT="0" distB="0" distL="114935" distR="114935" simplePos="0" locked="0" layoutInCell="0" allowOverlap="1" relativeHeight="37">
                      <wp:simplePos x="0" y="0"/>
                      <wp:positionH relativeFrom="margin">
                        <wp:posOffset>1102995</wp:posOffset>
                      </wp:positionH>
                      <wp:positionV relativeFrom="paragraph">
                        <wp:posOffset>53340</wp:posOffset>
                      </wp:positionV>
                      <wp:extent cx="91440" cy="365760"/>
                      <wp:effectExtent l="0" t="5080" r="635" b="5715"/>
                      <wp:wrapNone/>
                      <wp:docPr id="20"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86.85pt;margin-top:4.2pt;width:7.15pt;height:28.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8">
                      <wp:simplePos x="0" y="0"/>
                      <wp:positionH relativeFrom="margin">
                        <wp:posOffset>4760595</wp:posOffset>
                      </wp:positionH>
                      <wp:positionV relativeFrom="paragraph">
                        <wp:posOffset>53340</wp:posOffset>
                      </wp:positionV>
                      <wp:extent cx="91440" cy="365760"/>
                      <wp:effectExtent l="0" t="5080" r="635" b="5715"/>
                      <wp:wrapNone/>
                      <wp:docPr id="21"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74.85pt;margin-top:4.2pt;width:7.15pt;height:28.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2">
                      <wp:simplePos x="0" y="0"/>
                      <wp:positionH relativeFrom="margin">
                        <wp:posOffset>645795</wp:posOffset>
                      </wp:positionH>
                      <wp:positionV relativeFrom="paragraph">
                        <wp:posOffset>53340</wp:posOffset>
                      </wp:positionV>
                      <wp:extent cx="91440" cy="365760"/>
                      <wp:effectExtent l="0" t="5080" r="635" b="5715"/>
                      <wp:wrapNone/>
                      <wp:docPr id="22"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0.85pt;margin-top:4.2pt;width:7.15pt;height:28.75pt;mso-wrap-style:none;v-text-anchor:middle;mso-position-horizontal-relative:margin"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3">
                      <wp:simplePos x="0" y="0"/>
                      <wp:positionH relativeFrom="margin">
                        <wp:posOffset>4303395</wp:posOffset>
                      </wp:positionH>
                      <wp:positionV relativeFrom="paragraph">
                        <wp:posOffset>53340</wp:posOffset>
                      </wp:positionV>
                      <wp:extent cx="91440" cy="365760"/>
                      <wp:effectExtent l="0" t="5080" r="635" b="5715"/>
                      <wp:wrapNone/>
                      <wp:docPr id="23"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38.85pt;margin-top:4.2pt;width:7.15pt;height:28.75pt;mso-wrap-style:none;v-text-anchor:middle;mso-position-horizontal-relative:margin" type="_x0000_t87">
                      <v:fill o:detectmouseclick="t" on="false"/>
                      <v:stroke color="black" weight="9360" joinstyle="miter" endcap="flat"/>
                      <w10:wrap type="none"/>
                    </v:shape>
                  </w:pict>
                </mc:Fallback>
              </mc:AlternateContent>
            </w:r>
          </w:p>
          <w:p>
            <w:pPr>
              <w:pStyle w:val="Normal"/>
              <w:suppressAutoHyphens w:val="true"/>
              <w:spacing w:lineRule="auto" w:line="240"/>
              <w:ind w:hanging="0" w:end="0"/>
              <w:rPr/>
            </w:pPr>
            <w:r>
              <w:rPr/>
              <w:t>Were</w:t>
            </w:r>
          </w:p>
        </w:tc>
        <w:tc>
          <w:tcPr>
            <w:tcW w:w="709" w:type="dxa"/>
            <w:tcBorders/>
          </w:tcPr>
          <w:p>
            <w:pPr>
              <w:pStyle w:val="Normal"/>
              <w:suppressAutoHyphens w:val="true"/>
              <w:spacing w:lineRule="auto" w:line="240"/>
              <w:ind w:hanging="0" w:end="0"/>
              <w:rPr/>
            </w:pPr>
            <w:r>
              <w:rPr/>
              <w:t>we</w:t>
            </w:r>
          </w:p>
          <w:p>
            <w:pPr>
              <w:pStyle w:val="Normal"/>
              <w:suppressAutoHyphens w:val="true"/>
              <w:spacing w:lineRule="auto" w:line="240"/>
              <w:ind w:hanging="0" w:end="0"/>
              <w:rPr/>
            </w:pPr>
            <w:r>
              <w:rPr/>
              <w:t>you</w:t>
            </w:r>
          </w:p>
          <w:p>
            <w:pPr>
              <w:pStyle w:val="Normal"/>
              <w:suppressAutoHyphens w:val="true"/>
              <w:spacing w:lineRule="auto" w:line="240"/>
              <w:ind w:hanging="0" w:end="0"/>
              <w:rPr/>
            </w:pPr>
            <w:r>
              <w:rPr/>
              <w:t>they</w:t>
            </w:r>
          </w:p>
        </w:tc>
        <w:tc>
          <w:tcPr>
            <w:tcW w:w="3969" w:type="dxa"/>
            <w:tcBorders/>
          </w:tcPr>
          <w:p>
            <w:pPr>
              <w:pStyle w:val="Normal"/>
              <w:suppressAutoHyphens w:val="true"/>
              <w:snapToGrid w:val="false"/>
              <w:spacing w:lineRule="auto" w:line="240"/>
              <w:ind w:hanging="0" w:end="0"/>
              <w:rPr/>
            </w:pPr>
            <w:r>
              <w:rPr/>
            </w:r>
          </w:p>
          <w:p>
            <w:pPr>
              <w:pStyle w:val="Normal"/>
              <w:suppressAutoHyphens w:val="true"/>
              <w:spacing w:lineRule="auto" w:line="240"/>
              <w:ind w:hanging="0" w:end="0"/>
              <w:rPr/>
            </w:pPr>
            <w:r>
              <w:rPr/>
              <w:t>not speaking?</w:t>
            </w:r>
          </w:p>
        </w:tc>
        <w:tc>
          <w:tcPr>
            <w:tcW w:w="1134" w:type="dxa"/>
            <w:tcBorders/>
          </w:tcPr>
          <w:p>
            <w:pPr>
              <w:pStyle w:val="Normal"/>
              <w:suppressAutoHyphens w:val="true"/>
              <w:snapToGrid w:val="false"/>
              <w:spacing w:lineRule="auto" w:line="240"/>
              <w:ind w:hanging="0" w:end="0"/>
              <w:rPr>
                <w:sz w:val="24"/>
              </w:rPr>
            </w:pPr>
            <w:r>
              <w:rPr>
                <w:sz w:val="24"/>
              </w:rPr>
            </w:r>
          </w:p>
          <w:p>
            <w:pPr>
              <w:pStyle w:val="Normal"/>
              <w:suppressAutoHyphens w:val="true"/>
              <w:spacing w:lineRule="auto" w:line="240"/>
              <w:ind w:hanging="0" w:end="0"/>
              <w:rPr/>
            </w:pPr>
            <w:r>
              <w:rPr/>
              <w:t>Weren't</w:t>
            </w:r>
          </w:p>
        </w:tc>
        <w:tc>
          <w:tcPr>
            <w:tcW w:w="709" w:type="dxa"/>
            <w:tcBorders/>
          </w:tcPr>
          <w:p>
            <w:pPr>
              <w:pStyle w:val="Normal"/>
              <w:suppressAutoHyphens w:val="true"/>
              <w:spacing w:lineRule="auto" w:line="240"/>
              <w:ind w:hanging="0" w:end="0"/>
              <w:rPr/>
            </w:pPr>
            <w:r>
              <w:rPr/>
              <w:t xml:space="preserve">we </w:t>
            </w:r>
          </w:p>
          <w:p>
            <w:pPr>
              <w:pStyle w:val="Normal"/>
              <w:suppressAutoHyphens w:val="true"/>
              <w:spacing w:lineRule="auto" w:line="240"/>
              <w:ind w:hanging="0" w:end="0"/>
              <w:rPr/>
            </w:pPr>
            <w:r>
              <w:rPr/>
              <w:t xml:space="preserve">you </w:t>
            </w:r>
          </w:p>
          <w:p>
            <w:pPr>
              <w:pStyle w:val="Normal"/>
              <w:suppressAutoHyphens w:val="true"/>
              <w:spacing w:lineRule="auto" w:line="240"/>
              <w:ind w:hanging="0" w:end="0"/>
              <w:rPr/>
            </w:pPr>
            <w:r>
              <w:rPr/>
              <w:t>they</w:t>
            </w:r>
          </w:p>
        </w:tc>
        <w:tc>
          <w:tcPr>
            <w:tcW w:w="3217" w:type="dxa"/>
            <w:tcBorders/>
          </w:tcPr>
          <w:p>
            <w:pPr>
              <w:pStyle w:val="Normal"/>
              <w:suppressAutoHyphens w:val="true"/>
              <w:snapToGrid w:val="false"/>
              <w:spacing w:lineRule="auto" w:line="240"/>
              <w:ind w:hanging="0" w:end="0"/>
              <w:rPr/>
            </w:pPr>
            <w:r>
              <w:rPr/>
            </w:r>
          </w:p>
          <w:p>
            <w:pPr>
              <w:pStyle w:val="Normal"/>
              <w:suppressAutoHyphens w:val="true"/>
              <w:spacing w:lineRule="auto" w:line="240"/>
              <w:ind w:hanging="0" w:end="0"/>
              <w:rPr/>
            </w:pPr>
            <w:r>
              <w:rPr/>
              <w:t>speaking?</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35.</w:t>
      </w:r>
      <w:r>
        <w:rPr>
          <w:sz w:val="24"/>
        </w:rPr>
        <w:t xml:space="preserve"> The past continuous is used mostly in narrative although it may occur in conversation as well.</w:t>
      </w:r>
    </w:p>
    <w:p>
      <w:pPr>
        <w:pStyle w:val="Normal"/>
        <w:suppressAutoHyphens w:val="true"/>
        <w:spacing w:lineRule="auto" w:line="240"/>
        <w:ind w:firstLine="284" w:end="0"/>
        <w:rPr>
          <w:b/>
          <w:sz w:val="24"/>
        </w:rPr>
      </w:pPr>
      <w:r>
        <w:rPr>
          <w:b/>
          <w:sz w:val="24"/>
        </w:rPr>
        <w:t>The past continuous is used with all actional verbs and some statal verbs:</w:t>
      </w:r>
    </w:p>
    <w:p>
      <w:pPr>
        <w:pStyle w:val="2"/>
        <w:rPr>
          <w:b/>
          <w:sz w:val="24"/>
        </w:rPr>
      </w:pPr>
      <w:r>
        <w:rPr>
          <w:b/>
          <w:sz w:val="24"/>
        </w:rPr>
      </w:r>
    </w:p>
    <w:p>
      <w:pPr>
        <w:pStyle w:val="2"/>
        <w:rPr/>
      </w:pPr>
      <w:r>
        <w:rPr/>
        <w:t xml:space="preserve">1. </w:t>
      </w:r>
      <w:r>
        <w:rPr>
          <w:b/>
        </w:rPr>
        <w:t>To denote a continuous action in progress at a certain moment in the past.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At 10 it </w:t>
      </w:r>
      <w:r>
        <w:rPr>
          <w:i/>
          <w:sz w:val="24"/>
        </w:rPr>
        <w:t>was</w:t>
      </w:r>
      <w:r>
        <w:rPr>
          <w:sz w:val="24"/>
        </w:rPr>
        <w:t xml:space="preserve"> still </w:t>
      </w:r>
      <w:r>
        <w:rPr>
          <w:i/>
          <w:sz w:val="24"/>
        </w:rPr>
        <w:t>raining.</w:t>
      </w:r>
    </w:p>
    <w:p>
      <w:pPr>
        <w:pStyle w:val="Normal"/>
        <w:suppressAutoHyphens w:val="true"/>
        <w:spacing w:lineRule="auto" w:line="240"/>
        <w:ind w:firstLine="284" w:start="284" w:end="0"/>
        <w:rPr/>
      </w:pPr>
      <w:r>
        <w:rPr>
          <w:sz w:val="24"/>
        </w:rPr>
        <w:t xml:space="preserve">When I called him up, he </w:t>
      </w:r>
      <w:r>
        <w:rPr>
          <w:i/>
          <w:sz w:val="24"/>
        </w:rPr>
        <w:t xml:space="preserve">was </w:t>
      </w:r>
      <w:r>
        <w:rPr>
          <w:sz w:val="24"/>
        </w:rPr>
        <w:t xml:space="preserve">still </w:t>
      </w:r>
      <w:r>
        <w:rPr>
          <w:i/>
          <w:sz w:val="24"/>
        </w:rPr>
        <w:t xml:space="preserve">having breakfast. </w:t>
      </w:r>
    </w:p>
    <w:p>
      <w:pPr>
        <w:pStyle w:val="2"/>
        <w:ind w:start="284" w:end="0"/>
        <w:rPr/>
      </w:pPr>
      <w:r>
        <w:rPr/>
        <w:t xml:space="preserve">The fire began at midnight when everybody </w:t>
      </w:r>
      <w:r>
        <w:rPr>
          <w:i/>
        </w:rPr>
        <w:t>was sleeping.</w:t>
      </w:r>
      <w:r>
        <w:rPr/>
        <w:t xml:space="preserve"> </w:t>
      </w:r>
    </w:p>
    <w:p>
      <w:pPr>
        <w:pStyle w:val="Normal"/>
        <w:suppressAutoHyphens w:val="true"/>
        <w:spacing w:lineRule="auto" w:line="240"/>
        <w:ind w:firstLine="284" w:start="284" w:end="0"/>
        <w:rPr/>
      </w:pPr>
      <w:r>
        <w:rPr>
          <w:sz w:val="24"/>
        </w:rPr>
        <w:t xml:space="preserve">At that time she </w:t>
      </w:r>
      <w:r>
        <w:rPr>
          <w:i/>
          <w:sz w:val="24"/>
        </w:rPr>
        <w:t xml:space="preserve">was </w:t>
      </w:r>
      <w:r>
        <w:rPr>
          <w:sz w:val="24"/>
        </w:rPr>
        <w:t xml:space="preserve">already </w:t>
      </w:r>
      <w:r>
        <w:rPr>
          <w:i/>
          <w:sz w:val="24"/>
        </w:rPr>
        <w:t xml:space="preserve">packing up. </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In these examples the moment of time is specified directly, by means of adverbials of time or indirectly by some other past action mentioned in the same sentence. The moment of time at which the action is in progress can also be shown by the previous context, or understood from the situation: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did not answer. His lips </w:t>
      </w:r>
      <w:r>
        <w:rPr>
          <w:i/>
          <w:sz w:val="24"/>
        </w:rPr>
        <w:t>were trembling.</w:t>
      </w:r>
    </w:p>
    <w:p>
      <w:pPr>
        <w:pStyle w:val="Normal"/>
        <w:suppressAutoHyphens w:val="true"/>
        <w:spacing w:lineRule="auto" w:line="240"/>
        <w:ind w:firstLine="284" w:start="284" w:end="0"/>
        <w:rPr/>
      </w:pPr>
      <w:r>
        <w:rPr>
          <w:sz w:val="24"/>
        </w:rPr>
        <w:t xml:space="preserve">I stood motionless, as if glued to the ground. The enormous black bull </w:t>
      </w:r>
      <w:r>
        <w:rPr>
          <w:i/>
          <w:sz w:val="24"/>
        </w:rPr>
        <w:t>was galloping</w:t>
      </w:r>
      <w:r>
        <w:rPr>
          <w:sz w:val="24"/>
        </w:rPr>
        <w:t xml:space="preserve"> towards me at full   </w:t>
      </w:r>
    </w:p>
    <w:p>
      <w:pPr>
        <w:pStyle w:val="Normal"/>
        <w:suppressAutoHyphens w:val="true"/>
        <w:spacing w:lineRule="auto" w:line="240"/>
        <w:ind w:firstLine="284" w:start="284" w:end="0"/>
        <w:rPr>
          <w:sz w:val="24"/>
        </w:rPr>
      </w:pPr>
      <w:r>
        <w:rPr>
          <w:sz w:val="24"/>
        </w:rPr>
        <w:t>speed.</w:t>
      </w:r>
    </w:p>
    <w:p>
      <w:pPr>
        <w:pStyle w:val="Normal"/>
        <w:suppressAutoHyphens w:val="true"/>
        <w:spacing w:lineRule="auto" w:line="240"/>
        <w:ind w:firstLine="284" w:start="284" w:end="0"/>
        <w:rPr/>
      </w:pPr>
      <w:r>
        <w:rPr>
          <w:sz w:val="24"/>
        </w:rPr>
        <w:t xml:space="preserve">I told him that Ralph </w:t>
      </w:r>
      <w:r>
        <w:rPr>
          <w:i/>
          <w:sz w:val="24"/>
        </w:rPr>
        <w:t>was staying</w:t>
      </w:r>
      <w:r>
        <w:rPr>
          <w:sz w:val="24"/>
        </w:rPr>
        <w:t xml:space="preserve"> at the Three Boars.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To denote a continuous action in progress during a certain period of time in the past, marked by adverbials</w:t>
      </w:r>
      <w:r>
        <w:rPr>
          <w:sz w:val="24"/>
        </w:rPr>
        <w:t xml:space="preserve"> </w:t>
      </w:r>
      <w:r>
        <w:rPr>
          <w:b/>
          <w:sz w:val="24"/>
        </w:rPr>
        <w:t>- prepositional phrases</w:t>
      </w:r>
      <w:r>
        <w:rPr>
          <w:sz w:val="24"/>
        </w:rPr>
        <w:t xml:space="preserve"> (from ... till, from ... to) </w:t>
      </w:r>
      <w:r>
        <w:rPr>
          <w:b/>
          <w:sz w:val="24"/>
        </w:rPr>
        <w:t>or adverbs</w:t>
      </w:r>
      <w:r>
        <w:rPr>
          <w:sz w:val="24"/>
        </w:rPr>
        <w:t xml:space="preserve"> (all day long, the whole night, etc.)</w:t>
      </w:r>
    </w:p>
    <w:p>
      <w:pPr>
        <w:pStyle w:val="2"/>
        <w:rPr>
          <w:sz w:val="24"/>
        </w:rPr>
      </w:pPr>
      <w:r>
        <w:rPr>
          <w:sz w:val="24"/>
        </w:rPr>
      </w:r>
    </w:p>
    <w:p>
      <w:pPr>
        <w:pStyle w:val="2"/>
        <w:ind w:start="284" w:end="0"/>
        <w:rPr/>
      </w:pPr>
      <w:r>
        <w:rPr/>
        <w:t xml:space="preserve">We </w:t>
      </w:r>
      <w:r>
        <w:rPr>
          <w:i/>
        </w:rPr>
        <w:t>were quarrelling</w:t>
      </w:r>
      <w:r>
        <w:rPr/>
        <w:t xml:space="preserve"> all day long yesterday. </w:t>
      </w:r>
    </w:p>
    <w:p>
      <w:pPr>
        <w:pStyle w:val="2"/>
        <w:ind w:start="284" w:end="0"/>
        <w:rPr/>
      </w:pPr>
      <w:r>
        <w:rPr/>
        <w:t xml:space="preserve">She says she </w:t>
      </w:r>
      <w:r>
        <w:rPr>
          <w:i/>
        </w:rPr>
        <w:t>was washing</w:t>
      </w:r>
      <w:r>
        <w:rPr/>
        <w:t xml:space="preserve"> from six till eight.</w:t>
      </w:r>
    </w:p>
    <w:p>
      <w:pPr>
        <w:pStyle w:val="2"/>
        <w:rPr/>
      </w:pPr>
      <w:r>
        <w:rPr/>
      </w:r>
    </w:p>
    <w:p>
      <w:pPr>
        <w:pStyle w:val="2"/>
        <w:rPr/>
      </w:pPr>
      <w:r>
        <w:rPr/>
        <w:t>When actional durative verbs take the form of the past continuous the actions thus described do not actually differ from those in the form of the past indefinite, as both denote continuous actions in progress at some moment of time in the past:</w:t>
      </w:r>
    </w:p>
    <w:p>
      <w:pPr>
        <w:pStyle w:val="2"/>
        <w:rPr/>
      </w:pPr>
      <w:r>
        <w:rPr/>
      </w:r>
    </w:p>
    <w:p>
      <w:pPr>
        <w:pStyle w:val="Normal"/>
        <w:suppressAutoHyphens w:val="true"/>
        <w:spacing w:lineRule="auto" w:line="240"/>
        <w:ind w:firstLine="284" w:start="284" w:end="0"/>
        <w:rPr/>
      </w:pPr>
      <w:r>
        <w:rPr>
          <w:sz w:val="24"/>
        </w:rPr>
        <w:t xml:space="preserve">When I saw him, he </w:t>
      </w:r>
      <w:r>
        <w:rPr>
          <w:i/>
          <w:sz w:val="24"/>
        </w:rPr>
        <w:t>was standing</w:t>
      </w:r>
      <w:r>
        <w:rPr>
          <w:sz w:val="24"/>
        </w:rPr>
        <w:t xml:space="preserve"> by the door. </w:t>
      </w:r>
    </w:p>
    <w:p>
      <w:pPr>
        <w:pStyle w:val="Normal"/>
        <w:suppressAutoHyphens w:val="true"/>
        <w:spacing w:lineRule="auto" w:line="240"/>
        <w:ind w:firstLine="284" w:start="284" w:end="0"/>
        <w:rPr/>
      </w:pPr>
      <w:r>
        <w:rPr>
          <w:sz w:val="24"/>
        </w:rPr>
        <w:t xml:space="preserve">When I saw him he </w:t>
      </w:r>
      <w:r>
        <w:rPr>
          <w:i/>
          <w:sz w:val="24"/>
        </w:rPr>
        <w:t xml:space="preserve">stood </w:t>
      </w:r>
      <w:r>
        <w:rPr>
          <w:sz w:val="24"/>
        </w:rPr>
        <w:t>by the door.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Both examples may refer to the same situation. The difference between the two is that the past indefinite lays stress on </w:t>
      </w:r>
      <w:r>
        <w:rPr>
          <w:i/>
          <w:sz w:val="24"/>
        </w:rPr>
        <w:t>the fact</w:t>
      </w:r>
      <w:r>
        <w:rPr>
          <w:sz w:val="24"/>
        </w:rPr>
        <w:t xml:space="preserve">, while the past continuous emphasizes </w:t>
      </w:r>
      <w:r>
        <w:rPr>
          <w:i/>
          <w:sz w:val="24"/>
        </w:rPr>
        <w:t>the process</w:t>
      </w:r>
      <w:r>
        <w:rPr>
          <w:sz w:val="24"/>
        </w:rPr>
        <w:t>, thus presenting the action more vividly.</w:t>
      </w:r>
    </w:p>
    <w:p>
      <w:pPr>
        <w:pStyle w:val="Normal"/>
        <w:suppressAutoHyphens w:val="true"/>
        <w:spacing w:lineRule="auto" w:line="240"/>
        <w:ind w:firstLine="284" w:end="0"/>
        <w:rPr>
          <w:sz w:val="24"/>
        </w:rPr>
      </w:pPr>
      <w:r>
        <w:rPr>
          <w:sz w:val="24"/>
        </w:rPr>
        <w:t>However in a complex sentence with a subordinate adverbial clause of time if the predicate verbs both in the principal and in the subordinate clauses express simultaneous continuous actions in progress it is usual (though not obligatory) to use the past indefinite in both the clauses: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While I </w:t>
      </w:r>
      <w:r>
        <w:rPr>
          <w:i/>
          <w:sz w:val="24"/>
        </w:rPr>
        <w:t>ate</w:t>
      </w:r>
      <w:r>
        <w:rPr>
          <w:sz w:val="24"/>
        </w:rPr>
        <w:t xml:space="preserve"> and </w:t>
      </w:r>
      <w:r>
        <w:rPr>
          <w:i/>
          <w:sz w:val="24"/>
        </w:rPr>
        <w:t>drank</w:t>
      </w:r>
      <w:r>
        <w:rPr>
          <w:sz w:val="24"/>
        </w:rPr>
        <w:t xml:space="preserve">, I </w:t>
      </w:r>
      <w:r>
        <w:rPr>
          <w:i/>
          <w:sz w:val="24"/>
        </w:rPr>
        <w:t>looked up</w:t>
      </w:r>
      <w:r>
        <w:rPr>
          <w:sz w:val="24"/>
        </w:rPr>
        <w:t xml:space="preserve"> the register. </w:t>
      </w:r>
    </w:p>
    <w:p>
      <w:pPr>
        <w:pStyle w:val="Normal"/>
        <w:suppressAutoHyphens w:val="true"/>
        <w:spacing w:lineRule="auto" w:line="240"/>
        <w:ind w:firstLine="284" w:start="284" w:end="0"/>
        <w:rPr/>
      </w:pPr>
      <w:r>
        <w:rPr>
          <w:sz w:val="24"/>
        </w:rPr>
        <w:t xml:space="preserve">She </w:t>
      </w:r>
      <w:r>
        <w:rPr>
          <w:i/>
          <w:sz w:val="24"/>
        </w:rPr>
        <w:t>looked</w:t>
      </w:r>
      <w:r>
        <w:rPr>
          <w:sz w:val="24"/>
        </w:rPr>
        <w:t xml:space="preserve"> all the while at him as she </w:t>
      </w:r>
      <w:r>
        <w:rPr>
          <w:i/>
          <w:sz w:val="24"/>
        </w:rPr>
        <w:t xml:space="preserve">spoke </w:t>
      </w:r>
      <w:r>
        <w:rPr>
          <w:sz w:val="24"/>
        </w:rPr>
        <w:t>in her slow, deep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But, the past continuous is rather frequent in adverbial clauses, introduced by the conjunction </w:t>
      </w:r>
      <w:r>
        <w:rPr>
          <w:i/>
          <w:sz w:val="24"/>
        </w:rPr>
        <w:t>while, as,</w:t>
      </w:r>
      <w:r>
        <w:rPr>
          <w:sz w:val="24"/>
        </w:rPr>
        <w:t xml:space="preserve"> </w:t>
      </w:r>
      <w:r>
        <w:rPr>
          <w:i/>
          <w:sz w:val="24"/>
        </w:rPr>
        <w:t xml:space="preserve">when, as long as, </w:t>
      </w:r>
      <w:r>
        <w:rPr>
          <w:sz w:val="24"/>
        </w:rPr>
        <w:t>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While they </w:t>
      </w:r>
      <w:r>
        <w:rPr>
          <w:i/>
          <w:sz w:val="24"/>
        </w:rPr>
        <w:t>were talking</w:t>
      </w:r>
      <w:r>
        <w:rPr>
          <w:sz w:val="24"/>
        </w:rPr>
        <w:t>, the boy waited outside.</w:t>
      </w:r>
    </w:p>
    <w:p>
      <w:pPr>
        <w:pStyle w:val="Normal"/>
        <w:suppressAutoHyphens w:val="true"/>
        <w:spacing w:lineRule="auto" w:line="240"/>
        <w:ind w:firstLine="284" w:start="284" w:end="0"/>
        <w:rPr/>
      </w:pPr>
      <w:r>
        <w:rPr>
          <w:sz w:val="24"/>
        </w:rPr>
        <w:t xml:space="preserve">As he </w:t>
      </w:r>
      <w:r>
        <w:rPr>
          <w:i/>
          <w:sz w:val="24"/>
        </w:rPr>
        <w:t>was climbing up</w:t>
      </w:r>
      <w:r>
        <w:rPr>
          <w:sz w:val="24"/>
        </w:rPr>
        <w:t>, he all the while looked at the birds soaring high above him.</w:t>
      </w:r>
    </w:p>
    <w:p>
      <w:pPr>
        <w:pStyle w:val="Normal"/>
        <w:suppressAutoHyphens w:val="true"/>
        <w:spacing w:lineRule="auto" w:line="240"/>
        <w:ind w:firstLine="284" w:start="284" w:end="0"/>
        <w:rPr/>
      </w:pPr>
      <w:r>
        <w:rPr>
          <w:sz w:val="24"/>
        </w:rPr>
        <w:t xml:space="preserve">When I </w:t>
      </w:r>
      <w:r>
        <w:rPr>
          <w:i/>
          <w:sz w:val="24"/>
        </w:rPr>
        <w:t>was working</w:t>
      </w:r>
      <w:r>
        <w:rPr>
          <w:sz w:val="24"/>
        </w:rPr>
        <w:t xml:space="preserve"> there, I played in the local jazz band.</w:t>
      </w:r>
    </w:p>
    <w:p>
      <w:pPr>
        <w:pStyle w:val="Normal"/>
        <w:suppressAutoHyphens w:val="true"/>
        <w:spacing w:lineRule="auto" w:line="240"/>
        <w:ind w:firstLine="284" w:start="284" w:end="0"/>
        <w:rPr/>
      </w:pPr>
      <w:r>
        <w:rPr>
          <w:sz w:val="24"/>
        </w:rPr>
        <w:t xml:space="preserve">She stayed in the car while I </w:t>
      </w:r>
      <w:r>
        <w:rPr>
          <w:i/>
          <w:sz w:val="24"/>
        </w:rPr>
        <w:t>was talking</w:t>
      </w:r>
      <w:r>
        <w:rPr>
          <w:sz w:val="24"/>
        </w:rPr>
        <w:t xml:space="preserve"> to the nurse.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Sometimes the past continuous is found in the principal clause, while the past indefinite is in the subordinate: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w:t>
      </w:r>
      <w:r>
        <w:rPr>
          <w:i/>
          <w:sz w:val="24"/>
        </w:rPr>
        <w:t>were talking</w:t>
      </w:r>
      <w:r>
        <w:rPr>
          <w:sz w:val="24"/>
        </w:rPr>
        <w:t xml:space="preserve"> inside while he stood watching the path.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verbs </w:t>
      </w:r>
      <w:r>
        <w:rPr>
          <w:i/>
          <w:sz w:val="24"/>
        </w:rPr>
        <w:t>to stand, to sit, to lie</w:t>
      </w:r>
      <w:r>
        <w:rPr>
          <w:sz w:val="24"/>
        </w:rPr>
        <w:t xml:space="preserve"> expressing actions in progress at a certain moment, or during a certain period of time in the past are commonly used in the past indefinite, if they are followed by participle I.</w:t>
      </w:r>
    </w:p>
    <w:p>
      <w:pPr>
        <w:pStyle w:val="Normal"/>
        <w:suppressAutoHyphens w:val="true"/>
        <w:spacing w:lineRule="auto" w:line="240"/>
        <w:ind w:firstLine="284" w:end="0"/>
        <w:rPr>
          <w:sz w:val="24"/>
        </w:rPr>
      </w:pPr>
      <w:r>
        <w:rPr>
          <w:sz w:val="24"/>
        </w:rPr>
      </w:r>
    </w:p>
    <w:p>
      <w:pPr>
        <w:pStyle w:val="2"/>
        <w:ind w:start="284" w:end="0"/>
        <w:rPr/>
      </w:pPr>
      <w:r>
        <w:rPr/>
        <w:t xml:space="preserve">They </w:t>
      </w:r>
      <w:r>
        <w:rPr>
          <w:i/>
        </w:rPr>
        <w:t xml:space="preserve">stood </w:t>
      </w:r>
      <w:r>
        <w:rPr/>
        <w:t xml:space="preserve">by the door, </w:t>
      </w:r>
      <w:r>
        <w:rPr>
          <w:i/>
        </w:rPr>
        <w:t>talking</w:t>
      </w:r>
      <w:r>
        <w:rPr/>
        <w:t xml:space="preserve"> loudly.</w:t>
      </w:r>
    </w:p>
    <w:p>
      <w:pPr>
        <w:pStyle w:val="Normal"/>
        <w:suppressAutoHyphens w:val="true"/>
        <w:spacing w:lineRule="auto" w:line="240"/>
        <w:ind w:firstLine="284" w:start="284" w:end="0"/>
        <w:rPr/>
      </w:pPr>
      <w:r>
        <w:rPr>
          <w:sz w:val="24"/>
        </w:rPr>
        <w:t xml:space="preserve">They </w:t>
      </w:r>
      <w:r>
        <w:rPr>
          <w:i/>
          <w:sz w:val="24"/>
        </w:rPr>
        <w:t>sat</w:t>
      </w:r>
      <w:r>
        <w:rPr>
          <w:sz w:val="24"/>
        </w:rPr>
        <w:t xml:space="preserve"> beside their lorry, </w:t>
      </w:r>
      <w:r>
        <w:rPr>
          <w:i/>
          <w:sz w:val="24"/>
        </w:rPr>
        <w:t>drinking</w:t>
      </w:r>
      <w:r>
        <w:rPr>
          <w:sz w:val="24"/>
        </w:rPr>
        <w:t xml:space="preserve"> soda water and eating sardines from a tin.</w:t>
      </w:r>
    </w:p>
    <w:p>
      <w:pPr>
        <w:pStyle w:val="Normal"/>
        <w:suppressAutoHyphens w:val="true"/>
        <w:spacing w:lineRule="auto" w:line="240"/>
        <w:ind w:firstLine="284" w:start="284" w:end="0"/>
        <w:rPr/>
      </w:pPr>
      <w:r>
        <w:rPr>
          <w:sz w:val="24"/>
        </w:rPr>
        <w:t xml:space="preserve">He </w:t>
      </w:r>
      <w:r>
        <w:rPr>
          <w:i/>
          <w:sz w:val="24"/>
        </w:rPr>
        <w:t>lay</w:t>
      </w:r>
      <w:r>
        <w:rPr>
          <w:sz w:val="24"/>
        </w:rPr>
        <w:t xml:space="preserve"> in bed </w:t>
      </w:r>
      <w:r>
        <w:rPr>
          <w:i/>
          <w:sz w:val="24"/>
        </w:rPr>
        <w:t>trying</w:t>
      </w:r>
      <w:r>
        <w:rPr>
          <w:sz w:val="24"/>
        </w:rPr>
        <w:t xml:space="preserve"> to forget what had happened.</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rPr>
        <w:t>However, the past continuous is also possible.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t>
      </w:r>
      <w:r>
        <w:rPr>
          <w:i/>
          <w:sz w:val="24"/>
        </w:rPr>
        <w:t>was standing, staring</w:t>
      </w:r>
      <w:r>
        <w:rPr>
          <w:sz w:val="24"/>
        </w:rPr>
        <w:t xml:space="preserve"> at the open letter in her hand.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The past continuous is sometimes used to denote actions characteristic of certain persons in the past.</w:t>
      </w:r>
      <w:r>
        <w:rPr>
          <w:sz w:val="24"/>
        </w:rPr>
        <w:t xml:space="preserve"> In such sentences the adverbials always and constantly are generally included.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had rather poor health and </w:t>
      </w:r>
      <w:r>
        <w:rPr>
          <w:i/>
          <w:sz w:val="24"/>
        </w:rPr>
        <w:t>was</w:t>
      </w:r>
      <w:r>
        <w:rPr>
          <w:sz w:val="24"/>
        </w:rPr>
        <w:t xml:space="preserve"> constantly </w:t>
      </w:r>
      <w:r>
        <w:rPr>
          <w:i/>
          <w:sz w:val="24"/>
        </w:rPr>
        <w:t>complaining</w:t>
      </w:r>
      <w:r>
        <w:rPr>
          <w:sz w:val="24"/>
        </w:rPr>
        <w:t xml:space="preserve"> of headaches.</w:t>
      </w:r>
    </w:p>
    <w:p>
      <w:pPr>
        <w:pStyle w:val="Normal"/>
        <w:suppressAutoHyphens w:val="true"/>
        <w:spacing w:lineRule="auto" w:line="240"/>
        <w:ind w:firstLine="284" w:start="284" w:end="0"/>
        <w:rPr/>
      </w:pPr>
      <w:r>
        <w:rPr>
          <w:sz w:val="24"/>
        </w:rPr>
        <w:t xml:space="preserve">As I remember her she </w:t>
      </w:r>
      <w:r>
        <w:rPr>
          <w:i/>
          <w:sz w:val="24"/>
        </w:rPr>
        <w:t xml:space="preserve">was </w:t>
      </w:r>
      <w:r>
        <w:rPr>
          <w:sz w:val="24"/>
        </w:rPr>
        <w:t xml:space="preserve">always </w:t>
      </w:r>
      <w:r>
        <w:rPr>
          <w:i/>
          <w:sz w:val="24"/>
        </w:rPr>
        <w:t>fussing</w:t>
      </w:r>
      <w:r>
        <w:rPr>
          <w:sz w:val="24"/>
        </w:rPr>
        <w:t xml:space="preserve"> over something.</w:t>
      </w:r>
    </w:p>
    <w:p>
      <w:pPr>
        <w:pStyle w:val="Normal"/>
        <w:suppressAutoHyphens w:val="true"/>
        <w:spacing w:lineRule="auto" w:line="240"/>
        <w:ind w:firstLine="284" w:start="284" w:end="0"/>
        <w:rPr/>
      </w:pPr>
      <w:r>
        <w:rPr>
          <w:sz w:val="24"/>
        </w:rPr>
        <w:t xml:space="preserve">He seemed very absent-minded, he </w:t>
      </w:r>
      <w:r>
        <w:rPr>
          <w:i/>
          <w:sz w:val="24"/>
        </w:rPr>
        <w:t>was</w:t>
      </w:r>
      <w:r>
        <w:rPr>
          <w:sz w:val="24"/>
        </w:rPr>
        <w:t xml:space="preserve"> constantly </w:t>
      </w:r>
      <w:r>
        <w:rPr>
          <w:i/>
          <w:sz w:val="24"/>
        </w:rPr>
        <w:t>loosing</w:t>
      </w:r>
      <w:r>
        <w:rPr>
          <w:sz w:val="24"/>
        </w:rPr>
        <w:t xml:space="preserve"> things.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w:t>
      </w:r>
      <w:r>
        <w:rPr>
          <w:b/>
          <w:sz w:val="24"/>
        </w:rPr>
        <w:t>To denote future actions viewed from the past, with verbs of motion</w:t>
      </w:r>
      <w:r>
        <w:rPr>
          <w:sz w:val="24"/>
        </w:rPr>
        <w:t xml:space="preserve"> (</w:t>
      </w:r>
      <w:r>
        <w:rPr>
          <w:i/>
          <w:sz w:val="24"/>
        </w:rPr>
        <w:t>to arrive, to come, to go, to</w:t>
      </w:r>
      <w:r>
        <w:rPr>
          <w:sz w:val="24"/>
        </w:rPr>
        <w:t xml:space="preserve"> </w:t>
      </w:r>
      <w:r>
        <w:rPr>
          <w:i/>
          <w:sz w:val="24"/>
        </w:rPr>
        <w:t>leave, to return</w:t>
      </w:r>
      <w:r>
        <w:rPr>
          <w:sz w:val="24"/>
        </w:rPr>
        <w:t xml:space="preserve">, etc.), </w:t>
      </w:r>
      <w:r>
        <w:rPr>
          <w:b/>
          <w:sz w:val="24"/>
        </w:rPr>
        <w:t>usually if the action is planned or expected.</w:t>
      </w:r>
      <w:r>
        <w:rPr>
          <w:sz w:val="24"/>
        </w:rPr>
        <w:t xml:space="preserve"> In this case adverbials of future time are generally used, or the future reference of the verb is clear from the context or situation:</w:t>
      </w:r>
    </w:p>
    <w:p>
      <w:pPr>
        <w:pStyle w:val="Normal"/>
        <w:suppressAutoHyphens w:val="true"/>
        <w:spacing w:lineRule="auto" w:line="240"/>
        <w:ind w:hanging="0" w:end="0"/>
        <w:rPr>
          <w:sz w:val="24"/>
        </w:rPr>
      </w:pPr>
      <w:r>
        <w:rPr>
          <w:sz w:val="24"/>
        </w:rPr>
      </w:r>
    </w:p>
    <w:p>
      <w:pPr>
        <w:pStyle w:val="2"/>
        <w:ind w:start="284" w:end="0"/>
        <w:rPr/>
      </w:pPr>
      <w:r>
        <w:rPr/>
        <w:t xml:space="preserve">She said she </w:t>
      </w:r>
      <w:r>
        <w:rPr>
          <w:i/>
        </w:rPr>
        <w:t>was leaving</w:t>
      </w:r>
      <w:r>
        <w:rPr/>
        <w:t xml:space="preserve"> in a week.</w:t>
      </w:r>
    </w:p>
    <w:p>
      <w:pPr>
        <w:pStyle w:val="2"/>
        <w:ind w:start="284" w:end="0"/>
        <w:rPr/>
      </w:pPr>
      <w:r>
        <w:rPr/>
        <w:t xml:space="preserve">Then I understood that they </w:t>
      </w:r>
      <w:r>
        <w:rPr>
          <w:i/>
        </w:rPr>
        <w:t>were</w:t>
      </w:r>
      <w:r>
        <w:rPr/>
        <w:t xml:space="preserve"> not </w:t>
      </w:r>
      <w:r>
        <w:rPr>
          <w:i/>
        </w:rPr>
        <w:t xml:space="preserve">returning </w:t>
      </w:r>
      <w:r>
        <w:rPr/>
        <w:t>either that year or the next.</w:t>
      </w:r>
    </w:p>
    <w:p>
      <w:pPr>
        <w:pStyle w:val="Normal"/>
        <w:suppressAutoHyphens w:val="true"/>
        <w:spacing w:lineRule="auto" w:line="240"/>
        <w:ind w:firstLine="284" w:start="284" w:end="0"/>
        <w:rPr/>
      </w:pPr>
      <w:r>
        <w:rPr>
          <w:sz w:val="24"/>
        </w:rPr>
        <w:t xml:space="preserve">The ship </w:t>
      </w:r>
      <w:r>
        <w:rPr>
          <w:i/>
          <w:sz w:val="24"/>
        </w:rPr>
        <w:t>was sailing</w:t>
      </w:r>
      <w:r>
        <w:rPr>
          <w:sz w:val="24"/>
        </w:rPr>
        <w:t xml:space="preserve"> in a few hours.</w:t>
      </w:r>
    </w:p>
    <w:p>
      <w:pPr>
        <w:pStyle w:val="Normal"/>
        <w:suppressAutoHyphens w:val="true"/>
        <w:spacing w:lineRule="auto" w:line="240"/>
        <w:ind w:firstLine="284" w:end="0"/>
        <w:rPr>
          <w:sz w:val="24"/>
        </w:rPr>
      </w:pPr>
      <w:r>
        <w:rPr>
          <w:sz w:val="24"/>
        </w:rPr>
      </w:r>
    </w:p>
    <w:p>
      <w:pPr>
        <w:pStyle w:val="2"/>
        <w:rPr/>
      </w:pPr>
      <w:r>
        <w:rPr/>
        <w:t>If no future reference of the action is evident, it implies that though the action was planned, it was not and will not be carried out: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w:t>
      </w:r>
      <w:r>
        <w:rPr>
          <w:sz w:val="24"/>
        </w:rPr>
        <w:t xml:space="preserve">Listen”, I said. “I’ve brought a little cousin of mine along. Joanna </w:t>
      </w:r>
      <w:r>
        <w:rPr>
          <w:i/>
          <w:sz w:val="24"/>
        </w:rPr>
        <w:t>was coming up</w:t>
      </w:r>
      <w:r>
        <w:rPr>
          <w:sz w:val="24"/>
        </w:rPr>
        <w:t xml:space="preserve"> too but was prevented.” </w:t>
      </w:r>
    </w:p>
    <w:p>
      <w:pPr>
        <w:pStyle w:val="Normal"/>
        <w:suppressAutoHyphens w:val="true"/>
        <w:spacing w:lineRule="auto" w:line="240"/>
        <w:ind w:firstLine="284" w:start="284" w:end="0"/>
        <w:rPr>
          <w:sz w:val="24"/>
        </w:rPr>
      </w:pPr>
      <w:r>
        <w:rPr>
          <w:sz w:val="24"/>
        </w:rPr>
        <w:t>I said quickly: “She was coming to tea yesterday afternoon.” (was due to come, but did not).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36. </w:t>
      </w:r>
      <w:r>
        <w:rPr>
          <w:sz w:val="24"/>
        </w:rPr>
        <w:t>As follows from the meaning of the past continuous and from its uses described above, it cannot denote a succession of past actions. Two or more verbs having the form of the past continuous, whether used in the same or in adjoining sentences, always denote simultaneous actions performed by different persons or non-persons: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Nash made periodic appearances in the town but what he </w:t>
      </w:r>
      <w:r>
        <w:rPr>
          <w:i/>
          <w:sz w:val="24"/>
        </w:rPr>
        <w:t>was doing</w:t>
      </w:r>
      <w:r>
        <w:rPr>
          <w:sz w:val="24"/>
        </w:rPr>
        <w:t xml:space="preserve"> and what traps the police </w:t>
      </w:r>
      <w:r>
        <w:rPr>
          <w:i/>
          <w:sz w:val="24"/>
        </w:rPr>
        <w:t>were setting</w:t>
      </w:r>
      <w:r>
        <w:rPr>
          <w:sz w:val="24"/>
        </w:rPr>
        <w:t>, I had no idea.</w:t>
      </w:r>
    </w:p>
    <w:p>
      <w:pPr>
        <w:pStyle w:val="Normal"/>
        <w:suppressAutoHyphens w:val="true"/>
        <w:spacing w:lineRule="auto" w:line="240"/>
        <w:ind w:firstLine="284" w:end="0"/>
        <w:rPr/>
      </w:pPr>
      <w:r>
        <w:rPr>
          <w:sz w:val="24"/>
        </w:rPr>
        <w:t xml:space="preserve">It was a glorious day. The sun </w:t>
      </w:r>
      <w:r>
        <w:rPr>
          <w:i/>
          <w:sz w:val="24"/>
        </w:rPr>
        <w:t>was shining</w:t>
      </w:r>
      <w:r>
        <w:rPr>
          <w:sz w:val="24"/>
        </w:rPr>
        <w:t xml:space="preserve"> high in the sky. There was no wind. The larks </w:t>
      </w:r>
      <w:r>
        <w:rPr>
          <w:i/>
          <w:sz w:val="24"/>
        </w:rPr>
        <w:t>were singing</w:t>
      </w:r>
      <w:r>
        <w:rPr>
          <w:sz w:val="24"/>
        </w:rPr>
        <w:t xml:space="preserve"> in the blue depth. Only far away, over the horizon, soft milky clouds </w:t>
      </w:r>
      <w:r>
        <w:rPr>
          <w:i/>
          <w:sz w:val="24"/>
        </w:rPr>
        <w:t>were moving</w:t>
      </w:r>
      <w:r>
        <w:rPr>
          <w:sz w:val="24"/>
        </w:rPr>
        <w:t xml:space="preserve"> placidly towards the east.</w:t>
      </w:r>
    </w:p>
    <w:p>
      <w:pPr>
        <w:pStyle w:val="Normal"/>
        <w:suppressAutoHyphens w:val="true"/>
        <w:spacing w:lineRule="auto" w:line="240"/>
        <w:ind w:firstLine="284" w:end="0"/>
        <w:rPr>
          <w:sz w:val="24"/>
        </w:rPr>
      </w:pPr>
      <w:r>
        <w:rPr>
          <w:sz w:val="24"/>
        </w:rPr>
      </w:r>
    </w:p>
    <w:p>
      <w:pPr>
        <w:pStyle w:val="2"/>
        <w:rPr/>
      </w:pPr>
      <w:r>
        <w:rPr/>
        <w:t>In all its uses the past continuous is translated into Russian by means of the past tense of the imperfective aspect.</w:t>
      </w:r>
    </w:p>
    <w:p>
      <w:pPr>
        <w:pStyle w:val="Normal"/>
        <w:suppressAutoHyphens w:val="true"/>
        <w:spacing w:lineRule="auto" w:line="240"/>
        <w:ind w:firstLine="284" w:end="0"/>
        <w:rPr>
          <w:sz w:val="24"/>
        </w:rPr>
      </w:pPr>
      <w:r>
        <w:rPr>
          <w:sz w:val="24"/>
        </w:rPr>
      </w:r>
    </w:p>
    <w:p>
      <w:pPr>
        <w:pStyle w:val="Heading8"/>
        <w:rPr/>
      </w:pPr>
      <w:r>
        <w:rPr/>
        <w:t>The past perfect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37. Formation.</w:t>
      </w:r>
      <w:r>
        <w:rPr>
          <w:sz w:val="24"/>
        </w:rPr>
        <w:t xml:space="preserve"> The past perfect is formed analytically by the auxil</w:t>
        <w:softHyphen/>
        <w:t xml:space="preserve">iary </w:t>
      </w:r>
      <w:r>
        <w:rPr>
          <w:b/>
          <w:sz w:val="24"/>
        </w:rPr>
        <w:t>to have</w:t>
      </w:r>
      <w:r>
        <w:rPr>
          <w:sz w:val="24"/>
        </w:rPr>
        <w:t xml:space="preserve"> in the past indefinite and </w:t>
      </w:r>
      <w:r>
        <w:rPr>
          <w:b/>
          <w:sz w:val="24"/>
        </w:rPr>
        <w:t>participle II</w:t>
      </w:r>
      <w:r>
        <w:rPr>
          <w:sz w:val="24"/>
        </w:rPr>
        <w:t xml:space="preserve"> of the notional verb. The interrogative and negative forms and built in the way usual for all analytic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past perfect</w:t>
      </w:r>
    </w:p>
    <w:p>
      <w:pPr>
        <w:pStyle w:val="Normal"/>
        <w:suppressAutoHyphens w:val="true"/>
        <w:spacing w:lineRule="auto" w:line="240"/>
        <w:ind w:firstLine="284" w:end="0"/>
        <w:jc w:val="center"/>
        <w:rPr>
          <w:b/>
        </w:rPr>
      </w:pPr>
      <w:r>
        <w:rPr>
          <w:b/>
        </w:rPr>
      </w:r>
    </w:p>
    <w:p>
      <w:pPr>
        <w:pStyle w:val="Normal"/>
        <w:suppressAutoHyphens w:val="true"/>
        <w:spacing w:lineRule="auto" w:line="240"/>
        <w:ind w:firstLine="284" w:end="0"/>
        <w:jc w:val="center"/>
        <w:rPr>
          <w:sz w:val="24"/>
        </w:rPr>
      </w:pPr>
      <w:r>
        <w:rPr>
          <w:sz w:val="24"/>
        </w:rPr>
        <w:drawing>
          <wp:inline distT="0" distB="0" distL="0" distR="0">
            <wp:extent cx="5038090" cy="3334385"/>
            <wp:effectExtent l="0" t="0" r="0" b="0"/>
            <wp:docPr id="2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descr="" title=""/>
                    <pic:cNvPicPr>
                      <a:picLocks noChangeAspect="1" noChangeArrowheads="1"/>
                    </pic:cNvPicPr>
                  </pic:nvPicPr>
                  <pic:blipFill>
                    <a:blip r:embed="rId4"/>
                    <a:srcRect l="-7" t="-11" r="-7" b="-11"/>
                    <a:stretch>
                      <a:fillRect/>
                    </a:stretch>
                  </pic:blipFill>
                  <pic:spPr bwMode="auto">
                    <a:xfrm>
                      <a:off x="0" y="0"/>
                      <a:ext cx="5038090" cy="3334385"/>
                    </a:xfrm>
                    <a:prstGeom prst="rect">
                      <a:avLst/>
                    </a:prstGeom>
                  </pic:spPr>
                </pic:pic>
              </a:graphicData>
            </a:graphic>
          </wp:inline>
        </w:drawing>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38.</w:t>
      </w:r>
      <w:r>
        <w:rPr>
          <w:sz w:val="24"/>
        </w:rPr>
        <w:t xml:space="preserve"> In all its uses the past perfect denotes actions the beginning of which (always) and the end (usually) precede a certain moment of time in the past. The prepast period of time to which the actions in the past perfect refer is unlimited, that is, they may take place either immediately before some moment in the past or in the very remote past.</w:t>
      </w:r>
    </w:p>
    <w:p>
      <w:pPr>
        <w:pStyle w:val="Normal"/>
        <w:suppressAutoHyphens w:val="true"/>
        <w:spacing w:lineRule="auto" w:line="240"/>
        <w:ind w:firstLine="284" w:end="0"/>
        <w:rPr>
          <w:sz w:val="24"/>
        </w:rPr>
      </w:pPr>
      <w:r>
        <w:rPr>
          <w:sz w:val="24"/>
        </w:rPr>
        <w:t>This tense is used with both actional and statal verbs. Its sphere of application is mainly that of narratives, though it is also used in conversation.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The past perfect is used:</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1. </w:t>
      </w:r>
      <w:r>
        <w:rPr>
          <w:b/>
          <w:sz w:val="24"/>
        </w:rPr>
        <w:t>To denote an action of which both the beginning and the end precede some moment of time in the past.</w:t>
      </w:r>
      <w:r>
        <w:rPr>
          <w:sz w:val="24"/>
        </w:rPr>
        <w:t xml:space="preserve"> </w:t>
      </w:r>
      <w:r>
        <w:rPr>
          <w:b/>
          <w:sz w:val="24"/>
        </w:rPr>
        <w:t>This moment can be specified by an adverbial of time, or by another action, or else by the situation.</w:t>
      </w:r>
    </w:p>
    <w:p>
      <w:pPr>
        <w:pStyle w:val="Normal"/>
        <w:suppressAutoHyphens w:val="true"/>
        <w:spacing w:lineRule="auto" w:line="240"/>
        <w:ind w:firstLine="284" w:end="0"/>
        <w:rPr>
          <w:sz w:val="24"/>
        </w:rPr>
      </w:pPr>
      <w:r>
        <w:rPr>
          <w:sz w:val="24"/>
        </w:rPr>
        <w:t>What should be borne in mind is that the use of the past perfect form is in itself a sufficient indication of the precedence of the denoted action to some moment in the past which therefore need not be specified.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w:t>
      </w:r>
      <w:r>
        <w:rPr>
          <w:i/>
          <w:sz w:val="24"/>
        </w:rPr>
        <w:t>had finished</w:t>
      </w:r>
      <w:r>
        <w:rPr>
          <w:sz w:val="24"/>
        </w:rPr>
        <w:t xml:space="preserve"> his work by then.</w:t>
      </w:r>
    </w:p>
    <w:p>
      <w:pPr>
        <w:pStyle w:val="Normal"/>
        <w:suppressAutoHyphens w:val="true"/>
        <w:spacing w:lineRule="auto" w:line="240"/>
        <w:ind w:firstLine="284" w:start="284" w:end="0"/>
        <w:rPr/>
      </w:pPr>
      <w:r>
        <w:rPr>
          <w:sz w:val="24"/>
        </w:rPr>
        <w:t xml:space="preserve">I knew him a little: we </w:t>
      </w:r>
      <w:r>
        <w:rPr>
          <w:i/>
          <w:sz w:val="24"/>
        </w:rPr>
        <w:t>had met</w:t>
      </w:r>
      <w:r>
        <w:rPr>
          <w:sz w:val="24"/>
        </w:rPr>
        <w:t xml:space="preserve"> in Rome a year before.</w:t>
      </w:r>
    </w:p>
    <w:p>
      <w:pPr>
        <w:pStyle w:val="Normal"/>
        <w:suppressAutoHyphens w:val="true"/>
        <w:spacing w:lineRule="auto" w:line="240"/>
        <w:ind w:firstLine="284" w:start="284" w:end="0"/>
        <w:rPr/>
      </w:pPr>
      <w:r>
        <w:rPr>
          <w:sz w:val="24"/>
        </w:rPr>
        <w:t xml:space="preserve">She felt wretched. She </w:t>
      </w:r>
      <w:r>
        <w:rPr>
          <w:i/>
          <w:sz w:val="24"/>
        </w:rPr>
        <w:t>had not slept</w:t>
      </w:r>
      <w:r>
        <w:rPr>
          <w:sz w:val="24"/>
        </w:rPr>
        <w:t xml:space="preserve"> for two nights.</w:t>
      </w:r>
    </w:p>
    <w:p>
      <w:pPr>
        <w:pStyle w:val="Normal"/>
        <w:suppressAutoHyphens w:val="true"/>
        <w:spacing w:lineRule="auto" w:line="240"/>
        <w:ind w:firstLine="284" w:start="284" w:end="0"/>
        <w:rPr/>
      </w:pPr>
      <w:r>
        <w:rPr>
          <w:sz w:val="24"/>
        </w:rPr>
        <w:t xml:space="preserve">I opened the window. The rain </w:t>
      </w:r>
      <w:r>
        <w:rPr>
          <w:i/>
          <w:sz w:val="24"/>
        </w:rPr>
        <w:t>had stopped</w:t>
      </w:r>
      <w:r>
        <w:rPr>
          <w:sz w:val="24"/>
        </w:rPr>
        <w:t>, but the sharp east wind was still blowing.</w:t>
      </w:r>
    </w:p>
    <w:p>
      <w:pPr>
        <w:pStyle w:val="Normal"/>
        <w:suppressAutoHyphens w:val="true"/>
        <w:spacing w:lineRule="auto" w:line="240"/>
        <w:ind w:firstLine="284" w:start="284" w:end="0"/>
        <w:rPr/>
      </w:pPr>
      <w:r>
        <w:rPr>
          <w:sz w:val="24"/>
        </w:rPr>
        <w:t xml:space="preserve">After everybody </w:t>
      </w:r>
      <w:r>
        <w:rPr>
          <w:i/>
          <w:sz w:val="24"/>
        </w:rPr>
        <w:t>had left</w:t>
      </w:r>
      <w:r>
        <w:rPr>
          <w:sz w:val="24"/>
        </w:rPr>
        <w:t>, she rushed to her room and began packing hurriedly.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To denote an action in progress which began before a certain moment of time in the past and went on up</w:t>
      </w:r>
      <w:r>
        <w:rPr>
          <w:sz w:val="24"/>
        </w:rPr>
        <w:t xml:space="preserve"> </w:t>
      </w:r>
      <w:r>
        <w:rPr>
          <w:b/>
          <w:sz w:val="24"/>
        </w:rPr>
        <w:t>to that moment and sometimes into it.</w:t>
      </w:r>
      <w:r>
        <w:rPr>
          <w:sz w:val="24"/>
        </w:rPr>
        <w:t xml:space="preserve"> In such cases either the starting point of the action is specified (by means of the adverb </w:t>
      </w:r>
      <w:r>
        <w:rPr>
          <w:i/>
          <w:sz w:val="24"/>
        </w:rPr>
        <w:t>since</w:t>
      </w:r>
      <w:r>
        <w:rPr>
          <w:sz w:val="24"/>
        </w:rPr>
        <w:t xml:space="preserve">, a prepositional phrase with </w:t>
      </w:r>
      <w:r>
        <w:rPr>
          <w:i/>
          <w:sz w:val="24"/>
        </w:rPr>
        <w:t xml:space="preserve">since </w:t>
      </w:r>
      <w:r>
        <w:rPr>
          <w:sz w:val="24"/>
        </w:rPr>
        <w:t xml:space="preserve">or an adverbial clause introduced by the conjunction </w:t>
      </w:r>
      <w:r>
        <w:rPr>
          <w:i/>
          <w:sz w:val="24"/>
        </w:rPr>
        <w:t>since</w:t>
      </w:r>
      <w:r>
        <w:rPr>
          <w:sz w:val="24"/>
        </w:rPr>
        <w:t>), or the period during which the action was in progress (by various adverbials):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a) with statal verbs, which do not normally allow of continuous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He </w:t>
      </w:r>
      <w:r>
        <w:rPr>
          <w:i/>
          <w:sz w:val="24"/>
        </w:rPr>
        <w:t>had been away</w:t>
      </w:r>
      <w:r>
        <w:rPr>
          <w:sz w:val="24"/>
        </w:rPr>
        <w:t xml:space="preserve"> </w:t>
      </w:r>
      <w:r>
        <w:rPr>
          <w:b/>
          <w:sz w:val="24"/>
        </w:rPr>
        <w:t>for some months</w:t>
      </w:r>
      <w:r>
        <w:rPr>
          <w:sz w:val="24"/>
        </w:rPr>
        <w:t xml:space="preserve"> before his first letter came. </w:t>
      </w:r>
    </w:p>
    <w:p>
      <w:pPr>
        <w:pStyle w:val="Normal"/>
        <w:suppressAutoHyphens w:val="true"/>
        <w:spacing w:lineRule="auto" w:line="240"/>
        <w:ind w:firstLine="284" w:start="568" w:end="0"/>
        <w:rPr/>
      </w:pPr>
      <w:r>
        <w:rPr>
          <w:sz w:val="24"/>
        </w:rPr>
        <w:t xml:space="preserve">They </w:t>
      </w:r>
      <w:r>
        <w:rPr>
          <w:i/>
          <w:sz w:val="24"/>
        </w:rPr>
        <w:t>had thought</w:t>
      </w:r>
      <w:r>
        <w:rPr>
          <w:sz w:val="24"/>
        </w:rPr>
        <w:t xml:space="preserve"> it over and over again </w:t>
      </w:r>
      <w:r>
        <w:rPr>
          <w:b/>
          <w:sz w:val="24"/>
        </w:rPr>
        <w:t xml:space="preserve">since that dinner. </w:t>
      </w:r>
    </w:p>
    <w:p>
      <w:pPr>
        <w:pStyle w:val="Normal"/>
        <w:suppressAutoHyphens w:val="true"/>
        <w:spacing w:lineRule="auto" w:line="240"/>
        <w:ind w:firstLine="284" w:start="568" w:end="0"/>
        <w:rPr/>
      </w:pPr>
      <w:r>
        <w:rPr>
          <w:sz w:val="24"/>
        </w:rPr>
        <w:t xml:space="preserve">I could not believe the rumour. I </w:t>
      </w:r>
      <w:r>
        <w:rPr>
          <w:i/>
          <w:sz w:val="24"/>
        </w:rPr>
        <w:t>had known</w:t>
      </w:r>
      <w:r>
        <w:rPr>
          <w:sz w:val="24"/>
        </w:rPr>
        <w:t xml:space="preserve"> him </w:t>
      </w:r>
      <w:r>
        <w:rPr>
          <w:b/>
          <w:sz w:val="24"/>
        </w:rPr>
        <w:t>for a good many years.</w:t>
      </w:r>
    </w:p>
    <w:p>
      <w:pPr>
        <w:pStyle w:val="Normal"/>
        <w:suppressAutoHyphens w:val="true"/>
        <w:spacing w:lineRule="auto" w:line="240"/>
        <w:ind w:firstLine="284" w:end="0"/>
        <w:rPr>
          <w:b/>
          <w:sz w:val="24"/>
        </w:rPr>
      </w:pPr>
      <w:r>
        <w:rPr>
          <w:b/>
          <w:sz w:val="24"/>
        </w:rPr>
      </w:r>
    </w:p>
    <w:p>
      <w:pPr>
        <w:pStyle w:val="2"/>
        <w:ind w:start="284" w:end="0"/>
        <w:rPr/>
      </w:pPr>
      <w:r>
        <w:rPr/>
        <w:t>b) with some actional durative verbs (in the similar way as with the past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When we first met she </w:t>
      </w:r>
      <w:r>
        <w:rPr>
          <w:i/>
          <w:sz w:val="24"/>
        </w:rPr>
        <w:t>had lived</w:t>
      </w:r>
      <w:r>
        <w:rPr>
          <w:sz w:val="24"/>
        </w:rPr>
        <w:t xml:space="preserve"> in the country for two years and was quite happy.</w:t>
      </w:r>
    </w:p>
    <w:p>
      <w:pPr>
        <w:pStyle w:val="Normal"/>
        <w:suppressAutoHyphens w:val="true"/>
        <w:spacing w:lineRule="auto" w:line="240"/>
        <w:ind w:firstLine="284" w:start="568" w:end="0"/>
        <w:rPr/>
      </w:pPr>
      <w:r>
        <w:rPr>
          <w:sz w:val="24"/>
        </w:rPr>
        <w:t xml:space="preserve">And thus he </w:t>
      </w:r>
      <w:r>
        <w:rPr>
          <w:i/>
          <w:sz w:val="24"/>
        </w:rPr>
        <w:t>had sat</w:t>
      </w:r>
      <w:r>
        <w:rPr>
          <w:sz w:val="24"/>
        </w:rPr>
        <w:t xml:space="preserve"> in his chair till the clock in the hall chimed midnight.</w:t>
      </w:r>
    </w:p>
    <w:p>
      <w:pPr>
        <w:pStyle w:val="Normal"/>
        <w:suppressAutoHyphens w:val="true"/>
        <w:spacing w:lineRule="auto" w:line="240"/>
        <w:ind w:firstLine="284" w:start="568" w:end="0"/>
        <w:rPr/>
      </w:pPr>
      <w:r>
        <w:rPr>
          <w:sz w:val="24"/>
        </w:rPr>
        <w:t xml:space="preserve">Since her mother's death she </w:t>
      </w:r>
      <w:r>
        <w:rPr>
          <w:i/>
          <w:sz w:val="24"/>
        </w:rPr>
        <w:t>had slept</w:t>
      </w:r>
      <w:r>
        <w:rPr>
          <w:sz w:val="24"/>
        </w:rPr>
        <w:t xml:space="preserve"> in the comer room.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this case the past perfect continuous can also be used, though with a slight difference of meaning: while the past perfect lays the stress on </w:t>
      </w:r>
      <w:r>
        <w:rPr>
          <w:i/>
          <w:sz w:val="24"/>
        </w:rPr>
        <w:t>the mere fact</w:t>
      </w:r>
      <w:r>
        <w:rPr>
          <w:sz w:val="24"/>
        </w:rPr>
        <w:t xml:space="preserve"> that the action took place, the past perfect continuous accentuates </w:t>
      </w:r>
      <w:r>
        <w:rPr>
          <w:i/>
          <w:sz w:val="24"/>
        </w:rPr>
        <w:t>the duration</w:t>
      </w:r>
      <w:r>
        <w:rPr>
          <w:sz w:val="24"/>
        </w:rPr>
        <w:t xml:space="preserve"> of the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To denote a succession of past actions belonging to the time preceding the narrative as a whole, thus describing a succession of events in the prepast time.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hanging="0" w:start="284" w:end="0"/>
        <w:rPr/>
      </w:pPr>
      <w:r>
        <w:rPr>
          <w:sz w:val="24"/>
        </w:rPr>
        <w:t xml:space="preserve">I gave a slight shiver. In front of me was a neat square of grass and a path and the low gate. Someone </w:t>
      </w:r>
      <w:r>
        <w:rPr>
          <w:i/>
          <w:sz w:val="24"/>
        </w:rPr>
        <w:t>had opened</w:t>
      </w:r>
      <w:r>
        <w:rPr>
          <w:sz w:val="24"/>
        </w:rPr>
        <w:t xml:space="preserve"> the gate, </w:t>
      </w:r>
      <w:r>
        <w:rPr>
          <w:i/>
          <w:sz w:val="24"/>
        </w:rPr>
        <w:t>had walked</w:t>
      </w:r>
      <w:r>
        <w:rPr>
          <w:sz w:val="24"/>
        </w:rPr>
        <w:t xml:space="preserve"> very correctly and quietly up to the house, and </w:t>
      </w:r>
      <w:r>
        <w:rPr>
          <w:i/>
          <w:sz w:val="24"/>
        </w:rPr>
        <w:t>had pushed</w:t>
      </w:r>
      <w:r>
        <w:rPr>
          <w:sz w:val="24"/>
        </w:rPr>
        <w:t xml:space="preserve"> a letter through the letter-box.</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39.</w:t>
      </w:r>
      <w:r>
        <w:rPr>
          <w:sz w:val="24"/>
        </w:rPr>
        <w:t xml:space="preserve"> The ways of rendering the past perfect in Russian are varied, owing to its aspective meaning of the verb or the context. It can be translated by Russian verbs in the past tense of both perfective and imperfective aspects with all possible shades of their meaning. These are mostly supported by lexical means: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211"/>
        <w:gridCol w:w="5771"/>
      </w:tblGrid>
      <w:tr>
        <w:trPr/>
        <w:tc>
          <w:tcPr>
            <w:tcW w:w="5211" w:type="dxa"/>
            <w:tcBorders/>
          </w:tcPr>
          <w:p>
            <w:pPr>
              <w:pStyle w:val="Normal"/>
              <w:suppressAutoHyphens w:val="true"/>
              <w:spacing w:lineRule="auto" w:line="240"/>
              <w:ind w:hanging="0" w:end="0"/>
              <w:jc w:val="start"/>
              <w:rPr>
                <w:sz w:val="24"/>
              </w:rPr>
            </w:pPr>
            <w:r>
              <w:rPr>
                <w:sz w:val="24"/>
              </w:rPr>
              <w:t>I had admitted everything before.</w:t>
            </w:r>
          </w:p>
        </w:tc>
        <w:tc>
          <w:tcPr>
            <w:tcW w:w="5771" w:type="dxa"/>
            <w:tcBorders/>
          </w:tcPr>
          <w:p>
            <w:pPr>
              <w:pStyle w:val="Normal"/>
              <w:suppressAutoHyphens w:val="true"/>
              <w:spacing w:lineRule="auto" w:line="240"/>
              <w:ind w:hanging="0" w:end="0"/>
              <w:jc w:val="start"/>
              <w:rPr>
                <w:sz w:val="24"/>
                <w:lang w:val="ru-RU"/>
              </w:rPr>
            </w:pPr>
            <w:r>
              <w:rPr>
                <w:sz w:val="24"/>
                <w:lang w:val="ru-RU"/>
              </w:rPr>
              <w:t xml:space="preserve">Я все это признал еще раньше. </w:t>
            </w:r>
          </w:p>
          <w:p>
            <w:pPr>
              <w:pStyle w:val="Normal"/>
              <w:suppressAutoHyphens w:val="true"/>
              <w:spacing w:lineRule="auto" w:line="240"/>
              <w:ind w:hanging="0" w:end="0"/>
              <w:jc w:val="start"/>
              <w:rPr>
                <w:sz w:val="24"/>
              </w:rPr>
            </w:pPr>
            <w:r>
              <w:rPr>
                <w:sz w:val="24"/>
              </w:rPr>
              <w:t>(A perfective (completed) action.)</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pPr>
            <w:r>
              <w:rPr>
                <w:sz w:val="24"/>
                <w:lang w:val="ru-RU"/>
              </w:rPr>
              <w:t>Не</w:t>
            </w:r>
            <w:r>
              <w:rPr>
                <w:sz w:val="24"/>
              </w:rPr>
              <w:t xml:space="preserve"> had banged his fist on the table two or three times before they turned to him.</w:t>
            </w:r>
          </w:p>
        </w:tc>
        <w:tc>
          <w:tcPr>
            <w:tcW w:w="5771" w:type="dxa"/>
            <w:tcBorders/>
          </w:tcPr>
          <w:p>
            <w:pPr>
              <w:pStyle w:val="Normal"/>
              <w:suppressAutoHyphens w:val="true"/>
              <w:spacing w:lineRule="auto" w:line="240"/>
              <w:ind w:hanging="0" w:end="0"/>
              <w:jc w:val="start"/>
              <w:rPr>
                <w:sz w:val="24"/>
                <w:lang w:val="ru-RU"/>
              </w:rPr>
            </w:pPr>
            <w:r>
              <w:rPr>
                <w:sz w:val="24"/>
                <w:lang w:val="ru-RU"/>
              </w:rPr>
              <w:t>Он стукнул кулаком по столу два или три раза, прежде чем они обернулись.</w:t>
            </w:r>
          </w:p>
          <w:p>
            <w:pPr>
              <w:pStyle w:val="Normal"/>
              <w:suppressAutoHyphens w:val="true"/>
              <w:spacing w:lineRule="auto" w:line="240"/>
              <w:ind w:hanging="0" w:end="0"/>
              <w:jc w:val="start"/>
              <w:rPr>
                <w:sz w:val="24"/>
              </w:rPr>
            </w:pPr>
            <w:r>
              <w:rPr>
                <w:sz w:val="24"/>
              </w:rPr>
              <w:t>(A perfective, iterative action.)</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sz w:val="24"/>
              </w:rPr>
            </w:pPr>
            <w:r>
              <w:rPr>
                <w:sz w:val="24"/>
              </w:rPr>
              <w:t>Of late years I had sometimes found him at parties.</w:t>
            </w:r>
          </w:p>
        </w:tc>
        <w:tc>
          <w:tcPr>
            <w:tcW w:w="5771" w:type="dxa"/>
            <w:tcBorders/>
          </w:tcPr>
          <w:p>
            <w:pPr>
              <w:pStyle w:val="Normal"/>
              <w:suppressAutoHyphens w:val="true"/>
              <w:spacing w:lineRule="auto" w:line="240"/>
              <w:ind w:hanging="0" w:end="0"/>
              <w:jc w:val="start"/>
              <w:rPr>
                <w:sz w:val="24"/>
                <w:lang w:val="ru-RU"/>
              </w:rPr>
            </w:pPr>
            <w:r>
              <w:rPr>
                <w:sz w:val="24"/>
                <w:lang w:val="ru-RU"/>
              </w:rPr>
              <w:t>В последние годы я иногда встречал его на вечерах.</w:t>
            </w:r>
          </w:p>
          <w:p>
            <w:pPr>
              <w:pStyle w:val="Normal"/>
              <w:suppressAutoHyphens w:val="true"/>
              <w:spacing w:lineRule="auto" w:line="240"/>
              <w:ind w:hanging="0" w:end="0"/>
              <w:jc w:val="start"/>
              <w:rPr>
                <w:sz w:val="24"/>
              </w:rPr>
            </w:pPr>
            <w:r>
              <w:rPr>
                <w:sz w:val="24"/>
              </w:rPr>
              <w:t>(An imperfective, iterative action.)</w:t>
            </w:r>
          </w:p>
          <w:p>
            <w:pPr>
              <w:pStyle w:val="Normal"/>
              <w:suppressAutoHyphens w:val="true"/>
              <w:spacing w:lineRule="auto" w:line="240"/>
              <w:ind w:hanging="0" w:end="0"/>
              <w:jc w:val="start"/>
              <w:rPr>
                <w:sz w:val="24"/>
              </w:rPr>
            </w:pPr>
            <w:r>
              <w:rPr>
                <w:sz w:val="24"/>
              </w:rPr>
            </w:r>
          </w:p>
        </w:tc>
      </w:tr>
      <w:tr>
        <w:trPr/>
        <w:tc>
          <w:tcPr>
            <w:tcW w:w="5211" w:type="dxa"/>
            <w:tcBorders/>
          </w:tcPr>
          <w:p>
            <w:pPr>
              <w:pStyle w:val="Normal"/>
              <w:suppressAutoHyphens w:val="true"/>
              <w:spacing w:lineRule="auto" w:line="240"/>
              <w:ind w:hanging="0" w:end="0"/>
              <w:jc w:val="start"/>
              <w:rPr>
                <w:sz w:val="24"/>
              </w:rPr>
            </w:pPr>
            <w:r>
              <w:rPr>
                <w:sz w:val="24"/>
              </w:rPr>
              <w:t>He had looked scared during the prolonged examination.</w:t>
            </w:r>
          </w:p>
        </w:tc>
        <w:tc>
          <w:tcPr>
            <w:tcW w:w="5771" w:type="dxa"/>
            <w:tcBorders/>
          </w:tcPr>
          <w:p>
            <w:pPr>
              <w:pStyle w:val="Normal"/>
              <w:suppressAutoHyphens w:val="true"/>
              <w:spacing w:lineRule="auto" w:line="240"/>
              <w:ind w:hanging="0" w:end="0"/>
              <w:jc w:val="start"/>
              <w:rPr>
                <w:sz w:val="24"/>
                <w:lang w:val="ru-RU"/>
              </w:rPr>
            </w:pPr>
            <w:r>
              <w:rPr>
                <w:sz w:val="24"/>
                <w:lang w:val="ru-RU"/>
              </w:rPr>
              <w:t>Во время этого затянувшегося экзамена он казался совсем ис</w:t>
              <w:softHyphen/>
              <w:t>пуганным.</w:t>
            </w:r>
          </w:p>
          <w:p>
            <w:pPr>
              <w:pStyle w:val="Normal"/>
              <w:suppressAutoHyphens w:val="true"/>
              <w:spacing w:lineRule="auto" w:line="240"/>
              <w:ind w:hanging="0" w:end="0"/>
              <w:jc w:val="start"/>
              <w:rPr>
                <w:sz w:val="24"/>
              </w:rPr>
            </w:pPr>
            <w:r>
              <w:rPr>
                <w:sz w:val="24"/>
              </w:rPr>
              <w:t>(An imperfective, durative action.)</w:t>
            </w:r>
          </w:p>
        </w:tc>
      </w:tr>
    </w:tbl>
    <w:p>
      <w:pPr>
        <w:pStyle w:val="Normal"/>
        <w:suppressAutoHyphens w:val="true"/>
        <w:spacing w:lineRule="auto" w:line="240"/>
        <w:ind w:firstLine="284" w:end="0"/>
        <w:rPr>
          <w:sz w:val="24"/>
        </w:rPr>
      </w:pPr>
      <w:r>
        <w:rPr>
          <w:sz w:val="24"/>
        </w:rPr>
      </w:r>
    </w:p>
    <w:p>
      <w:pPr>
        <w:pStyle w:val="Heading8"/>
        <w:rPr/>
      </w:pPr>
      <w:r>
        <w:rPr/>
        <w:t>The past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40. Formation.</w:t>
      </w:r>
      <w:r>
        <w:rPr>
          <w:sz w:val="24"/>
        </w:rPr>
        <w:t xml:space="preserve"> The past perfect continuous is formed analytically by means of the auxiliary </w:t>
      </w:r>
      <w:r>
        <w:rPr>
          <w:b/>
          <w:sz w:val="24"/>
        </w:rPr>
        <w:t>to be</w:t>
      </w:r>
      <w:r>
        <w:rPr>
          <w:sz w:val="24"/>
        </w:rPr>
        <w:t xml:space="preserve"> in the past perfect (had been) and </w:t>
      </w:r>
      <w:r>
        <w:rPr>
          <w:b/>
          <w:sz w:val="24"/>
        </w:rPr>
        <w:t>participle 1</w:t>
      </w:r>
      <w:r>
        <w:rPr>
          <w:sz w:val="24"/>
        </w:rPr>
        <w:t xml:space="preserve"> of the notional verb.</w:t>
      </w:r>
    </w:p>
    <w:p>
      <w:pPr>
        <w:pStyle w:val="Normal"/>
        <w:suppressAutoHyphens w:val="true"/>
        <w:spacing w:lineRule="auto" w:line="240"/>
        <w:ind w:firstLine="284" w:end="0"/>
        <w:rPr/>
      </w:pPr>
      <w:r>
        <w:rPr>
          <w:b/>
          <w:sz w:val="24"/>
        </w:rPr>
        <w:t>In the interrogative</w:t>
      </w:r>
      <w:r>
        <w:rPr>
          <w:sz w:val="24"/>
        </w:rPr>
        <w:t xml:space="preserve"> the first auxiliary (</w:t>
      </w:r>
      <w:r>
        <w:rPr>
          <w:i/>
          <w:sz w:val="24"/>
        </w:rPr>
        <w:t>had</w:t>
      </w:r>
      <w:r>
        <w:rPr>
          <w:sz w:val="24"/>
        </w:rPr>
        <w:t>) comes before the subject, and the second auxiliary (</w:t>
      </w:r>
      <w:r>
        <w:rPr>
          <w:i/>
          <w:sz w:val="24"/>
        </w:rPr>
        <w:t>been</w:t>
      </w:r>
      <w:r>
        <w:rPr>
          <w:sz w:val="24"/>
        </w:rPr>
        <w:t>) and participle I follow the subject.</w:t>
      </w:r>
    </w:p>
    <w:p>
      <w:pPr>
        <w:pStyle w:val="Normal"/>
        <w:suppressAutoHyphens w:val="true"/>
        <w:spacing w:lineRule="auto" w:line="240"/>
        <w:ind w:firstLine="284" w:end="0"/>
        <w:rPr/>
      </w:pPr>
      <w:r>
        <w:rPr>
          <w:b/>
          <w:sz w:val="24"/>
        </w:rPr>
        <w:t>In the negative</w:t>
      </w:r>
      <w:r>
        <w:rPr>
          <w:sz w:val="24"/>
        </w:rPr>
        <w:t xml:space="preserve"> the corresponding negative forms of the first auxiliary (</w:t>
      </w:r>
      <w:r>
        <w:rPr>
          <w:i/>
          <w:sz w:val="24"/>
        </w:rPr>
        <w:t>had</w:t>
      </w:r>
      <w:r>
        <w:rPr>
          <w:sz w:val="24"/>
        </w:rPr>
        <w:t>) are used, the second auxiliary (</w:t>
      </w:r>
      <w:r>
        <w:rPr>
          <w:i/>
          <w:sz w:val="24"/>
        </w:rPr>
        <w:t>been</w:t>
      </w:r>
      <w:r>
        <w:rPr>
          <w:sz w:val="24"/>
        </w:rPr>
        <w:t>) and participle I follow the negation.</w:t>
      </w:r>
    </w:p>
    <w:p>
      <w:pPr>
        <w:pStyle w:val="Normal"/>
        <w:suppressAutoHyphens w:val="true"/>
        <w:spacing w:lineRule="auto" w:line="240"/>
        <w:ind w:firstLine="284" w:end="0"/>
        <w:rPr/>
      </w:pPr>
      <w:r>
        <w:rPr>
          <w:b/>
          <w:sz w:val="24"/>
        </w:rPr>
        <w:t>In the negative-interrogative</w:t>
      </w:r>
      <w:r>
        <w:rPr>
          <w:sz w:val="24"/>
        </w:rPr>
        <w:t xml:space="preserve"> the corresponding negative-interrogative forms of the first auxiliary are used first, the second auxiliary and participle I follow the subject.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past perfect continuous</w:t>
      </w:r>
    </w:p>
    <w:p>
      <w:pPr>
        <w:pStyle w:val="Normal"/>
        <w:suppressAutoHyphens w:val="true"/>
        <w:spacing w:lineRule="auto" w:line="240"/>
        <w:ind w:firstLine="284" w:end="0"/>
        <w:jc w:val="center"/>
        <w:rPr>
          <w:b/>
        </w:rPr>
      </w:pPr>
      <w:r>
        <w:rPr>
          <w:b/>
        </w:rPr>
      </w:r>
    </w:p>
    <w:tbl>
      <w:tblPr>
        <w:tblW w:w="10980" w:type="dxa"/>
        <w:jc w:val="start"/>
        <w:tblInd w:w="0" w:type="dxa"/>
        <w:tblLayout w:type="fixed"/>
        <w:tblCellMar>
          <w:top w:w="0" w:type="dxa"/>
          <w:start w:w="108" w:type="dxa"/>
          <w:bottom w:w="0" w:type="dxa"/>
          <w:end w:w="108" w:type="dxa"/>
        </w:tblCellMar>
      </w:tblPr>
      <w:tblGrid>
        <w:gridCol w:w="1384"/>
        <w:gridCol w:w="4394"/>
        <w:gridCol w:w="810"/>
        <w:gridCol w:w="1458"/>
        <w:gridCol w:w="2934"/>
      </w:tblGrid>
      <w:tr>
        <w:trPr/>
        <w:tc>
          <w:tcPr>
            <w:tcW w:w="1384" w:type="dxa"/>
            <w:tcBorders/>
          </w:tcPr>
          <w:p>
            <w:pPr>
              <w:pStyle w:val="Normal"/>
              <w:suppressAutoHyphens w:val="true"/>
              <w:spacing w:lineRule="auto" w:line="240"/>
              <w:ind w:hanging="0" w:end="0"/>
              <w:jc w:val="start"/>
              <w:rPr>
                <w:b/>
                <w:u w:val="single"/>
              </w:rPr>
            </w:pPr>
            <w:r>
              <w:rPr>
                <w:u w:val="single"/>
              </w:rPr>
              <w:t>Affirmative</w:t>
            </w:r>
          </w:p>
        </w:tc>
        <w:tc>
          <w:tcPr>
            <w:tcW w:w="4394" w:type="dxa"/>
            <w:tcBorders/>
          </w:tcPr>
          <w:p>
            <w:pPr>
              <w:pStyle w:val="Normal"/>
              <w:suppressAutoHyphens w:val="true"/>
              <w:snapToGrid w:val="false"/>
              <w:spacing w:lineRule="auto" w:line="240"/>
              <w:ind w:hanging="0" w:end="0"/>
              <w:jc w:val="start"/>
              <w:rPr>
                <w:b/>
                <w:u w:val="single"/>
              </w:rPr>
            </w:pPr>
            <w:r>
              <w:rPr>
                <w:b/>
                <w:u w:val="single"/>
              </w:rPr>
            </w:r>
          </w:p>
        </w:tc>
        <w:tc>
          <w:tcPr>
            <w:tcW w:w="810" w:type="dxa"/>
            <w:tcBorders/>
          </w:tcPr>
          <w:p>
            <w:pPr>
              <w:pStyle w:val="Normal"/>
              <w:suppressAutoHyphens w:val="true"/>
              <w:snapToGrid w:val="false"/>
              <w:spacing w:lineRule="auto" w:line="240"/>
              <w:ind w:hanging="0" w:end="0"/>
              <w:jc w:val="start"/>
              <w:rPr>
                <w:b/>
                <w:u w:val="single"/>
              </w:rPr>
            </w:pPr>
            <w:r>
              <w:rPr>
                <w:b/>
                <w:u w:val="single"/>
              </w:rPr>
            </w:r>
          </w:p>
        </w:tc>
        <w:tc>
          <w:tcPr>
            <w:tcW w:w="1458" w:type="dxa"/>
            <w:tcBorders/>
          </w:tcPr>
          <w:p>
            <w:pPr>
              <w:pStyle w:val="Normal"/>
              <w:suppressAutoHyphens w:val="true"/>
              <w:spacing w:lineRule="auto" w:line="240"/>
              <w:ind w:hanging="0" w:end="0"/>
              <w:jc w:val="start"/>
              <w:rPr>
                <w:b/>
                <w:u w:val="single"/>
              </w:rPr>
            </w:pPr>
            <w:r>
              <w:rPr>
                <w:u w:val="single"/>
              </w:rPr>
              <w:t>Interrogative</w:t>
            </w:r>
          </w:p>
        </w:tc>
        <w:tc>
          <w:tcPr>
            <w:tcW w:w="2934" w:type="dxa"/>
            <w:tcBorders/>
          </w:tcPr>
          <w:p>
            <w:pPr>
              <w:pStyle w:val="Normal"/>
              <w:suppressAutoHyphens w:val="true"/>
              <w:snapToGrid w:val="false"/>
              <w:spacing w:lineRule="auto" w:line="240"/>
              <w:ind w:hanging="0" w:end="0"/>
              <w:jc w:val="start"/>
              <w:rPr>
                <w:b/>
                <w:u w:val="single"/>
              </w:rPr>
            </w:pPr>
            <w:r>
              <w:rPr>
                <w:b/>
                <w:u w:val="single"/>
              </w:rPr>
            </w:r>
          </w:p>
        </w:tc>
      </w:tr>
      <w:tr>
        <w:trPr/>
        <w:tc>
          <w:tcPr>
            <w:tcW w:w="1384" w:type="dxa"/>
            <w:tcBorders/>
          </w:tcPr>
          <w:p>
            <w:pPr>
              <w:pStyle w:val="Normal"/>
              <w:suppressAutoHyphens w:val="true"/>
              <w:snapToGrid w:val="false"/>
              <w:spacing w:lineRule="auto" w:line="240"/>
              <w:ind w:hanging="0" w:end="0"/>
              <w:jc w:val="start"/>
              <w:rPr>
                <w:b/>
                <w:lang w:val="en-US" w:eastAsia="en-US"/>
              </w:rPr>
            </w:pPr>
            <w:r>
              <w:rPr>
                <w:b/>
                <w:lang w:val="en-US" w:eastAsia="en-US"/>
              </w:rPr>
              <mc:AlternateContent>
                <mc:Choice Requires="wps">
                  <w:drawing>
                    <wp:anchor behindDoc="0" distT="0" distB="0" distL="114935" distR="114935" simplePos="0" locked="0" layoutInCell="0" allowOverlap="1" relativeHeight="44">
                      <wp:simplePos x="0" y="0"/>
                      <wp:positionH relativeFrom="margin">
                        <wp:posOffset>645795</wp:posOffset>
                      </wp:positionH>
                      <wp:positionV relativeFrom="paragraph">
                        <wp:posOffset>87630</wp:posOffset>
                      </wp:positionV>
                      <wp:extent cx="182880" cy="914400"/>
                      <wp:effectExtent l="0" t="5080" r="635" b="5715"/>
                      <wp:wrapNone/>
                      <wp:docPr id="25" name=""/>
                      <a:graphic xmlns:a="http://schemas.openxmlformats.org/drawingml/2006/main">
                        <a:graphicData uri="http://schemas.microsoft.com/office/word/2010/wordprocessingShape">
                          <wps:wsp>
                            <wps:cNvSpPr/>
                            <wps:spPr>
                              <a:xfrm>
                                <a:off x="0" y="0"/>
                                <a:ext cx="182880" cy="914400"/>
                              </a:xfrm>
                              <a:custGeom>
                                <a:avLst/>
                                <a:gdLst>
                                  <a:gd name="textAreaLeft" fmla="*/ 0 w 103680"/>
                                  <a:gd name="textAreaRight" fmla="*/ 37440 w 10368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0.85pt;margin-top:6.9pt;width:14.35pt;height:71.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5">
                      <wp:simplePos x="0" y="0"/>
                      <wp:positionH relativeFrom="margin">
                        <wp:posOffset>4852035</wp:posOffset>
                      </wp:positionH>
                      <wp:positionV relativeFrom="paragraph">
                        <wp:posOffset>87630</wp:posOffset>
                      </wp:positionV>
                      <wp:extent cx="182880" cy="914400"/>
                      <wp:effectExtent l="0" t="5080" r="635" b="5715"/>
                      <wp:wrapNone/>
                      <wp:docPr id="26" name=""/>
                      <a:graphic xmlns:a="http://schemas.openxmlformats.org/drawingml/2006/main">
                        <a:graphicData uri="http://schemas.microsoft.com/office/word/2010/wordprocessingShape">
                          <wps:wsp>
                            <wps:cNvSpPr/>
                            <wps:spPr>
                              <a:xfrm>
                                <a:off x="0" y="0"/>
                                <a:ext cx="182880" cy="914400"/>
                              </a:xfrm>
                              <a:custGeom>
                                <a:avLst/>
                                <a:gdLst>
                                  <a:gd name="textAreaLeft" fmla="*/ 0 w 103680"/>
                                  <a:gd name="textAreaRight" fmla="*/ 37440 w 10368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82.05pt;margin-top:6.9pt;width:14.35pt;height:71.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9">
                      <wp:simplePos x="0" y="0"/>
                      <wp:positionH relativeFrom="margin">
                        <wp:posOffset>3937635</wp:posOffset>
                      </wp:positionH>
                      <wp:positionV relativeFrom="paragraph">
                        <wp:posOffset>87630</wp:posOffset>
                      </wp:positionV>
                      <wp:extent cx="91440" cy="914400"/>
                      <wp:effectExtent l="0" t="5080" r="635" b="5715"/>
                      <wp:wrapNone/>
                      <wp:docPr id="27" name=""/>
                      <a:graphic xmlns:a="http://schemas.openxmlformats.org/drawingml/2006/main">
                        <a:graphicData uri="http://schemas.microsoft.com/office/word/2010/wordprocessingShape">
                          <wps:wsp>
                            <wps:cNvSpPr/>
                            <wps:spPr>
                              <a:xfrm>
                                <a:off x="0" y="0"/>
                                <a:ext cx="91440" cy="914400"/>
                              </a:xfrm>
                              <a:custGeom>
                                <a:avLst/>
                                <a:gdLst>
                                  <a:gd name="textAreaLeft" fmla="*/ 33120 w 51840"/>
                                  <a:gd name="textAreaRight" fmla="*/ 52200 w 51840"/>
                                  <a:gd name="textAreaTop" fmla="*/ 13320 h 518400"/>
                                  <a:gd name="textAreaBottom" fmla="*/ 505080 h 5184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10.05pt;margin-top:6.9pt;width:7.15pt;height:71.95pt;mso-wrap-style:none;v-text-anchor:middle;mso-position-horizontal-relative:margin" type="_x0000_t87">
                      <v:fill o:detectmouseclick="t" on="false"/>
                      <v:stroke color="black" weight="9360" joinstyle="miter" endcap="flat"/>
                      <w10:wrap type="none"/>
                    </v:shape>
                  </w:pict>
                </mc:Fallback>
              </mc:AlternateContent>
            </w:r>
          </w:p>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 xml:space="preserve">We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b/>
              </w:rPr>
            </w:pPr>
            <w:r>
              <w:rPr/>
              <w:t>They</w:t>
            </w:r>
          </w:p>
        </w:tc>
        <w:tc>
          <w:tcPr>
            <w:tcW w:w="4394" w:type="dxa"/>
            <w:tcBorders/>
          </w:tcPr>
          <w:p>
            <w:pPr>
              <w:pStyle w:val="Normal"/>
              <w:suppressAutoHyphens w:val="true"/>
              <w:snapToGrid w:val="false"/>
              <w:spacing w:lineRule="auto" w:line="240"/>
              <w:ind w:hanging="0" w:end="0"/>
              <w:jc w:val="start"/>
              <w:rPr>
                <w:b/>
              </w:rPr>
            </w:pPr>
            <w:r>
              <w:rPr>
                <w:b/>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b/>
              </w:rPr>
            </w:pPr>
            <w:r>
              <w:rPr/>
              <w:t>had been speaking</w:t>
            </w:r>
          </w:p>
        </w:tc>
        <w:tc>
          <w:tcPr>
            <w:tcW w:w="810" w:type="dxa"/>
            <w:tcBorders/>
          </w:tcPr>
          <w:p>
            <w:pPr>
              <w:pStyle w:val="Normal"/>
              <w:suppressAutoHyphens w:val="true"/>
              <w:snapToGrid w:val="false"/>
              <w:spacing w:lineRule="auto" w:line="240"/>
              <w:ind w:hanging="0" w:end="0"/>
              <w:jc w:val="start"/>
              <w:rPr>
                <w:b/>
              </w:rPr>
            </w:pPr>
            <w:r>
              <w:rPr>
                <w:b/>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b/>
              </w:rPr>
            </w:pPr>
            <w:r>
              <w:rPr/>
              <w:t>Had</w:t>
            </w:r>
          </w:p>
        </w:tc>
        <w:tc>
          <w:tcPr>
            <w:tcW w:w="1458" w:type="dxa"/>
            <w:tcBorders/>
          </w:tcPr>
          <w:p>
            <w:pPr>
              <w:pStyle w:val="Normal"/>
              <w:suppressAutoHyphens w:val="true"/>
              <w:snapToGrid w:val="false"/>
              <w:spacing w:lineRule="auto" w:line="240"/>
              <w:ind w:hanging="0" w:end="0"/>
              <w:jc w:val="start"/>
              <w:rPr>
                <w:b/>
              </w:rPr>
            </w:pPr>
            <w:r>
              <w:rPr>
                <w:b/>
              </w:rPr>
            </w:r>
          </w:p>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we</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b/>
              </w:rPr>
            </w:pPr>
            <w:r>
              <w:rPr/>
              <w:t>they</w:t>
            </w:r>
          </w:p>
        </w:tc>
        <w:tc>
          <w:tcPr>
            <w:tcW w:w="2934" w:type="dxa"/>
            <w:tcBorders/>
          </w:tcPr>
          <w:p>
            <w:pPr>
              <w:pStyle w:val="Normal"/>
              <w:suppressAutoHyphens w:val="true"/>
              <w:snapToGrid w:val="false"/>
              <w:spacing w:lineRule="auto" w:line="240"/>
              <w:ind w:hanging="0" w:end="0"/>
              <w:jc w:val="start"/>
              <w:rPr>
                <w:b/>
              </w:rPr>
            </w:pPr>
            <w:r>
              <w:rPr>
                <w:b/>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been speaking?</w:t>
            </w:r>
          </w:p>
          <w:p>
            <w:pPr>
              <w:pStyle w:val="Normal"/>
              <w:suppressAutoHyphens w:val="true"/>
              <w:spacing w:lineRule="auto" w:line="240"/>
              <w:ind w:hanging="0" w:end="0"/>
              <w:jc w:val="start"/>
              <w:rPr>
                <w:b/>
              </w:rPr>
            </w:pPr>
            <w:r>
              <w:rPr>
                <w:b/>
              </w:rPr>
            </w:r>
          </w:p>
        </w:tc>
      </w:tr>
    </w:tbl>
    <w:p>
      <w:pPr>
        <w:pStyle w:val="Normal"/>
        <w:suppressAutoHyphens w:val="true"/>
        <w:spacing w:lineRule="auto" w:line="240"/>
        <w:ind w:firstLine="284" w:end="0"/>
        <w:jc w:val="center"/>
        <w:rPr>
          <w:b/>
        </w:rPr>
      </w:pPr>
      <w:r>
        <w:rPr>
          <w:b/>
        </w:rPr>
      </w:r>
    </w:p>
    <w:tbl>
      <w:tblPr>
        <w:tblW w:w="7755" w:type="dxa"/>
        <w:jc w:val="start"/>
        <w:tblInd w:w="3227" w:type="dxa"/>
        <w:tblLayout w:type="fixed"/>
        <w:tblCellMar>
          <w:top w:w="0" w:type="dxa"/>
          <w:start w:w="108" w:type="dxa"/>
          <w:bottom w:w="0" w:type="dxa"/>
          <w:end w:w="108" w:type="dxa"/>
        </w:tblCellMar>
      </w:tblPr>
      <w:tblGrid>
        <w:gridCol w:w="1276"/>
        <w:gridCol w:w="6479"/>
      </w:tblGrid>
      <w:tr>
        <w:trPr/>
        <w:tc>
          <w:tcPr>
            <w:tcW w:w="1276" w:type="dxa"/>
            <w:tcBorders/>
          </w:tcPr>
          <w:p>
            <w:pPr>
              <w:pStyle w:val="Normal"/>
              <w:suppressAutoHyphens w:val="true"/>
              <w:spacing w:lineRule="auto" w:line="240"/>
              <w:ind w:hanging="0" w:end="0"/>
              <w:jc w:val="start"/>
              <w:rPr>
                <w:u w:val="single"/>
              </w:rPr>
            </w:pPr>
            <w:r>
              <mc:AlternateContent>
                <mc:Choice Requires="wps">
                  <w:drawing>
                    <wp:anchor behindDoc="0" distT="0" distB="0" distL="114935" distR="114935" simplePos="0" locked="0" layoutInCell="0" allowOverlap="1" relativeHeight="46">
                      <wp:simplePos x="0" y="0"/>
                      <wp:positionH relativeFrom="margin">
                        <wp:posOffset>2657475</wp:posOffset>
                      </wp:positionH>
                      <wp:positionV relativeFrom="paragraph">
                        <wp:posOffset>243205</wp:posOffset>
                      </wp:positionV>
                      <wp:extent cx="182880" cy="914400"/>
                      <wp:effectExtent l="0" t="5080" r="635" b="5715"/>
                      <wp:wrapNone/>
                      <wp:docPr id="28" name=""/>
                      <a:graphic xmlns:a="http://schemas.openxmlformats.org/drawingml/2006/main">
                        <a:graphicData uri="http://schemas.microsoft.com/office/word/2010/wordprocessingShape">
                          <wps:wsp>
                            <wps:cNvSpPr/>
                            <wps:spPr>
                              <a:xfrm>
                                <a:off x="0" y="0"/>
                                <a:ext cx="182880" cy="914400"/>
                              </a:xfrm>
                              <a:custGeom>
                                <a:avLst/>
                                <a:gdLst>
                                  <a:gd name="textAreaLeft" fmla="*/ 0 w 103680"/>
                                  <a:gd name="textAreaRight" fmla="*/ 37440 w 10368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09.25pt;margin-top:19.15pt;width:14.35pt;height:71.95pt;mso-wrap-style:none;v-text-anchor:middle;mso-position-horizontal-relative:margin" type="_x0000_t88">
                      <v:fill o:detectmouseclick="t" on="false"/>
                      <v:stroke color="black" weight="9360" joinstyle="miter" endcap="flat"/>
                      <w10:wrap type="none"/>
                    </v:shape>
                  </w:pict>
                </mc:Fallback>
              </mc:AlternateContent>
            </w:r>
            <w:r>
              <w:rPr>
                <w:u w:val="single"/>
              </w:rPr>
              <w:t>Negative</w:t>
            </w:r>
          </w:p>
          <w:p>
            <w:pPr>
              <w:pStyle w:val="Normal"/>
              <w:suppressAutoHyphens w:val="true"/>
              <w:spacing w:lineRule="auto" w:line="240"/>
              <w:ind w:hanging="0" w:end="0"/>
              <w:jc w:val="start"/>
              <w:rPr>
                <w:u w:val="single"/>
              </w:rPr>
            </w:pPr>
            <w:r>
              <w:rPr>
                <w:u w:val="single"/>
              </w:rPr>
            </w:r>
          </w:p>
        </w:tc>
        <w:tc>
          <w:tcPr>
            <w:tcW w:w="6479" w:type="dxa"/>
            <w:tcBorders/>
          </w:tcPr>
          <w:p>
            <w:pPr>
              <w:pStyle w:val="Normal"/>
              <w:suppressAutoHyphens w:val="true"/>
              <w:snapToGrid w:val="false"/>
              <w:spacing w:lineRule="auto" w:line="240"/>
              <w:ind w:hanging="0" w:end="0"/>
              <w:jc w:val="start"/>
              <w:rPr/>
            </w:pPr>
            <w:r>
              <w:rPr/>
            </w:r>
          </w:p>
        </w:tc>
      </w:tr>
      <w:tr>
        <w:trPr/>
        <w:tc>
          <w:tcPr>
            <w:tcW w:w="1276" w:type="dxa"/>
            <w:tcBorders/>
          </w:tcPr>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 xml:space="preserve">We      </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pPr>
            <w:r>
              <w:rPr/>
              <w:t>They</w:t>
            </w:r>
          </w:p>
        </w:tc>
        <w:tc>
          <w:tcPr>
            <w:tcW w:w="6479" w:type="dxa"/>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had not (hadn’t) been speaking</w:t>
            </w:r>
          </w:p>
          <w:p>
            <w:pPr>
              <w:pStyle w:val="Normal"/>
              <w:suppressAutoHyphens w:val="true"/>
              <w:spacing w:lineRule="auto" w:line="240"/>
              <w:ind w:hanging="0" w:end="0"/>
              <w:jc w:val="start"/>
              <w:rPr/>
            </w:pPr>
            <w:r>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u w:val="single"/>
        </w:rPr>
      </w:pPr>
      <w:r>
        <w:rPr>
          <w:u w:val="single"/>
        </w:rPr>
        <w:t>Negative –interrogative</w:t>
      </w:r>
    </w:p>
    <w:p>
      <w:pPr>
        <w:pStyle w:val="Normal"/>
        <w:suppressAutoHyphens w:val="true"/>
        <w:spacing w:lineRule="auto" w:line="240"/>
        <w:ind w:firstLine="284" w:end="0"/>
        <w:jc w:val="center"/>
        <w:rPr>
          <w:u w:val="single"/>
        </w:rPr>
      </w:pPr>
      <w:r>
        <w:rPr>
          <w:u w:val="single"/>
        </w:rPr>
      </w:r>
    </w:p>
    <w:tbl>
      <w:tblPr>
        <w:tblW w:w="10980" w:type="dxa"/>
        <w:jc w:val="start"/>
        <w:tblInd w:w="0" w:type="dxa"/>
        <w:tblLayout w:type="fixed"/>
        <w:tblCellMar>
          <w:top w:w="0" w:type="dxa"/>
          <w:start w:w="108" w:type="dxa"/>
          <w:bottom w:w="0" w:type="dxa"/>
          <w:end w:w="108" w:type="dxa"/>
        </w:tblCellMar>
      </w:tblPr>
      <w:tblGrid>
        <w:gridCol w:w="675"/>
        <w:gridCol w:w="1276"/>
        <w:gridCol w:w="3260"/>
        <w:gridCol w:w="993"/>
        <w:gridCol w:w="1275"/>
        <w:gridCol w:w="3501"/>
      </w:tblGrid>
      <w:tr>
        <w:trPr/>
        <w:tc>
          <w:tcPr>
            <w:tcW w:w="675" w:type="dxa"/>
            <w:tcBorders/>
          </w:tcPr>
          <w:p>
            <w:pPr>
              <w:pStyle w:val="Normal"/>
              <w:suppressAutoHyphens w:val="true"/>
              <w:spacing w:lineRule="auto" w:line="240"/>
              <w:ind w:hanging="0" w:end="0"/>
              <w:jc w:val="start"/>
              <w:rPr/>
            </w:pPr>
            <w:r>
              <mc:AlternateContent>
                <mc:Choice Requires="wps">
                  <w:drawing>
                    <wp:anchor behindDoc="0" distT="0" distB="0" distL="114935" distR="114935" simplePos="0" locked="0" layoutInCell="0" allowOverlap="1" relativeHeight="47">
                      <wp:simplePos x="0" y="0"/>
                      <wp:positionH relativeFrom="margin">
                        <wp:posOffset>1011555</wp:posOffset>
                      </wp:positionH>
                      <wp:positionV relativeFrom="paragraph">
                        <wp:posOffset>85725</wp:posOffset>
                      </wp:positionV>
                      <wp:extent cx="182880" cy="914400"/>
                      <wp:effectExtent l="0" t="5080" r="635" b="5715"/>
                      <wp:wrapNone/>
                      <wp:docPr id="29" name=""/>
                      <a:graphic xmlns:a="http://schemas.openxmlformats.org/drawingml/2006/main">
                        <a:graphicData uri="http://schemas.microsoft.com/office/word/2010/wordprocessingShape">
                          <wps:wsp>
                            <wps:cNvSpPr/>
                            <wps:spPr>
                              <a:xfrm>
                                <a:off x="0" y="0"/>
                                <a:ext cx="182880" cy="914400"/>
                              </a:xfrm>
                              <a:custGeom>
                                <a:avLst/>
                                <a:gdLst>
                                  <a:gd name="textAreaLeft" fmla="*/ 0 w 103680"/>
                                  <a:gd name="textAreaRight" fmla="*/ 37440 w 10368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6.75pt;width:14.35pt;height:71.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8">
                      <wp:simplePos x="0" y="0"/>
                      <wp:positionH relativeFrom="margin">
                        <wp:posOffset>4486275</wp:posOffset>
                      </wp:positionH>
                      <wp:positionV relativeFrom="paragraph">
                        <wp:posOffset>85725</wp:posOffset>
                      </wp:positionV>
                      <wp:extent cx="182880" cy="914400"/>
                      <wp:effectExtent l="0" t="5080" r="1270" b="5715"/>
                      <wp:wrapNone/>
                      <wp:docPr id="30" name=""/>
                      <a:graphic xmlns:a="http://schemas.openxmlformats.org/drawingml/2006/main">
                        <a:graphicData uri="http://schemas.microsoft.com/office/word/2010/wordprocessingShape">
                          <wps:wsp>
                            <wps:cNvSpPr/>
                            <wps:spPr>
                              <a:xfrm>
                                <a:off x="0" y="0"/>
                                <a:ext cx="182880" cy="914400"/>
                              </a:xfrm>
                              <a:custGeom>
                                <a:avLst/>
                                <a:gdLst>
                                  <a:gd name="textAreaLeft" fmla="*/ 0 w 103680"/>
                                  <a:gd name="textAreaRight" fmla="*/ 37440 w 10368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53.25pt;margin-top:6.75pt;width:14.35pt;height:71.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0">
                      <wp:simplePos x="0" y="0"/>
                      <wp:positionH relativeFrom="margin">
                        <wp:posOffset>280035</wp:posOffset>
                      </wp:positionH>
                      <wp:positionV relativeFrom="paragraph">
                        <wp:posOffset>85725</wp:posOffset>
                      </wp:positionV>
                      <wp:extent cx="91440" cy="914400"/>
                      <wp:effectExtent l="0" t="5080" r="635" b="5715"/>
                      <wp:wrapNone/>
                      <wp:docPr id="31" name=""/>
                      <a:graphic xmlns:a="http://schemas.openxmlformats.org/drawingml/2006/main">
                        <a:graphicData uri="http://schemas.microsoft.com/office/word/2010/wordprocessingShape">
                          <wps:wsp>
                            <wps:cNvSpPr/>
                            <wps:spPr>
                              <a:xfrm>
                                <a:off x="0" y="0"/>
                                <a:ext cx="91440" cy="914400"/>
                              </a:xfrm>
                              <a:custGeom>
                                <a:avLst/>
                                <a:gdLst>
                                  <a:gd name="textAreaLeft" fmla="*/ 33120 w 51840"/>
                                  <a:gd name="textAreaRight" fmla="*/ 52200 w 51840"/>
                                  <a:gd name="textAreaTop" fmla="*/ 13320 h 518400"/>
                                  <a:gd name="textAreaBottom" fmla="*/ 505080 h 5184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2.05pt;margin-top:6.75pt;width:7.15pt;height:71.95pt;mso-wrap-style:none;v-text-anchor:middle;mso-position-horizontal-relative:margin"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1">
                      <wp:simplePos x="0" y="0"/>
                      <wp:positionH relativeFrom="margin">
                        <wp:posOffset>3754755</wp:posOffset>
                      </wp:positionH>
                      <wp:positionV relativeFrom="paragraph">
                        <wp:posOffset>85725</wp:posOffset>
                      </wp:positionV>
                      <wp:extent cx="91440" cy="914400"/>
                      <wp:effectExtent l="0" t="5080" r="635" b="5715"/>
                      <wp:wrapNone/>
                      <wp:docPr id="32" name=""/>
                      <a:graphic xmlns:a="http://schemas.openxmlformats.org/drawingml/2006/main">
                        <a:graphicData uri="http://schemas.microsoft.com/office/word/2010/wordprocessingShape">
                          <wps:wsp>
                            <wps:cNvSpPr/>
                            <wps:spPr>
                              <a:xfrm>
                                <a:off x="0" y="0"/>
                                <a:ext cx="91440" cy="914400"/>
                              </a:xfrm>
                              <a:custGeom>
                                <a:avLst/>
                                <a:gdLst>
                                  <a:gd name="textAreaLeft" fmla="*/ 33120 w 51840"/>
                                  <a:gd name="textAreaRight" fmla="*/ 52200 w 51840"/>
                                  <a:gd name="textAreaTop" fmla="*/ 13320 h 518400"/>
                                  <a:gd name="textAreaBottom" fmla="*/ 505080 h 5184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95.65pt;margin-top:6.75pt;width:7.15pt;height:71.95pt;mso-wrap-style:none;v-text-anchor:middle;mso-position-horizontal-relative:margin" type="_x0000_t87">
                      <v:fill o:detectmouseclick="t" on="false"/>
                      <v:stroke color="black" weight="9360" joinstyle="miter" endcap="flat"/>
                      <w10:wrap type="none"/>
                    </v:shape>
                  </w:pict>
                </mc:Fallback>
              </mc:AlternateContent>
            </w:r>
            <w:r>
              <w:rPr/>
              <w:t xml:space="preserve">a) </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u w:val="single"/>
              </w:rPr>
            </w:pPr>
            <w:r>
              <w:rPr/>
              <w:t>Had</w:t>
            </w:r>
          </w:p>
        </w:tc>
        <w:tc>
          <w:tcPr>
            <w:tcW w:w="1276" w:type="dxa"/>
            <w:tcBorders/>
          </w:tcPr>
          <w:p>
            <w:pPr>
              <w:pStyle w:val="Normal"/>
              <w:suppressAutoHyphens w:val="true"/>
              <w:snapToGrid w:val="false"/>
              <w:spacing w:lineRule="auto" w:line="240"/>
              <w:ind w:hanging="0" w:end="0"/>
              <w:jc w:val="start"/>
              <w:rPr>
                <w:sz w:val="24"/>
                <w:u w:val="single"/>
              </w:rPr>
            </w:pPr>
            <w:r>
              <w:rPr>
                <w:sz w:val="24"/>
                <w:u w:val="single"/>
              </w:rPr>
            </w:r>
          </w:p>
          <w:p>
            <w:pPr>
              <w:pStyle w:val="Normal"/>
              <w:suppressAutoHyphens w:val="true"/>
              <w:spacing w:lineRule="auto" w:line="240"/>
              <w:ind w:hanging="0" w:end="0"/>
              <w:jc w:val="start"/>
              <w:rPr/>
            </w:pPr>
            <w:r>
              <w:rPr>
                <w:sz w:val="24"/>
              </w:rPr>
              <w:t>I</w:t>
            </w:r>
            <w:r>
              <w:rPr/>
              <w:t xml:space="preserve"> </w:t>
            </w:r>
          </w:p>
          <w:p>
            <w:pPr>
              <w:pStyle w:val="Normal"/>
              <w:suppressAutoHyphens w:val="true"/>
              <w:spacing w:lineRule="auto" w:line="240"/>
              <w:ind w:hanging="0" w:end="0"/>
              <w:jc w:val="start"/>
              <w:rPr/>
            </w:pPr>
            <w:r>
              <w:rPr/>
              <w:t>he (she, it)</w:t>
            </w:r>
          </w:p>
          <w:p>
            <w:pPr>
              <w:pStyle w:val="Normal"/>
              <w:suppressAutoHyphens w:val="true"/>
              <w:spacing w:lineRule="auto" w:line="240"/>
              <w:ind w:hanging="0" w:end="0"/>
              <w:jc w:val="start"/>
              <w:rPr/>
            </w:pPr>
            <w:r>
              <w:rPr/>
              <w:t>we</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u w:val="single"/>
              </w:rPr>
            </w:pPr>
            <w:r>
              <w:rPr/>
              <w:t>they</w:t>
            </w:r>
          </w:p>
        </w:tc>
        <w:tc>
          <w:tcPr>
            <w:tcW w:w="3260"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u w:val="single"/>
              </w:rPr>
            </w:pPr>
            <w:r>
              <w:rPr/>
              <w:t>not been speaking?</w:t>
            </w:r>
          </w:p>
        </w:tc>
        <w:tc>
          <w:tcPr>
            <w:tcW w:w="993" w:type="dxa"/>
            <w:tcBorders/>
          </w:tcPr>
          <w:p>
            <w:pPr>
              <w:pStyle w:val="Normal"/>
              <w:suppressAutoHyphens w:val="true"/>
              <w:spacing w:lineRule="auto" w:line="240"/>
              <w:ind w:hanging="0" w:end="0"/>
              <w:jc w:val="start"/>
              <w:rPr/>
            </w:pPr>
            <w:r>
              <w:rPr/>
              <w:t>b)</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u w:val="single"/>
              </w:rPr>
            </w:pPr>
            <w:r>
              <w:rPr/>
              <w:t>Hadn’t</w:t>
            </w:r>
          </w:p>
        </w:tc>
        <w:tc>
          <w:tcPr>
            <w:tcW w:w="1275"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pPr>
            <w:r>
              <w:rPr/>
              <w:t>he (she, it)</w:t>
            </w:r>
          </w:p>
          <w:p>
            <w:pPr>
              <w:pStyle w:val="Normal"/>
              <w:suppressAutoHyphens w:val="true"/>
              <w:spacing w:lineRule="auto" w:line="240"/>
              <w:ind w:hanging="0" w:end="0"/>
              <w:jc w:val="start"/>
              <w:rPr/>
            </w:pPr>
            <w:r>
              <w:rPr/>
              <w:t>we</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u w:val="single"/>
              </w:rPr>
            </w:pPr>
            <w:r>
              <w:rPr/>
              <w:t>they</w:t>
            </w:r>
          </w:p>
        </w:tc>
        <w:tc>
          <w:tcPr>
            <w:tcW w:w="3501" w:type="dxa"/>
            <w:tcBorders/>
          </w:tcPr>
          <w:p>
            <w:pPr>
              <w:pStyle w:val="2"/>
              <w:snapToGrid w:val="false"/>
              <w:ind w:hanging="0" w:end="0"/>
              <w:jc w:val="start"/>
              <w:rPr>
                <w:sz w:val="22"/>
                <w:u w:val="single"/>
              </w:rPr>
            </w:pPr>
            <w:r>
              <w:rPr>
                <w:sz w:val="22"/>
                <w:u w:val="single"/>
              </w:rPr>
            </w:r>
          </w:p>
          <w:p>
            <w:pPr>
              <w:pStyle w:val="2"/>
              <w:ind w:hanging="0" w:end="0"/>
              <w:jc w:val="start"/>
              <w:rPr>
                <w:sz w:val="22"/>
              </w:rPr>
            </w:pPr>
            <w:r>
              <w:rPr>
                <w:sz w:val="22"/>
              </w:rPr>
            </w:r>
          </w:p>
          <w:p>
            <w:pPr>
              <w:pStyle w:val="2"/>
              <w:ind w:hanging="0" w:end="0"/>
              <w:jc w:val="start"/>
              <w:rPr>
                <w:sz w:val="22"/>
              </w:rPr>
            </w:pPr>
            <w:r>
              <w:rPr>
                <w:sz w:val="22"/>
              </w:rPr>
            </w:r>
          </w:p>
          <w:p>
            <w:pPr>
              <w:pStyle w:val="2"/>
              <w:ind w:hanging="0" w:end="0"/>
              <w:jc w:val="start"/>
              <w:rPr>
                <w:sz w:val="22"/>
              </w:rPr>
            </w:pPr>
            <w:r>
              <w:rPr>
                <w:sz w:val="22"/>
              </w:rPr>
              <w:t>been speaking?</w:t>
            </w:r>
          </w:p>
          <w:p>
            <w:pPr>
              <w:pStyle w:val="Normal"/>
              <w:suppressAutoHyphens w:val="true"/>
              <w:spacing w:lineRule="auto" w:line="240"/>
              <w:ind w:hanging="0" w:end="0"/>
              <w:jc w:val="start"/>
              <w:rPr>
                <w:sz w:val="22"/>
                <w:u w:val="single"/>
              </w:rPr>
            </w:pPr>
            <w:r>
              <w:rPr>
                <w:sz w:val="22"/>
                <w:u w:val="single"/>
              </w:rPr>
            </w:r>
          </w:p>
        </w:tc>
      </w:tr>
    </w:tbl>
    <w:p>
      <w:pPr>
        <w:pStyle w:val="Normal"/>
        <w:suppressAutoHyphens w:val="true"/>
        <w:spacing w:lineRule="auto" w:line="240"/>
        <w:ind w:firstLine="284" w:end="0"/>
        <w:jc w:val="center"/>
        <w:rPr>
          <w:u w:val="single"/>
        </w:rPr>
      </w:pPr>
      <w:r>
        <w:rPr>
          <w:u w:val="single"/>
        </w:rPr>
      </w:r>
    </w:p>
    <w:p>
      <w:pPr>
        <w:pStyle w:val="Normal"/>
        <w:suppressAutoHyphens w:val="true"/>
        <w:spacing w:lineRule="auto" w:line="240"/>
        <w:ind w:firstLine="284" w:end="0"/>
        <w:rPr/>
      </w:pPr>
      <w:r>
        <w:rPr>
          <w:b/>
          <w:sz w:val="24"/>
        </w:rPr>
        <w:t>§ 41.</w:t>
      </w:r>
      <w:r>
        <w:rPr>
          <w:sz w:val="24"/>
        </w:rPr>
        <w:t xml:space="preserve"> </w:t>
      </w:r>
      <w:r>
        <w:rPr>
          <w:b/>
          <w:sz w:val="24"/>
        </w:rPr>
        <w:t>The past perfect continuous denotes an action which began before a given moment in the past, continued for a certain period of time up to that moment and possibly still continued at that past moment.</w:t>
      </w:r>
    </w:p>
    <w:p>
      <w:pPr>
        <w:pStyle w:val="Normal"/>
        <w:suppressAutoHyphens w:val="true"/>
        <w:spacing w:lineRule="auto" w:line="240"/>
        <w:ind w:firstLine="284" w:end="0"/>
        <w:rPr/>
      </w:pPr>
      <w:r>
        <w:rPr>
          <w:sz w:val="24"/>
        </w:rPr>
        <w:t>The moment of time in the past before which the action begins is usually indicated by other past actions in the past indefinite or, rather rarely, by the past continuous. Sometimes it is indicated directly by adverbials (</w:t>
      </w:r>
      <w:r>
        <w:rPr>
          <w:i/>
          <w:sz w:val="24"/>
        </w:rPr>
        <w:t>by that time, by the 1st of August</w:t>
      </w:r>
      <w:r>
        <w:rPr>
          <w:sz w:val="24"/>
        </w:rPr>
        <w:t>, etc.).</w:t>
      </w:r>
    </w:p>
    <w:p>
      <w:pPr>
        <w:pStyle w:val="Normal"/>
        <w:suppressAutoHyphens w:val="true"/>
        <w:spacing w:lineRule="auto" w:line="240"/>
        <w:ind w:firstLine="284" w:end="0"/>
        <w:rPr>
          <w:sz w:val="24"/>
        </w:rPr>
      </w:pPr>
      <w:r>
        <w:rPr>
          <w:sz w:val="24"/>
        </w:rPr>
      </w:r>
    </w:p>
    <w:p>
      <w:pPr>
        <w:pStyle w:val="2"/>
        <w:rPr>
          <w:b/>
        </w:rPr>
      </w:pPr>
      <w:r>
        <w:rPr>
          <w:b/>
        </w:rPr>
        <w:t>The past perfect continuous is used with actional verbs to denote: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1. </w:t>
      </w:r>
      <w:r>
        <w:rPr>
          <w:b/>
          <w:sz w:val="24"/>
        </w:rPr>
        <w:t>Actions in progress that began before a certain moment of time in the past and continued up to that</w:t>
      </w:r>
      <w:r>
        <w:rPr>
          <w:sz w:val="24"/>
        </w:rPr>
        <w:t xml:space="preserve"> </w:t>
      </w:r>
      <w:r>
        <w:rPr>
          <w:b/>
          <w:sz w:val="24"/>
        </w:rPr>
        <w:t>moment, but not into it.</w:t>
      </w:r>
      <w:r>
        <w:rPr>
          <w:sz w:val="24"/>
        </w:rPr>
        <w:t xml:space="preserve"> As a rule no indications of time are present: the exact time of the beginning of the action is more or less clear from the situation, while the end, closely precedes the given moment of past time (the exclusive past perfect continuous).</w:t>
      </w:r>
    </w:p>
    <w:p>
      <w:pPr>
        <w:pStyle w:val="Normal"/>
        <w:suppressAutoHyphens w:val="true"/>
        <w:spacing w:lineRule="auto" w:line="240"/>
        <w:ind w:hanging="0" w:end="0"/>
        <w:rPr>
          <w:sz w:val="24"/>
        </w:rPr>
      </w:pPr>
      <w:r>
        <w:rPr>
          <w:sz w:val="24"/>
        </w:rPr>
      </w:r>
    </w:p>
    <w:p>
      <w:pPr>
        <w:pStyle w:val="2"/>
        <w:ind w:start="284" w:end="0"/>
        <w:rPr/>
      </w:pPr>
      <w:r>
        <w:rPr/>
        <w:t xml:space="preserve">Dick, who </w:t>
      </w:r>
      <w:r>
        <w:rPr>
          <w:i/>
        </w:rPr>
        <w:t>had been reading</w:t>
      </w:r>
      <w:r>
        <w:rPr/>
        <w:t xml:space="preserve"> aloud Pit’s letter, suddenly stopped.</w:t>
      </w:r>
    </w:p>
    <w:p>
      <w:pPr>
        <w:pStyle w:val="2"/>
        <w:ind w:start="284" w:end="0"/>
        <w:rPr/>
      </w:pPr>
      <w:r>
        <w:rPr/>
        <w:t xml:space="preserve">I </w:t>
      </w:r>
      <w:r>
        <w:rPr>
          <w:i/>
        </w:rPr>
        <w:t>had been feeling very tired</w:t>
      </w:r>
      <w:r>
        <w:rPr/>
        <w:t>, but now I grew alert.</w:t>
      </w:r>
    </w:p>
    <w:p>
      <w:pPr>
        <w:pStyle w:val="Normal"/>
        <w:suppressAutoHyphens w:val="true"/>
        <w:spacing w:lineRule="auto" w:line="240"/>
        <w:ind w:firstLine="284" w:start="284" w:end="0"/>
        <w:rPr/>
      </w:pPr>
      <w:r>
        <w:rPr>
          <w:sz w:val="24"/>
        </w:rPr>
        <w:t xml:space="preserve">They </w:t>
      </w:r>
      <w:r>
        <w:rPr>
          <w:i/>
          <w:sz w:val="24"/>
        </w:rPr>
        <w:t>had been walking</w:t>
      </w:r>
      <w:r>
        <w:rPr>
          <w:sz w:val="24"/>
        </w:rPr>
        <w:t xml:space="preserve"> rapidly and now they were approaching the spot.</w:t>
      </w:r>
    </w:p>
    <w:p>
      <w:pPr>
        <w:pStyle w:val="Normal"/>
        <w:suppressAutoHyphens w:val="true"/>
        <w:spacing w:lineRule="auto" w:line="240"/>
        <w:ind w:firstLine="284" w:start="284" w:end="0"/>
        <w:rPr/>
      </w:pPr>
      <w:r>
        <w:rPr>
          <w:sz w:val="24"/>
        </w:rPr>
        <w:t xml:space="preserve">Her eyes were red. I saw she </w:t>
      </w:r>
      <w:r>
        <w:rPr>
          <w:i/>
          <w:sz w:val="24"/>
        </w:rPr>
        <w:t>had been crying</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Actions in progress that began before a certain moment of time in the past and continued into it.</w:t>
      </w:r>
      <w:r>
        <w:rPr>
          <w:sz w:val="24"/>
        </w:rPr>
        <w:t xml:space="preserve"> In this case either the starting point of the action or its duration is indicated (the inclusive past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Ever since his return he </w:t>
      </w:r>
      <w:r>
        <w:rPr>
          <w:i/>
          <w:sz w:val="24"/>
        </w:rPr>
        <w:t>had been losing</w:t>
      </w:r>
      <w:r>
        <w:rPr>
          <w:sz w:val="24"/>
        </w:rPr>
        <w:t xml:space="preserve"> strength and flesh.</w:t>
      </w:r>
    </w:p>
    <w:p>
      <w:pPr>
        <w:pStyle w:val="2"/>
        <w:ind w:start="284" w:end="0"/>
        <w:rPr/>
      </w:pPr>
      <w:r>
        <w:rPr/>
        <w:t xml:space="preserve">She </w:t>
      </w:r>
      <w:r>
        <w:rPr>
          <w:i/>
        </w:rPr>
        <w:t>had been acting</w:t>
      </w:r>
      <w:r>
        <w:rPr/>
        <w:t xml:space="preserve"> for a long time without a rest and she badly needed one.</w:t>
      </w:r>
    </w:p>
    <w:p>
      <w:pPr>
        <w:pStyle w:val="Normal"/>
        <w:suppressAutoHyphens w:val="true"/>
        <w:spacing w:lineRule="auto" w:line="240"/>
        <w:ind w:firstLine="284" w:start="284" w:end="0"/>
        <w:rPr/>
      </w:pPr>
      <w:r>
        <w:rPr>
          <w:sz w:val="24"/>
        </w:rPr>
        <w:t xml:space="preserve">Even now he could not stop, though he </w:t>
      </w:r>
      <w:r>
        <w:rPr>
          <w:i/>
          <w:sz w:val="24"/>
        </w:rPr>
        <w:t>had been running</w:t>
      </w:r>
      <w:r>
        <w:rPr>
          <w:sz w:val="24"/>
        </w:rPr>
        <w:t xml:space="preserve"> all the way from the village.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The past perfect continuous is usually rendered in Russian by the past tense, imperfective.                                               </w:t>
      </w:r>
    </w:p>
    <w:p>
      <w:pPr>
        <w:pStyle w:val="Normal"/>
        <w:suppressAutoHyphens w:val="true"/>
        <w:spacing w:lineRule="auto" w:line="240"/>
        <w:ind w:firstLine="284" w:end="0"/>
        <w:rPr>
          <w:sz w:val="24"/>
        </w:rPr>
      </w:pPr>
      <w:r>
        <w:rPr>
          <w:sz w:val="24"/>
        </w:rPr>
      </w:r>
    </w:p>
    <w:p>
      <w:pPr>
        <w:pStyle w:val="Heading3"/>
        <w:rPr/>
      </w:pPr>
      <w:bookmarkStart w:id="11" w:name="__RefHeading___Toc5112949"/>
      <w:bookmarkEnd w:id="11"/>
      <w:r>
        <w:rPr/>
        <w:t>Future tenses</w:t>
      </w:r>
    </w:p>
    <w:p>
      <w:pPr>
        <w:pStyle w:val="Normal"/>
        <w:rPr/>
      </w:pPr>
      <w:r>
        <w:rPr/>
      </w:r>
    </w:p>
    <w:p>
      <w:pPr>
        <w:pStyle w:val="Normal"/>
        <w:suppressAutoHyphens w:val="true"/>
        <w:spacing w:lineRule="auto" w:line="240"/>
        <w:ind w:firstLine="284" w:end="0"/>
        <w:rPr/>
      </w:pPr>
      <w:r>
        <w:rPr>
          <w:b/>
          <w:sz w:val="24"/>
        </w:rPr>
        <w:t>§ 42.</w:t>
      </w:r>
      <w:r>
        <w:rPr>
          <w:sz w:val="24"/>
        </w:rPr>
        <w:t xml:space="preserve"> All the future tenses (the future indefinite (the simple future), the future continuous, the future perfect, the future perfect continuous) refer the actions they denote to the future. The difference between them is due to their different relation to the categories of aspect and perfect.</w:t>
      </w:r>
    </w:p>
    <w:p>
      <w:pPr>
        <w:pStyle w:val="Normal"/>
        <w:suppressAutoHyphens w:val="true"/>
        <w:spacing w:lineRule="auto" w:line="240"/>
        <w:ind w:firstLine="284" w:end="0"/>
        <w:rPr>
          <w:sz w:val="24"/>
        </w:rPr>
      </w:pPr>
      <w:r>
        <w:rPr>
          <w:sz w:val="24"/>
        </w:rPr>
        <w:t>Their specific time reference limits their use in comparison with the present and the past tenses.</w:t>
      </w:r>
    </w:p>
    <w:p>
      <w:pPr>
        <w:pStyle w:val="Normal"/>
        <w:suppressAutoHyphens w:val="true"/>
        <w:spacing w:lineRule="auto" w:line="240"/>
        <w:ind w:firstLine="284" w:end="0"/>
        <w:rPr>
          <w:sz w:val="24"/>
        </w:rPr>
      </w:pPr>
      <w:r>
        <w:rPr>
          <w:sz w:val="24"/>
        </w:rPr>
        <w:t>Among the future tenses the future indefinite is the most frequently used, while the use of the future continuous and the future perfect is rather limited, because the situations to which they are applicable seldom arise. As to the future perfect continuous, it is hardly ever used.</w:t>
      </w:r>
    </w:p>
    <w:p>
      <w:pPr>
        <w:pStyle w:val="Normal"/>
        <w:suppressAutoHyphens w:val="true"/>
        <w:spacing w:lineRule="auto" w:line="240"/>
        <w:ind w:firstLine="284" w:end="0"/>
        <w:rPr>
          <w:sz w:val="24"/>
        </w:rPr>
      </w:pPr>
      <w:r>
        <w:rPr>
          <w:sz w:val="24"/>
        </w:rPr>
      </w:r>
    </w:p>
    <w:p>
      <w:pPr>
        <w:pStyle w:val="Heading8"/>
        <w:rPr/>
      </w:pPr>
      <w:r>
        <w:rPr/>
        <w:t>The future indefinite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43. Formation.</w:t>
      </w:r>
      <w:r>
        <w:rPr>
          <w:sz w:val="24"/>
        </w:rPr>
        <w:t xml:space="preserve"> The future indefinite is formed analytically by means of the auxiliary verb </w:t>
      </w:r>
      <w:r>
        <w:rPr>
          <w:b/>
          <w:sz w:val="24"/>
        </w:rPr>
        <w:t>shall</w:t>
      </w:r>
      <w:r>
        <w:rPr>
          <w:sz w:val="24"/>
        </w:rPr>
        <w:t xml:space="preserve"> for the first person singular or plural and </w:t>
      </w:r>
      <w:r>
        <w:rPr>
          <w:b/>
          <w:sz w:val="24"/>
        </w:rPr>
        <w:t xml:space="preserve">will </w:t>
      </w:r>
      <w:r>
        <w:rPr>
          <w:sz w:val="24"/>
        </w:rPr>
        <w:t xml:space="preserve">for the second and third person singular or plural and the infinitive of the notional verb without the particle </w:t>
      </w:r>
      <w:r>
        <w:rPr>
          <w:b/>
          <w:sz w:val="24"/>
        </w:rPr>
        <w:t>to</w:t>
      </w:r>
      <w:r>
        <w:rPr>
          <w:sz w:val="24"/>
        </w:rPr>
        <w:t>.</w:t>
      </w:r>
    </w:p>
    <w:p>
      <w:pPr>
        <w:pStyle w:val="Normal"/>
        <w:pBdr>
          <w:bottom w:val="single" w:sz="4" w:space="1" w:color="000000"/>
        </w:pBdr>
        <w:suppressAutoHyphens w:val="true"/>
        <w:spacing w:lineRule="auto" w:line="240"/>
        <w:ind w:firstLine="284" w:end="0"/>
        <w:rPr/>
      </w:pPr>
      <w:r>
        <w:rPr>
          <w:sz w:val="24"/>
        </w:rPr>
        <w:t xml:space="preserve">The modern tendency is to use </w:t>
      </w:r>
      <w:r>
        <w:rPr>
          <w:b/>
          <w:sz w:val="24"/>
        </w:rPr>
        <w:t xml:space="preserve">will </w:t>
      </w:r>
      <w:r>
        <w:rPr>
          <w:sz w:val="24"/>
        </w:rPr>
        <w:t>for all the persons*.</w:t>
      </w:r>
    </w:p>
    <w:p>
      <w:pPr>
        <w:pStyle w:val="Normal"/>
        <w:suppressAutoHyphens w:val="true"/>
        <w:spacing w:lineRule="auto" w:line="240"/>
        <w:ind w:firstLine="284" w:end="0"/>
        <w:rPr/>
      </w:pPr>
      <w:r>
        <w:rPr>
          <w:sz w:val="20"/>
        </w:rPr>
        <w:t xml:space="preserve">* In modern spoken English no person distinctions are found in future tenses. The only marker for any future tense is </w:t>
      </w:r>
      <w:r>
        <w:rPr>
          <w:b/>
          <w:sz w:val="20"/>
        </w:rPr>
        <w:t>‘ll</w:t>
      </w:r>
      <w:r>
        <w:rPr>
          <w:sz w:val="20"/>
        </w:rPr>
        <w:t xml:space="preserve"> used for all persons singular and plural (I’ll speak, He’ll speak). Historically </w:t>
      </w:r>
      <w:r>
        <w:rPr>
          <w:b/>
          <w:sz w:val="20"/>
        </w:rPr>
        <w:t>‘ll</w:t>
      </w:r>
      <w:r>
        <w:rPr>
          <w:sz w:val="20"/>
        </w:rPr>
        <w:t xml:space="preserve"> is the contracted form of </w:t>
      </w:r>
      <w:r>
        <w:rPr>
          <w:b/>
          <w:sz w:val="20"/>
        </w:rPr>
        <w:t>will</w:t>
      </w:r>
      <w:r>
        <w:rPr>
          <w:sz w:val="20"/>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future indefinite</w:t>
      </w:r>
    </w:p>
    <w:p>
      <w:pPr>
        <w:pStyle w:val="Normal"/>
        <w:suppressAutoHyphens w:val="true"/>
        <w:spacing w:lineRule="auto" w:line="240"/>
        <w:ind w:firstLine="284" w:end="0"/>
        <w:jc w:val="center"/>
        <w:rPr>
          <w:b/>
        </w:rPr>
      </w:pPr>
      <w:r>
        <w:rPr>
          <w:b/>
        </w:rPr>
      </w:r>
    </w:p>
    <w:tbl>
      <w:tblPr>
        <w:tblW w:w="10588" w:type="dxa"/>
        <w:jc w:val="start"/>
        <w:tblInd w:w="392" w:type="dxa"/>
        <w:tblLayout w:type="fixed"/>
        <w:tblCellMar>
          <w:top w:w="0" w:type="dxa"/>
          <w:start w:w="108" w:type="dxa"/>
          <w:bottom w:w="0" w:type="dxa"/>
          <w:end w:w="108" w:type="dxa"/>
        </w:tblCellMar>
      </w:tblPr>
      <w:tblGrid>
        <w:gridCol w:w="2268"/>
        <w:gridCol w:w="3969"/>
        <w:gridCol w:w="4351"/>
      </w:tblGrid>
      <w:tr>
        <w:trPr/>
        <w:tc>
          <w:tcPr>
            <w:tcW w:w="2268" w:type="dxa"/>
            <w:tcBorders/>
          </w:tcPr>
          <w:p>
            <w:pPr>
              <w:pStyle w:val="Normal"/>
              <w:suppressAutoHyphens w:val="true"/>
              <w:spacing w:lineRule="auto" w:line="240"/>
              <w:ind w:hanging="0" w:end="0"/>
              <w:jc w:val="start"/>
              <w:rPr>
                <w:b/>
                <w:u w:val="single"/>
              </w:rPr>
            </w:pPr>
            <w:r>
              <mc:AlternateContent>
                <mc:Choice Requires="wps">
                  <w:drawing>
                    <wp:anchor behindDoc="0" distT="0" distB="0" distL="114935" distR="114935" simplePos="0" locked="0" layoutInCell="0" allowOverlap="1" relativeHeight="52">
                      <wp:simplePos x="0" y="0"/>
                      <wp:positionH relativeFrom="margin">
                        <wp:posOffset>1468755</wp:posOffset>
                      </wp:positionH>
                      <wp:positionV relativeFrom="paragraph">
                        <wp:posOffset>235585</wp:posOffset>
                      </wp:positionV>
                      <wp:extent cx="182880" cy="914400"/>
                      <wp:effectExtent l="0" t="5080" r="635" b="5715"/>
                      <wp:wrapNone/>
                      <wp:docPr id="33" name=""/>
                      <a:graphic xmlns:a="http://schemas.openxmlformats.org/drawingml/2006/main">
                        <a:graphicData uri="http://schemas.microsoft.com/office/word/2010/wordprocessingShape">
                          <wps:wsp>
                            <wps:cNvSpPr/>
                            <wps:spPr>
                              <a:xfrm>
                                <a:off x="0" y="0"/>
                                <a:ext cx="182880" cy="914400"/>
                              </a:xfrm>
                              <a:custGeom>
                                <a:avLst/>
                                <a:gdLst>
                                  <a:gd name="textAreaLeft" fmla="*/ 0 w 103680"/>
                                  <a:gd name="textAreaRight" fmla="*/ 37440 w 10368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15.65pt;margin-top:18.55pt;width:14.35pt;height:71.95pt;mso-wrap-style:none;v-text-anchor:middle;mso-position-horizontal-relative:margin" type="_x0000_t88">
                      <v:fill o:detectmouseclick="t" on="false"/>
                      <v:stroke color="black" weight="9360" joinstyle="miter" endcap="flat"/>
                      <w10:wrap type="none"/>
                    </v:shape>
                  </w:pict>
                </mc:Fallback>
              </mc:AlternateContent>
            </w:r>
            <w:r>
              <w:rPr>
                <w:u w:val="single"/>
              </w:rPr>
              <w:t>Affirmative</w:t>
            </w:r>
          </w:p>
        </w:tc>
        <w:tc>
          <w:tcPr>
            <w:tcW w:w="3969" w:type="dxa"/>
            <w:tcBorders/>
          </w:tcPr>
          <w:p>
            <w:pPr>
              <w:pStyle w:val="Normal"/>
              <w:suppressAutoHyphens w:val="true"/>
              <w:snapToGrid w:val="false"/>
              <w:spacing w:lineRule="auto" w:line="240"/>
              <w:ind w:hanging="0" w:end="0"/>
              <w:jc w:val="start"/>
              <w:rPr>
                <w:b/>
                <w:u w:val="single"/>
              </w:rPr>
            </w:pPr>
            <w:r>
              <w:rPr>
                <w:b/>
                <w:u w:val="single"/>
              </w:rPr>
            </w:r>
          </w:p>
        </w:tc>
        <w:tc>
          <w:tcPr>
            <w:tcW w:w="4351" w:type="dxa"/>
            <w:tcBorders/>
          </w:tcPr>
          <w:p>
            <w:pPr>
              <w:pStyle w:val="Normal"/>
              <w:suppressAutoHyphens w:val="true"/>
              <w:spacing w:lineRule="auto" w:line="240"/>
              <w:ind w:hanging="0" w:end="0"/>
              <w:jc w:val="start"/>
              <w:rPr>
                <w:u w:val="single"/>
              </w:rPr>
            </w:pPr>
            <w:r>
              <w:rPr>
                <w:u w:val="single"/>
              </w:rPr>
              <w:t>Interrogative</w:t>
            </w:r>
          </w:p>
          <w:p>
            <w:pPr>
              <w:pStyle w:val="Normal"/>
              <w:suppressAutoHyphens w:val="true"/>
              <w:spacing w:lineRule="auto" w:line="240"/>
              <w:ind w:hanging="0" w:end="0"/>
              <w:jc w:val="start"/>
              <w:rPr>
                <w:b/>
                <w:u w:val="single"/>
              </w:rPr>
            </w:pPr>
            <w:r>
              <w:rPr>
                <w:b/>
                <w:u w:val="single"/>
              </w:rPr>
            </w:r>
          </w:p>
        </w:tc>
      </w:tr>
      <w:tr>
        <w:trPr/>
        <w:tc>
          <w:tcPr>
            <w:tcW w:w="2268" w:type="dxa"/>
            <w:tcBorders/>
          </w:tcPr>
          <w:p>
            <w:pPr>
              <w:pStyle w:val="Normal"/>
              <w:suppressAutoHyphens w:val="true"/>
              <w:spacing w:lineRule="auto" w:line="240"/>
              <w:ind w:hanging="0" w:end="0"/>
              <w:jc w:val="start"/>
              <w:rPr/>
            </w:pPr>
            <w:r>
              <w:rPr/>
              <w:t xml:space="preserve">I shall speak </w:t>
            </w:r>
          </w:p>
          <w:p>
            <w:pPr>
              <w:pStyle w:val="Normal"/>
              <w:suppressAutoHyphens w:val="true"/>
              <w:spacing w:lineRule="auto" w:line="240"/>
              <w:ind w:hanging="0" w:end="0"/>
              <w:jc w:val="start"/>
              <w:rPr/>
            </w:pPr>
            <w:r>
              <w:rPr/>
              <w:t xml:space="preserve">He (she, it) will speak </w:t>
            </w:r>
          </w:p>
          <w:p>
            <w:pPr>
              <w:pStyle w:val="Normal"/>
              <w:suppressAutoHyphens w:val="true"/>
              <w:spacing w:lineRule="auto" w:line="240"/>
              <w:ind w:hanging="0" w:end="0"/>
              <w:jc w:val="start"/>
              <w:rPr/>
            </w:pPr>
            <w:r>
              <w:rPr/>
              <w:t xml:space="preserve">We shall speak </w:t>
            </w:r>
          </w:p>
          <w:p>
            <w:pPr>
              <w:pStyle w:val="Normal"/>
              <w:suppressAutoHyphens w:val="true"/>
              <w:spacing w:lineRule="auto" w:line="240"/>
              <w:ind w:hanging="0" w:end="0"/>
              <w:jc w:val="start"/>
              <w:rPr/>
            </w:pPr>
            <w:r>
              <w:rPr/>
              <w:t xml:space="preserve">You will speak </w:t>
            </w:r>
          </w:p>
          <w:p>
            <w:pPr>
              <w:pStyle w:val="Normal"/>
              <w:suppressAutoHyphens w:val="true"/>
              <w:spacing w:lineRule="auto" w:line="240"/>
              <w:ind w:hanging="0" w:end="0"/>
              <w:jc w:val="start"/>
              <w:rPr>
                <w:b/>
              </w:rPr>
            </w:pPr>
            <w:r>
              <w:rPr/>
              <w:t>They will speak</w:t>
            </w:r>
          </w:p>
        </w:tc>
        <w:tc>
          <w:tcPr>
            <w:tcW w:w="3969" w:type="dxa"/>
            <w:tcBorders/>
          </w:tcPr>
          <w:p>
            <w:pPr>
              <w:pStyle w:val="Normal"/>
              <w:suppressAutoHyphens w:val="true"/>
              <w:snapToGrid w:val="false"/>
              <w:spacing w:lineRule="auto" w:line="240"/>
              <w:ind w:hanging="0" w:end="0"/>
              <w:jc w:val="start"/>
              <w:rPr>
                <w:b/>
              </w:rPr>
            </w:pPr>
            <w:r>
              <w:rPr>
                <w:b/>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t>(I’ll speak)</w:t>
            </w:r>
          </w:p>
        </w:tc>
        <w:tc>
          <w:tcPr>
            <w:tcW w:w="4351" w:type="dxa"/>
            <w:tcBorders/>
          </w:tcPr>
          <w:p>
            <w:pPr>
              <w:pStyle w:val="Normal"/>
              <w:suppressAutoHyphens w:val="true"/>
              <w:spacing w:lineRule="auto" w:line="240"/>
              <w:ind w:hanging="0" w:end="0"/>
              <w:jc w:val="start"/>
              <w:rPr/>
            </w:pPr>
            <w:r>
              <w:rPr/>
              <w:t xml:space="preserve">Shall I speak? </w:t>
            </w:r>
          </w:p>
          <w:p>
            <w:pPr>
              <w:pStyle w:val="Normal"/>
              <w:suppressAutoHyphens w:val="true"/>
              <w:spacing w:lineRule="auto" w:line="240"/>
              <w:ind w:hanging="0" w:end="0"/>
              <w:jc w:val="start"/>
              <w:rPr/>
            </w:pPr>
            <w:r>
              <w:rPr/>
              <w:t xml:space="preserve">Will he (she, it) speak? </w:t>
            </w:r>
          </w:p>
          <w:p>
            <w:pPr>
              <w:pStyle w:val="Normal"/>
              <w:suppressAutoHyphens w:val="true"/>
              <w:spacing w:lineRule="auto" w:line="240"/>
              <w:ind w:hanging="0" w:end="0"/>
              <w:jc w:val="start"/>
              <w:rPr/>
            </w:pPr>
            <w:r>
              <w:rPr/>
              <w:t xml:space="preserve">Shall we speak? </w:t>
            </w:r>
          </w:p>
          <w:p>
            <w:pPr>
              <w:pStyle w:val="Normal"/>
              <w:suppressAutoHyphens w:val="true"/>
              <w:spacing w:lineRule="auto" w:line="240"/>
              <w:ind w:hanging="0" w:end="0"/>
              <w:jc w:val="start"/>
              <w:rPr/>
            </w:pPr>
            <w:r>
              <w:rPr/>
              <w:t xml:space="preserve">Will you speak? </w:t>
            </w:r>
          </w:p>
          <w:p>
            <w:pPr>
              <w:pStyle w:val="Normal"/>
              <w:suppressAutoHyphens w:val="true"/>
              <w:spacing w:lineRule="auto" w:line="240"/>
              <w:ind w:hanging="0" w:end="0"/>
              <w:jc w:val="start"/>
              <w:rPr>
                <w:b/>
              </w:rPr>
            </w:pPr>
            <w:r>
              <w:rPr/>
              <w:t>Will they speak?</w:t>
            </w:r>
          </w:p>
        </w:tc>
      </w:tr>
    </w:tbl>
    <w:p>
      <w:pPr>
        <w:pStyle w:val="Normal"/>
        <w:suppressAutoHyphens w:val="true"/>
        <w:spacing w:lineRule="auto" w:line="240"/>
        <w:ind w:firstLine="284" w:end="0"/>
        <w:jc w:val="center"/>
        <w:rPr>
          <w:b/>
        </w:rPr>
      </w:pPr>
      <w:r>
        <w:rPr>
          <w:b/>
        </w:rPr>
      </w:r>
    </w:p>
    <w:p>
      <w:pPr>
        <w:pStyle w:val="Normal"/>
        <w:suppressAutoHyphens w:val="true"/>
        <w:spacing w:lineRule="auto" w:line="240"/>
        <w:ind w:firstLine="284" w:end="0"/>
        <w:jc w:val="center"/>
        <w:rPr>
          <w:u w:val="single"/>
        </w:rPr>
      </w:pPr>
      <w:r>
        <w:rPr>
          <w:u w:val="single"/>
        </w:rPr>
        <w:t>Negative</w:t>
      </w:r>
    </w:p>
    <w:p>
      <w:pPr>
        <w:pStyle w:val="Normal"/>
        <w:suppressAutoHyphens w:val="true"/>
        <w:spacing w:lineRule="auto" w:line="240"/>
        <w:ind w:firstLine="284" w:end="0"/>
        <w:jc w:val="center"/>
        <w:rPr>
          <w:u w:val="single"/>
        </w:rPr>
      </w:pPr>
      <w:r>
        <w:rPr>
          <w:u w:val="single"/>
        </w:rPr>
      </w:r>
    </w:p>
    <w:tbl>
      <w:tblPr>
        <w:tblW w:w="6905" w:type="dxa"/>
        <w:jc w:val="start"/>
        <w:tblInd w:w="4077" w:type="dxa"/>
        <w:tblLayout w:type="fixed"/>
        <w:tblCellMar>
          <w:top w:w="0" w:type="dxa"/>
          <w:start w:w="108" w:type="dxa"/>
          <w:bottom w:w="0" w:type="dxa"/>
          <w:end w:w="108" w:type="dxa"/>
        </w:tblCellMar>
      </w:tblPr>
      <w:tblGrid>
        <w:gridCol w:w="6905"/>
      </w:tblGrid>
      <w:tr>
        <w:trPr/>
        <w:tc>
          <w:tcPr>
            <w:tcW w:w="6905" w:type="dxa"/>
            <w:tcBorders/>
          </w:tcPr>
          <w:p>
            <w:pPr>
              <w:pStyle w:val="Normal"/>
              <w:suppressAutoHyphens w:val="true"/>
              <w:spacing w:lineRule="auto" w:line="240"/>
              <w:ind w:hanging="0" w:end="0"/>
              <w:jc w:val="start"/>
              <w:rPr/>
            </w:pPr>
            <w:r>
              <w:rPr/>
              <w:t xml:space="preserve">I shall not (shan’t) speak </w:t>
            </w:r>
          </w:p>
          <w:p>
            <w:pPr>
              <w:pStyle w:val="Normal"/>
              <w:suppressAutoHyphens w:val="true"/>
              <w:spacing w:lineRule="auto" w:line="240"/>
              <w:ind w:hanging="0" w:end="0"/>
              <w:jc w:val="start"/>
              <w:rPr/>
            </w:pPr>
            <w:r>
              <w:rPr/>
              <w:t xml:space="preserve">He (she, it) will not (won’t) speak </w:t>
            </w:r>
          </w:p>
          <w:p>
            <w:pPr>
              <w:pStyle w:val="Normal"/>
              <w:suppressAutoHyphens w:val="true"/>
              <w:spacing w:lineRule="auto" w:line="240"/>
              <w:ind w:hanging="0" w:end="0"/>
              <w:jc w:val="start"/>
              <w:rPr/>
            </w:pPr>
            <w:r>
              <w:rPr/>
              <w:t xml:space="preserve">We shall not (shan’t) speak </w:t>
            </w:r>
          </w:p>
          <w:p>
            <w:pPr>
              <w:pStyle w:val="Normal"/>
              <w:suppressAutoHyphens w:val="true"/>
              <w:spacing w:lineRule="auto" w:line="240"/>
              <w:ind w:hanging="0" w:end="0"/>
              <w:jc w:val="start"/>
              <w:rPr/>
            </w:pPr>
            <w:r>
              <w:rPr/>
              <w:t xml:space="preserve">You will not (won’t) speak </w:t>
            </w:r>
          </w:p>
          <w:p>
            <w:pPr>
              <w:pStyle w:val="Normal"/>
              <w:suppressAutoHyphens w:val="true"/>
              <w:spacing w:lineRule="auto" w:line="240"/>
              <w:ind w:hanging="0" w:end="0"/>
              <w:jc w:val="start"/>
              <w:rPr>
                <w:u w:val="single"/>
              </w:rPr>
            </w:pPr>
            <w:r>
              <w:rPr/>
              <w:t>They will not (won’t) speak</w:t>
            </w:r>
          </w:p>
        </w:tc>
      </w:tr>
    </w:tbl>
    <w:p>
      <w:pPr>
        <w:pStyle w:val="Normal"/>
        <w:suppressAutoHyphens w:val="true"/>
        <w:spacing w:lineRule="auto" w:line="240"/>
        <w:ind w:firstLine="284" w:end="0"/>
        <w:jc w:val="center"/>
        <w:rPr>
          <w:u w:val="single"/>
        </w:rPr>
      </w:pPr>
      <w:r>
        <w:rPr>
          <w:u w:val="single"/>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jc w:val="center"/>
        <w:rPr>
          <w:u w:val="single"/>
        </w:rPr>
      </w:pPr>
      <w:r>
        <w:rPr>
          <w:u w:val="single"/>
        </w:rPr>
      </w:r>
    </w:p>
    <w:tbl>
      <w:tblPr>
        <w:tblW w:w="10588" w:type="dxa"/>
        <w:jc w:val="start"/>
        <w:tblInd w:w="392" w:type="dxa"/>
        <w:tblLayout w:type="fixed"/>
        <w:tblCellMar>
          <w:top w:w="0" w:type="dxa"/>
          <w:start w:w="108" w:type="dxa"/>
          <w:bottom w:w="0" w:type="dxa"/>
          <w:end w:w="108" w:type="dxa"/>
        </w:tblCellMar>
      </w:tblPr>
      <w:tblGrid>
        <w:gridCol w:w="425"/>
        <w:gridCol w:w="4673"/>
        <w:gridCol w:w="430"/>
        <w:gridCol w:w="5060"/>
      </w:tblGrid>
      <w:tr>
        <w:trPr/>
        <w:tc>
          <w:tcPr>
            <w:tcW w:w="425" w:type="dxa"/>
            <w:tcBorders/>
          </w:tcPr>
          <w:p>
            <w:pPr>
              <w:pStyle w:val="Normal"/>
              <w:suppressAutoHyphens w:val="true"/>
              <w:spacing w:lineRule="auto" w:line="240"/>
              <w:ind w:hanging="0" w:end="0"/>
              <w:jc w:val="start"/>
              <w:rPr>
                <w:u w:val="single"/>
              </w:rPr>
            </w:pPr>
            <w:r>
              <w:rPr/>
              <w:t>a)</w:t>
            </w:r>
          </w:p>
        </w:tc>
        <w:tc>
          <w:tcPr>
            <w:tcW w:w="4673" w:type="dxa"/>
            <w:tcBorders/>
          </w:tcPr>
          <w:p>
            <w:pPr>
              <w:pStyle w:val="Normal"/>
              <w:suppressAutoHyphens w:val="true"/>
              <w:spacing w:lineRule="auto" w:line="240"/>
              <w:ind w:hanging="0" w:end="0"/>
              <w:jc w:val="start"/>
              <w:rPr/>
            </w:pPr>
            <w:r>
              <w:rPr/>
              <w:t xml:space="preserve">Shall I not speak? </w:t>
            </w:r>
          </w:p>
          <w:p>
            <w:pPr>
              <w:pStyle w:val="Normal"/>
              <w:suppressAutoHyphens w:val="true"/>
              <w:spacing w:lineRule="auto" w:line="240"/>
              <w:ind w:hanging="0" w:end="0"/>
              <w:jc w:val="start"/>
              <w:rPr/>
            </w:pPr>
            <w:r>
              <w:rPr/>
              <w:t>Will he (she, it) not speak?</w:t>
            </w:r>
          </w:p>
          <w:p>
            <w:pPr>
              <w:pStyle w:val="Normal"/>
              <w:suppressAutoHyphens w:val="true"/>
              <w:spacing w:lineRule="auto" w:line="240"/>
              <w:ind w:hanging="0" w:end="0"/>
              <w:jc w:val="start"/>
              <w:rPr/>
            </w:pPr>
            <w:r>
              <w:rPr/>
              <w:t xml:space="preserve">Shall we not speak? </w:t>
            </w:r>
          </w:p>
          <w:p>
            <w:pPr>
              <w:pStyle w:val="Normal"/>
              <w:suppressAutoHyphens w:val="true"/>
              <w:spacing w:lineRule="auto" w:line="240"/>
              <w:ind w:hanging="0" w:end="0"/>
              <w:jc w:val="start"/>
              <w:rPr/>
            </w:pPr>
            <w:r>
              <w:rPr/>
              <w:t xml:space="preserve">Will you not speak? </w:t>
            </w:r>
          </w:p>
          <w:p>
            <w:pPr>
              <w:pStyle w:val="Normal"/>
              <w:suppressAutoHyphens w:val="true"/>
              <w:spacing w:lineRule="auto" w:line="240"/>
              <w:ind w:hanging="0" w:end="0"/>
              <w:jc w:val="start"/>
              <w:rPr>
                <w:u w:val="single"/>
              </w:rPr>
            </w:pPr>
            <w:r>
              <w:rPr/>
              <w:t>Will they not speak?</w:t>
            </w:r>
          </w:p>
        </w:tc>
        <w:tc>
          <w:tcPr>
            <w:tcW w:w="430" w:type="dxa"/>
            <w:tcBorders/>
          </w:tcPr>
          <w:p>
            <w:pPr>
              <w:pStyle w:val="Normal"/>
              <w:suppressAutoHyphens w:val="true"/>
              <w:spacing w:lineRule="auto" w:line="240"/>
              <w:ind w:hanging="0" w:end="0"/>
              <w:jc w:val="start"/>
              <w:rPr>
                <w:u w:val="single"/>
              </w:rPr>
            </w:pPr>
            <w:r>
              <w:rPr/>
              <w:t>b)</w:t>
            </w:r>
          </w:p>
        </w:tc>
        <w:tc>
          <w:tcPr>
            <w:tcW w:w="5060" w:type="dxa"/>
            <w:tcBorders/>
          </w:tcPr>
          <w:p>
            <w:pPr>
              <w:pStyle w:val="Normal"/>
              <w:suppressAutoHyphens w:val="true"/>
              <w:spacing w:lineRule="auto" w:line="240"/>
              <w:ind w:hanging="0" w:end="0"/>
              <w:jc w:val="start"/>
              <w:rPr/>
            </w:pPr>
            <w:r>
              <w:rPr/>
              <w:t>Shan’t I speak?</w:t>
            </w:r>
          </w:p>
          <w:p>
            <w:pPr>
              <w:pStyle w:val="Normal"/>
              <w:suppressAutoHyphens w:val="true"/>
              <w:spacing w:lineRule="auto" w:line="240"/>
              <w:ind w:hanging="0" w:end="0"/>
              <w:jc w:val="start"/>
              <w:rPr/>
            </w:pPr>
            <w:r>
              <w:rPr/>
              <w:t xml:space="preserve">Won’t be (she, it) speak? </w:t>
            </w:r>
          </w:p>
          <w:p>
            <w:pPr>
              <w:pStyle w:val="Normal"/>
              <w:suppressAutoHyphens w:val="true"/>
              <w:spacing w:lineRule="auto" w:line="240"/>
              <w:ind w:hanging="0" w:end="0"/>
              <w:jc w:val="start"/>
              <w:rPr/>
            </w:pPr>
            <w:r>
              <w:rPr/>
              <w:t xml:space="preserve">Shan’t we speak? </w:t>
            </w:r>
          </w:p>
          <w:p>
            <w:pPr>
              <w:pStyle w:val="Normal"/>
              <w:suppressAutoHyphens w:val="true"/>
              <w:spacing w:lineRule="auto" w:line="240"/>
              <w:ind w:hanging="0" w:end="0"/>
              <w:jc w:val="start"/>
              <w:rPr/>
            </w:pPr>
            <w:r>
              <w:rPr/>
              <w:t>Won’t you speak?</w:t>
            </w:r>
          </w:p>
          <w:p>
            <w:pPr>
              <w:pStyle w:val="Normal"/>
              <w:suppressAutoHyphens w:val="true"/>
              <w:spacing w:lineRule="auto" w:line="240"/>
              <w:ind w:hanging="0" w:end="0"/>
              <w:jc w:val="start"/>
              <w:rPr>
                <w:u w:val="single"/>
              </w:rPr>
            </w:pPr>
            <w:r>
              <w:rPr/>
              <w:t xml:space="preserve"> </w:t>
            </w:r>
            <w:r>
              <w:rPr/>
              <w:t>Won’t they speak?</w:t>
            </w:r>
          </w:p>
        </w:tc>
      </w:tr>
    </w:tbl>
    <w:p>
      <w:pPr>
        <w:pStyle w:val="Normal"/>
        <w:suppressAutoHyphens w:val="true"/>
        <w:spacing w:lineRule="auto" w:line="240"/>
        <w:ind w:firstLine="284" w:end="0"/>
        <w:jc w:val="start"/>
        <w:rPr>
          <w:u w:val="single"/>
        </w:rPr>
      </w:pPr>
      <w:r>
        <w:rPr>
          <w:u w:val="single"/>
        </w:rPr>
      </w:r>
    </w:p>
    <w:p>
      <w:pPr>
        <w:pStyle w:val="2"/>
        <w:rPr>
          <w:b/>
        </w:rPr>
      </w:pPr>
      <w:r>
        <w:rPr>
          <w:b/>
        </w:rPr>
        <w:t>§ 44. The future indefinite is used to denote:</w:t>
      </w:r>
    </w:p>
    <w:p>
      <w:pPr>
        <w:pStyle w:val="2"/>
        <w:rPr>
          <w:b/>
        </w:rPr>
      </w:pPr>
      <w:r>
        <w:rPr>
          <w:b/>
        </w:rPr>
      </w:r>
    </w:p>
    <w:p>
      <w:pPr>
        <w:pStyle w:val="Normal"/>
        <w:numPr>
          <w:ilvl w:val="0"/>
          <w:numId w:val="14"/>
        </w:numPr>
        <w:suppressAutoHyphens w:val="true"/>
        <w:spacing w:lineRule="auto" w:line="240"/>
        <w:rPr>
          <w:b/>
          <w:sz w:val="24"/>
        </w:rPr>
      </w:pPr>
      <w:r>
        <w:rPr>
          <w:b/>
          <w:sz w:val="24"/>
        </w:rPr>
        <w:t>Simple facts in the future.</w:t>
      </w:r>
    </w:p>
    <w:p>
      <w:pPr>
        <w:pStyle w:val="Normal"/>
        <w:suppressAutoHyphens w:val="true"/>
        <w:spacing w:lineRule="auto" w:line="240"/>
        <w:ind w:hanging="0" w:end="0"/>
        <w:rPr>
          <w:b/>
          <w:sz w:val="24"/>
        </w:rPr>
      </w:pPr>
      <w:r>
        <w:rPr>
          <w:b/>
          <w:sz w:val="24"/>
        </w:rPr>
      </w:r>
    </w:p>
    <w:p>
      <w:pPr>
        <w:pStyle w:val="2"/>
        <w:ind w:start="284" w:end="0"/>
        <w:rPr/>
      </w:pPr>
      <w:r>
        <w:rPr/>
        <w:t xml:space="preserve">He </w:t>
      </w:r>
      <w:r>
        <w:rPr>
          <w:i/>
        </w:rPr>
        <w:t>will return</w:t>
      </w:r>
      <w:r>
        <w:rPr/>
        <w:t xml:space="preserve"> tomorrow.</w:t>
      </w:r>
    </w:p>
    <w:p>
      <w:pPr>
        <w:pStyle w:val="Normal"/>
        <w:suppressAutoHyphens w:val="true"/>
        <w:spacing w:lineRule="auto" w:line="240"/>
        <w:ind w:firstLine="284" w:start="284" w:end="0"/>
        <w:rPr/>
      </w:pPr>
      <w:r>
        <w:rPr>
          <w:sz w:val="24"/>
        </w:rPr>
        <w:t xml:space="preserve">I </w:t>
      </w:r>
      <w:r>
        <w:rPr>
          <w:i/>
          <w:sz w:val="24"/>
        </w:rPr>
        <w:t>shan’t stay</w:t>
      </w:r>
      <w:r>
        <w:rPr>
          <w:sz w:val="24"/>
        </w:rPr>
        <w:t xml:space="preserve"> with them.</w:t>
      </w:r>
    </w:p>
    <w:p>
      <w:pPr>
        <w:pStyle w:val="Normal"/>
        <w:suppressAutoHyphens w:val="true"/>
        <w:spacing w:lineRule="auto" w:line="240"/>
        <w:ind w:firstLine="284" w:start="284" w:end="0"/>
        <w:rPr/>
      </w:pPr>
      <w:r>
        <w:rPr>
          <w:sz w:val="24"/>
        </w:rPr>
        <w:t xml:space="preserve">It </w:t>
      </w:r>
      <w:r>
        <w:rPr>
          <w:i/>
          <w:sz w:val="24"/>
        </w:rPr>
        <w:t>will be cold</w:t>
      </w:r>
      <w:r>
        <w:rPr>
          <w:sz w:val="24"/>
        </w:rPr>
        <w:t xml:space="preserve"> in the evening.</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2. </w:t>
      </w:r>
      <w:r>
        <w:rPr>
          <w:b/>
          <w:sz w:val="24"/>
        </w:rPr>
        <w:t>A succession of actions in the future.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He’</w:t>
      </w:r>
      <w:r>
        <w:rPr>
          <w:i/>
          <w:sz w:val="24"/>
        </w:rPr>
        <w:t>ll</w:t>
      </w:r>
      <w:r>
        <w:rPr>
          <w:sz w:val="24"/>
        </w:rPr>
        <w:t xml:space="preserve"> </w:t>
      </w:r>
      <w:r>
        <w:rPr>
          <w:i/>
          <w:sz w:val="24"/>
        </w:rPr>
        <w:t xml:space="preserve">ring </w:t>
      </w:r>
      <w:r>
        <w:rPr>
          <w:sz w:val="24"/>
        </w:rPr>
        <w:t xml:space="preserve">you </w:t>
      </w:r>
      <w:r>
        <w:rPr>
          <w:i/>
          <w:sz w:val="24"/>
        </w:rPr>
        <w:t>up</w:t>
      </w:r>
      <w:r>
        <w:rPr>
          <w:sz w:val="24"/>
        </w:rPr>
        <w:t xml:space="preserve"> and </w:t>
      </w:r>
      <w:r>
        <w:rPr>
          <w:i/>
          <w:sz w:val="24"/>
        </w:rPr>
        <w:t xml:space="preserve">tell </w:t>
      </w:r>
      <w:r>
        <w:rPr>
          <w:sz w:val="24"/>
        </w:rPr>
        <w:t>you everything.</w:t>
      </w:r>
    </w:p>
    <w:p>
      <w:pPr>
        <w:pStyle w:val="Normal"/>
        <w:suppressAutoHyphens w:val="true"/>
        <w:spacing w:lineRule="auto" w:line="240"/>
        <w:ind w:firstLine="284" w:start="284" w:end="0"/>
        <w:rPr/>
      </w:pPr>
      <w:r>
        <w:rPr>
          <w:sz w:val="24"/>
        </w:rPr>
        <w:t>I’</w:t>
      </w:r>
      <w:r>
        <w:rPr>
          <w:i/>
          <w:sz w:val="24"/>
        </w:rPr>
        <w:t>ll</w:t>
      </w:r>
      <w:r>
        <w:rPr>
          <w:sz w:val="24"/>
        </w:rPr>
        <w:t xml:space="preserve"> </w:t>
      </w:r>
      <w:r>
        <w:rPr>
          <w:i/>
          <w:sz w:val="24"/>
        </w:rPr>
        <w:t>take</w:t>
      </w:r>
      <w:r>
        <w:rPr>
          <w:sz w:val="24"/>
        </w:rPr>
        <w:t xml:space="preserve"> her </w:t>
      </w:r>
      <w:r>
        <w:rPr>
          <w:i/>
          <w:sz w:val="24"/>
        </w:rPr>
        <w:t xml:space="preserve">up </w:t>
      </w:r>
      <w:r>
        <w:rPr>
          <w:sz w:val="24"/>
        </w:rPr>
        <w:t>to town, we’</w:t>
      </w:r>
      <w:r>
        <w:rPr>
          <w:i/>
          <w:sz w:val="24"/>
        </w:rPr>
        <w:t>ll</w:t>
      </w:r>
      <w:r>
        <w:rPr>
          <w:sz w:val="24"/>
        </w:rPr>
        <w:t xml:space="preserve"> do some </w:t>
      </w:r>
      <w:r>
        <w:rPr>
          <w:i/>
          <w:sz w:val="24"/>
        </w:rPr>
        <w:t>shopping</w:t>
      </w:r>
      <w:r>
        <w:rPr>
          <w:sz w:val="24"/>
        </w:rPr>
        <w:t xml:space="preserve">, and </w:t>
      </w:r>
      <w:r>
        <w:rPr>
          <w:i/>
          <w:sz w:val="24"/>
        </w:rPr>
        <w:t>have lunch</w:t>
      </w:r>
      <w:r>
        <w:rPr>
          <w:sz w:val="24"/>
        </w:rPr>
        <w:t xml:space="preserve">, so we </w:t>
      </w:r>
      <w:r>
        <w:rPr>
          <w:i/>
          <w:sz w:val="24"/>
        </w:rPr>
        <w:t>shall be back</w:t>
      </w:r>
      <w:r>
        <w:rPr>
          <w:sz w:val="24"/>
        </w:rPr>
        <w:t xml:space="preserve"> in late afternoon.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Habitual actions in the future.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So I’</w:t>
      </w:r>
      <w:r>
        <w:rPr>
          <w:i/>
          <w:sz w:val="24"/>
        </w:rPr>
        <w:t xml:space="preserve">ll see </w:t>
      </w:r>
      <w:r>
        <w:rPr>
          <w:sz w:val="24"/>
        </w:rPr>
        <w:t>you often in winter?</w:t>
      </w:r>
    </w:p>
    <w:p>
      <w:pPr>
        <w:pStyle w:val="2"/>
        <w:ind w:start="284" w:end="0"/>
        <w:rPr/>
      </w:pPr>
      <w:r>
        <w:rPr/>
        <w:t xml:space="preserve">He </w:t>
      </w:r>
      <w:r>
        <w:rPr>
          <w:i/>
        </w:rPr>
        <w:t>will stay</w:t>
      </w:r>
      <w:r>
        <w:rPr/>
        <w:t xml:space="preserve"> with us as often as possible.</w:t>
      </w:r>
    </w:p>
    <w:p>
      <w:pPr>
        <w:pStyle w:val="2"/>
        <w:ind w:start="284" w:end="0"/>
        <w:rPr/>
      </w:pPr>
      <w:r>
        <w:rPr/>
        <w:t xml:space="preserve">I hope you </w:t>
      </w:r>
      <w:r>
        <w:rPr>
          <w:i/>
        </w:rPr>
        <w:t>will write</w:t>
      </w:r>
      <w:r>
        <w:rPr/>
        <w:t xml:space="preserve"> regularly.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future indefinite is not used in subordinate adverbial clauses of time and condition introduced by the connectives </w:t>
      </w:r>
      <w:r>
        <w:rPr>
          <w:i/>
          <w:sz w:val="24"/>
        </w:rPr>
        <w:t>when, while, till, until, before, after, as soon as, if, unless, in case (that), on condition that,</w:t>
      </w:r>
      <w:r>
        <w:rPr>
          <w:sz w:val="24"/>
        </w:rPr>
        <w:t xml:space="preserve"> </w:t>
      </w:r>
      <w:r>
        <w:rPr>
          <w:i/>
          <w:sz w:val="24"/>
        </w:rPr>
        <w:t>provided</w:t>
      </w:r>
      <w:r>
        <w:rPr>
          <w:sz w:val="24"/>
        </w:rPr>
        <w:t>, etc. In such clauses the present indefinite tense is used instead:</w:t>
      </w:r>
    </w:p>
    <w:p>
      <w:pPr>
        <w:pStyle w:val="Normal"/>
        <w:suppressAutoHyphens w:val="true"/>
        <w:spacing w:lineRule="auto" w:line="240"/>
        <w:ind w:firstLine="284" w:end="0"/>
        <w:rPr>
          <w:sz w:val="24"/>
        </w:rPr>
      </w:pPr>
      <w:r>
        <w:rPr>
          <w:sz w:val="24"/>
        </w:rPr>
      </w:r>
    </w:p>
    <w:p>
      <w:pPr>
        <w:pStyle w:val="2"/>
        <w:ind w:start="284" w:end="0"/>
        <w:rPr/>
      </w:pPr>
      <w:r>
        <w:rPr/>
        <w:t xml:space="preserve">They will wait till it </w:t>
      </w:r>
      <w:r>
        <w:rPr>
          <w:i/>
        </w:rPr>
        <w:t xml:space="preserve">grows </w:t>
      </w:r>
      <w:r>
        <w:rPr/>
        <w:t>dark.</w:t>
      </w:r>
    </w:p>
    <w:p>
      <w:pPr>
        <w:pStyle w:val="Normal"/>
        <w:suppressAutoHyphens w:val="true"/>
        <w:spacing w:lineRule="auto" w:line="240"/>
        <w:ind w:firstLine="284" w:start="284" w:end="0"/>
        <w:rPr/>
      </w:pPr>
      <w:r>
        <w:rPr>
          <w:sz w:val="24"/>
        </w:rPr>
        <w:t xml:space="preserve">When she </w:t>
      </w:r>
      <w:r>
        <w:rPr>
          <w:i/>
          <w:sz w:val="24"/>
        </w:rPr>
        <w:t>comes</w:t>
      </w:r>
      <w:r>
        <w:rPr>
          <w:sz w:val="24"/>
        </w:rPr>
        <w:t>, ask her to type this letter.</w:t>
      </w:r>
    </w:p>
    <w:p>
      <w:pPr>
        <w:pStyle w:val="Normal"/>
        <w:suppressAutoHyphens w:val="true"/>
        <w:spacing w:lineRule="auto" w:line="240"/>
        <w:ind w:firstLine="284" w:start="284" w:end="0"/>
        <w:rPr/>
      </w:pPr>
      <w:r>
        <w:rPr>
          <w:sz w:val="24"/>
        </w:rPr>
        <w:t>Unless you’</w:t>
      </w:r>
      <w:r>
        <w:rPr>
          <w:i/>
          <w:sz w:val="24"/>
        </w:rPr>
        <w:t>re careful</w:t>
      </w:r>
      <w:r>
        <w:rPr>
          <w:sz w:val="24"/>
        </w:rPr>
        <w:t>, you'll get into trouble.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Care should be taken to distinguish between the adverbial clauses of time or condition and object clauses introduced by the conjunctions </w:t>
      </w:r>
      <w:r>
        <w:rPr>
          <w:i/>
          <w:sz w:val="24"/>
        </w:rPr>
        <w:t>when</w:t>
      </w:r>
      <w:r>
        <w:rPr>
          <w:sz w:val="24"/>
        </w:rPr>
        <w:t xml:space="preserve"> and </w:t>
      </w:r>
      <w:r>
        <w:rPr>
          <w:i/>
          <w:sz w:val="24"/>
        </w:rPr>
        <w:t>if</w:t>
      </w:r>
      <w:r>
        <w:rPr>
          <w:sz w:val="24"/>
        </w:rPr>
        <w:t>, in the case of object clauses any tense required by the sense can be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I don’t know when I’</w:t>
      </w:r>
      <w:r>
        <w:rPr>
          <w:i/>
          <w:sz w:val="24"/>
        </w:rPr>
        <w:t>ll</w:t>
      </w:r>
      <w:r>
        <w:rPr>
          <w:sz w:val="24"/>
        </w:rPr>
        <w:t xml:space="preserve"> </w:t>
      </w:r>
      <w:r>
        <w:rPr>
          <w:i/>
          <w:sz w:val="24"/>
        </w:rPr>
        <w:t>come</w:t>
      </w:r>
      <w:r>
        <w:rPr>
          <w:sz w:val="24"/>
        </w:rPr>
        <w:t xml:space="preserve"> again. </w:t>
      </w:r>
    </w:p>
    <w:p>
      <w:pPr>
        <w:pStyle w:val="Normal"/>
        <w:suppressAutoHyphens w:val="true"/>
        <w:spacing w:lineRule="auto" w:line="240"/>
        <w:ind w:firstLine="284" w:start="284" w:end="0"/>
        <w:rPr/>
      </w:pPr>
      <w:r>
        <w:rPr>
          <w:sz w:val="24"/>
        </w:rPr>
        <w:t>Ask him if he’</w:t>
      </w:r>
      <w:r>
        <w:rPr>
          <w:i/>
          <w:sz w:val="24"/>
        </w:rPr>
        <w:t>ll do</w:t>
      </w:r>
      <w:r>
        <w:rPr>
          <w:sz w:val="24"/>
        </w:rPr>
        <w:t xml:space="preserve"> it at all.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45.</w:t>
      </w:r>
      <w:r>
        <w:rPr>
          <w:sz w:val="24"/>
        </w:rPr>
        <w:t xml:space="preserve"> The Future indefinite can express various shades of aspective meaning, depending on the lexical meaning of the verb and the context. Therefore the ways of rendering it in Russian may be different. It can be translated by the future tense of both perfective and imperfective aspects with all possible shades of their meanings. Here are some examples: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sz w:val="24"/>
              </w:rPr>
            </w:pPr>
            <w:r>
              <w:rPr>
                <w:sz w:val="24"/>
              </w:rPr>
              <w:t>I’ll write this letter on Sunday.</w:t>
            </w:r>
          </w:p>
        </w:tc>
        <w:tc>
          <w:tcPr>
            <w:tcW w:w="5491" w:type="dxa"/>
            <w:tcBorders/>
          </w:tcPr>
          <w:p>
            <w:pPr>
              <w:pStyle w:val="Normal"/>
              <w:suppressAutoHyphens w:val="true"/>
              <w:spacing w:lineRule="auto" w:line="240"/>
              <w:ind w:hanging="0" w:end="0"/>
              <w:jc w:val="start"/>
              <w:rPr>
                <w:sz w:val="24"/>
                <w:lang w:val="ru-RU"/>
              </w:rPr>
            </w:pPr>
            <w:r>
              <w:rPr>
                <w:sz w:val="24"/>
                <w:lang w:val="ru-RU"/>
              </w:rPr>
              <w:t xml:space="preserve">Я напишу это письмо в воскресенье. </w:t>
            </w:r>
          </w:p>
          <w:p>
            <w:pPr>
              <w:pStyle w:val="Normal"/>
              <w:suppressAutoHyphens w:val="true"/>
              <w:spacing w:lineRule="auto" w:line="240"/>
              <w:ind w:hanging="0" w:end="0"/>
              <w:jc w:val="start"/>
              <w:rPr>
                <w:sz w:val="24"/>
              </w:rPr>
            </w:pPr>
            <w:r>
              <w:rPr>
                <w:sz w:val="24"/>
              </w:rPr>
              <w:t>(A perfective action.)</w:t>
            </w:r>
          </w:p>
          <w:p>
            <w:pPr>
              <w:pStyle w:val="Normal"/>
              <w:suppressAutoHyphens w:val="true"/>
              <w:spacing w:lineRule="auto" w:line="240"/>
              <w:ind w:hanging="0" w:end="0"/>
              <w:jc w:val="start"/>
              <w:rPr>
                <w:sz w:val="24"/>
              </w:rPr>
            </w:pPr>
            <w:r>
              <w:rPr>
                <w:sz w:val="24"/>
              </w:rPr>
            </w:r>
          </w:p>
        </w:tc>
      </w:tr>
      <w:tr>
        <w:trPr/>
        <w:tc>
          <w:tcPr>
            <w:tcW w:w="5491" w:type="dxa"/>
            <w:tcBorders/>
          </w:tcPr>
          <w:p>
            <w:pPr>
              <w:pStyle w:val="Normal"/>
              <w:suppressAutoHyphens w:val="true"/>
              <w:spacing w:lineRule="auto" w:line="240"/>
              <w:ind w:hanging="0" w:end="0"/>
              <w:jc w:val="start"/>
              <w:rPr/>
            </w:pPr>
            <w:r>
              <w:rPr>
                <w:sz w:val="24"/>
              </w:rPr>
              <w:t>She will stay with them for</w:t>
            </w:r>
            <w:r>
              <w:rPr>
                <w:sz w:val="24"/>
                <w:lang w:val="ru-RU"/>
              </w:rPr>
              <w:t xml:space="preserve"> а</w:t>
            </w:r>
            <w:r>
              <w:rPr>
                <w:sz w:val="24"/>
              </w:rPr>
              <w:t xml:space="preserve"> whole week.</w:t>
            </w:r>
          </w:p>
        </w:tc>
        <w:tc>
          <w:tcPr>
            <w:tcW w:w="5491" w:type="dxa"/>
            <w:tcBorders/>
          </w:tcPr>
          <w:p>
            <w:pPr>
              <w:pStyle w:val="Normal"/>
              <w:suppressAutoHyphens w:val="true"/>
              <w:spacing w:lineRule="auto" w:line="240"/>
              <w:ind w:hanging="0" w:end="0"/>
              <w:jc w:val="start"/>
              <w:rPr>
                <w:sz w:val="24"/>
                <w:lang w:val="ru-RU"/>
              </w:rPr>
            </w:pPr>
            <w:r>
              <w:rPr>
                <w:sz w:val="24"/>
                <w:lang w:val="ru-RU"/>
              </w:rPr>
              <w:t>Она будет гостить у них целую  неделю.</w:t>
            </w:r>
          </w:p>
          <w:p>
            <w:pPr>
              <w:pStyle w:val="Normal"/>
              <w:suppressAutoHyphens w:val="true"/>
              <w:spacing w:lineRule="auto" w:line="240"/>
              <w:ind w:hanging="0" w:end="0"/>
              <w:jc w:val="start"/>
              <w:rPr>
                <w:sz w:val="24"/>
              </w:rPr>
            </w:pPr>
            <w:r>
              <w:rPr>
                <w:sz w:val="24"/>
              </w:rPr>
              <w:t>(An imperfective, durative action.)</w:t>
            </w:r>
          </w:p>
          <w:p>
            <w:pPr>
              <w:pStyle w:val="Normal"/>
              <w:suppressAutoHyphens w:val="true"/>
              <w:spacing w:lineRule="auto" w:line="240"/>
              <w:ind w:hanging="0" w:end="0"/>
              <w:jc w:val="start"/>
              <w:rPr>
                <w:sz w:val="24"/>
              </w:rPr>
            </w:pPr>
            <w:r>
              <w:rPr>
                <w:sz w:val="24"/>
              </w:rPr>
            </w:r>
          </w:p>
        </w:tc>
      </w:tr>
      <w:tr>
        <w:trPr/>
        <w:tc>
          <w:tcPr>
            <w:tcW w:w="5491" w:type="dxa"/>
            <w:tcBorders/>
          </w:tcPr>
          <w:p>
            <w:pPr>
              <w:pStyle w:val="Normal"/>
              <w:suppressAutoHyphens w:val="true"/>
              <w:spacing w:lineRule="auto" w:line="240"/>
              <w:ind w:hanging="0" w:end="0"/>
              <w:jc w:val="start"/>
              <w:rPr/>
            </w:pPr>
            <w:r>
              <w:rPr>
                <w:sz w:val="24"/>
              </w:rPr>
              <w:t>I shall write to you every day.</w:t>
            </w:r>
          </w:p>
        </w:tc>
        <w:tc>
          <w:tcPr>
            <w:tcW w:w="5491" w:type="dxa"/>
            <w:tcBorders/>
          </w:tcPr>
          <w:p>
            <w:pPr>
              <w:pStyle w:val="Normal"/>
              <w:suppressAutoHyphens w:val="true"/>
              <w:spacing w:lineRule="auto" w:line="240"/>
              <w:ind w:hanging="0" w:end="0"/>
              <w:jc w:val="start"/>
              <w:rPr>
                <w:sz w:val="24"/>
                <w:lang w:val="ru-RU"/>
              </w:rPr>
            </w:pPr>
            <w:r>
              <w:rPr>
                <w:sz w:val="24"/>
                <w:lang w:val="ru-RU"/>
              </w:rPr>
              <w:t xml:space="preserve">Я буду писать тебе каждый день </w:t>
            </w:r>
          </w:p>
          <w:p>
            <w:pPr>
              <w:pStyle w:val="Normal"/>
              <w:suppressAutoHyphens w:val="true"/>
              <w:spacing w:lineRule="auto" w:line="240"/>
              <w:ind w:hanging="0" w:end="0"/>
              <w:jc w:val="start"/>
              <w:rPr>
                <w:sz w:val="24"/>
              </w:rPr>
            </w:pPr>
            <w:r>
              <w:rPr>
                <w:sz w:val="24"/>
              </w:rPr>
              <w:t>(An imperfective, iterative action.)</w:t>
            </w:r>
          </w:p>
          <w:p>
            <w:pPr>
              <w:pStyle w:val="Normal"/>
              <w:suppressAutoHyphens w:val="true"/>
              <w:spacing w:lineRule="auto" w:line="240"/>
              <w:ind w:hanging="0" w:end="0"/>
              <w:jc w:val="start"/>
              <w:rPr>
                <w:sz w:val="24"/>
              </w:rPr>
            </w:pPr>
            <w:r>
              <w:rPr>
                <w:sz w:val="24"/>
              </w:rPr>
            </w:r>
          </w:p>
        </w:tc>
      </w:tr>
      <w:tr>
        <w:trPr/>
        <w:tc>
          <w:tcPr>
            <w:tcW w:w="5491" w:type="dxa"/>
            <w:tcBorders/>
          </w:tcPr>
          <w:p>
            <w:pPr>
              <w:pStyle w:val="Normal"/>
              <w:suppressAutoHyphens w:val="true"/>
              <w:spacing w:lineRule="auto" w:line="240"/>
              <w:ind w:hanging="0" w:end="0"/>
              <w:jc w:val="start"/>
              <w:rPr>
                <w:sz w:val="24"/>
              </w:rPr>
            </w:pPr>
            <w:r>
              <w:rPr>
                <w:sz w:val="24"/>
              </w:rPr>
              <w:t>Don’t be afraid, I shan’t hit him.</w:t>
            </w:r>
          </w:p>
        </w:tc>
        <w:tc>
          <w:tcPr>
            <w:tcW w:w="5491" w:type="dxa"/>
            <w:tcBorders/>
          </w:tcPr>
          <w:p>
            <w:pPr>
              <w:pStyle w:val="Normal"/>
              <w:suppressAutoHyphens w:val="true"/>
              <w:spacing w:lineRule="auto" w:line="240"/>
              <w:ind w:hanging="0" w:end="0"/>
              <w:jc w:val="start"/>
              <w:rPr/>
            </w:pPr>
            <w:r>
              <w:rPr>
                <w:sz w:val="24"/>
              </w:rPr>
              <w:t>He</w:t>
            </w:r>
            <w:r>
              <w:rPr>
                <w:sz w:val="24"/>
                <w:lang w:val="ru-RU"/>
              </w:rPr>
              <w:t xml:space="preserve"> бойся, я его не ударю.</w:t>
            </w:r>
          </w:p>
          <w:p>
            <w:pPr>
              <w:pStyle w:val="Normal"/>
              <w:suppressAutoHyphens w:val="true"/>
              <w:spacing w:lineRule="auto" w:line="240"/>
              <w:ind w:hanging="0" w:end="0"/>
              <w:jc w:val="start"/>
              <w:rPr>
                <w:sz w:val="24"/>
              </w:rPr>
            </w:pPr>
            <w:r>
              <w:rPr>
                <w:sz w:val="24"/>
              </w:rPr>
              <w:t>(A perfective, momentary action.)</w:t>
            </w:r>
          </w:p>
        </w:tc>
      </w:tr>
    </w:tbl>
    <w:p>
      <w:pPr>
        <w:pStyle w:val="Normal"/>
        <w:suppressAutoHyphens w:val="true"/>
        <w:spacing w:lineRule="auto" w:line="240"/>
        <w:ind w:firstLine="284" w:end="0"/>
        <w:rPr>
          <w:sz w:val="24"/>
        </w:rPr>
      </w:pPr>
      <w:r>
        <w:rPr>
          <w:sz w:val="24"/>
        </w:rPr>
      </w:r>
    </w:p>
    <w:p>
      <w:pPr>
        <w:pStyle w:val="Heading8"/>
        <w:rPr/>
      </w:pPr>
      <w:r>
        <w:rPr/>
        <w:t>The future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46. Formation.</w:t>
      </w:r>
      <w:r>
        <w:rPr>
          <w:sz w:val="24"/>
        </w:rPr>
        <w:t xml:space="preserve"> All the forms of the future continuous are analytic. They are formed with the future indefinite of the auxiliary </w:t>
      </w:r>
      <w:r>
        <w:rPr>
          <w:b/>
          <w:sz w:val="24"/>
        </w:rPr>
        <w:t>to be</w:t>
      </w:r>
      <w:r>
        <w:rPr>
          <w:sz w:val="24"/>
        </w:rPr>
        <w:t xml:space="preserve"> (</w:t>
      </w:r>
      <w:r>
        <w:rPr>
          <w:i/>
          <w:sz w:val="24"/>
        </w:rPr>
        <w:t>shall be, will be</w:t>
      </w:r>
      <w:r>
        <w:rPr>
          <w:sz w:val="24"/>
        </w:rPr>
        <w:t xml:space="preserve">) and </w:t>
      </w:r>
      <w:r>
        <w:rPr>
          <w:b/>
          <w:sz w:val="24"/>
        </w:rPr>
        <w:t>participle I</w:t>
      </w:r>
      <w:r>
        <w:rPr>
          <w:sz w:val="24"/>
        </w:rPr>
        <w:t xml:space="preserve"> of the notional verb.</w:t>
      </w:r>
    </w:p>
    <w:p>
      <w:pPr>
        <w:pStyle w:val="2"/>
        <w:rPr/>
      </w:pPr>
      <w:r>
        <w:rPr>
          <w:b/>
        </w:rPr>
        <w:t>In the interrogative</w:t>
      </w:r>
      <w:r>
        <w:rPr/>
        <w:t xml:space="preserve"> the corresponding form of the first auxiliary (</w:t>
      </w:r>
      <w:r>
        <w:rPr>
          <w:i/>
        </w:rPr>
        <w:t>shall/will</w:t>
      </w:r>
      <w:r>
        <w:rPr/>
        <w:t>) is placed in front of the subject, the second auxiliary (</w:t>
      </w:r>
      <w:r>
        <w:rPr>
          <w:i/>
        </w:rPr>
        <w:t>be</w:t>
      </w:r>
      <w:r>
        <w:rPr/>
        <w:t>) and participle I follow the subject.</w:t>
      </w:r>
    </w:p>
    <w:p>
      <w:pPr>
        <w:pStyle w:val="Normal"/>
        <w:suppressAutoHyphens w:val="true"/>
        <w:spacing w:lineRule="auto" w:line="240"/>
        <w:ind w:firstLine="284" w:end="0"/>
        <w:rPr/>
      </w:pPr>
      <w:r>
        <w:rPr>
          <w:b/>
          <w:sz w:val="24"/>
        </w:rPr>
        <w:t>In the negative</w:t>
      </w:r>
      <w:r>
        <w:rPr>
          <w:sz w:val="24"/>
        </w:rPr>
        <w:t xml:space="preserve"> the corresponding negative forms of the first auxiliary (</w:t>
      </w:r>
      <w:r>
        <w:rPr>
          <w:i/>
          <w:sz w:val="24"/>
        </w:rPr>
        <w:t>shall/will</w:t>
      </w:r>
      <w:r>
        <w:rPr>
          <w:sz w:val="24"/>
        </w:rPr>
        <w:t>) are used, the second auxiliary (</w:t>
      </w:r>
      <w:r>
        <w:rPr>
          <w:i/>
          <w:sz w:val="24"/>
        </w:rPr>
        <w:t>be</w:t>
      </w:r>
      <w:r>
        <w:rPr>
          <w:sz w:val="24"/>
        </w:rPr>
        <w:t>) and participle I follow them.</w:t>
      </w:r>
    </w:p>
    <w:p>
      <w:pPr>
        <w:pStyle w:val="Normal"/>
        <w:suppressAutoHyphens w:val="true"/>
        <w:spacing w:lineRule="auto" w:line="240"/>
        <w:ind w:firstLine="284" w:end="0"/>
        <w:rPr/>
      </w:pPr>
      <w:r>
        <w:rPr>
          <w:b/>
          <w:sz w:val="24"/>
        </w:rPr>
        <w:t>In the negative-interrogative</w:t>
      </w:r>
      <w:r>
        <w:rPr>
          <w:sz w:val="24"/>
        </w:rPr>
        <w:t xml:space="preserve"> the corresponding negative-interrogativte forms of the first auxiliary (</w:t>
      </w:r>
      <w:r>
        <w:rPr>
          <w:i/>
          <w:sz w:val="24"/>
        </w:rPr>
        <w:t>shall/will</w:t>
      </w:r>
      <w:r>
        <w:rPr>
          <w:sz w:val="24"/>
        </w:rPr>
        <w:t>) are used, the second auxiliary (</w:t>
      </w:r>
      <w:r>
        <w:rPr>
          <w:i/>
          <w:sz w:val="24"/>
        </w:rPr>
        <w:t>be</w:t>
      </w:r>
      <w:r>
        <w:rPr>
          <w:sz w:val="24"/>
        </w:rPr>
        <w:t>) and participle I follow the subject.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future continuous</w:t>
      </w:r>
    </w:p>
    <w:p>
      <w:pPr>
        <w:pStyle w:val="Normal"/>
        <w:suppressAutoHyphens w:val="true"/>
        <w:spacing w:lineRule="auto" w:line="240"/>
        <w:ind w:firstLine="284" w:end="0"/>
        <w:rPr>
          <w:b/>
          <w:sz w:val="24"/>
          <w:u w:val="single"/>
        </w:rPr>
      </w:pPr>
      <w:r>
        <w:rPr>
          <w:b/>
          <w:sz w:val="24"/>
          <w:u w:val="single"/>
        </w:rPr>
      </w:r>
    </w:p>
    <w:tbl>
      <w:tblPr>
        <w:tblW w:w="10590" w:type="dxa"/>
        <w:jc w:val="start"/>
        <w:tblInd w:w="392" w:type="dxa"/>
        <w:tblLayout w:type="fixed"/>
        <w:tblCellMar>
          <w:top w:w="0" w:type="dxa"/>
          <w:start w:w="108" w:type="dxa"/>
          <w:bottom w:w="0" w:type="dxa"/>
          <w:end w:w="108" w:type="dxa"/>
        </w:tblCellMar>
      </w:tblPr>
      <w:tblGrid>
        <w:gridCol w:w="5099"/>
        <w:gridCol w:w="5491"/>
      </w:tblGrid>
      <w:tr>
        <w:trPr/>
        <w:tc>
          <w:tcPr>
            <w:tcW w:w="5099" w:type="dxa"/>
            <w:tcBorders/>
          </w:tcPr>
          <w:p>
            <w:pPr>
              <w:pStyle w:val="Normal"/>
              <w:suppressAutoHyphens w:val="true"/>
              <w:spacing w:lineRule="auto" w:line="240"/>
              <w:ind w:hanging="0" w:end="0"/>
              <w:jc w:val="start"/>
              <w:rPr>
                <w:u w:val="single"/>
              </w:rPr>
            </w:pPr>
            <w:r>
              <w:rPr>
                <w:u w:val="single"/>
              </w:rPr>
              <w:t>Affirmative</w:t>
            </w:r>
          </w:p>
        </w:tc>
        <w:tc>
          <w:tcPr>
            <w:tcW w:w="5491" w:type="dxa"/>
            <w:tcBorders/>
          </w:tcPr>
          <w:p>
            <w:pPr>
              <w:pStyle w:val="Normal"/>
              <w:suppressAutoHyphens w:val="true"/>
              <w:spacing w:lineRule="auto" w:line="240"/>
              <w:ind w:hanging="0" w:end="0"/>
              <w:jc w:val="start"/>
              <w:rPr>
                <w:u w:val="single"/>
              </w:rPr>
            </w:pPr>
            <w:r>
              <w:rPr>
                <w:u w:val="single"/>
              </w:rPr>
              <w:t>Interrogative</w:t>
            </w:r>
          </w:p>
          <w:p>
            <w:pPr>
              <w:pStyle w:val="Normal"/>
              <w:suppressAutoHyphens w:val="true"/>
              <w:spacing w:lineRule="auto" w:line="240"/>
              <w:ind w:hanging="0" w:end="0"/>
              <w:jc w:val="start"/>
              <w:rPr>
                <w:u w:val="single"/>
              </w:rPr>
            </w:pPr>
            <w:r>
              <w:rPr>
                <w:u w:val="single"/>
              </w:rPr>
            </w:r>
          </w:p>
        </w:tc>
      </w:tr>
      <w:tr>
        <w:trPr/>
        <w:tc>
          <w:tcPr>
            <w:tcW w:w="5099" w:type="dxa"/>
            <w:tcBorders/>
          </w:tcPr>
          <w:p>
            <w:pPr>
              <w:pStyle w:val="Normal"/>
              <w:suppressAutoHyphens w:val="true"/>
              <w:spacing w:lineRule="auto" w:line="240"/>
              <w:ind w:hanging="0" w:end="0"/>
              <w:jc w:val="start"/>
              <w:rPr/>
            </w:pPr>
            <w:r>
              <w:rPr/>
              <w:t xml:space="preserve">I shall be speaking </w:t>
            </w:r>
          </w:p>
          <w:p>
            <w:pPr>
              <w:pStyle w:val="Normal"/>
              <w:suppressAutoHyphens w:val="true"/>
              <w:spacing w:lineRule="auto" w:line="240"/>
              <w:ind w:hanging="0" w:end="0"/>
              <w:jc w:val="start"/>
              <w:rPr/>
            </w:pPr>
            <w:r>
              <w:rPr/>
              <w:t xml:space="preserve">He (she, it) will be speaking </w:t>
            </w:r>
          </w:p>
          <w:p>
            <w:pPr>
              <w:pStyle w:val="Normal"/>
              <w:suppressAutoHyphens w:val="true"/>
              <w:spacing w:lineRule="auto" w:line="240"/>
              <w:ind w:hanging="0" w:end="0"/>
              <w:jc w:val="start"/>
              <w:rPr/>
            </w:pPr>
            <w:r>
              <w:rPr/>
              <w:t xml:space="preserve">We shall be speaking </w:t>
            </w:r>
          </w:p>
          <w:p>
            <w:pPr>
              <w:pStyle w:val="Normal"/>
              <w:suppressAutoHyphens w:val="true"/>
              <w:spacing w:lineRule="auto" w:line="240"/>
              <w:ind w:hanging="0" w:end="0"/>
              <w:jc w:val="start"/>
              <w:rPr/>
            </w:pPr>
            <w:r>
              <w:rPr/>
              <w:t xml:space="preserve">You will be speaking </w:t>
            </w:r>
          </w:p>
          <w:p>
            <w:pPr>
              <w:pStyle w:val="Normal"/>
              <w:suppressAutoHyphens w:val="true"/>
              <w:spacing w:lineRule="auto" w:line="240"/>
              <w:ind w:hanging="0" w:end="0"/>
              <w:jc w:val="start"/>
              <w:rPr>
                <w:u w:val="single"/>
              </w:rPr>
            </w:pPr>
            <w:r>
              <w:rPr/>
              <w:t>They will be speaking</w:t>
            </w:r>
          </w:p>
        </w:tc>
        <w:tc>
          <w:tcPr>
            <w:tcW w:w="5491" w:type="dxa"/>
            <w:tcBorders/>
          </w:tcPr>
          <w:p>
            <w:pPr>
              <w:pStyle w:val="Normal"/>
              <w:suppressAutoHyphens w:val="true"/>
              <w:spacing w:lineRule="auto" w:line="240"/>
              <w:ind w:hanging="0" w:end="0"/>
              <w:jc w:val="start"/>
              <w:rPr/>
            </w:pPr>
            <w:r>
              <w:rPr/>
              <w:t xml:space="preserve">Shall I be speaking? </w:t>
            </w:r>
          </w:p>
          <w:p>
            <w:pPr>
              <w:pStyle w:val="Normal"/>
              <w:suppressAutoHyphens w:val="true"/>
              <w:spacing w:lineRule="auto" w:line="240"/>
              <w:ind w:hanging="0" w:end="0"/>
              <w:jc w:val="start"/>
              <w:rPr/>
            </w:pPr>
            <w:r>
              <w:rPr/>
              <w:t xml:space="preserve">Will he (she, it) be speaking? </w:t>
            </w:r>
          </w:p>
          <w:p>
            <w:pPr>
              <w:pStyle w:val="Normal"/>
              <w:suppressAutoHyphens w:val="true"/>
              <w:spacing w:lineRule="auto" w:line="240"/>
              <w:ind w:hanging="0" w:end="0"/>
              <w:jc w:val="start"/>
              <w:rPr/>
            </w:pPr>
            <w:r>
              <w:rPr/>
              <w:t xml:space="preserve">Shall we be speaking? </w:t>
            </w:r>
          </w:p>
          <w:p>
            <w:pPr>
              <w:pStyle w:val="Normal"/>
              <w:suppressAutoHyphens w:val="true"/>
              <w:spacing w:lineRule="auto" w:line="240"/>
              <w:ind w:hanging="0" w:end="0"/>
              <w:jc w:val="start"/>
              <w:rPr/>
            </w:pPr>
            <w:r>
              <w:rPr/>
              <w:t xml:space="preserve">Will you be speaking? </w:t>
            </w:r>
          </w:p>
          <w:p>
            <w:pPr>
              <w:pStyle w:val="Normal"/>
              <w:suppressAutoHyphens w:val="true"/>
              <w:spacing w:lineRule="auto" w:line="240"/>
              <w:ind w:hanging="0" w:end="0"/>
              <w:jc w:val="start"/>
              <w:rPr>
                <w:u w:val="single"/>
              </w:rPr>
            </w:pPr>
            <w:r>
              <w:rPr/>
              <w:t>Will they be speaking?</w:t>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w:t>
      </w:r>
    </w:p>
    <w:p>
      <w:pPr>
        <w:pStyle w:val="Normal"/>
        <w:suppressAutoHyphens w:val="true"/>
        <w:spacing w:lineRule="auto" w:line="240"/>
        <w:ind w:firstLine="284" w:end="0"/>
        <w:jc w:val="center"/>
        <w:rPr>
          <w:u w:val="single"/>
        </w:rPr>
      </w:pPr>
      <w:r>
        <w:rPr>
          <w:u w:val="single"/>
        </w:rPr>
      </w:r>
    </w:p>
    <w:tbl>
      <w:tblPr>
        <w:tblW w:w="7472" w:type="dxa"/>
        <w:jc w:val="start"/>
        <w:tblInd w:w="3510" w:type="dxa"/>
        <w:tblLayout w:type="fixed"/>
        <w:tblCellMar>
          <w:top w:w="0" w:type="dxa"/>
          <w:start w:w="108" w:type="dxa"/>
          <w:bottom w:w="0" w:type="dxa"/>
          <w:end w:w="108" w:type="dxa"/>
        </w:tblCellMar>
      </w:tblPr>
      <w:tblGrid>
        <w:gridCol w:w="7472"/>
      </w:tblGrid>
      <w:tr>
        <w:trPr/>
        <w:tc>
          <w:tcPr>
            <w:tcW w:w="7472" w:type="dxa"/>
            <w:tcBorders/>
          </w:tcPr>
          <w:p>
            <w:pPr>
              <w:pStyle w:val="Normal"/>
              <w:suppressAutoHyphens w:val="true"/>
              <w:spacing w:lineRule="auto" w:line="240"/>
              <w:ind w:hanging="0" w:end="0"/>
              <w:jc w:val="start"/>
              <w:rPr/>
            </w:pPr>
            <w:r>
              <w:rPr/>
              <w:t>I shall not (shan’t) be speaking</w:t>
            </w:r>
          </w:p>
          <w:p>
            <w:pPr>
              <w:pStyle w:val="Normal"/>
              <w:suppressAutoHyphens w:val="true"/>
              <w:spacing w:lineRule="auto" w:line="240"/>
              <w:ind w:hanging="0" w:end="0"/>
              <w:jc w:val="start"/>
              <w:rPr/>
            </w:pPr>
            <w:r>
              <w:rPr/>
              <w:t>He (she, it) will not (won’t) be speaking</w:t>
            </w:r>
          </w:p>
          <w:p>
            <w:pPr>
              <w:pStyle w:val="Normal"/>
              <w:suppressAutoHyphens w:val="true"/>
              <w:spacing w:lineRule="auto" w:line="240"/>
              <w:ind w:hanging="0" w:end="0"/>
              <w:jc w:val="start"/>
              <w:rPr/>
            </w:pPr>
            <w:r>
              <w:rPr/>
              <w:t>We shall not (shan’t) be speaking</w:t>
            </w:r>
          </w:p>
          <w:p>
            <w:pPr>
              <w:pStyle w:val="Normal"/>
              <w:suppressAutoHyphens w:val="true"/>
              <w:spacing w:lineRule="auto" w:line="240"/>
              <w:ind w:hanging="0" w:end="0"/>
              <w:jc w:val="start"/>
              <w:rPr/>
            </w:pPr>
            <w:r>
              <w:rPr/>
              <w:t>You will not (won’t) be speaking</w:t>
            </w:r>
          </w:p>
          <w:p>
            <w:pPr>
              <w:pStyle w:val="Normal"/>
              <w:suppressAutoHyphens w:val="true"/>
              <w:spacing w:lineRule="auto" w:line="240"/>
              <w:ind w:hanging="0" w:end="0"/>
              <w:jc w:val="start"/>
              <w:rPr>
                <w:u w:val="single"/>
              </w:rPr>
            </w:pPr>
            <w:r>
              <w:rPr/>
              <w:t>They will not (won’t) be speaking</w:t>
            </w:r>
          </w:p>
        </w:tc>
      </w:tr>
    </w:tbl>
    <w:p>
      <w:pPr>
        <w:pStyle w:val="Normal"/>
        <w:suppressAutoHyphens w:val="true"/>
        <w:spacing w:lineRule="auto" w:line="240"/>
        <w:ind w:firstLine="284" w:end="0"/>
        <w:jc w:val="center"/>
        <w:rPr>
          <w:u w:val="single"/>
        </w:rPr>
      </w:pPr>
      <w:r>
        <w:rPr>
          <w:u w:val="single"/>
        </w:rPr>
      </w:r>
    </w:p>
    <w:p>
      <w:pPr>
        <w:pStyle w:val="Normal"/>
        <w:suppressAutoHyphens w:val="true"/>
        <w:spacing w:lineRule="auto" w:line="240"/>
        <w:ind w:firstLine="284" w:end="0"/>
        <w:jc w:val="center"/>
        <w:rPr>
          <w:u w:val="single"/>
        </w:rPr>
      </w:pPr>
      <w:r>
        <w:rPr>
          <w:u w:val="single"/>
        </w:rPr>
        <w:t>Negative-interrogative</w:t>
      </w:r>
    </w:p>
    <w:p>
      <w:pPr>
        <w:pStyle w:val="Normal"/>
        <w:suppressAutoHyphens w:val="true"/>
        <w:spacing w:lineRule="auto" w:line="240"/>
        <w:ind w:firstLine="284" w:end="0"/>
        <w:jc w:val="center"/>
        <w:rPr>
          <w:u w:val="single"/>
        </w:rPr>
      </w:pPr>
      <w:r>
        <w:rPr>
          <w:u w:val="single"/>
        </w:rPr>
      </w:r>
    </w:p>
    <w:tbl>
      <w:tblPr>
        <w:tblW w:w="10588" w:type="dxa"/>
        <w:jc w:val="start"/>
        <w:tblInd w:w="392" w:type="dxa"/>
        <w:tblLayout w:type="fixed"/>
        <w:tblCellMar>
          <w:top w:w="0" w:type="dxa"/>
          <w:start w:w="108" w:type="dxa"/>
          <w:bottom w:w="0" w:type="dxa"/>
          <w:end w:w="108" w:type="dxa"/>
        </w:tblCellMar>
      </w:tblPr>
      <w:tblGrid>
        <w:gridCol w:w="425"/>
        <w:gridCol w:w="4673"/>
        <w:gridCol w:w="430"/>
        <w:gridCol w:w="5060"/>
      </w:tblGrid>
      <w:tr>
        <w:trPr/>
        <w:tc>
          <w:tcPr>
            <w:tcW w:w="425" w:type="dxa"/>
            <w:tcBorders/>
          </w:tcPr>
          <w:p>
            <w:pPr>
              <w:pStyle w:val="Normal"/>
              <w:suppressAutoHyphens w:val="true"/>
              <w:spacing w:lineRule="auto" w:line="240"/>
              <w:ind w:hanging="0" w:end="0"/>
              <w:jc w:val="start"/>
              <w:rPr>
                <w:u w:val="single"/>
              </w:rPr>
            </w:pPr>
            <w:r>
              <w:rPr/>
              <w:t>a)</w:t>
            </w:r>
          </w:p>
        </w:tc>
        <w:tc>
          <w:tcPr>
            <w:tcW w:w="4673" w:type="dxa"/>
            <w:tcBorders/>
          </w:tcPr>
          <w:p>
            <w:pPr>
              <w:pStyle w:val="Normal"/>
              <w:suppressAutoHyphens w:val="true"/>
              <w:spacing w:lineRule="auto" w:line="240"/>
              <w:ind w:hanging="0" w:end="0"/>
              <w:jc w:val="start"/>
              <w:rPr/>
            </w:pPr>
            <w:r>
              <w:rPr/>
              <w:t xml:space="preserve">Shall I not be speaking? </w:t>
            </w:r>
          </w:p>
          <w:p>
            <w:pPr>
              <w:pStyle w:val="Normal"/>
              <w:suppressAutoHyphens w:val="true"/>
              <w:spacing w:lineRule="auto" w:line="240"/>
              <w:ind w:hanging="0" w:end="0"/>
              <w:jc w:val="start"/>
              <w:rPr/>
            </w:pPr>
            <w:r>
              <w:rPr/>
              <w:t xml:space="preserve">Will he (she, it) not be speaking? </w:t>
            </w:r>
          </w:p>
          <w:p>
            <w:pPr>
              <w:pStyle w:val="Normal"/>
              <w:suppressAutoHyphens w:val="true"/>
              <w:spacing w:lineRule="auto" w:line="240"/>
              <w:ind w:hanging="0" w:end="0"/>
              <w:jc w:val="start"/>
              <w:rPr/>
            </w:pPr>
            <w:r>
              <w:rPr/>
              <w:t xml:space="preserve">Shall we not be speaking? </w:t>
            </w:r>
          </w:p>
          <w:p>
            <w:pPr>
              <w:pStyle w:val="Normal"/>
              <w:suppressAutoHyphens w:val="true"/>
              <w:spacing w:lineRule="auto" w:line="240"/>
              <w:ind w:hanging="0" w:end="0"/>
              <w:jc w:val="start"/>
              <w:rPr/>
            </w:pPr>
            <w:r>
              <w:rPr/>
              <w:t xml:space="preserve">Will you not be speaking? </w:t>
            </w:r>
          </w:p>
          <w:p>
            <w:pPr>
              <w:pStyle w:val="Normal"/>
              <w:suppressAutoHyphens w:val="true"/>
              <w:spacing w:lineRule="auto" w:line="240"/>
              <w:ind w:hanging="0" w:end="0"/>
              <w:jc w:val="start"/>
              <w:rPr>
                <w:u w:val="single"/>
              </w:rPr>
            </w:pPr>
            <w:r>
              <w:rPr/>
              <w:t>Will they not be speaking?</w:t>
            </w:r>
          </w:p>
        </w:tc>
        <w:tc>
          <w:tcPr>
            <w:tcW w:w="430" w:type="dxa"/>
            <w:tcBorders/>
          </w:tcPr>
          <w:p>
            <w:pPr>
              <w:pStyle w:val="Normal"/>
              <w:suppressAutoHyphens w:val="true"/>
              <w:spacing w:lineRule="auto" w:line="240"/>
              <w:ind w:hanging="0" w:end="0"/>
              <w:jc w:val="start"/>
              <w:rPr>
                <w:u w:val="single"/>
              </w:rPr>
            </w:pPr>
            <w:r>
              <w:rPr/>
              <w:t>b)</w:t>
            </w:r>
          </w:p>
        </w:tc>
        <w:tc>
          <w:tcPr>
            <w:tcW w:w="5060" w:type="dxa"/>
            <w:tcBorders/>
          </w:tcPr>
          <w:p>
            <w:pPr>
              <w:pStyle w:val="Normal"/>
              <w:suppressAutoHyphens w:val="true"/>
              <w:spacing w:lineRule="auto" w:line="240"/>
              <w:ind w:hanging="0" w:end="0"/>
              <w:jc w:val="start"/>
              <w:rPr/>
            </w:pPr>
            <w:r>
              <w:rPr/>
              <w:t>Shan’t I be speaking?</w:t>
            </w:r>
          </w:p>
          <w:p>
            <w:pPr>
              <w:pStyle w:val="Normal"/>
              <w:suppressAutoHyphens w:val="true"/>
              <w:spacing w:lineRule="auto" w:line="240"/>
              <w:ind w:hanging="0" w:end="0"/>
              <w:jc w:val="start"/>
              <w:rPr/>
            </w:pPr>
            <w:r>
              <w:rPr/>
              <w:t xml:space="preserve">Won’t he (she, it) be speaking? </w:t>
            </w:r>
          </w:p>
          <w:p>
            <w:pPr>
              <w:pStyle w:val="Normal"/>
              <w:suppressAutoHyphens w:val="true"/>
              <w:spacing w:lineRule="auto" w:line="240"/>
              <w:ind w:hanging="0" w:end="0"/>
              <w:jc w:val="start"/>
              <w:rPr/>
            </w:pPr>
            <w:r>
              <w:rPr/>
              <w:t xml:space="preserve">Shan’t we be speaking? </w:t>
            </w:r>
          </w:p>
          <w:p>
            <w:pPr>
              <w:pStyle w:val="Normal"/>
              <w:suppressAutoHyphens w:val="true"/>
              <w:spacing w:lineRule="auto" w:line="240"/>
              <w:ind w:hanging="0" w:end="0"/>
              <w:jc w:val="start"/>
              <w:rPr/>
            </w:pPr>
            <w:r>
              <w:rPr/>
              <w:t xml:space="preserve">Won’t you be speaking? </w:t>
            </w:r>
          </w:p>
          <w:p>
            <w:pPr>
              <w:pStyle w:val="Normal"/>
              <w:suppressAutoHyphens w:val="true"/>
              <w:spacing w:lineRule="auto" w:line="240"/>
              <w:ind w:hanging="0" w:end="0"/>
              <w:jc w:val="start"/>
              <w:rPr>
                <w:u w:val="single"/>
              </w:rPr>
            </w:pPr>
            <w:r>
              <w:rPr/>
              <w:t>Won’t they be speaking?</w:t>
            </w:r>
          </w:p>
        </w:tc>
      </w:tr>
    </w:tbl>
    <w:p>
      <w:pPr>
        <w:pStyle w:val="Normal"/>
        <w:suppressAutoHyphens w:val="true"/>
        <w:spacing w:lineRule="auto" w:line="240"/>
        <w:ind w:firstLine="284" w:end="0"/>
        <w:jc w:val="center"/>
        <w:rPr>
          <w:u w:val="single"/>
        </w:rPr>
      </w:pPr>
      <w:r>
        <w:rPr>
          <w:u w:val="single"/>
        </w:rPr>
      </w:r>
    </w:p>
    <w:p>
      <w:pPr>
        <w:pStyle w:val="2"/>
        <w:rPr>
          <w:b/>
        </w:rPr>
      </w:pPr>
      <w:r>
        <w:rPr>
          <w:b/>
        </w:rPr>
        <w:t>§ 47. The future continuous is used to denote:</w:t>
      </w:r>
    </w:p>
    <w:p>
      <w:pPr>
        <w:pStyle w:val="2"/>
        <w:rPr>
          <w:b/>
        </w:rPr>
      </w:pPr>
      <w:r>
        <w:rPr>
          <w:b/>
        </w:rPr>
      </w:r>
    </w:p>
    <w:p>
      <w:pPr>
        <w:pStyle w:val="Normal"/>
        <w:suppressAutoHyphens w:val="true"/>
        <w:spacing w:lineRule="auto" w:line="240"/>
        <w:ind w:firstLine="284" w:end="0"/>
        <w:rPr/>
      </w:pPr>
      <w:r>
        <w:rPr>
          <w:sz w:val="24"/>
        </w:rPr>
        <w:t xml:space="preserve">1. </w:t>
      </w:r>
      <w:r>
        <w:rPr>
          <w:b/>
          <w:sz w:val="24"/>
        </w:rPr>
        <w:t>An action in progress at a certain moment of time or during a certain period of time in the future</w:t>
      </w:r>
      <w:r>
        <w:rPr>
          <w:sz w:val="24"/>
        </w:rPr>
        <w:t xml:space="preserve"> (compare the corresponding use of the past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At that time she </w:t>
      </w:r>
      <w:r>
        <w:rPr>
          <w:i/>
          <w:sz w:val="24"/>
        </w:rPr>
        <w:t>will be having</w:t>
      </w:r>
      <w:r>
        <w:rPr>
          <w:sz w:val="24"/>
        </w:rPr>
        <w:t xml:space="preserve"> her early morning cup of coffee.</w:t>
      </w:r>
    </w:p>
    <w:p>
      <w:pPr>
        <w:pStyle w:val="Normal"/>
        <w:suppressAutoHyphens w:val="true"/>
        <w:spacing w:lineRule="auto" w:line="240"/>
        <w:ind w:firstLine="284" w:start="284" w:end="0"/>
        <w:rPr/>
      </w:pPr>
      <w:r>
        <w:rPr>
          <w:sz w:val="24"/>
        </w:rPr>
        <w:t>In an hour</w:t>
      </w:r>
      <w:r>
        <w:rPr>
          <w:sz w:val="24"/>
          <w:lang w:val="ru-RU"/>
        </w:rPr>
        <w:t xml:space="preserve"> I'</w:t>
      </w:r>
      <w:r>
        <w:rPr>
          <w:i/>
          <w:sz w:val="24"/>
          <w:lang w:val="ru-RU"/>
        </w:rPr>
        <w:t>ll</w:t>
      </w:r>
      <w:r>
        <w:rPr>
          <w:i/>
          <w:sz w:val="24"/>
        </w:rPr>
        <w:t xml:space="preserve"> be flying</w:t>
      </w:r>
      <w:r>
        <w:rPr>
          <w:sz w:val="24"/>
        </w:rPr>
        <w:t xml:space="preserve"> over the sea.</w:t>
      </w:r>
    </w:p>
    <w:p>
      <w:pPr>
        <w:pStyle w:val="Normal"/>
        <w:suppressAutoHyphens w:val="true"/>
        <w:spacing w:lineRule="auto" w:line="240"/>
        <w:ind w:firstLine="284" w:start="284" w:end="0"/>
        <w:rPr/>
      </w:pPr>
      <w:r>
        <w:rPr>
          <w:sz w:val="24"/>
        </w:rPr>
        <w:t>When she comes, I think I’</w:t>
      </w:r>
      <w:r>
        <w:rPr>
          <w:i/>
          <w:sz w:val="24"/>
        </w:rPr>
        <w:t>ll be packing</w:t>
      </w:r>
      <w:r>
        <w:rPr>
          <w:sz w:val="24"/>
        </w:rPr>
        <w:t xml:space="preserve"> already.</w:t>
      </w:r>
    </w:p>
    <w:p>
      <w:pPr>
        <w:pStyle w:val="2"/>
        <w:ind w:start="284" w:end="0"/>
        <w:rPr/>
      </w:pPr>
      <w:r>
        <w:rPr/>
        <w:t xml:space="preserve">It will be too late. He </w:t>
      </w:r>
      <w:r>
        <w:rPr>
          <w:i/>
        </w:rPr>
        <w:t>will be sleeping</w:t>
      </w:r>
      <w:r>
        <w:rPr/>
        <w:t>.</w:t>
      </w:r>
    </w:p>
    <w:p>
      <w:pPr>
        <w:pStyle w:val="Normal"/>
        <w:suppressAutoHyphens w:val="true"/>
        <w:spacing w:lineRule="auto" w:line="240"/>
        <w:ind w:firstLine="284" w:start="284" w:end="0"/>
        <w:rPr/>
      </w:pPr>
      <w:r>
        <w:rPr>
          <w:sz w:val="24"/>
        </w:rPr>
        <w:t xml:space="preserve">From ten till twelve he </w:t>
      </w:r>
      <w:r>
        <w:rPr>
          <w:i/>
          <w:sz w:val="24"/>
        </w:rPr>
        <w:t>will be writing</w:t>
      </w:r>
      <w:r>
        <w:rPr>
          <w:sz w:val="24"/>
        </w:rPr>
        <w:t xml:space="preserve"> in his study.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As can be seen from the above examples, the moment (or period) of time at which the action is taking place is either indicated by special adverbials of time, or is implied by another future action, or else by the context or situation.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2. </w:t>
      </w:r>
      <w:r>
        <w:rPr>
          <w:b/>
          <w:sz w:val="24"/>
        </w:rPr>
        <w:t>An action the occurrence of which is expected by the speaker.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By the way, Megan </w:t>
      </w:r>
      <w:r>
        <w:rPr>
          <w:i/>
          <w:sz w:val="24"/>
        </w:rPr>
        <w:t>will be</w:t>
      </w:r>
      <w:r>
        <w:rPr>
          <w:sz w:val="24"/>
        </w:rPr>
        <w:t xml:space="preserve"> coming to lunch. </w:t>
      </w:r>
    </w:p>
    <w:p>
      <w:pPr>
        <w:pStyle w:val="Normal"/>
        <w:suppressAutoHyphens w:val="true"/>
        <w:spacing w:lineRule="auto" w:line="240"/>
        <w:ind w:firstLine="284" w:start="284" w:end="0"/>
        <w:rPr/>
      </w:pPr>
      <w:r>
        <w:rPr>
          <w:sz w:val="24"/>
        </w:rPr>
        <w:t>She says she’</w:t>
      </w:r>
      <w:r>
        <w:rPr>
          <w:i/>
          <w:sz w:val="24"/>
        </w:rPr>
        <w:t xml:space="preserve">ll be seeing </w:t>
      </w:r>
      <w:r>
        <w:rPr>
          <w:sz w:val="24"/>
        </w:rPr>
        <w:t>you tomorrow.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In all its uses the future continuous is rendered in Russian by means of the future tense of the imperfective aspect</w:t>
      </w:r>
      <w:r>
        <w:rPr>
          <w:sz w:val="24"/>
          <w:lang w:val="ru-RU"/>
        </w:rPr>
        <w:t xml:space="preserve"> (будет пить, буду лететь, буду упаковываться,</w:t>
      </w:r>
      <w:r>
        <w:rPr>
          <w:sz w:val="24"/>
        </w:rPr>
        <w:t xml:space="preserve"> etc.).</w:t>
      </w:r>
    </w:p>
    <w:p>
      <w:pPr>
        <w:pStyle w:val="Normal"/>
        <w:suppressAutoHyphens w:val="true"/>
        <w:spacing w:lineRule="auto" w:line="240"/>
        <w:ind w:firstLine="284" w:end="0"/>
        <w:rPr>
          <w:sz w:val="24"/>
        </w:rPr>
      </w:pPr>
      <w:r>
        <w:rPr>
          <w:sz w:val="24"/>
        </w:rPr>
      </w:r>
    </w:p>
    <w:p>
      <w:pPr>
        <w:pStyle w:val="Heading8"/>
        <w:rPr/>
      </w:pPr>
      <w:r>
        <w:rPr/>
        <w:t>The future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48. Formation.</w:t>
      </w:r>
      <w:r>
        <w:rPr>
          <w:sz w:val="24"/>
        </w:rPr>
        <w:t xml:space="preserve"> The future perfect is formed analytically by means of the auxiliary </w:t>
      </w:r>
      <w:r>
        <w:rPr>
          <w:b/>
          <w:sz w:val="24"/>
        </w:rPr>
        <w:t>to have</w:t>
      </w:r>
      <w:r>
        <w:rPr>
          <w:sz w:val="24"/>
        </w:rPr>
        <w:t xml:space="preserve"> in the future indefinite (</w:t>
      </w:r>
      <w:r>
        <w:rPr>
          <w:i/>
          <w:sz w:val="24"/>
        </w:rPr>
        <w:t>shall/will have</w:t>
      </w:r>
      <w:r>
        <w:rPr>
          <w:sz w:val="24"/>
        </w:rPr>
        <w:t xml:space="preserve">) and </w:t>
      </w:r>
      <w:r>
        <w:rPr>
          <w:b/>
          <w:sz w:val="24"/>
        </w:rPr>
        <w:t>participle II</w:t>
      </w:r>
      <w:r>
        <w:rPr>
          <w:sz w:val="24"/>
        </w:rPr>
        <w:t xml:space="preserve"> of the notional verb.</w:t>
      </w:r>
    </w:p>
    <w:p>
      <w:pPr>
        <w:pStyle w:val="2"/>
        <w:rPr/>
      </w:pPr>
      <w:r>
        <w:rPr>
          <w:b/>
        </w:rPr>
        <w:t>In the interrogative</w:t>
      </w:r>
      <w:r>
        <w:rPr/>
        <w:t xml:space="preserve"> the corresponding form of the first auxiliary (</w:t>
      </w:r>
      <w:r>
        <w:rPr>
          <w:i/>
        </w:rPr>
        <w:t>shall/will</w:t>
      </w:r>
      <w:r>
        <w:rPr/>
        <w:t>) is used in the front position and the second auxiliary (</w:t>
      </w:r>
      <w:r>
        <w:rPr>
          <w:i/>
        </w:rPr>
        <w:t>have</w:t>
      </w:r>
      <w:r>
        <w:rPr/>
        <w:t>) and participle II follow the subject.</w:t>
      </w:r>
    </w:p>
    <w:p>
      <w:pPr>
        <w:pStyle w:val="Normal"/>
        <w:suppressAutoHyphens w:val="true"/>
        <w:spacing w:lineRule="auto" w:line="240"/>
        <w:ind w:firstLine="284" w:end="0"/>
        <w:rPr/>
      </w:pPr>
      <w:r>
        <w:rPr>
          <w:b/>
          <w:sz w:val="24"/>
        </w:rPr>
        <w:t>In the negative</w:t>
      </w:r>
      <w:r>
        <w:rPr>
          <w:sz w:val="24"/>
        </w:rPr>
        <w:t xml:space="preserve"> the corresponding negative forms of </w:t>
      </w:r>
      <w:r>
        <w:rPr>
          <w:i/>
          <w:sz w:val="24"/>
        </w:rPr>
        <w:t>shall/will</w:t>
      </w:r>
      <w:r>
        <w:rPr>
          <w:sz w:val="24"/>
        </w:rPr>
        <w:t xml:space="preserve"> are used and the second auxiliary (</w:t>
      </w:r>
      <w:r>
        <w:rPr>
          <w:i/>
          <w:sz w:val="24"/>
        </w:rPr>
        <w:t>have</w:t>
      </w:r>
      <w:r>
        <w:rPr>
          <w:sz w:val="24"/>
        </w:rPr>
        <w:t>) and participle II follow them.</w:t>
      </w:r>
    </w:p>
    <w:p>
      <w:pPr>
        <w:pStyle w:val="Normal"/>
        <w:suppressAutoHyphens w:val="true"/>
        <w:spacing w:lineRule="auto" w:line="240"/>
        <w:ind w:firstLine="284" w:end="0"/>
        <w:rPr/>
      </w:pPr>
      <w:r>
        <w:rPr>
          <w:b/>
          <w:sz w:val="24"/>
        </w:rPr>
        <w:t>In the negative-interrogative</w:t>
      </w:r>
      <w:r>
        <w:rPr>
          <w:sz w:val="24"/>
        </w:rPr>
        <w:t xml:space="preserve"> the corresponding negative-interrogative forms of </w:t>
      </w:r>
      <w:r>
        <w:rPr>
          <w:i/>
          <w:sz w:val="24"/>
        </w:rPr>
        <w:t>shall/will</w:t>
      </w:r>
      <w:r>
        <w:rPr>
          <w:sz w:val="24"/>
        </w:rPr>
        <w:t xml:space="preserve"> are used in the front position and the second auxiliary and participle II follow the subject.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The paradigm of the verb in the future perfect</w:t>
      </w:r>
    </w:p>
    <w:p>
      <w:pPr>
        <w:pStyle w:val="Normal"/>
        <w:suppressAutoHyphens w:val="true"/>
        <w:spacing w:lineRule="auto" w:line="240"/>
        <w:ind w:firstLine="284" w:end="0"/>
        <w:rPr>
          <w:b/>
          <w:sz w:val="24"/>
          <w:u w:val="single"/>
        </w:rPr>
      </w:pPr>
      <w:r>
        <w:rPr>
          <w:b/>
          <w:sz w:val="24"/>
          <w:u w:val="single"/>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uppressAutoHyphens w:val="true"/>
              <w:spacing w:lineRule="auto" w:line="240"/>
              <w:ind w:hanging="0" w:end="0"/>
              <w:jc w:val="start"/>
              <w:rPr>
                <w:u w:val="single"/>
              </w:rPr>
            </w:pPr>
            <w:r>
              <w:rPr>
                <w:u w:val="single"/>
              </w:rPr>
              <w:t>Affirmative</w:t>
            </w:r>
          </w:p>
        </w:tc>
        <w:tc>
          <w:tcPr>
            <w:tcW w:w="5491" w:type="dxa"/>
            <w:tcBorders/>
          </w:tcPr>
          <w:p>
            <w:pPr>
              <w:pStyle w:val="Normal"/>
              <w:suppressAutoHyphens w:val="true"/>
              <w:spacing w:lineRule="auto" w:line="240"/>
              <w:ind w:hanging="0" w:end="0"/>
              <w:jc w:val="start"/>
              <w:rPr>
                <w:u w:val="single"/>
              </w:rPr>
            </w:pPr>
            <w:r>
              <w:rPr>
                <w:u w:val="single"/>
              </w:rPr>
              <w:t>Interrogative</w:t>
            </w:r>
          </w:p>
          <w:p>
            <w:pPr>
              <w:pStyle w:val="Normal"/>
              <w:suppressAutoHyphens w:val="true"/>
              <w:spacing w:lineRule="auto" w:line="240"/>
              <w:ind w:hanging="0" w:end="0"/>
              <w:jc w:val="start"/>
              <w:rPr>
                <w:u w:val="single"/>
              </w:rPr>
            </w:pPr>
            <w:r>
              <w:rPr>
                <w:u w:val="single"/>
              </w:rPr>
            </w:r>
          </w:p>
        </w:tc>
      </w:tr>
      <w:tr>
        <w:trPr/>
        <w:tc>
          <w:tcPr>
            <w:tcW w:w="5241" w:type="dxa"/>
            <w:tcBorders/>
          </w:tcPr>
          <w:p>
            <w:pPr>
              <w:pStyle w:val="Normal"/>
              <w:suppressAutoHyphens w:val="true"/>
              <w:spacing w:lineRule="auto" w:line="240"/>
              <w:ind w:hanging="0" w:end="0"/>
              <w:jc w:val="start"/>
              <w:rPr/>
            </w:pPr>
            <w:r>
              <w:rPr/>
              <w:t xml:space="preserve">I shall have spoken </w:t>
            </w:r>
          </w:p>
          <w:p>
            <w:pPr>
              <w:pStyle w:val="Normal"/>
              <w:suppressAutoHyphens w:val="true"/>
              <w:spacing w:lineRule="auto" w:line="240"/>
              <w:ind w:hanging="0" w:end="0"/>
              <w:jc w:val="start"/>
              <w:rPr/>
            </w:pPr>
            <w:r>
              <w:rPr/>
              <w:t xml:space="preserve">He (she, it) will have spoken </w:t>
            </w:r>
          </w:p>
          <w:p>
            <w:pPr>
              <w:pStyle w:val="Normal"/>
              <w:suppressAutoHyphens w:val="true"/>
              <w:spacing w:lineRule="auto" w:line="240"/>
              <w:ind w:hanging="0" w:end="0"/>
              <w:jc w:val="start"/>
              <w:rPr/>
            </w:pPr>
            <w:r>
              <w:rPr/>
              <w:t xml:space="preserve">We shall have spoken </w:t>
            </w:r>
          </w:p>
          <w:p>
            <w:pPr>
              <w:pStyle w:val="Normal"/>
              <w:suppressAutoHyphens w:val="true"/>
              <w:spacing w:lineRule="auto" w:line="240"/>
              <w:ind w:hanging="0" w:end="0"/>
              <w:jc w:val="start"/>
              <w:rPr/>
            </w:pPr>
            <w:r>
              <w:rPr/>
              <w:t xml:space="preserve">You will have spoken </w:t>
            </w:r>
          </w:p>
          <w:p>
            <w:pPr>
              <w:pStyle w:val="Normal"/>
              <w:suppressAutoHyphens w:val="true"/>
              <w:spacing w:lineRule="auto" w:line="240"/>
              <w:ind w:hanging="0" w:end="0"/>
              <w:jc w:val="start"/>
              <w:rPr>
                <w:u w:val="single"/>
              </w:rPr>
            </w:pPr>
            <w:r>
              <w:rPr/>
              <w:t>They will have spoken</w:t>
            </w:r>
          </w:p>
        </w:tc>
        <w:tc>
          <w:tcPr>
            <w:tcW w:w="5491" w:type="dxa"/>
            <w:tcBorders/>
          </w:tcPr>
          <w:p>
            <w:pPr>
              <w:pStyle w:val="2"/>
              <w:ind w:hanging="0" w:end="0"/>
              <w:jc w:val="start"/>
              <w:rPr>
                <w:sz w:val="22"/>
              </w:rPr>
            </w:pPr>
            <w:r>
              <w:rPr>
                <w:sz w:val="22"/>
              </w:rPr>
              <w:t>Shall I have spoken?</w:t>
            </w:r>
          </w:p>
          <w:p>
            <w:pPr>
              <w:pStyle w:val="Normal"/>
              <w:suppressAutoHyphens w:val="true"/>
              <w:spacing w:lineRule="auto" w:line="240"/>
              <w:ind w:hanging="0" w:end="0"/>
              <w:jc w:val="start"/>
              <w:rPr/>
            </w:pPr>
            <w:r>
              <w:rPr/>
              <w:t>Will he (she, it) have spoken?</w:t>
            </w:r>
          </w:p>
          <w:p>
            <w:pPr>
              <w:pStyle w:val="Normal"/>
              <w:suppressAutoHyphens w:val="true"/>
              <w:spacing w:lineRule="auto" w:line="240"/>
              <w:ind w:hanging="0" w:end="0"/>
              <w:jc w:val="start"/>
              <w:rPr/>
            </w:pPr>
            <w:r>
              <w:rPr/>
              <w:t>Shall we have spoken?</w:t>
            </w:r>
          </w:p>
          <w:p>
            <w:pPr>
              <w:pStyle w:val="Normal"/>
              <w:suppressAutoHyphens w:val="true"/>
              <w:spacing w:lineRule="auto" w:line="240"/>
              <w:ind w:hanging="0" w:end="0"/>
              <w:jc w:val="start"/>
              <w:rPr/>
            </w:pPr>
            <w:r>
              <w:rPr/>
              <w:t>Will you have spoken?</w:t>
            </w:r>
          </w:p>
          <w:p>
            <w:pPr>
              <w:pStyle w:val="Normal"/>
              <w:suppressAutoHyphens w:val="true"/>
              <w:spacing w:lineRule="auto" w:line="240"/>
              <w:ind w:hanging="0" w:end="0"/>
              <w:jc w:val="start"/>
              <w:rPr>
                <w:u w:val="single"/>
              </w:rPr>
            </w:pPr>
            <w:r>
              <w:rPr/>
              <w:t>Will they have spoken?</w:t>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w:t>
      </w:r>
    </w:p>
    <w:p>
      <w:pPr>
        <w:pStyle w:val="Normal"/>
        <w:suppressAutoHyphens w:val="true"/>
        <w:spacing w:lineRule="auto" w:line="240"/>
        <w:ind w:firstLine="284" w:end="0"/>
        <w:jc w:val="center"/>
        <w:rPr>
          <w:u w:val="single"/>
        </w:rPr>
      </w:pPr>
      <w:r>
        <w:rPr>
          <w:u w:val="single"/>
        </w:rPr>
      </w:r>
    </w:p>
    <w:tbl>
      <w:tblPr>
        <w:tblW w:w="7613" w:type="dxa"/>
        <w:jc w:val="start"/>
        <w:tblInd w:w="3369" w:type="dxa"/>
        <w:tblLayout w:type="fixed"/>
        <w:tblCellMar>
          <w:top w:w="0" w:type="dxa"/>
          <w:start w:w="108" w:type="dxa"/>
          <w:bottom w:w="0" w:type="dxa"/>
          <w:end w:w="108" w:type="dxa"/>
        </w:tblCellMar>
      </w:tblPr>
      <w:tblGrid>
        <w:gridCol w:w="7613"/>
      </w:tblGrid>
      <w:tr>
        <w:trPr/>
        <w:tc>
          <w:tcPr>
            <w:tcW w:w="7613" w:type="dxa"/>
            <w:tcBorders/>
          </w:tcPr>
          <w:p>
            <w:pPr>
              <w:pStyle w:val="Normal"/>
              <w:suppressAutoHyphens w:val="true"/>
              <w:spacing w:lineRule="auto" w:line="240"/>
              <w:ind w:hanging="0" w:end="0"/>
              <w:jc w:val="start"/>
              <w:rPr/>
            </w:pPr>
            <w:r>
              <w:rPr/>
              <w:t xml:space="preserve">I shall not (shan’t) have spoken </w:t>
            </w:r>
          </w:p>
          <w:p>
            <w:pPr>
              <w:pStyle w:val="Normal"/>
              <w:suppressAutoHyphens w:val="true"/>
              <w:spacing w:lineRule="auto" w:line="240"/>
              <w:ind w:hanging="0" w:end="0"/>
              <w:jc w:val="start"/>
              <w:rPr/>
            </w:pPr>
            <w:r>
              <w:rPr/>
              <w:t xml:space="preserve">He (she, it) will not (won’t) have spoken </w:t>
            </w:r>
          </w:p>
          <w:p>
            <w:pPr>
              <w:pStyle w:val="Normal"/>
              <w:suppressAutoHyphens w:val="true"/>
              <w:spacing w:lineRule="auto" w:line="240"/>
              <w:ind w:hanging="0" w:end="0"/>
              <w:jc w:val="start"/>
              <w:rPr/>
            </w:pPr>
            <w:r>
              <w:rPr/>
              <w:t xml:space="preserve">We shall not (shan’t) have spoken </w:t>
            </w:r>
          </w:p>
          <w:p>
            <w:pPr>
              <w:pStyle w:val="Normal"/>
              <w:suppressAutoHyphens w:val="true"/>
              <w:spacing w:lineRule="auto" w:line="240"/>
              <w:ind w:hanging="0" w:end="0"/>
              <w:jc w:val="start"/>
              <w:rPr/>
            </w:pPr>
            <w:r>
              <w:rPr/>
              <w:t xml:space="preserve">You will not (won’t) have spoken </w:t>
            </w:r>
          </w:p>
          <w:p>
            <w:pPr>
              <w:pStyle w:val="Normal"/>
              <w:suppressAutoHyphens w:val="true"/>
              <w:spacing w:lineRule="auto" w:line="240"/>
              <w:ind w:hanging="0" w:end="0"/>
              <w:jc w:val="start"/>
              <w:rPr>
                <w:u w:val="single"/>
              </w:rPr>
            </w:pPr>
            <w:r>
              <w:rPr/>
              <w:t>They will not (won’t) have spoken</w:t>
            </w:r>
          </w:p>
        </w:tc>
      </w:tr>
    </w:tbl>
    <w:p>
      <w:pPr>
        <w:pStyle w:val="Normal"/>
        <w:suppressAutoHyphens w:val="true"/>
        <w:spacing w:lineRule="auto" w:line="240"/>
        <w:ind w:firstLine="284" w:end="0"/>
        <w:jc w:val="start"/>
        <w:rPr>
          <w:u w:val="single"/>
        </w:rPr>
      </w:pPr>
      <w:r>
        <w:rPr>
          <w:u w:val="single"/>
        </w:rPr>
      </w:r>
    </w:p>
    <w:p>
      <w:pPr>
        <w:pStyle w:val="Normal"/>
        <w:suppressAutoHyphens w:val="true"/>
        <w:spacing w:lineRule="auto" w:line="240"/>
        <w:ind w:firstLine="284" w:end="0"/>
        <w:rPr/>
      </w:pPr>
      <w:r>
        <w:rPr>
          <w:b/>
          <w:sz w:val="24"/>
        </w:rPr>
        <w:t>§ 49.</w:t>
      </w:r>
      <w:r>
        <w:rPr>
          <w:sz w:val="24"/>
        </w:rPr>
        <w:t xml:space="preserve"> The future perfect is very rarely used either in conversation or in writing.</w:t>
      </w:r>
    </w:p>
    <w:p>
      <w:pPr>
        <w:pStyle w:val="Normal"/>
        <w:suppressAutoHyphens w:val="true"/>
        <w:spacing w:lineRule="auto" w:line="240"/>
        <w:ind w:firstLine="284" w:end="0"/>
        <w:rPr>
          <w:sz w:val="24"/>
        </w:rPr>
      </w:pPr>
      <w:r>
        <w:rPr>
          <w:sz w:val="24"/>
        </w:rPr>
      </w:r>
    </w:p>
    <w:p>
      <w:pPr>
        <w:pStyle w:val="2"/>
        <w:rPr>
          <w:b/>
        </w:rPr>
      </w:pPr>
      <w:r>
        <w:rPr>
          <w:b/>
        </w:rPr>
        <w:t>It is used to denote: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1. </w:t>
      </w:r>
      <w:r>
        <w:rPr>
          <w:b/>
          <w:sz w:val="24"/>
        </w:rPr>
        <w:t>An action that both begins and ends before, a definite moment of time in the future</w:t>
      </w:r>
      <w:r>
        <w:rPr>
          <w:sz w:val="24"/>
        </w:rPr>
        <w:t xml:space="preserve"> (the exclusive future perfect).</w:t>
      </w:r>
    </w:p>
    <w:p>
      <w:pPr>
        <w:pStyle w:val="Normal"/>
        <w:suppressAutoHyphens w:val="true"/>
        <w:spacing w:lineRule="auto" w:line="240"/>
        <w:ind w:hanging="0" w:end="0"/>
        <w:rPr>
          <w:sz w:val="24"/>
        </w:rPr>
      </w:pPr>
      <w:r>
        <w:rPr>
          <w:sz w:val="24"/>
        </w:rPr>
      </w:r>
    </w:p>
    <w:p>
      <w:pPr>
        <w:pStyle w:val="2"/>
        <w:ind w:start="284" w:end="0"/>
        <w:rPr/>
      </w:pPr>
      <w:r>
        <w:rPr/>
        <w:t xml:space="preserve">"I have no doubt," I said, "that I </w:t>
      </w:r>
      <w:r>
        <w:rPr>
          <w:i/>
        </w:rPr>
        <w:t>shall have seen anybody</w:t>
      </w:r>
      <w:r>
        <w:rPr/>
        <w:t xml:space="preserve"> who is anybody by then."</w:t>
      </w:r>
    </w:p>
    <w:p>
      <w:pPr>
        <w:pStyle w:val="Normal"/>
        <w:suppressAutoHyphens w:val="true"/>
        <w:spacing w:lineRule="auto" w:line="240"/>
        <w:ind w:firstLine="284" w:start="284" w:end="0"/>
        <w:rPr/>
      </w:pPr>
      <w:r>
        <w:rPr>
          <w:sz w:val="24"/>
        </w:rPr>
        <w:t xml:space="preserve">You </w:t>
      </w:r>
      <w:r>
        <w:rPr>
          <w:i/>
          <w:sz w:val="24"/>
        </w:rPr>
        <w:t>will have got</w:t>
      </w:r>
      <w:r>
        <w:rPr>
          <w:sz w:val="24"/>
        </w:rPr>
        <w:t xml:space="preserve"> my cable and I </w:t>
      </w:r>
      <w:r>
        <w:rPr>
          <w:i/>
          <w:sz w:val="24"/>
        </w:rPr>
        <w:t>shall have received</w:t>
      </w:r>
      <w:r>
        <w:rPr>
          <w:sz w:val="24"/>
        </w:rPr>
        <w:t xml:space="preserve"> your answer long before this letter reaches you.</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moment in the future before which the action is to begin and end may be indicated by appropriate adverbials or other verbs denoting future actions, or by the whole context or situation.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 xml:space="preserve">An action that begins before a certain moment of time in the future and goes up to it or into it. </w:t>
      </w:r>
      <w:r>
        <w:rPr>
          <w:sz w:val="24"/>
        </w:rPr>
        <w:t xml:space="preserve">This is the case when the action in question is expressed by statal verbs, which do not admit of continuous forms, or else by certain actional durative verbs, such as </w:t>
      </w:r>
      <w:r>
        <w:rPr>
          <w:i/>
          <w:sz w:val="24"/>
        </w:rPr>
        <w:t>to live, to study, to work</w:t>
      </w:r>
      <w:r>
        <w:rPr>
          <w:sz w:val="24"/>
        </w:rPr>
        <w:t>, etc., which denote a process (the inclusive future perfect).</w:t>
      </w:r>
    </w:p>
    <w:p>
      <w:pPr>
        <w:pStyle w:val="Normal"/>
        <w:suppressAutoHyphens w:val="true"/>
        <w:spacing w:lineRule="auto" w:line="240"/>
        <w:ind w:hanging="0" w:end="0"/>
        <w:rPr>
          <w:sz w:val="24"/>
        </w:rPr>
      </w:pPr>
      <w:r>
        <w:rPr>
          <w:sz w:val="24"/>
        </w:rPr>
      </w:r>
    </w:p>
    <w:p>
      <w:pPr>
        <w:pStyle w:val="2"/>
        <w:ind w:start="284" w:end="0"/>
        <w:rPr/>
      </w:pPr>
      <w:r>
        <w:rPr/>
        <w:t>She will have been in your service fifteen years next year.</w:t>
      </w:r>
    </w:p>
    <w:p>
      <w:pPr>
        <w:pStyle w:val="Normal"/>
        <w:suppressAutoHyphens w:val="true"/>
        <w:spacing w:lineRule="auto" w:line="240"/>
        <w:ind w:firstLine="284" w:end="0"/>
        <w:rPr>
          <w:sz w:val="24"/>
        </w:rPr>
      </w:pPr>
      <w:r>
        <w:rPr>
          <w:sz w:val="24"/>
        </w:rPr>
      </w:r>
    </w:p>
    <w:p>
      <w:pPr>
        <w:pStyle w:val="Heading8"/>
        <w:rPr/>
      </w:pPr>
      <w:r>
        <w:rPr/>
        <w:t>The future perfect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50. Formation.</w:t>
      </w:r>
      <w:r>
        <w:rPr>
          <w:sz w:val="24"/>
        </w:rPr>
        <w:t xml:space="preserve"> The future perfect continuous is formed analytically by means of the auxiliary </w:t>
      </w:r>
      <w:r>
        <w:rPr>
          <w:b/>
          <w:sz w:val="24"/>
        </w:rPr>
        <w:t>to be</w:t>
      </w:r>
      <w:r>
        <w:rPr>
          <w:sz w:val="24"/>
        </w:rPr>
        <w:t xml:space="preserve"> in the future perfect (</w:t>
      </w:r>
      <w:r>
        <w:rPr>
          <w:i/>
          <w:sz w:val="24"/>
        </w:rPr>
        <w:t>shall/will have been</w:t>
      </w:r>
      <w:r>
        <w:rPr>
          <w:sz w:val="24"/>
        </w:rPr>
        <w:t xml:space="preserve">) and </w:t>
      </w:r>
      <w:r>
        <w:rPr>
          <w:b/>
          <w:sz w:val="24"/>
        </w:rPr>
        <w:t>participle I</w:t>
      </w:r>
      <w:r>
        <w:rPr>
          <w:sz w:val="24"/>
        </w:rPr>
        <w:t xml:space="preserve"> of the notional verb.</w:t>
      </w:r>
    </w:p>
    <w:p>
      <w:pPr>
        <w:pStyle w:val="2"/>
        <w:rPr/>
      </w:pPr>
      <w:r>
        <w:rPr/>
        <w:t>Their interrogative, negative and negative-interrogative forms are built similar to other future forms.</w:t>
      </w:r>
    </w:p>
    <w:p>
      <w:pPr>
        <w:pStyle w:val="2"/>
        <w:rPr/>
      </w:pPr>
      <w:r>
        <w:rPr/>
      </w:r>
    </w:p>
    <w:p>
      <w:pPr>
        <w:pStyle w:val="Normal"/>
        <w:suppressAutoHyphens w:val="true"/>
        <w:spacing w:lineRule="auto" w:line="240"/>
        <w:ind w:firstLine="284" w:end="0"/>
        <w:jc w:val="center"/>
        <w:rPr>
          <w:b/>
        </w:rPr>
      </w:pPr>
      <w:r>
        <w:rPr>
          <w:b/>
        </w:rPr>
        <w:t>The paradigm of the verb in the future perfect continuous</w:t>
      </w:r>
    </w:p>
    <w:p>
      <w:pPr>
        <w:pStyle w:val="Normal"/>
        <w:suppressAutoHyphens w:val="true"/>
        <w:spacing w:lineRule="auto" w:line="240"/>
        <w:ind w:firstLine="284" w:end="0"/>
        <w:rPr>
          <w:b/>
          <w:sz w:val="24"/>
          <w:u w:val="single"/>
        </w:rPr>
      </w:pPr>
      <w:r>
        <w:rPr>
          <w:b/>
          <w:sz w:val="24"/>
          <w:u w:val="single"/>
        </w:rPr>
      </w:r>
    </w:p>
    <w:tbl>
      <w:tblPr>
        <w:tblW w:w="10980" w:type="dxa"/>
        <w:jc w:val="start"/>
        <w:tblInd w:w="0" w:type="dxa"/>
        <w:tblLayout w:type="fixed"/>
        <w:tblCellMar>
          <w:top w:w="0" w:type="dxa"/>
          <w:start w:w="108" w:type="dxa"/>
          <w:bottom w:w="0" w:type="dxa"/>
          <w:end w:w="108" w:type="dxa"/>
        </w:tblCellMar>
      </w:tblPr>
      <w:tblGrid>
        <w:gridCol w:w="675"/>
        <w:gridCol w:w="4395"/>
        <w:gridCol w:w="992"/>
        <w:gridCol w:w="850"/>
        <w:gridCol w:w="4068"/>
      </w:tblGrid>
      <w:tr>
        <w:trPr/>
        <w:tc>
          <w:tcPr>
            <w:tcW w:w="5070" w:type="dxa"/>
            <w:gridSpan w:val="2"/>
            <w:tcBorders/>
          </w:tcPr>
          <w:p>
            <w:pPr>
              <w:pStyle w:val="Normal"/>
              <w:suppressAutoHyphens w:val="true"/>
              <w:spacing w:lineRule="auto" w:line="240"/>
              <w:ind w:hanging="0" w:end="0"/>
              <w:jc w:val="start"/>
              <w:rPr>
                <w:u w:val="single"/>
              </w:rPr>
            </w:pPr>
            <w:r>
              <mc:AlternateContent>
                <mc:Choice Requires="wps">
                  <w:drawing>
                    <wp:anchor behindDoc="0" distT="0" distB="0" distL="114935" distR="114935" simplePos="0" locked="0" layoutInCell="0" allowOverlap="1" relativeHeight="53">
                      <wp:simplePos x="0" y="0"/>
                      <wp:positionH relativeFrom="margin">
                        <wp:posOffset>280035</wp:posOffset>
                      </wp:positionH>
                      <wp:positionV relativeFrom="paragraph">
                        <wp:posOffset>300990</wp:posOffset>
                      </wp:positionV>
                      <wp:extent cx="91440" cy="274320"/>
                      <wp:effectExtent l="0" t="5080" r="635" b="5080"/>
                      <wp:wrapNone/>
                      <wp:docPr id="34"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2.05pt;margin-top:23.7pt;width:7.1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4">
                      <wp:simplePos x="0" y="0"/>
                      <wp:positionH relativeFrom="margin">
                        <wp:posOffset>4120515</wp:posOffset>
                      </wp:positionH>
                      <wp:positionV relativeFrom="paragraph">
                        <wp:posOffset>300990</wp:posOffset>
                      </wp:positionV>
                      <wp:extent cx="91440" cy="274320"/>
                      <wp:effectExtent l="0" t="5080" r="635" b="5080"/>
                      <wp:wrapNone/>
                      <wp:docPr id="35"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24.45pt;margin-top:23.7pt;width:7.1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8">
                      <wp:simplePos x="0" y="0"/>
                      <wp:positionH relativeFrom="margin">
                        <wp:posOffset>3663315</wp:posOffset>
                      </wp:positionH>
                      <wp:positionV relativeFrom="paragraph">
                        <wp:posOffset>300990</wp:posOffset>
                      </wp:positionV>
                      <wp:extent cx="91440" cy="274320"/>
                      <wp:effectExtent l="0" t="5080" r="635" b="5080"/>
                      <wp:wrapNone/>
                      <wp:docPr id="36" name=""/>
                      <a:graphic xmlns:a="http://schemas.openxmlformats.org/drawingml/2006/main">
                        <a:graphicData uri="http://schemas.microsoft.com/office/word/2010/wordprocessingShape">
                          <wps:wsp>
                            <wps:cNvSpPr/>
                            <wps:spPr>
                              <a:xfrm>
                                <a:off x="0" y="0"/>
                                <a:ext cx="91440" cy="274320"/>
                              </a:xfrm>
                              <a:custGeom>
                                <a:avLst/>
                                <a:gdLst>
                                  <a:gd name="textAreaLeft" fmla="*/ 33120 w 51840"/>
                                  <a:gd name="textAreaRight" fmla="*/ 52200 w 51840"/>
                                  <a:gd name="textAreaTop" fmla="*/ 3960 h 155520"/>
                                  <a:gd name="textAreaBottom" fmla="*/ 151560 h 15552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88.45pt;margin-top:23.7pt;width:7.15pt;height:21.55pt;mso-wrap-style:none;v-text-anchor:middle;mso-position-horizontal-relative:margin" type="_x0000_t87">
                      <v:fill o:detectmouseclick="t" on="false"/>
                      <v:stroke color="black" weight="9360" joinstyle="miter" endcap="flat"/>
                      <w10:wrap type="none"/>
                    </v:shape>
                  </w:pict>
                </mc:Fallback>
              </mc:AlternateContent>
            </w:r>
            <w:r>
              <w:rPr>
                <w:u w:val="single"/>
              </w:rPr>
              <w:t>Affirmative</w:t>
            </w:r>
          </w:p>
          <w:p>
            <w:pPr>
              <w:pStyle w:val="Normal"/>
              <w:suppressAutoHyphens w:val="true"/>
              <w:spacing w:lineRule="auto" w:line="240"/>
              <w:ind w:hanging="0" w:end="0"/>
              <w:jc w:val="start"/>
              <w:rPr>
                <w:u w:val="single"/>
              </w:rPr>
            </w:pPr>
            <w:r>
              <w:rPr>
                <w:u w:val="single"/>
              </w:rPr>
            </w:r>
          </w:p>
        </w:tc>
        <w:tc>
          <w:tcPr>
            <w:tcW w:w="1842" w:type="dxa"/>
            <w:gridSpan w:val="2"/>
            <w:tcBorders/>
          </w:tcPr>
          <w:p>
            <w:pPr>
              <w:pStyle w:val="Normal"/>
              <w:suppressAutoHyphens w:val="true"/>
              <w:spacing w:lineRule="auto" w:line="240"/>
              <w:ind w:hanging="0" w:end="0"/>
              <w:jc w:val="start"/>
              <w:rPr>
                <w:u w:val="single"/>
              </w:rPr>
            </w:pPr>
            <w:r>
              <w:rPr>
                <w:u w:val="single"/>
              </w:rPr>
              <w:t>Interrogative</w:t>
            </w:r>
          </w:p>
        </w:tc>
        <w:tc>
          <w:tcPr>
            <w:tcW w:w="4068" w:type="dxa"/>
            <w:tcBorders/>
          </w:tcPr>
          <w:p>
            <w:pPr>
              <w:pStyle w:val="Normal"/>
              <w:suppressAutoHyphens w:val="true"/>
              <w:snapToGrid w:val="false"/>
              <w:spacing w:lineRule="auto" w:line="240"/>
              <w:ind w:hanging="0" w:end="0"/>
              <w:jc w:val="start"/>
              <w:rPr>
                <w:u w:val="single"/>
              </w:rPr>
            </w:pPr>
            <w:r>
              <w:rPr>
                <w:u w:val="single"/>
              </w:rPr>
            </w:r>
          </w:p>
        </w:tc>
      </w:tr>
      <w:tr>
        <w:trPr/>
        <w:tc>
          <w:tcPr>
            <w:tcW w:w="675" w:type="dxa"/>
            <w:tcBorders/>
          </w:tcPr>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pPr>
            <w:r>
              <w:rPr/>
              <w:t>We</w:t>
            </w:r>
          </w:p>
        </w:tc>
        <w:tc>
          <w:tcPr>
            <w:tcW w:w="4395" w:type="dxa"/>
            <w:tcBorders/>
          </w:tcPr>
          <w:p>
            <w:pPr>
              <w:pStyle w:val="Normal"/>
              <w:suppressAutoHyphens w:val="true"/>
              <w:spacing w:lineRule="auto" w:line="240"/>
              <w:ind w:hanging="0" w:end="0"/>
              <w:jc w:val="start"/>
              <w:rPr/>
            </w:pPr>
            <w:r>
              <w:rPr/>
              <w:t>shall have been speaking</w:t>
            </w:r>
          </w:p>
        </w:tc>
        <w:tc>
          <w:tcPr>
            <w:tcW w:w="992" w:type="dxa"/>
            <w:tcBorders/>
          </w:tcPr>
          <w:p>
            <w:pPr>
              <w:pStyle w:val="Normal"/>
              <w:suppressAutoHyphens w:val="true"/>
              <w:spacing w:lineRule="auto" w:line="240"/>
              <w:ind w:hanging="0" w:end="0"/>
              <w:jc w:val="start"/>
              <w:rPr/>
            </w:pPr>
            <w:r>
              <w:rPr/>
              <w:t>Shall</w:t>
            </w:r>
          </w:p>
        </w:tc>
        <w:tc>
          <w:tcPr>
            <w:tcW w:w="850" w:type="dxa"/>
            <w:tcBorders/>
          </w:tcPr>
          <w:p>
            <w:pPr>
              <w:pStyle w:val="Normal"/>
              <w:suppressAutoHyphens w:val="true"/>
              <w:spacing w:lineRule="auto" w:line="240"/>
              <w:ind w:hanging="0" w:end="0"/>
              <w:jc w:val="start"/>
              <w:rPr/>
            </w:pPr>
            <w:r>
              <w:rPr/>
              <w:t>I</w:t>
            </w:r>
          </w:p>
          <w:p>
            <w:pPr>
              <w:pStyle w:val="Normal"/>
              <w:suppressAutoHyphens w:val="true"/>
              <w:spacing w:lineRule="auto" w:line="240"/>
              <w:ind w:hanging="0" w:end="0"/>
              <w:jc w:val="start"/>
              <w:rPr/>
            </w:pPr>
            <w:r>
              <w:rPr/>
              <w:t>we</w:t>
            </w:r>
          </w:p>
        </w:tc>
        <w:tc>
          <w:tcPr>
            <w:tcW w:w="4068" w:type="dxa"/>
            <w:tcBorders/>
          </w:tcPr>
          <w:p>
            <w:pPr>
              <w:pStyle w:val="Normal"/>
              <w:suppressAutoHyphens w:val="true"/>
              <w:spacing w:lineRule="auto" w:line="240"/>
              <w:ind w:hanging="0" w:end="0"/>
              <w:jc w:val="start"/>
              <w:rPr/>
            </w:pPr>
            <w:r>
              <w:rPr/>
              <w:t>have been speaking</w:t>
            </w:r>
          </w:p>
          <w:p>
            <w:pPr>
              <w:pStyle w:val="Normal"/>
              <w:suppressAutoHyphens w:val="true"/>
              <w:spacing w:lineRule="auto" w:line="240"/>
              <w:ind w:hanging="0" w:end="0"/>
              <w:jc w:val="start"/>
              <w:rPr/>
            </w:pPr>
            <w:r>
              <w:rPr/>
            </w:r>
          </w:p>
        </w:tc>
      </w:tr>
    </w:tbl>
    <w:p>
      <w:pPr>
        <w:pStyle w:val="Normal"/>
        <w:suppressAutoHyphens w:val="true"/>
        <w:spacing w:lineRule="auto" w:line="240"/>
        <w:ind w:firstLine="284" w:end="0"/>
        <w:rPr>
          <w:sz w:val="24"/>
          <w:u w:val="single"/>
        </w:rPr>
      </w:pPr>
      <w:r>
        <w:rPr>
          <w:sz w:val="24"/>
          <w:u w:val="single"/>
        </w:rPr>
      </w:r>
    </w:p>
    <w:tbl>
      <w:tblPr>
        <w:tblW w:w="10980" w:type="dxa"/>
        <w:jc w:val="start"/>
        <w:tblInd w:w="0" w:type="dxa"/>
        <w:tblLayout w:type="fixed"/>
        <w:tblCellMar>
          <w:top w:w="0" w:type="dxa"/>
          <w:start w:w="108" w:type="dxa"/>
          <w:bottom w:w="0" w:type="dxa"/>
          <w:end w:w="108" w:type="dxa"/>
        </w:tblCellMar>
      </w:tblPr>
      <w:tblGrid>
        <w:gridCol w:w="1242"/>
        <w:gridCol w:w="3828"/>
        <w:gridCol w:w="850"/>
        <w:gridCol w:w="1276"/>
        <w:gridCol w:w="3784"/>
      </w:tblGrid>
      <w:tr>
        <w:trPr/>
        <w:tc>
          <w:tcPr>
            <w:tcW w:w="1242" w:type="dxa"/>
            <w:tcBorders/>
          </w:tcPr>
          <w:p>
            <w:pPr>
              <w:pStyle w:val="Normal"/>
              <w:suppressAutoHyphens w:val="true"/>
              <w:spacing w:lineRule="auto" w:line="240"/>
              <w:ind w:hanging="0" w:end="0"/>
              <w:jc w:val="start"/>
              <w:rPr/>
            </w:pPr>
            <w:r>
              <mc:AlternateContent>
                <mc:Choice Requires="wps">
                  <w:drawing>
                    <wp:anchor behindDoc="0" distT="0" distB="0" distL="114935" distR="114935" simplePos="0" locked="0" layoutInCell="0" allowOverlap="1" relativeHeight="56">
                      <wp:simplePos x="0" y="0"/>
                      <wp:positionH relativeFrom="margin">
                        <wp:posOffset>645795</wp:posOffset>
                      </wp:positionH>
                      <wp:positionV relativeFrom="paragraph">
                        <wp:posOffset>31750</wp:posOffset>
                      </wp:positionV>
                      <wp:extent cx="91440" cy="457200"/>
                      <wp:effectExtent l="0" t="5080" r="635" b="5715"/>
                      <wp:wrapNone/>
                      <wp:docPr id="37"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0.85pt;margin-top:2.5pt;width:7.15pt;height:35.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7">
                      <wp:simplePos x="0" y="0"/>
                      <wp:positionH relativeFrom="margin">
                        <wp:posOffset>4394835</wp:posOffset>
                      </wp:positionH>
                      <wp:positionV relativeFrom="paragraph">
                        <wp:posOffset>31750</wp:posOffset>
                      </wp:positionV>
                      <wp:extent cx="91440" cy="457200"/>
                      <wp:effectExtent l="0" t="5080" r="1270" b="5715"/>
                      <wp:wrapNone/>
                      <wp:docPr id="38"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46.05pt;margin-top:2.5pt;width:7.15pt;height:35.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9">
                      <wp:simplePos x="0" y="0"/>
                      <wp:positionH relativeFrom="margin">
                        <wp:posOffset>3571875</wp:posOffset>
                      </wp:positionH>
                      <wp:positionV relativeFrom="paragraph">
                        <wp:posOffset>31750</wp:posOffset>
                      </wp:positionV>
                      <wp:extent cx="91440" cy="457200"/>
                      <wp:effectExtent l="0" t="5080" r="1270" b="5715"/>
                      <wp:wrapNone/>
                      <wp:docPr id="39"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81.25pt;margin-top:2.5pt;width:7.15pt;height:35.95pt;mso-wrap-style:none;v-text-anchor:middle;mso-position-horizontal-relative:margin" type="_x0000_t87">
                      <v:fill o:detectmouseclick="t" on="false"/>
                      <v:stroke color="black" weight="9360" joinstyle="miter" endcap="flat"/>
                      <w10:wrap type="none"/>
                    </v:shape>
                  </w:pict>
                </mc:Fallback>
              </mc:AlternateContent>
            </w:r>
            <w:r>
              <w:rPr/>
              <w:t xml:space="preserve">He (she, it) You </w:t>
            </w:r>
          </w:p>
          <w:p>
            <w:pPr>
              <w:pStyle w:val="Normal"/>
              <w:suppressAutoHyphens w:val="true"/>
              <w:spacing w:lineRule="auto" w:line="240"/>
              <w:ind w:hanging="0" w:end="0"/>
              <w:jc w:val="start"/>
              <w:rPr>
                <w:u w:val="single"/>
              </w:rPr>
            </w:pPr>
            <w:r>
              <w:rPr/>
              <w:t>They</w:t>
            </w:r>
          </w:p>
        </w:tc>
        <w:tc>
          <w:tcPr>
            <w:tcW w:w="3828"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u w:val="single"/>
              </w:rPr>
            </w:pPr>
            <w:r>
              <w:rPr/>
              <w:t>will have been speaking</w:t>
            </w:r>
          </w:p>
        </w:tc>
        <w:tc>
          <w:tcPr>
            <w:tcW w:w="850"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pPr>
            <w:r>
              <w:rPr/>
              <w:t>Will</w:t>
            </w:r>
          </w:p>
        </w:tc>
        <w:tc>
          <w:tcPr>
            <w:tcW w:w="1276" w:type="dxa"/>
            <w:tcBorders/>
          </w:tcPr>
          <w:p>
            <w:pPr>
              <w:pStyle w:val="Normal"/>
              <w:suppressAutoHyphens w:val="true"/>
              <w:spacing w:lineRule="auto" w:line="240"/>
              <w:ind w:hanging="0" w:end="0"/>
              <w:jc w:val="start"/>
              <w:rPr/>
            </w:pPr>
            <w:r>
              <w:rPr/>
              <w:t xml:space="preserve">he (she, it) </w:t>
            </w:r>
          </w:p>
          <w:p>
            <w:pPr>
              <w:pStyle w:val="Normal"/>
              <w:suppressAutoHyphens w:val="true"/>
              <w:spacing w:lineRule="auto" w:line="240"/>
              <w:ind w:hanging="0" w:end="0"/>
              <w:jc w:val="start"/>
              <w:rPr/>
            </w:pPr>
            <w:r>
              <w:rPr/>
              <w:t xml:space="preserve">you </w:t>
            </w:r>
          </w:p>
          <w:p>
            <w:pPr>
              <w:pStyle w:val="Normal"/>
              <w:suppressAutoHyphens w:val="true"/>
              <w:spacing w:lineRule="auto" w:line="240"/>
              <w:ind w:hanging="0" w:end="0"/>
              <w:jc w:val="start"/>
              <w:rPr>
                <w:u w:val="single"/>
              </w:rPr>
            </w:pPr>
            <w:r>
              <w:rPr/>
              <w:t>they</w:t>
            </w:r>
          </w:p>
        </w:tc>
        <w:tc>
          <w:tcPr>
            <w:tcW w:w="3784"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u w:val="single"/>
              </w:rPr>
            </w:pPr>
            <w:r>
              <w:rPr/>
              <w:t>have been speaking?</w:t>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w:t>
      </w:r>
    </w:p>
    <w:p>
      <w:pPr>
        <w:pStyle w:val="Normal"/>
        <w:suppressAutoHyphens w:val="true"/>
        <w:spacing w:lineRule="auto" w:line="240"/>
        <w:ind w:firstLine="284" w:end="0"/>
        <w:jc w:val="center"/>
        <w:rPr>
          <w:sz w:val="24"/>
          <w:u w:val="single"/>
          <w:lang w:val="en-US" w:eastAsia="en-US"/>
        </w:rPr>
      </w:pPr>
      <w:r>
        <w:rPr>
          <w:sz w:val="24"/>
          <w:u w:val="single"/>
          <w:lang w:val="en-US" w:eastAsia="en-US"/>
        </w:rPr>
        <mc:AlternateContent>
          <mc:Choice Requires="wps">
            <w:drawing>
              <wp:anchor behindDoc="0" distT="0" distB="0" distL="114935" distR="114935" simplePos="0" locked="0" layoutInCell="1" allowOverlap="1" relativeHeight="55">
                <wp:simplePos x="0" y="0"/>
                <wp:positionH relativeFrom="column">
                  <wp:posOffset>2017395</wp:posOffset>
                </wp:positionH>
                <wp:positionV relativeFrom="paragraph">
                  <wp:posOffset>128270</wp:posOffset>
                </wp:positionV>
                <wp:extent cx="91440" cy="365760"/>
                <wp:effectExtent l="0" t="5080" r="635" b="5715"/>
                <wp:wrapNone/>
                <wp:docPr id="40"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58.85pt;margin-top:10.1pt;width:7.15pt;height:28.75pt;mso-wrap-style:none;v-text-anchor:middle" type="_x0000_t88">
                <v:fill o:detectmouseclick="t" on="false"/>
                <v:stroke color="black" weight="9360" joinstyle="miter" endcap="flat"/>
                <w10:wrap type="none"/>
              </v:shape>
            </w:pict>
          </mc:Fallback>
        </mc:AlternateContent>
      </w:r>
    </w:p>
    <w:tbl>
      <w:tblPr>
        <w:tblW w:w="8180" w:type="dxa"/>
        <w:jc w:val="start"/>
        <w:tblInd w:w="2802" w:type="dxa"/>
        <w:tblLayout w:type="fixed"/>
        <w:tblCellMar>
          <w:top w:w="0" w:type="dxa"/>
          <w:start w:w="108" w:type="dxa"/>
          <w:bottom w:w="0" w:type="dxa"/>
          <w:end w:w="108" w:type="dxa"/>
        </w:tblCellMar>
      </w:tblPr>
      <w:tblGrid>
        <w:gridCol w:w="708"/>
        <w:gridCol w:w="567"/>
        <w:gridCol w:w="6905"/>
      </w:tblGrid>
      <w:tr>
        <w:trPr/>
        <w:tc>
          <w:tcPr>
            <w:tcW w:w="708" w:type="dxa"/>
            <w:tcBorders/>
          </w:tcPr>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We</w:t>
            </w:r>
          </w:p>
          <w:p>
            <w:pPr>
              <w:pStyle w:val="Normal"/>
              <w:suppressAutoHyphens w:val="true"/>
              <w:spacing w:lineRule="auto" w:line="240"/>
              <w:ind w:hanging="0" w:end="0"/>
              <w:jc w:val="start"/>
              <w:rPr/>
            </w:pPr>
            <w:r>
              <w:rPr/>
            </w:r>
          </w:p>
        </w:tc>
        <w:tc>
          <w:tcPr>
            <w:tcW w:w="7472" w:type="dxa"/>
            <w:gridSpan w:val="2"/>
            <w:tcBorders/>
          </w:tcPr>
          <w:p>
            <w:pPr>
              <w:pStyle w:val="Normal"/>
              <w:suppressAutoHyphens w:val="true"/>
              <w:spacing w:lineRule="auto" w:line="240"/>
              <w:ind w:hanging="0" w:end="0"/>
              <w:jc w:val="start"/>
              <w:rPr>
                <w:u w:val="single"/>
              </w:rPr>
            </w:pPr>
            <w:r>
              <w:rPr/>
              <w:t>shall not (shan't) have been speaking</w:t>
            </w:r>
          </w:p>
        </w:tc>
      </w:tr>
      <w:tr>
        <w:trPr/>
        <w:tc>
          <w:tcPr>
            <w:tcW w:w="1275" w:type="dxa"/>
            <w:gridSpan w:val="2"/>
            <w:tcBorders/>
          </w:tcPr>
          <w:p>
            <w:pPr>
              <w:pStyle w:val="Normal"/>
              <w:suppressAutoHyphens w:val="true"/>
              <w:spacing w:lineRule="auto" w:line="240"/>
              <w:ind w:hanging="0" w:end="0"/>
              <w:jc w:val="start"/>
              <w:rPr/>
            </w:pPr>
            <w:r>
              <mc:AlternateContent>
                <mc:Choice Requires="wps">
                  <w:drawing>
                    <wp:anchor behindDoc="0" distT="0" distB="0" distL="114935" distR="114935" simplePos="0" locked="0" layoutInCell="0" allowOverlap="1" relativeHeight="60">
                      <wp:simplePos x="0" y="0"/>
                      <wp:positionH relativeFrom="margin">
                        <wp:posOffset>2383155</wp:posOffset>
                      </wp:positionH>
                      <wp:positionV relativeFrom="paragraph">
                        <wp:posOffset>-63500</wp:posOffset>
                      </wp:positionV>
                      <wp:extent cx="91440" cy="548640"/>
                      <wp:effectExtent l="0" t="5080" r="635" b="5715"/>
                      <wp:wrapNone/>
                      <wp:docPr id="41"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87.65pt;margin-top:-5pt;width:7.15pt;height:43.15pt;mso-wrap-style:none;v-text-anchor:middle;mso-position-horizontal-relative:margin" type="_x0000_t88">
                      <v:fill o:detectmouseclick="t" on="false"/>
                      <v:stroke color="black" weight="9360" joinstyle="miter" endcap="flat"/>
                      <w10:wrap type="none"/>
                    </v:shape>
                  </w:pict>
                </mc:Fallback>
              </mc:AlternateContent>
            </w:r>
            <w:r>
              <w:rPr/>
              <w:t>He (she, it)</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pPr>
            <w:r>
              <w:rPr/>
              <w:t>They</w:t>
            </w:r>
          </w:p>
        </w:tc>
        <w:tc>
          <w:tcPr>
            <w:tcW w:w="6905" w:type="dxa"/>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u w:val="single"/>
              </w:rPr>
            </w:pPr>
            <w:r>
              <w:rPr/>
              <w:t>will not (won't) have been speaking</w:t>
            </w:r>
          </w:p>
        </w:tc>
      </w:tr>
    </w:tbl>
    <w:p>
      <w:pPr>
        <w:pStyle w:val="Normal"/>
        <w:suppressAutoHyphens w:val="true"/>
        <w:spacing w:lineRule="auto" w:line="240"/>
        <w:ind w:firstLine="284" w:end="0"/>
        <w:jc w:val="start"/>
        <w:rPr>
          <w:u w:val="single"/>
        </w:rPr>
      </w:pPr>
      <w:r>
        <w:rPr>
          <w:u w:val="single"/>
        </w:rPr>
      </w:r>
    </w:p>
    <w:p>
      <w:pPr>
        <w:pStyle w:val="Normal"/>
        <w:suppressAutoHyphens w:val="true"/>
        <w:spacing w:lineRule="auto" w:line="240"/>
        <w:ind w:firstLine="284" w:end="0"/>
        <w:rPr/>
      </w:pPr>
      <w:r>
        <w:rPr>
          <w:b/>
          <w:sz w:val="24"/>
        </w:rPr>
        <w:t>§ 51.</w:t>
      </w:r>
      <w:r>
        <w:rPr>
          <w:sz w:val="24"/>
        </w:rPr>
        <w:t xml:space="preserve"> The future perfect continuous is very rarely used, because situations which require it very seldom arise. </w:t>
      </w:r>
      <w:r>
        <w:rPr>
          <w:b/>
          <w:sz w:val="24"/>
        </w:rPr>
        <w:t>It denotes actions which begin before a certain moment of time in the future and go on up to that moment or into it:</w:t>
      </w:r>
    </w:p>
    <w:p>
      <w:pPr>
        <w:pStyle w:val="Normal"/>
        <w:suppressAutoHyphens w:val="true"/>
        <w:spacing w:lineRule="auto" w:line="240"/>
        <w:ind w:firstLine="284" w:end="0"/>
        <w:rPr>
          <w:b/>
          <w:sz w:val="24"/>
        </w:rPr>
      </w:pPr>
      <w:r>
        <w:rPr>
          <w:b/>
          <w:sz w:val="24"/>
        </w:rPr>
      </w:r>
    </w:p>
    <w:p>
      <w:pPr>
        <w:pStyle w:val="2"/>
        <w:ind w:start="284" w:end="0"/>
        <w:rPr/>
      </w:pPr>
      <w:r>
        <w:rPr/>
        <w:t xml:space="preserve">I </w:t>
      </w:r>
      <w:r>
        <w:rPr>
          <w:i/>
        </w:rPr>
        <w:t>shall have been living</w:t>
      </w:r>
      <w:r>
        <w:rPr/>
        <w:t xml:space="preserve"> there for five years next February.</w:t>
      </w:r>
    </w:p>
    <w:p>
      <w:pPr>
        <w:pStyle w:val="Normal"/>
        <w:suppressAutoHyphens w:val="true"/>
        <w:spacing w:lineRule="auto" w:line="240"/>
        <w:ind w:firstLine="284" w:end="0"/>
        <w:rPr>
          <w:sz w:val="24"/>
        </w:rPr>
      </w:pPr>
      <w:r>
        <w:rPr>
          <w:sz w:val="24"/>
        </w:rPr>
      </w:r>
    </w:p>
    <w:p>
      <w:pPr>
        <w:pStyle w:val="Heading3"/>
        <w:rPr/>
      </w:pPr>
      <w:bookmarkStart w:id="12" w:name="__RefHeading___Toc5112950"/>
      <w:bookmarkEnd w:id="12"/>
      <w:r>
        <w:rPr/>
        <w:t>Future in the past tenses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52.</w:t>
      </w:r>
      <w:r>
        <w:rPr>
          <w:sz w:val="24"/>
        </w:rPr>
        <w:t xml:space="preserve"> There are four more future tense verb forms in English: the future in the past indefinite, the future in the past continuous, the future in the past perfect, the future in the past perfect continuous, which differ from the previously discussed forms. They refer the actions not to the actual future, but to the future viewed as such from the standpoint of past time.</w:t>
      </w:r>
    </w:p>
    <w:p>
      <w:pPr>
        <w:pStyle w:val="Normal"/>
        <w:suppressAutoHyphens w:val="true"/>
        <w:spacing w:lineRule="auto" w:line="240"/>
        <w:ind w:firstLine="284" w:end="0"/>
        <w:rPr>
          <w:sz w:val="24"/>
        </w:rPr>
      </w:pPr>
      <w:r>
        <w:rPr>
          <w:sz w:val="24"/>
        </w:rPr>
        <w:t>The future in the past forms are dependent, as they are used mainly in object clauses in reported speech after verbs in the past tense forms.</w:t>
      </w:r>
    </w:p>
    <w:p>
      <w:pPr>
        <w:pStyle w:val="Normal"/>
        <w:suppressAutoHyphens w:val="true"/>
        <w:spacing w:lineRule="auto" w:line="240"/>
        <w:ind w:firstLine="284" w:end="0"/>
        <w:rPr>
          <w:sz w:val="24"/>
        </w:rPr>
      </w:pPr>
      <w:r>
        <w:rPr>
          <w:sz w:val="24"/>
        </w:rPr>
        <w:t>The most frequently used is the future in the past indefinite (the past simple).</w:t>
      </w:r>
    </w:p>
    <w:p>
      <w:pPr>
        <w:pStyle w:val="Normal"/>
        <w:suppressAutoHyphens w:val="true"/>
        <w:spacing w:lineRule="auto" w:line="240"/>
        <w:ind w:firstLine="284" w:end="0"/>
        <w:rPr>
          <w:sz w:val="24"/>
        </w:rPr>
      </w:pPr>
      <w:r>
        <w:rPr>
          <w:sz w:val="24"/>
        </w:rPr>
      </w:r>
    </w:p>
    <w:p>
      <w:pPr>
        <w:pStyle w:val="Normal"/>
        <w:pBdr>
          <w:bottom w:val="single" w:sz="4" w:space="1" w:color="000000"/>
        </w:pBdr>
        <w:suppressAutoHyphens w:val="true"/>
        <w:spacing w:lineRule="auto" w:line="240"/>
        <w:ind w:firstLine="284" w:end="0"/>
        <w:rPr/>
      </w:pPr>
      <w:r>
        <w:rPr>
          <w:b/>
          <w:sz w:val="24"/>
        </w:rPr>
        <w:t>§ 53. Formation.</w:t>
      </w:r>
      <w:r>
        <w:rPr>
          <w:sz w:val="24"/>
        </w:rPr>
        <w:t xml:space="preserve"> All the future in the past forms are analytical. They are formed by means of the auxiliaries </w:t>
      </w:r>
      <w:r>
        <w:rPr>
          <w:i/>
          <w:sz w:val="24"/>
        </w:rPr>
        <w:t>should</w:t>
      </w:r>
      <w:r>
        <w:rPr>
          <w:sz w:val="24"/>
        </w:rPr>
        <w:t xml:space="preserve"> and </w:t>
      </w:r>
      <w:r>
        <w:rPr>
          <w:i/>
          <w:sz w:val="24"/>
        </w:rPr>
        <w:t>would</w:t>
      </w:r>
      <w:r>
        <w:rPr>
          <w:sz w:val="24"/>
        </w:rPr>
        <w:t xml:space="preserve"> and the corresponding form of the notional verb (</w:t>
      </w:r>
      <w:r>
        <w:rPr>
          <w:i/>
          <w:sz w:val="24"/>
        </w:rPr>
        <w:t>should speak, should be speaking, should</w:t>
      </w:r>
      <w:r>
        <w:rPr>
          <w:sz w:val="24"/>
        </w:rPr>
        <w:t xml:space="preserve"> </w:t>
      </w:r>
      <w:r>
        <w:rPr>
          <w:i/>
          <w:sz w:val="24"/>
        </w:rPr>
        <w:t>have spoken, should have been speaking</w:t>
      </w:r>
      <w:r>
        <w:rPr>
          <w:sz w:val="24"/>
        </w:rPr>
        <w:t>)*.</w:t>
      </w:r>
    </w:p>
    <w:p>
      <w:pPr>
        <w:pStyle w:val="Normal"/>
        <w:suppressAutoHyphens w:val="true"/>
        <w:spacing w:lineRule="auto" w:line="240"/>
        <w:ind w:firstLine="284" w:end="0"/>
        <w:rPr/>
      </w:pPr>
      <w:r>
        <w:rPr>
          <w:sz w:val="20"/>
        </w:rPr>
        <w:t xml:space="preserve">* The contracted form for both ‘would’ and ‘should’ is ‘d: </w:t>
      </w:r>
      <w:r>
        <w:rPr>
          <w:i/>
          <w:sz w:val="20"/>
        </w:rPr>
        <w:t>I’d speak...</w:t>
      </w:r>
    </w:p>
    <w:p>
      <w:pPr>
        <w:pStyle w:val="Normal"/>
        <w:suppressAutoHyphens w:val="true"/>
        <w:spacing w:lineRule="auto" w:line="240"/>
        <w:ind w:hanging="0" w:end="0"/>
        <w:rPr>
          <w:i/>
          <w:i/>
          <w:sz w:val="24"/>
        </w:rPr>
      </w:pPr>
      <w:r>
        <w:rPr>
          <w:i/>
          <w:sz w:val="24"/>
        </w:rPr>
      </w:r>
    </w:p>
    <w:p>
      <w:pPr>
        <w:pStyle w:val="Normal"/>
        <w:suppressAutoHyphens w:val="true"/>
        <w:spacing w:lineRule="auto" w:line="240"/>
        <w:ind w:firstLine="284" w:end="0"/>
        <w:jc w:val="center"/>
        <w:rPr>
          <w:b/>
        </w:rPr>
      </w:pPr>
      <w:r>
        <w:rPr>
          <w:b/>
        </w:rPr>
        <w:t>The paradigms of the verb in the future in the past</w:t>
      </w:r>
    </w:p>
    <w:p>
      <w:pPr>
        <w:pStyle w:val="Normal"/>
        <w:suppressAutoHyphens w:val="true"/>
        <w:spacing w:lineRule="auto" w:line="240"/>
        <w:ind w:firstLine="284" w:end="0"/>
        <w:jc w:val="center"/>
        <w:rPr>
          <w:b/>
        </w:rPr>
      </w:pPr>
      <w:r>
        <w:rPr>
          <w:b/>
        </w:rPr>
        <w:t>The future in the past indefinite</w:t>
      </w:r>
    </w:p>
    <w:p>
      <w:pPr>
        <w:pStyle w:val="Normal"/>
        <w:suppressAutoHyphens w:val="true"/>
        <w:spacing w:lineRule="auto" w:line="240"/>
        <w:ind w:firstLine="284" w:end="0"/>
        <w:rPr>
          <w:b/>
          <w:sz w:val="24"/>
          <w:u w:val="single"/>
        </w:rPr>
      </w:pPr>
      <w:r>
        <w:rPr>
          <w:b/>
          <w:sz w:val="24"/>
          <w:u w:val="single"/>
        </w:rPr>
      </w:r>
    </w:p>
    <w:tbl>
      <w:tblPr>
        <w:tblW w:w="10980" w:type="dxa"/>
        <w:jc w:val="start"/>
        <w:tblInd w:w="0" w:type="dxa"/>
        <w:tblLayout w:type="fixed"/>
        <w:tblCellMar>
          <w:top w:w="0" w:type="dxa"/>
          <w:start w:w="108" w:type="dxa"/>
          <w:bottom w:w="0" w:type="dxa"/>
          <w:end w:w="108" w:type="dxa"/>
        </w:tblCellMar>
      </w:tblPr>
      <w:tblGrid>
        <w:gridCol w:w="675"/>
        <w:gridCol w:w="567"/>
        <w:gridCol w:w="3402"/>
        <w:gridCol w:w="993"/>
        <w:gridCol w:w="141"/>
        <w:gridCol w:w="709"/>
        <w:gridCol w:w="567"/>
        <w:gridCol w:w="1730"/>
        <w:gridCol w:w="2196"/>
      </w:tblGrid>
      <w:tr>
        <w:trPr/>
        <w:tc>
          <w:tcPr>
            <w:tcW w:w="4644" w:type="dxa"/>
            <w:gridSpan w:val="3"/>
            <w:tcBorders/>
          </w:tcPr>
          <w:p>
            <w:pPr>
              <w:pStyle w:val="Normal"/>
              <w:suppressAutoHyphens w:val="true"/>
              <w:spacing w:lineRule="auto" w:line="240"/>
              <w:ind w:hanging="0" w:end="0"/>
              <w:jc w:val="start"/>
              <w:rPr>
                <w:u w:val="single"/>
              </w:rPr>
            </w:pPr>
            <w:r>
              <mc:AlternateContent>
                <mc:Choice Requires="wps">
                  <w:drawing>
                    <wp:anchor behindDoc="0" distT="0" distB="0" distL="114935" distR="114935" simplePos="0" locked="0" layoutInCell="0" allowOverlap="1" relativeHeight="61">
                      <wp:simplePos x="0" y="0"/>
                      <wp:positionH relativeFrom="margin">
                        <wp:posOffset>280035</wp:posOffset>
                      </wp:positionH>
                      <wp:positionV relativeFrom="paragraph">
                        <wp:posOffset>248285</wp:posOffset>
                      </wp:positionV>
                      <wp:extent cx="91440" cy="365760"/>
                      <wp:effectExtent l="0" t="5080" r="635" b="5715"/>
                      <wp:wrapNone/>
                      <wp:docPr id="42"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2.05pt;margin-top:19.55pt;width:7.15pt;height:28.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62">
                      <wp:simplePos x="0" y="0"/>
                      <wp:positionH relativeFrom="margin">
                        <wp:posOffset>3937635</wp:posOffset>
                      </wp:positionH>
                      <wp:positionV relativeFrom="paragraph">
                        <wp:posOffset>248285</wp:posOffset>
                      </wp:positionV>
                      <wp:extent cx="91440" cy="365760"/>
                      <wp:effectExtent l="635" t="5080" r="635" b="5715"/>
                      <wp:wrapNone/>
                      <wp:docPr id="43"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10.05pt;margin-top:19.55pt;width:7.15pt;height:28.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67">
                      <wp:simplePos x="0" y="0"/>
                      <wp:positionH relativeFrom="margin">
                        <wp:posOffset>3480435</wp:posOffset>
                      </wp:positionH>
                      <wp:positionV relativeFrom="paragraph">
                        <wp:posOffset>248285</wp:posOffset>
                      </wp:positionV>
                      <wp:extent cx="91440" cy="365760"/>
                      <wp:effectExtent l="0" t="5080" r="635" b="5715"/>
                      <wp:wrapNone/>
                      <wp:docPr id="44"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74.05pt;margin-top:19.55pt;width:7.15pt;height:28.75pt;mso-wrap-style:none;v-text-anchor:middle;mso-position-horizontal-relative:margin" type="_x0000_t87">
                      <v:fill o:detectmouseclick="t" on="false"/>
                      <v:stroke color="black" weight="9360" joinstyle="miter" endcap="flat"/>
                      <w10:wrap type="none"/>
                    </v:shape>
                  </w:pict>
                </mc:Fallback>
              </mc:AlternateContent>
            </w:r>
            <w:r>
              <w:rPr>
                <w:u w:val="single"/>
              </w:rPr>
              <w:t>Affirmative</w:t>
            </w:r>
          </w:p>
          <w:p>
            <w:pPr>
              <w:pStyle w:val="Normal"/>
              <w:suppressAutoHyphens w:val="true"/>
              <w:spacing w:lineRule="auto" w:line="240"/>
              <w:ind w:hanging="0" w:end="0"/>
              <w:jc w:val="start"/>
              <w:rPr>
                <w:u w:val="single"/>
              </w:rPr>
            </w:pPr>
            <w:r>
              <w:rPr>
                <w:u w:val="single"/>
              </w:rPr>
            </w:r>
          </w:p>
        </w:tc>
        <w:tc>
          <w:tcPr>
            <w:tcW w:w="4140" w:type="dxa"/>
            <w:gridSpan w:val="5"/>
            <w:tcBorders/>
          </w:tcPr>
          <w:p>
            <w:pPr>
              <w:pStyle w:val="Normal"/>
              <w:suppressAutoHyphens w:val="true"/>
              <w:spacing w:lineRule="auto" w:line="240"/>
              <w:ind w:hanging="0" w:end="0"/>
              <w:jc w:val="start"/>
              <w:rPr>
                <w:u w:val="single"/>
              </w:rPr>
            </w:pPr>
            <w:r>
              <w:rPr>
                <w:u w:val="single"/>
              </w:rPr>
              <w:t>Interrogative*</w:t>
            </w:r>
          </w:p>
        </w:tc>
        <w:tc>
          <w:tcPr>
            <w:tcW w:w="2196" w:type="dxa"/>
            <w:tcBorders/>
          </w:tcPr>
          <w:p>
            <w:pPr>
              <w:pStyle w:val="Normal"/>
              <w:suppressAutoHyphens w:val="true"/>
              <w:snapToGrid w:val="false"/>
              <w:spacing w:lineRule="auto" w:line="240"/>
              <w:ind w:hanging="0" w:end="0"/>
              <w:jc w:val="start"/>
              <w:rPr>
                <w:u w:val="single"/>
              </w:rPr>
            </w:pPr>
            <w:r>
              <w:rPr>
                <w:u w:val="single"/>
              </w:rPr>
            </w:r>
          </w:p>
        </w:tc>
      </w:tr>
      <w:tr>
        <w:trPr/>
        <w:tc>
          <w:tcPr>
            <w:tcW w:w="675" w:type="dxa"/>
            <w:tcBorders/>
          </w:tcPr>
          <w:p>
            <w:pPr>
              <w:pStyle w:val="Normal"/>
              <w:suppressAutoHyphens w:val="true"/>
              <w:spacing w:lineRule="auto" w:line="240"/>
              <w:ind w:hanging="0" w:end="0"/>
              <w:jc w:val="start"/>
              <w:rPr/>
            </w:pPr>
            <w:r>
              <mc:AlternateContent>
                <mc:Choice Requires="wps">
                  <w:drawing>
                    <wp:anchor behindDoc="0" distT="0" distB="0" distL="114935" distR="114935" simplePos="0" locked="0" layoutInCell="0" allowOverlap="1" relativeHeight="64">
                      <wp:simplePos x="0" y="0"/>
                      <wp:positionH relativeFrom="margin">
                        <wp:posOffset>645795</wp:posOffset>
                      </wp:positionH>
                      <wp:positionV relativeFrom="paragraph">
                        <wp:posOffset>475615</wp:posOffset>
                      </wp:positionV>
                      <wp:extent cx="91440" cy="457200"/>
                      <wp:effectExtent l="0" t="5080" r="635" b="5715"/>
                      <wp:wrapNone/>
                      <wp:docPr id="45"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0.85pt;margin-top:37.45pt;width:7.15pt;height:35.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65">
                      <wp:simplePos x="0" y="0"/>
                      <wp:positionH relativeFrom="margin">
                        <wp:posOffset>4211955</wp:posOffset>
                      </wp:positionH>
                      <wp:positionV relativeFrom="paragraph">
                        <wp:posOffset>475615</wp:posOffset>
                      </wp:positionV>
                      <wp:extent cx="91440" cy="457200"/>
                      <wp:effectExtent l="0" t="5080" r="635" b="5715"/>
                      <wp:wrapNone/>
                      <wp:docPr id="46"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31.65pt;margin-top:37.45pt;width:7.15pt;height:35.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68">
                      <wp:simplePos x="0" y="0"/>
                      <wp:positionH relativeFrom="margin">
                        <wp:posOffset>3388995</wp:posOffset>
                      </wp:positionH>
                      <wp:positionV relativeFrom="paragraph">
                        <wp:posOffset>475615</wp:posOffset>
                      </wp:positionV>
                      <wp:extent cx="91440" cy="457200"/>
                      <wp:effectExtent l="0" t="5080" r="635" b="5715"/>
                      <wp:wrapNone/>
                      <wp:docPr id="47"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66.85pt;margin-top:37.45pt;width:7.15pt;height:35.95pt;mso-wrap-style:none;v-text-anchor:middle;mso-position-horizontal-relative:margin" type="_x0000_t87">
                      <v:fill o:detectmouseclick="t" on="false"/>
                      <v:stroke color="black" weight="9360" joinstyle="miter" endcap="flat"/>
                      <w10:wrap type="none"/>
                    </v:shape>
                  </w:pict>
                </mc:Fallback>
              </mc:AlternateContent>
            </w:r>
            <w:r>
              <w:rPr/>
              <w:t xml:space="preserve">I </w:t>
            </w:r>
          </w:p>
          <w:p>
            <w:pPr>
              <w:pStyle w:val="Normal"/>
              <w:suppressAutoHyphens w:val="true"/>
              <w:spacing w:lineRule="auto" w:line="240"/>
              <w:ind w:hanging="0" w:end="0"/>
              <w:jc w:val="start"/>
              <w:rPr/>
            </w:pPr>
            <w:r>
              <w:rPr/>
              <w:t>We</w:t>
            </w:r>
          </w:p>
          <w:p>
            <w:pPr>
              <w:pStyle w:val="Normal"/>
              <w:suppressAutoHyphens w:val="true"/>
              <w:spacing w:lineRule="auto" w:line="240"/>
              <w:ind w:hanging="0" w:end="0"/>
              <w:jc w:val="start"/>
              <w:rPr/>
            </w:pPr>
            <w:r>
              <w:rPr/>
            </w:r>
          </w:p>
        </w:tc>
        <w:tc>
          <w:tcPr>
            <w:tcW w:w="3969" w:type="dxa"/>
            <w:gridSpan w:val="2"/>
            <w:tcBorders/>
          </w:tcPr>
          <w:p>
            <w:pPr>
              <w:pStyle w:val="Normal"/>
              <w:suppressAutoHyphens w:val="true"/>
              <w:spacing w:lineRule="auto" w:line="240"/>
              <w:ind w:hanging="0" w:end="0"/>
              <w:jc w:val="start"/>
              <w:rPr>
                <w:u w:val="single"/>
              </w:rPr>
            </w:pPr>
            <w:r>
              <w:rPr/>
              <w:t>should speak</w:t>
            </w:r>
          </w:p>
        </w:tc>
        <w:tc>
          <w:tcPr>
            <w:tcW w:w="1134" w:type="dxa"/>
            <w:gridSpan w:val="2"/>
            <w:tcBorders/>
          </w:tcPr>
          <w:p>
            <w:pPr>
              <w:pStyle w:val="Normal"/>
              <w:suppressAutoHyphens w:val="true"/>
              <w:spacing w:lineRule="auto" w:line="240"/>
              <w:ind w:hanging="0" w:end="0"/>
              <w:jc w:val="start"/>
              <w:rPr>
                <w:u w:val="single"/>
              </w:rPr>
            </w:pPr>
            <w:r>
              <w:rPr/>
              <w:t>Should</w:t>
            </w:r>
          </w:p>
        </w:tc>
        <w:tc>
          <w:tcPr>
            <w:tcW w:w="709" w:type="dxa"/>
            <w:tcBorders/>
          </w:tcPr>
          <w:p>
            <w:pPr>
              <w:pStyle w:val="Normal"/>
              <w:suppressAutoHyphens w:val="true"/>
              <w:spacing w:lineRule="auto" w:line="240"/>
              <w:ind w:hanging="0" w:end="0"/>
              <w:jc w:val="start"/>
              <w:rPr/>
            </w:pPr>
            <w:r>
              <w:rPr/>
              <w:t xml:space="preserve">I </w:t>
            </w:r>
          </w:p>
          <w:p>
            <w:pPr>
              <w:pStyle w:val="Normal"/>
              <w:suppressAutoHyphens w:val="true"/>
              <w:spacing w:lineRule="auto" w:line="240"/>
              <w:ind w:hanging="0" w:end="0"/>
              <w:jc w:val="start"/>
              <w:rPr/>
            </w:pPr>
            <w:r>
              <w:rPr/>
              <w:t>we</w:t>
            </w:r>
          </w:p>
        </w:tc>
        <w:tc>
          <w:tcPr>
            <w:tcW w:w="4493" w:type="dxa"/>
            <w:gridSpan w:val="3"/>
            <w:tcBorders/>
          </w:tcPr>
          <w:p>
            <w:pPr>
              <w:pStyle w:val="2"/>
              <w:ind w:hanging="0" w:end="0"/>
              <w:jc w:val="start"/>
              <w:rPr>
                <w:sz w:val="22"/>
              </w:rPr>
            </w:pPr>
            <w:r>
              <w:rPr>
                <w:sz w:val="22"/>
              </w:rPr>
              <w:t>speak?</w:t>
            </w:r>
          </w:p>
          <w:p>
            <w:pPr>
              <w:pStyle w:val="Normal"/>
              <w:suppressAutoHyphens w:val="true"/>
              <w:spacing w:lineRule="auto" w:line="240"/>
              <w:ind w:hanging="0" w:end="0"/>
              <w:jc w:val="start"/>
              <w:rPr>
                <w:sz w:val="22"/>
                <w:u w:val="single"/>
              </w:rPr>
            </w:pPr>
            <w:r>
              <w:rPr>
                <w:sz w:val="22"/>
                <w:u w:val="single"/>
              </w:rPr>
            </w:r>
          </w:p>
        </w:tc>
      </w:tr>
      <w:tr>
        <w:trPr/>
        <w:tc>
          <w:tcPr>
            <w:tcW w:w="1242" w:type="dxa"/>
            <w:gridSpan w:val="2"/>
            <w:tcBorders/>
          </w:tcPr>
          <w:p>
            <w:pPr>
              <w:pStyle w:val="21"/>
              <w:jc w:val="start"/>
              <w:rPr>
                <w:sz w:val="22"/>
              </w:rPr>
            </w:pPr>
            <w:r>
              <w:rPr>
                <w:sz w:val="22"/>
              </w:rPr>
              <w:t>He (she, it)</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pPr>
            <w:r>
              <w:rPr/>
              <w:t>They</w:t>
            </w:r>
          </w:p>
        </w:tc>
        <w:tc>
          <w:tcPr>
            <w:tcW w:w="3402" w:type="dxa"/>
            <w:tcBorders/>
          </w:tcPr>
          <w:p>
            <w:pPr>
              <w:pStyle w:val="Normal"/>
              <w:suppressAutoHyphens w:val="true"/>
              <w:spacing w:lineRule="auto" w:line="240"/>
              <w:ind w:hanging="0" w:end="0"/>
              <w:jc w:val="start"/>
              <w:rPr>
                <w:u w:val="single"/>
              </w:rPr>
            </w:pPr>
            <w:r>
              <w:rPr/>
              <w:t>would speak</w:t>
            </w:r>
          </w:p>
        </w:tc>
        <w:tc>
          <w:tcPr>
            <w:tcW w:w="993" w:type="dxa"/>
            <w:tcBorders/>
          </w:tcPr>
          <w:p>
            <w:pPr>
              <w:pStyle w:val="Normal"/>
              <w:suppressAutoHyphens w:val="true"/>
              <w:snapToGrid w:val="false"/>
              <w:spacing w:lineRule="auto" w:line="240"/>
              <w:ind w:hanging="0" w:end="0"/>
              <w:jc w:val="start"/>
              <w:rPr>
                <w:u w:val="single"/>
              </w:rPr>
            </w:pPr>
            <w:r>
              <w:rPr>
                <w:u w:val="single"/>
              </w:rPr>
            </w:r>
          </w:p>
          <w:p>
            <w:pPr>
              <w:pStyle w:val="Normal"/>
              <w:suppressAutoHyphens w:val="true"/>
              <w:spacing w:lineRule="auto" w:line="240"/>
              <w:ind w:hanging="0" w:end="0"/>
              <w:jc w:val="start"/>
              <w:rPr>
                <w:u w:val="single"/>
              </w:rPr>
            </w:pPr>
            <w:r>
              <w:rPr/>
              <w:t>Would</w:t>
            </w:r>
          </w:p>
        </w:tc>
        <w:tc>
          <w:tcPr>
            <w:tcW w:w="1417" w:type="dxa"/>
            <w:gridSpan w:val="3"/>
            <w:tcBorders/>
          </w:tcPr>
          <w:p>
            <w:pPr>
              <w:pStyle w:val="21"/>
              <w:jc w:val="start"/>
              <w:rPr>
                <w:sz w:val="22"/>
              </w:rPr>
            </w:pPr>
            <w:r>
              <w:rPr>
                <w:sz w:val="22"/>
              </w:rPr>
              <w:t>he (she, it)</w:t>
            </w:r>
          </w:p>
          <w:p>
            <w:pPr>
              <w:pStyle w:val="Normal"/>
              <w:suppressAutoHyphens w:val="true"/>
              <w:spacing w:lineRule="auto" w:line="240"/>
              <w:ind w:hanging="0" w:end="0"/>
              <w:jc w:val="start"/>
              <w:rPr/>
            </w:pPr>
            <w:r>
              <w:rPr/>
              <w:t>you</w:t>
            </w:r>
          </w:p>
          <w:p>
            <w:pPr>
              <w:pStyle w:val="Normal"/>
              <w:suppressAutoHyphens w:val="true"/>
              <w:spacing w:lineRule="auto" w:line="240"/>
              <w:ind w:hanging="0" w:end="0"/>
              <w:jc w:val="start"/>
              <w:rPr/>
            </w:pPr>
            <w:r>
              <w:rPr/>
              <w:t>they</w:t>
            </w:r>
          </w:p>
        </w:tc>
        <w:tc>
          <w:tcPr>
            <w:tcW w:w="3926" w:type="dxa"/>
            <w:gridSpan w:val="2"/>
            <w:tcBorders/>
          </w:tcPr>
          <w:p>
            <w:pPr>
              <w:pStyle w:val="2"/>
              <w:snapToGrid w:val="false"/>
              <w:ind w:hanging="0" w:end="0"/>
              <w:jc w:val="start"/>
              <w:rPr>
                <w:sz w:val="22"/>
              </w:rPr>
            </w:pPr>
            <w:r>
              <w:rPr>
                <w:sz w:val="22"/>
              </w:rPr>
            </w:r>
          </w:p>
          <w:p>
            <w:pPr>
              <w:pStyle w:val="2"/>
              <w:ind w:hanging="0" w:end="0"/>
              <w:jc w:val="start"/>
              <w:rPr>
                <w:sz w:val="22"/>
              </w:rPr>
            </w:pPr>
            <w:r>
              <w:rPr>
                <w:sz w:val="22"/>
              </w:rPr>
              <w:t>speak?</w:t>
            </w:r>
          </w:p>
          <w:p>
            <w:pPr>
              <w:pStyle w:val="Normal"/>
              <w:suppressAutoHyphens w:val="true"/>
              <w:spacing w:lineRule="auto" w:line="240"/>
              <w:ind w:hanging="0" w:end="0"/>
              <w:jc w:val="start"/>
              <w:rPr>
                <w:sz w:val="22"/>
                <w:u w:val="single"/>
              </w:rPr>
            </w:pPr>
            <w:r>
              <w:rPr>
                <w:sz w:val="22"/>
                <w:u w:val="single"/>
              </w:rPr>
            </w:r>
          </w:p>
        </w:tc>
      </w:tr>
    </w:tbl>
    <w:p>
      <w:pPr>
        <w:pStyle w:val="Normal"/>
        <w:suppressAutoHyphens w:val="true"/>
        <w:spacing w:lineRule="auto" w:line="240"/>
        <w:ind w:firstLine="284" w:end="0"/>
        <w:rPr>
          <w:sz w:val="24"/>
          <w:u w:val="single"/>
        </w:rPr>
      </w:pPr>
      <w:r>
        <w:rPr>
          <w:sz w:val="24"/>
          <w:u w:val="single"/>
        </w:rPr>
      </w:r>
    </w:p>
    <w:p>
      <w:pPr>
        <w:pStyle w:val="Normal"/>
        <w:suppressAutoHyphens w:val="true"/>
        <w:spacing w:lineRule="auto" w:line="240"/>
        <w:ind w:firstLine="284" w:end="0"/>
        <w:jc w:val="center"/>
        <w:rPr>
          <w:u w:val="single"/>
        </w:rPr>
      </w:pPr>
      <w:r>
        <w:rPr>
          <w:u w:val="single"/>
        </w:rPr>
        <w:t>Negative</w:t>
      </w:r>
    </w:p>
    <w:p>
      <w:pPr>
        <w:pStyle w:val="Normal"/>
        <w:suppressAutoHyphens w:val="true"/>
        <w:spacing w:lineRule="auto" w:line="240"/>
        <w:ind w:firstLine="284" w:end="0"/>
        <w:rPr>
          <w:sz w:val="24"/>
          <w:u w:val="single"/>
          <w:lang w:val="en-US" w:eastAsia="en-US"/>
        </w:rPr>
      </w:pPr>
      <w:r>
        <w:rPr>
          <w:sz w:val="24"/>
          <w:u w:val="single"/>
          <w:lang w:val="en-US" w:eastAsia="en-US"/>
        </w:rPr>
        <mc:AlternateContent>
          <mc:Choice Requires="wps">
            <w:drawing>
              <wp:anchor behindDoc="0" distT="0" distB="0" distL="114935" distR="114935" simplePos="0" locked="0" layoutInCell="1" allowOverlap="1" relativeHeight="63">
                <wp:simplePos x="0" y="0"/>
                <wp:positionH relativeFrom="column">
                  <wp:posOffset>2657475</wp:posOffset>
                </wp:positionH>
                <wp:positionV relativeFrom="paragraph">
                  <wp:posOffset>90170</wp:posOffset>
                </wp:positionV>
                <wp:extent cx="91440" cy="365760"/>
                <wp:effectExtent l="0" t="5080" r="635" b="5715"/>
                <wp:wrapNone/>
                <wp:docPr id="48"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09.25pt;margin-top:7.1pt;width:7.15pt;height:28.75pt;mso-wrap-style:none;v-text-anchor:middle" type="_x0000_t88">
                <v:fill o:detectmouseclick="t" on="false"/>
                <v:stroke color="black" weight="9360" joinstyle="miter" endcap="flat"/>
                <w10:wrap type="none"/>
              </v:shape>
            </w:pict>
          </mc:Fallback>
        </mc:AlternateContent>
      </w:r>
    </w:p>
    <w:tbl>
      <w:tblPr>
        <w:tblW w:w="7330" w:type="dxa"/>
        <w:jc w:val="start"/>
        <w:tblInd w:w="3652" w:type="dxa"/>
        <w:tblLayout w:type="fixed"/>
        <w:tblCellMar>
          <w:top w:w="0" w:type="dxa"/>
          <w:start w:w="108" w:type="dxa"/>
          <w:bottom w:w="0" w:type="dxa"/>
          <w:end w:w="108" w:type="dxa"/>
        </w:tblCellMar>
      </w:tblPr>
      <w:tblGrid>
        <w:gridCol w:w="709"/>
        <w:gridCol w:w="709"/>
        <w:gridCol w:w="5912"/>
      </w:tblGrid>
      <w:tr>
        <w:trPr/>
        <w:tc>
          <w:tcPr>
            <w:tcW w:w="709" w:type="dxa"/>
            <w:tcBorders/>
          </w:tcPr>
          <w:p>
            <w:pPr>
              <w:pStyle w:val="Normal"/>
              <w:suppressAutoHyphens w:val="true"/>
              <w:spacing w:lineRule="auto" w:line="240"/>
              <w:ind w:hanging="0" w:end="0"/>
              <w:rPr/>
            </w:pPr>
            <w:r>
              <mc:AlternateContent>
                <mc:Choice Requires="wps">
                  <w:drawing>
                    <wp:anchor behindDoc="0" distT="0" distB="0" distL="114935" distR="114935" simplePos="0" locked="0" layoutInCell="0" allowOverlap="1" relativeHeight="66">
                      <wp:simplePos x="0" y="0"/>
                      <wp:positionH relativeFrom="margin">
                        <wp:posOffset>3023235</wp:posOffset>
                      </wp:positionH>
                      <wp:positionV relativeFrom="paragraph">
                        <wp:posOffset>463550</wp:posOffset>
                      </wp:positionV>
                      <wp:extent cx="91440" cy="457200"/>
                      <wp:effectExtent l="0" t="5080" r="635" b="5715"/>
                      <wp:wrapNone/>
                      <wp:docPr id="49"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38.05pt;margin-top:36.5pt;width:7.15pt;height:35.95pt;mso-wrap-style:none;v-text-anchor:middle;mso-position-horizontal-relative:margin" type="_x0000_t88">
                      <v:fill o:detectmouseclick="t" on="false"/>
                      <v:stroke color="black" weight="9360" joinstyle="miter" endcap="flat"/>
                      <w10:wrap type="none"/>
                    </v:shape>
                  </w:pict>
                </mc:Fallback>
              </mc:AlternateContent>
            </w:r>
            <w:r>
              <w:rPr/>
              <w:t>I</w:t>
            </w:r>
          </w:p>
          <w:p>
            <w:pPr>
              <w:pStyle w:val="Normal"/>
              <w:suppressAutoHyphens w:val="true"/>
              <w:spacing w:lineRule="auto" w:line="240"/>
              <w:ind w:hanging="0" w:end="0"/>
              <w:rPr/>
            </w:pPr>
            <w:r>
              <w:rPr/>
              <w:t>We</w:t>
            </w:r>
          </w:p>
          <w:p>
            <w:pPr>
              <w:pStyle w:val="Normal"/>
              <w:suppressAutoHyphens w:val="true"/>
              <w:spacing w:lineRule="auto" w:line="240"/>
              <w:ind w:hanging="0" w:end="0"/>
              <w:rPr/>
            </w:pPr>
            <w:r>
              <w:rPr/>
            </w:r>
          </w:p>
        </w:tc>
        <w:tc>
          <w:tcPr>
            <w:tcW w:w="6621" w:type="dxa"/>
            <w:gridSpan w:val="2"/>
            <w:tcBorders/>
          </w:tcPr>
          <w:p>
            <w:pPr>
              <w:pStyle w:val="Normal"/>
              <w:suppressAutoHyphens w:val="true"/>
              <w:spacing w:lineRule="auto" w:line="240"/>
              <w:ind w:firstLine="284" w:end="0"/>
              <w:rPr/>
            </w:pPr>
            <w:r>
              <w:rPr/>
              <w:t>should not speak</w:t>
            </w:r>
          </w:p>
          <w:p>
            <w:pPr>
              <w:pStyle w:val="Normal"/>
              <w:suppressAutoHyphens w:val="true"/>
              <w:spacing w:lineRule="auto" w:line="240"/>
              <w:ind w:hanging="0" w:end="0"/>
              <w:rPr>
                <w:u w:val="single"/>
              </w:rPr>
            </w:pPr>
            <w:r>
              <w:rPr>
                <w:u w:val="single"/>
              </w:rPr>
            </w:r>
          </w:p>
        </w:tc>
      </w:tr>
      <w:tr>
        <w:trPr/>
        <w:tc>
          <w:tcPr>
            <w:tcW w:w="1418" w:type="dxa"/>
            <w:gridSpan w:val="2"/>
            <w:tcBorders/>
          </w:tcPr>
          <w:p>
            <w:pPr>
              <w:pStyle w:val="21"/>
              <w:rPr>
                <w:sz w:val="22"/>
              </w:rPr>
            </w:pPr>
            <w:r>
              <w:rPr>
                <w:sz w:val="22"/>
              </w:rPr>
              <w:t>He (she, it)</w:t>
            </w:r>
          </w:p>
          <w:p>
            <w:pPr>
              <w:pStyle w:val="Normal"/>
              <w:suppressAutoHyphens w:val="true"/>
              <w:spacing w:lineRule="auto" w:line="240"/>
              <w:ind w:hanging="0" w:end="0"/>
              <w:rPr/>
            </w:pPr>
            <w:r>
              <w:rPr/>
              <w:t>You</w:t>
            </w:r>
          </w:p>
          <w:p>
            <w:pPr>
              <w:pStyle w:val="Normal"/>
              <w:suppressAutoHyphens w:val="true"/>
              <w:spacing w:lineRule="auto" w:line="240"/>
              <w:ind w:hanging="0" w:end="0"/>
              <w:rPr/>
            </w:pPr>
            <w:r>
              <w:rPr/>
              <w:t xml:space="preserve">They </w:t>
            </w:r>
          </w:p>
        </w:tc>
        <w:tc>
          <w:tcPr>
            <w:tcW w:w="5912" w:type="dxa"/>
            <w:tcBorders/>
          </w:tcPr>
          <w:p>
            <w:pPr>
              <w:pStyle w:val="Normal"/>
              <w:suppressAutoHyphens w:val="true"/>
              <w:spacing w:lineRule="auto" w:line="240"/>
              <w:ind w:firstLine="284" w:end="0"/>
              <w:rPr/>
            </w:pPr>
            <w:r>
              <w:rPr/>
              <w:t>would not speak</w:t>
            </w:r>
          </w:p>
          <w:p>
            <w:pPr>
              <w:pStyle w:val="Normal"/>
              <w:suppressAutoHyphens w:val="true"/>
              <w:spacing w:lineRule="auto" w:line="240"/>
              <w:ind w:hanging="0" w:end="0"/>
              <w:rPr>
                <w:u w:val="single"/>
              </w:rPr>
            </w:pPr>
            <w:r>
              <w:rPr>
                <w:u w:val="single"/>
              </w:rPr>
            </w:r>
          </w:p>
        </w:tc>
      </w:tr>
    </w:tbl>
    <w:p>
      <w:pPr>
        <w:pStyle w:val="Normal"/>
        <w:pBdr>
          <w:bottom w:val="single" w:sz="4" w:space="1" w:color="000000"/>
        </w:pBdr>
        <w:suppressAutoHyphens w:val="true"/>
        <w:spacing w:lineRule="auto" w:line="240"/>
        <w:ind w:firstLine="284" w:end="0"/>
        <w:rPr>
          <w:sz w:val="24"/>
          <w:u w:val="single"/>
        </w:rPr>
      </w:pPr>
      <w:r>
        <w:rPr>
          <w:sz w:val="24"/>
          <w:u w:val="single"/>
        </w:rPr>
      </w:r>
    </w:p>
    <w:p>
      <w:pPr>
        <w:pStyle w:val="2"/>
        <w:rPr>
          <w:sz w:val="20"/>
        </w:rPr>
      </w:pPr>
      <w:r>
        <w:rPr>
          <w:sz w:val="20"/>
        </w:rPr>
        <w:t>* The interrogative future in the past occurs only in sentences reproducing inner speech (conventional direct speech).</w:t>
      </w:r>
    </w:p>
    <w:p>
      <w:pPr>
        <w:pStyle w:val="2"/>
        <w:ind w:hanging="0" w:end="0"/>
        <w:rPr>
          <w:sz w:val="20"/>
        </w:rPr>
      </w:pPr>
      <w:r>
        <w:rPr>
          <w:sz w:val="20"/>
        </w:rPr>
      </w:r>
    </w:p>
    <w:p>
      <w:pPr>
        <w:pStyle w:val="Normal"/>
        <w:suppressAutoHyphens w:val="true"/>
        <w:spacing w:lineRule="auto" w:line="240"/>
        <w:ind w:firstLine="284" w:end="0"/>
        <w:rPr/>
      </w:pPr>
      <w:r>
        <w:rPr>
          <w:b/>
          <w:sz w:val="24"/>
        </w:rPr>
        <w:t xml:space="preserve">§ 54. </w:t>
      </w:r>
      <w:r>
        <w:rPr>
          <w:sz w:val="24"/>
        </w:rPr>
        <w:t xml:space="preserve">The future in the past forms are mostly used in object clauses dependent on verbs in the past tense in the principal clause. None of them can be used in subordinate adverbial clauses of time and condition introduced by the conjunctions </w:t>
      </w:r>
      <w:r>
        <w:rPr>
          <w:i/>
          <w:sz w:val="24"/>
        </w:rPr>
        <w:t>when, while, before, after, till, until, as soon as, as long as, if, unless, in case, on</w:t>
      </w:r>
      <w:r>
        <w:rPr>
          <w:sz w:val="24"/>
        </w:rPr>
        <w:t xml:space="preserve"> </w:t>
      </w:r>
      <w:r>
        <w:rPr>
          <w:i/>
          <w:sz w:val="24"/>
        </w:rPr>
        <w:t>condition that, provided</w:t>
      </w:r>
      <w:r>
        <w:rPr>
          <w:sz w:val="24"/>
        </w:rPr>
        <w:t>, etc. In all these clauses the corresponding forms of the past tense are used.</w:t>
      </w:r>
    </w:p>
    <w:p>
      <w:pPr>
        <w:pStyle w:val="2"/>
        <w:rPr/>
      </w:pPr>
      <w:r>
        <w:rPr/>
        <w:t xml:space="preserve">However the conjunctions </w:t>
      </w:r>
      <w:r>
        <w:rPr>
          <w:i/>
        </w:rPr>
        <w:t>when</w:t>
      </w:r>
      <w:r>
        <w:rPr/>
        <w:t xml:space="preserve"> and </w:t>
      </w:r>
      <w:r>
        <w:rPr>
          <w:i/>
        </w:rPr>
        <w:t>if</w:t>
      </w:r>
      <w:r>
        <w:rPr/>
        <w:t xml:space="preserve"> may be used to open object clauses, then the future in the past forms can be used if required by the sense:</w:t>
      </w:r>
    </w:p>
    <w:p>
      <w:pPr>
        <w:pStyle w:val="2"/>
        <w:rPr/>
      </w:pPr>
      <w:r>
        <w:rPr/>
      </w:r>
    </w:p>
    <w:p>
      <w:pPr>
        <w:pStyle w:val="2"/>
        <w:ind w:start="284" w:end="0"/>
        <w:rPr/>
      </w:pPr>
      <w:r>
        <w:rPr/>
        <w:t xml:space="preserve">She didn’t know </w:t>
      </w:r>
      <w:r>
        <w:rPr>
          <w:i/>
        </w:rPr>
        <w:t>when</w:t>
      </w:r>
      <w:r>
        <w:rPr/>
        <w:t xml:space="preserve"> I </w:t>
      </w:r>
      <w:r>
        <w:rPr>
          <w:i/>
        </w:rPr>
        <w:t>should</w:t>
      </w:r>
      <w:r>
        <w:rPr/>
        <w:t xml:space="preserve"> </w:t>
      </w:r>
      <w:r>
        <w:rPr>
          <w:i/>
        </w:rPr>
        <w:t xml:space="preserve">return. </w:t>
      </w:r>
    </w:p>
    <w:p>
      <w:pPr>
        <w:pStyle w:val="2"/>
        <w:ind w:start="284" w:end="0"/>
        <w:rPr/>
      </w:pPr>
      <w:r>
        <w:rPr/>
        <w:t xml:space="preserve">I doubted </w:t>
      </w:r>
      <w:r>
        <w:rPr>
          <w:i/>
        </w:rPr>
        <w:t>if</w:t>
      </w:r>
      <w:r>
        <w:rPr/>
        <w:t xml:space="preserve"> we </w:t>
      </w:r>
      <w:r>
        <w:rPr>
          <w:i/>
        </w:rPr>
        <w:t>should see</w:t>
      </w:r>
      <w:r>
        <w:rPr/>
        <w:t xml:space="preserve"> him at all.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55. The future in the past indefinite is used to denote simple facts, habitual actions and successions of actions in the future viewed from the past:</w:t>
      </w:r>
    </w:p>
    <w:p>
      <w:pPr>
        <w:pStyle w:val="Normal"/>
        <w:suppressAutoHyphens w:val="true"/>
        <w:spacing w:lineRule="auto" w:line="240"/>
        <w:ind w:firstLine="284" w:end="0"/>
        <w:rPr>
          <w:b/>
          <w:sz w:val="24"/>
        </w:rPr>
      </w:pPr>
      <w:r>
        <w:rPr>
          <w:b/>
          <w:sz w:val="24"/>
        </w:rPr>
      </w:r>
    </w:p>
    <w:p>
      <w:pPr>
        <w:pStyle w:val="2"/>
        <w:ind w:start="284" w:end="0"/>
        <w:rPr/>
      </w:pPr>
      <w:r>
        <w:rPr/>
        <w:t xml:space="preserve">He said he </w:t>
      </w:r>
      <w:r>
        <w:rPr>
          <w:i/>
        </w:rPr>
        <w:t xml:space="preserve">would </w:t>
      </w:r>
      <w:r>
        <w:rPr/>
        <w:t xml:space="preserve">soon </w:t>
      </w:r>
      <w:r>
        <w:rPr>
          <w:i/>
        </w:rPr>
        <w:t xml:space="preserve">fake </w:t>
      </w:r>
      <w:r>
        <w:rPr/>
        <w:t>up French.</w:t>
      </w:r>
    </w:p>
    <w:p>
      <w:pPr>
        <w:pStyle w:val="Normal"/>
        <w:suppressAutoHyphens w:val="true"/>
        <w:spacing w:lineRule="auto" w:line="240"/>
        <w:ind w:firstLine="284" w:start="284" w:end="0"/>
        <w:rPr/>
      </w:pPr>
      <w:r>
        <w:rPr>
          <w:sz w:val="24"/>
        </w:rPr>
        <w:t xml:space="preserve">I knew she </w:t>
      </w:r>
      <w:r>
        <w:rPr>
          <w:i/>
          <w:sz w:val="24"/>
        </w:rPr>
        <w:t>would</w:t>
      </w:r>
      <w:r>
        <w:rPr>
          <w:sz w:val="24"/>
        </w:rPr>
        <w:t xml:space="preserve"> still </w:t>
      </w:r>
      <w:r>
        <w:rPr>
          <w:i/>
          <w:sz w:val="24"/>
        </w:rPr>
        <w:t xml:space="preserve">see </w:t>
      </w:r>
      <w:r>
        <w:rPr>
          <w:sz w:val="24"/>
        </w:rPr>
        <w:t>him as often as she could.</w:t>
      </w:r>
    </w:p>
    <w:p>
      <w:pPr>
        <w:pStyle w:val="Normal"/>
        <w:suppressAutoHyphens w:val="true"/>
        <w:spacing w:lineRule="auto" w:line="240"/>
        <w:ind w:firstLine="284" w:start="284" w:end="0"/>
        <w:rPr/>
      </w:pPr>
      <w:r>
        <w:rPr>
          <w:sz w:val="24"/>
        </w:rPr>
        <w:t xml:space="preserve">He said they </w:t>
      </w:r>
      <w:r>
        <w:rPr>
          <w:i/>
          <w:sz w:val="24"/>
        </w:rPr>
        <w:t xml:space="preserve">would start </w:t>
      </w:r>
      <w:r>
        <w:rPr>
          <w:sz w:val="24"/>
        </w:rPr>
        <w:t xml:space="preserve">at dawn, </w:t>
      </w:r>
      <w:r>
        <w:rPr>
          <w:i/>
          <w:sz w:val="24"/>
        </w:rPr>
        <w:t>reach</w:t>
      </w:r>
      <w:r>
        <w:rPr>
          <w:sz w:val="24"/>
        </w:rPr>
        <w:t xml:space="preserve"> the river in the afternoon and in an hour or two </w:t>
      </w:r>
      <w:r>
        <w:rPr>
          <w:i/>
          <w:sz w:val="24"/>
        </w:rPr>
        <w:t>would proceed</w:t>
      </w:r>
      <w:r>
        <w:rPr>
          <w:sz w:val="24"/>
        </w:rPr>
        <w:t xml:space="preserve"> up  </w:t>
      </w:r>
    </w:p>
    <w:p>
      <w:pPr>
        <w:pStyle w:val="Normal"/>
        <w:suppressAutoHyphens w:val="true"/>
        <w:spacing w:lineRule="auto" w:line="240"/>
        <w:ind w:firstLine="284" w:start="284" w:end="0"/>
        <w:rPr>
          <w:sz w:val="24"/>
        </w:rPr>
      </w:pPr>
      <w:r>
        <w:rPr>
          <w:sz w:val="24"/>
        </w:rPr>
        <w:t>the road towards the cliffs.</w:t>
      </w:r>
    </w:p>
    <w:p>
      <w:pPr>
        <w:pStyle w:val="Normal"/>
        <w:suppressAutoHyphens w:val="true"/>
        <w:spacing w:lineRule="auto" w:line="240"/>
        <w:ind w:firstLine="284" w:start="284" w:end="0"/>
        <w:rPr>
          <w:sz w:val="24"/>
        </w:rPr>
      </w:pPr>
      <w:r>
        <w:rPr>
          <w:sz w:val="24"/>
        </w:rPr>
        <w:t xml:space="preserve">The sun was setting. In an hour it </w:t>
      </w:r>
      <w:r>
        <w:rPr>
          <w:i/>
          <w:sz w:val="24"/>
        </w:rPr>
        <w:t>would be</w:t>
      </w:r>
      <w:r>
        <w:rPr>
          <w:sz w:val="24"/>
        </w:rPr>
        <w:t xml:space="preserve"> quite </w:t>
      </w:r>
      <w:r>
        <w:rPr>
          <w:i/>
          <w:sz w:val="24"/>
        </w:rPr>
        <w:t>dark.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56. The future in the past continuous is used to denote an action in progress at a certain moment of time, or</w:t>
      </w:r>
      <w:r>
        <w:rPr>
          <w:sz w:val="24"/>
        </w:rPr>
        <w:t xml:space="preserve"> </w:t>
      </w:r>
      <w:r>
        <w:rPr>
          <w:b/>
          <w:sz w:val="24"/>
        </w:rPr>
        <w:t>an action that is expected by the speaker as a result of a naturally developing situation</w:t>
      </w:r>
      <w:r>
        <w:rPr>
          <w:sz w:val="24"/>
        </w:rPr>
        <w:t>, both referring to the future considered as such at a certain moment of time in the past:</w:t>
      </w:r>
    </w:p>
    <w:p>
      <w:pPr>
        <w:pStyle w:val="Normal"/>
        <w:suppressAutoHyphens w:val="true"/>
        <w:spacing w:lineRule="auto" w:line="240"/>
        <w:ind w:firstLine="284" w:end="0"/>
        <w:rPr>
          <w:sz w:val="24"/>
        </w:rPr>
      </w:pPr>
      <w:r>
        <w:rPr>
          <w:sz w:val="24"/>
        </w:rPr>
      </w:r>
    </w:p>
    <w:p>
      <w:pPr>
        <w:pStyle w:val="2"/>
        <w:ind w:start="284" w:end="0"/>
        <w:rPr/>
      </w:pPr>
      <w:r>
        <w:rPr/>
        <w:t xml:space="preserve">And she thought, poor soul, that at this time next Sunday she </w:t>
      </w:r>
      <w:r>
        <w:rPr>
          <w:i/>
        </w:rPr>
        <w:t>would be approaching</w:t>
      </w:r>
      <w:r>
        <w:rPr/>
        <w:t xml:space="preserve"> her beloved Paris.</w:t>
      </w:r>
    </w:p>
    <w:p>
      <w:pPr>
        <w:pStyle w:val="2"/>
        <w:ind w:start="284" w:end="0"/>
        <w:rPr/>
      </w:pPr>
      <w:r>
        <w:rPr/>
        <w:t xml:space="preserve">Then she mentioned in a rather matter-of-fact way, that Jack </w:t>
      </w:r>
      <w:r>
        <w:rPr>
          <w:i/>
        </w:rPr>
        <w:t>would be calling</w:t>
      </w:r>
      <w:r>
        <w:rPr/>
        <w:t xml:space="preserve"> the very next day.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57. The future in the past perfect is used to denote an action com</w:t>
        <w:softHyphen/>
        <w:t>pleted before a certain moment of time in the future treated as such at some moment in the past: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He realized that he </w:t>
      </w:r>
      <w:r>
        <w:rPr>
          <w:i/>
          <w:sz w:val="24"/>
        </w:rPr>
        <w:t>would have accomplished</w:t>
      </w:r>
      <w:r>
        <w:rPr>
          <w:sz w:val="24"/>
        </w:rPr>
        <w:t xml:space="preserve"> his task long before midnight.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subordinate adverbial clauses of time and condition described above (§ 54) the past perfect is used to denote the same kind of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said he would do it after he </w:t>
      </w:r>
      <w:r>
        <w:rPr>
          <w:i/>
          <w:sz w:val="24"/>
        </w:rPr>
        <w:t>had seen</w:t>
      </w:r>
      <w:r>
        <w:rPr>
          <w:sz w:val="24"/>
        </w:rPr>
        <w:t xml:space="preserve"> 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58. The future in the past perfect continuous denotes an action in progress that begins before a certain moment of time in the future viewed from the past and goes on up to that moment and into it.</w:t>
      </w:r>
      <w:r>
        <w:rPr>
          <w:sz w:val="24"/>
        </w:rPr>
        <w:t xml:space="preserve"> It is an exceptionally rare form, which is hardly ever found in any text.</w:t>
      </w:r>
    </w:p>
    <w:p>
      <w:pPr>
        <w:pStyle w:val="Normal"/>
        <w:suppressAutoHyphens w:val="true"/>
        <w:spacing w:lineRule="auto" w:line="240"/>
        <w:ind w:firstLine="284" w:end="0"/>
        <w:rPr>
          <w:sz w:val="24"/>
        </w:rPr>
      </w:pPr>
      <w:r>
        <w:rPr>
          <w:sz w:val="24"/>
        </w:rPr>
      </w:r>
    </w:p>
    <w:p>
      <w:pPr>
        <w:pStyle w:val="2"/>
        <w:ind w:start="284" w:end="0"/>
        <w:rPr/>
      </w:pPr>
      <w:r>
        <w:rPr/>
        <w:t xml:space="preserve">He said lie </w:t>
      </w:r>
      <w:r>
        <w:rPr>
          <w:i/>
        </w:rPr>
        <w:t>would have been living</w:t>
      </w:r>
      <w:r>
        <w:rPr/>
        <w:t xml:space="preserve"> here for ten years next year.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59. </w:t>
      </w:r>
      <w:r>
        <w:rPr>
          <w:sz w:val="24"/>
        </w:rPr>
        <w:t>Though the future in the past form refer the actions they denote to the future (viewed from the past), their actual time reference is broader than that of the future, for the actions thus expressed may refer not only to the actual future but also to the actual present or the past: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said he </w:t>
      </w:r>
      <w:r>
        <w:rPr>
          <w:i/>
          <w:sz w:val="24"/>
        </w:rPr>
        <w:t>would call tomorrow</w:t>
      </w:r>
      <w:r>
        <w:rPr>
          <w:sz w:val="24"/>
        </w:rPr>
        <w:t>, and I’m going to stay in till he comes. (actual future)</w:t>
      </w:r>
    </w:p>
    <w:p>
      <w:pPr>
        <w:pStyle w:val="Normal"/>
        <w:suppressAutoHyphens w:val="true"/>
        <w:spacing w:lineRule="auto" w:line="240"/>
        <w:ind w:firstLine="284" w:start="284" w:end="0"/>
        <w:rPr/>
      </w:pPr>
      <w:r>
        <w:rPr>
          <w:sz w:val="24"/>
        </w:rPr>
        <w:t xml:space="preserve">I said I </w:t>
      </w:r>
      <w:r>
        <w:rPr>
          <w:i/>
          <w:sz w:val="24"/>
        </w:rPr>
        <w:t>should come today</w:t>
      </w:r>
      <w:r>
        <w:rPr>
          <w:sz w:val="24"/>
        </w:rPr>
        <w:t>, and so I’m here! (actual present)</w:t>
      </w:r>
    </w:p>
    <w:p>
      <w:pPr>
        <w:pStyle w:val="2"/>
        <w:ind w:start="284" w:end="0"/>
        <w:rPr/>
      </w:pPr>
      <w:r>
        <w:rPr/>
        <w:t xml:space="preserve">I’m so upset. He said he </w:t>
      </w:r>
      <w:r>
        <w:rPr>
          <w:i/>
        </w:rPr>
        <w:t>would come</w:t>
      </w:r>
      <w:r>
        <w:rPr/>
        <w:t xml:space="preserve"> the day before yesterday, but he didn’t. (actual past)</w:t>
      </w:r>
    </w:p>
    <w:p>
      <w:pPr>
        <w:pStyle w:val="Normal"/>
        <w:suppressAutoHyphens w:val="true"/>
        <w:spacing w:lineRule="auto" w:line="240"/>
        <w:ind w:firstLine="284" w:end="0"/>
        <w:rPr>
          <w:sz w:val="24"/>
        </w:rPr>
      </w:pPr>
      <w:r>
        <w:rPr>
          <w:sz w:val="24"/>
        </w:rPr>
      </w:r>
    </w:p>
    <w:p>
      <w:pPr>
        <w:pStyle w:val="Heading3"/>
        <w:rPr/>
      </w:pPr>
      <w:bookmarkStart w:id="13" w:name="__RefHeading___Toc5112951"/>
      <w:bookmarkEnd w:id="13"/>
      <w:r>
        <w:rPr/>
        <w:t>The sequence of tenses</w:t>
      </w:r>
    </w:p>
    <w:p>
      <w:pPr>
        <w:pStyle w:val="Normal"/>
        <w:rPr>
          <w:sz w:val="24"/>
        </w:rPr>
      </w:pPr>
      <w:r>
        <w:rPr>
          <w:sz w:val="24"/>
        </w:rPr>
      </w:r>
    </w:p>
    <w:p>
      <w:pPr>
        <w:pStyle w:val="Normal"/>
        <w:spacing w:lineRule="auto" w:line="256"/>
        <w:ind w:firstLine="284" w:end="0"/>
        <w:rPr/>
      </w:pPr>
      <w:r>
        <w:rPr>
          <w:b/>
          <w:sz w:val="24"/>
        </w:rPr>
        <w:t xml:space="preserve">§ 60. </w:t>
      </w:r>
      <w:r>
        <w:rPr>
          <w:sz w:val="24"/>
        </w:rPr>
        <w:t>The rules of the sequence of tenses are one of the peculiarities of English. The sequence of tenses is a dependence of the tense form of the predicate in a subordinate clause on the tense form of the predicate in its principal clause. The rules mainly concern object  clauses depending on principal clauses with the predicate verb in one of the past tenses, though it holds true also for some other subordinate clauses (such as subject, predicative and appositive ones).</w:t>
      </w:r>
    </w:p>
    <w:p>
      <w:pPr>
        <w:pStyle w:val="Normal"/>
        <w:spacing w:lineRule="auto" w:line="256"/>
        <w:ind w:firstLine="284" w:end="0"/>
        <w:rPr>
          <w:sz w:val="24"/>
        </w:rPr>
      </w:pPr>
      <w:r>
        <w:rPr>
          <w:sz w:val="24"/>
        </w:rPr>
        <w:t>The rules are as follows:</w:t>
      </w:r>
    </w:p>
    <w:p>
      <w:pPr>
        <w:pStyle w:val="Normal"/>
        <w:spacing w:lineRule="auto" w:line="256"/>
        <w:ind w:firstLine="284" w:end="0"/>
        <w:rPr>
          <w:sz w:val="24"/>
        </w:rPr>
      </w:pPr>
      <w:r>
        <w:rPr>
          <w:sz w:val="24"/>
        </w:rPr>
      </w:r>
    </w:p>
    <w:p>
      <w:pPr>
        <w:pStyle w:val="Normal"/>
        <w:numPr>
          <w:ilvl w:val="0"/>
          <w:numId w:val="7"/>
        </w:numPr>
        <w:spacing w:lineRule="auto" w:line="256"/>
        <w:rPr>
          <w:b/>
          <w:sz w:val="24"/>
        </w:rPr>
      </w:pPr>
      <w:r>
        <w:rPr/>
        <w:t>a present (or future) tense in the principal clause may be followed by any tense in the subordinate object clause:</w:t>
      </w:r>
    </w:p>
    <w:tbl>
      <w:tblPr>
        <w:tblW w:w="10980" w:type="dxa"/>
        <w:jc w:val="start"/>
        <w:tblInd w:w="0" w:type="dxa"/>
        <w:tblLayout w:type="fixed"/>
        <w:tblCellMar>
          <w:top w:w="0" w:type="dxa"/>
          <w:start w:w="108" w:type="dxa"/>
          <w:bottom w:w="0" w:type="dxa"/>
          <w:end w:w="108" w:type="dxa"/>
        </w:tblCellMar>
      </w:tblPr>
      <w:tblGrid>
        <w:gridCol w:w="534"/>
        <w:gridCol w:w="2693"/>
        <w:gridCol w:w="850"/>
        <w:gridCol w:w="6903"/>
      </w:tblGrid>
      <w:tr>
        <w:trPr/>
        <w:tc>
          <w:tcPr>
            <w:tcW w:w="534" w:type="dxa"/>
            <w:vMerge w:val="restart"/>
            <w:tcBorders>
              <w:end w:val="single" w:sz="4" w:space="0" w:color="000000"/>
            </w:tcBorders>
          </w:tcPr>
          <w:p>
            <w:pPr>
              <w:pStyle w:val="Normal"/>
              <w:spacing w:lineRule="auto" w:line="256"/>
              <w:ind w:hanging="0" w:end="0"/>
              <w:rPr>
                <w:sz w:val="24"/>
              </w:rPr>
            </w:pPr>
            <w:r>
              <w:rPr>
                <w:sz w:val="24"/>
              </w:rPr>
              <w:t>1.</w:t>
            </w:r>
          </w:p>
        </w:tc>
        <w:tc>
          <w:tcPr>
            <w:tcW w:w="2693" w:type="dxa"/>
            <w:vMerge w:val="restart"/>
            <w:tcBorders>
              <w:start w:val="single" w:sz="4" w:space="0" w:color="000000"/>
              <w:end w:val="single" w:sz="4" w:space="0" w:color="000000"/>
            </w:tcBorders>
          </w:tcPr>
          <w:p>
            <w:pPr>
              <w:pStyle w:val="Normal"/>
              <w:spacing w:lineRule="auto" w:line="256"/>
              <w:ind w:hanging="0" w:end="0"/>
              <w:rPr>
                <w:sz w:val="24"/>
              </w:rPr>
            </w:pPr>
            <w:r>
              <w:rPr>
                <w:sz w:val="24"/>
              </w:rPr>
              <w:t>I know</w:t>
            </w:r>
          </w:p>
          <w:p>
            <w:pPr>
              <w:pStyle w:val="Normal"/>
              <w:spacing w:lineRule="auto" w:line="256"/>
              <w:ind w:hanging="0" w:end="0"/>
              <w:rPr>
                <w:sz w:val="24"/>
              </w:rPr>
            </w:pPr>
            <w:r>
              <w:rPr>
                <w:sz w:val="24"/>
              </w:rPr>
            </w:r>
          </w:p>
          <w:p>
            <w:pPr>
              <w:pStyle w:val="Normal"/>
              <w:spacing w:lineRule="auto" w:line="256"/>
              <w:ind w:hanging="0" w:end="0"/>
              <w:rPr>
                <w:sz w:val="24"/>
              </w:rPr>
            </w:pPr>
            <w:r>
              <w:rPr>
                <w:sz w:val="24"/>
              </w:rPr>
              <w:t>I say</w:t>
            </w:r>
          </w:p>
          <w:p>
            <w:pPr>
              <w:pStyle w:val="Normal"/>
              <w:spacing w:lineRule="auto" w:line="256"/>
              <w:ind w:hanging="0" w:end="0"/>
              <w:rPr>
                <w:sz w:val="24"/>
              </w:rPr>
            </w:pPr>
            <w:r>
              <w:rPr>
                <w:sz w:val="24"/>
              </w:rPr>
              <w:t>I am just saying</w:t>
            </w:r>
          </w:p>
          <w:p>
            <w:pPr>
              <w:pStyle w:val="Normal"/>
              <w:spacing w:lineRule="auto" w:line="256"/>
              <w:ind w:hanging="0" w:end="0"/>
              <w:rPr>
                <w:sz w:val="24"/>
              </w:rPr>
            </w:pPr>
            <w:r>
              <w:rPr>
                <w:sz w:val="24"/>
              </w:rPr>
              <w:t>I have always known</w:t>
            </w:r>
          </w:p>
          <w:p>
            <w:pPr>
              <w:pStyle w:val="Normal"/>
              <w:spacing w:lineRule="auto" w:line="256"/>
              <w:ind w:hanging="0" w:end="0"/>
              <w:rPr>
                <w:sz w:val="24"/>
              </w:rPr>
            </w:pPr>
            <w:r>
              <w:rPr>
                <w:sz w:val="24"/>
              </w:rPr>
              <w:t xml:space="preserve">I’ve just been telling her </w:t>
            </w:r>
          </w:p>
          <w:p>
            <w:pPr>
              <w:pStyle w:val="Normal"/>
              <w:spacing w:lineRule="auto" w:line="256"/>
              <w:ind w:hanging="0" w:end="0"/>
              <w:rPr>
                <w:sz w:val="24"/>
              </w:rPr>
            </w:pPr>
            <w:r>
              <w:rPr>
                <w:sz w:val="24"/>
              </w:rPr>
              <w:t>I shall tell her</w:t>
            </w:r>
          </w:p>
          <w:p>
            <w:pPr>
              <w:pStyle w:val="Normal"/>
              <w:spacing w:lineRule="auto" w:line="256"/>
              <w:ind w:hanging="0" w:end="0"/>
              <w:rPr>
                <w:sz w:val="24"/>
              </w:rPr>
            </w:pPr>
            <w:r>
              <w:rPr>
                <w:sz w:val="24"/>
              </w:rPr>
            </w:r>
          </w:p>
          <w:p>
            <w:pPr>
              <w:pStyle w:val="Normal"/>
              <w:spacing w:lineRule="auto" w:line="256"/>
              <w:ind w:hanging="0" w:end="0"/>
              <w:rPr>
                <w:sz w:val="24"/>
              </w:rPr>
            </w:pPr>
            <w:r>
              <w:rPr>
                <w:sz w:val="24"/>
              </w:rPr>
            </w:r>
          </w:p>
        </w:tc>
        <w:tc>
          <w:tcPr>
            <w:tcW w:w="850" w:type="dxa"/>
            <w:vMerge w:val="restart"/>
            <w:tcBorders>
              <w:start w:val="single" w:sz="4" w:space="0" w:color="000000"/>
              <w:end w:val="single" w:sz="4" w:space="0" w:color="000000"/>
            </w:tcBorders>
          </w:tcPr>
          <w:p>
            <w:pPr>
              <w:pStyle w:val="Normal"/>
              <w:spacing w:lineRule="auto" w:line="256"/>
              <w:ind w:hanging="0" w:end="0"/>
              <w:rPr>
                <w:sz w:val="24"/>
              </w:rPr>
            </w:pPr>
            <w:r>
              <w:rPr>
                <w:sz w:val="24"/>
              </w:rPr>
              <w:t>(that)</w:t>
            </w:r>
          </w:p>
        </w:tc>
        <w:tc>
          <w:tcPr>
            <w:tcW w:w="6903" w:type="dxa"/>
            <w:tcBorders>
              <w:start w:val="single" w:sz="4" w:space="0" w:color="000000"/>
              <w:bottom w:val="single" w:sz="4" w:space="0" w:color="000000"/>
            </w:tcBorders>
          </w:tcPr>
          <w:p>
            <w:pPr>
              <w:pStyle w:val="Normal"/>
              <w:spacing w:lineRule="auto" w:line="256"/>
              <w:ind w:hanging="0" w:end="0"/>
              <w:rPr>
                <w:sz w:val="24"/>
              </w:rPr>
            </w:pPr>
            <w:r>
              <w:rPr>
                <w:sz w:val="24"/>
              </w:rPr>
              <w:t>he plays tennis well.</w:t>
            </w:r>
          </w:p>
          <w:p>
            <w:pPr>
              <w:pStyle w:val="Normal"/>
              <w:spacing w:lineRule="auto" w:line="256"/>
              <w:ind w:hanging="0" w:end="0"/>
              <w:rPr>
                <w:sz w:val="24"/>
              </w:rPr>
            </w:pPr>
            <w:r>
              <w:rPr>
                <w:sz w:val="24"/>
              </w:rPr>
              <w:t>he is playing tennis in the park.</w:t>
            </w:r>
          </w:p>
          <w:p>
            <w:pPr>
              <w:pStyle w:val="Normal"/>
              <w:spacing w:lineRule="auto" w:line="256"/>
              <w:ind w:hanging="0" w:end="0"/>
              <w:rPr>
                <w:sz w:val="24"/>
              </w:rPr>
            </w:pPr>
            <w:r>
              <w:rPr>
                <w:sz w:val="24"/>
              </w:rPr>
              <w:t>he has played two games today.</w:t>
            </w:r>
          </w:p>
          <w:p>
            <w:pPr>
              <w:pStyle w:val="Normal"/>
              <w:spacing w:lineRule="auto" w:line="256"/>
              <w:ind w:hanging="0" w:end="0"/>
              <w:rPr>
                <w:sz w:val="24"/>
              </w:rPr>
            </w:pPr>
            <w:r>
              <w:rPr>
                <w:sz w:val="24"/>
              </w:rPr>
              <w:t>he has been playing tennis since morning.</w:t>
            </w:r>
          </w:p>
        </w:tc>
      </w:tr>
      <w:tr>
        <w:trPr/>
        <w:tc>
          <w:tcPr>
            <w:tcW w:w="534" w:type="dxa"/>
            <w:vMerge w:val="continue"/>
            <w:tcBorders>
              <w:end w:val="single" w:sz="4" w:space="0" w:color="000000"/>
            </w:tcBorders>
          </w:tcPr>
          <w:p>
            <w:pPr>
              <w:pStyle w:val="Normal"/>
              <w:snapToGrid w:val="false"/>
              <w:spacing w:lineRule="auto" w:line="256"/>
              <w:ind w:hanging="0" w:end="0"/>
              <w:rPr>
                <w:b/>
                <w:sz w:val="24"/>
              </w:rPr>
            </w:pPr>
            <w:r>
              <w:rPr>
                <w:b/>
                <w:sz w:val="24"/>
              </w:rPr>
            </w:r>
          </w:p>
        </w:tc>
        <w:tc>
          <w:tcPr>
            <w:tcW w:w="2693" w:type="dxa"/>
            <w:vMerge w:val="continue"/>
            <w:tcBorders>
              <w:start w:val="single" w:sz="4" w:space="0" w:color="000000"/>
              <w:end w:val="single" w:sz="4" w:space="0" w:color="000000"/>
            </w:tcBorders>
          </w:tcPr>
          <w:p>
            <w:pPr>
              <w:pStyle w:val="Normal"/>
              <w:snapToGrid w:val="false"/>
              <w:spacing w:lineRule="auto" w:line="256"/>
              <w:ind w:hanging="0" w:end="0"/>
              <w:rPr>
                <w:b/>
                <w:sz w:val="24"/>
              </w:rPr>
            </w:pPr>
            <w:r>
              <w:rPr>
                <w:b/>
                <w:sz w:val="24"/>
              </w:rPr>
            </w:r>
          </w:p>
        </w:tc>
        <w:tc>
          <w:tcPr>
            <w:tcW w:w="850" w:type="dxa"/>
            <w:vMerge w:val="continue"/>
            <w:tcBorders>
              <w:start w:val="single" w:sz="4" w:space="0" w:color="000000"/>
              <w:end w:val="single" w:sz="4" w:space="0" w:color="000000"/>
            </w:tcBorders>
          </w:tcPr>
          <w:p>
            <w:pPr>
              <w:pStyle w:val="Normal"/>
              <w:snapToGrid w:val="false"/>
              <w:spacing w:lineRule="auto" w:line="256"/>
              <w:ind w:hanging="0" w:end="0"/>
              <w:rPr>
                <w:b/>
                <w:sz w:val="24"/>
              </w:rPr>
            </w:pPr>
            <w:r>
              <w:rPr>
                <w:b/>
                <w:sz w:val="24"/>
              </w:rPr>
            </w:r>
          </w:p>
        </w:tc>
        <w:tc>
          <w:tcPr>
            <w:tcW w:w="6903" w:type="dxa"/>
            <w:tcBorders>
              <w:top w:val="single" w:sz="4" w:space="0" w:color="000000"/>
              <w:start w:val="single" w:sz="4" w:space="0" w:color="000000"/>
              <w:bottom w:val="single" w:sz="4" w:space="0" w:color="000000"/>
            </w:tcBorders>
          </w:tcPr>
          <w:p>
            <w:pPr>
              <w:pStyle w:val="Normal"/>
              <w:snapToGrid w:val="false"/>
              <w:spacing w:lineRule="auto" w:line="256"/>
              <w:ind w:hanging="0" w:end="0"/>
              <w:rPr>
                <w:b/>
                <w:sz w:val="24"/>
              </w:rPr>
            </w:pPr>
            <w:r>
              <w:rPr>
                <w:b/>
                <w:sz w:val="24"/>
              </w:rPr>
            </w:r>
          </w:p>
          <w:p>
            <w:pPr>
              <w:pStyle w:val="Normal"/>
              <w:spacing w:lineRule="auto" w:line="256"/>
              <w:ind w:hanging="0" w:end="0"/>
              <w:rPr>
                <w:sz w:val="24"/>
              </w:rPr>
            </w:pPr>
            <w:r>
              <w:rPr>
                <w:sz w:val="24"/>
              </w:rPr>
              <w:t>he played tennis yesterday.</w:t>
            </w:r>
          </w:p>
          <w:p>
            <w:pPr>
              <w:pStyle w:val="Normal"/>
              <w:spacing w:lineRule="auto" w:line="256"/>
              <w:ind w:hanging="0" w:end="0"/>
              <w:rPr>
                <w:sz w:val="24"/>
              </w:rPr>
            </w:pPr>
            <w:r>
              <w:rPr>
                <w:sz w:val="24"/>
              </w:rPr>
              <w:t>he was playing tennis when the storm began.</w:t>
            </w:r>
          </w:p>
          <w:p>
            <w:pPr>
              <w:pStyle w:val="Normal"/>
              <w:spacing w:lineRule="auto" w:line="256"/>
              <w:ind w:hanging="0" w:end="0"/>
              <w:rPr>
                <w:sz w:val="24"/>
              </w:rPr>
            </w:pPr>
            <w:r>
              <w:rPr>
                <w:sz w:val="24"/>
              </w:rPr>
              <w:t>he had played two games before the storm began.</w:t>
            </w:r>
          </w:p>
          <w:p>
            <w:pPr>
              <w:pStyle w:val="Normal"/>
              <w:spacing w:lineRule="auto" w:line="256"/>
              <w:ind w:hanging="0" w:end="0"/>
              <w:rPr>
                <w:sz w:val="24"/>
              </w:rPr>
            </w:pPr>
            <w:r>
              <w:rPr>
                <w:sz w:val="24"/>
              </w:rPr>
              <w:t>he had been playing tennis for some time when the storm began.</w:t>
            </w:r>
          </w:p>
        </w:tc>
      </w:tr>
      <w:tr>
        <w:trPr/>
        <w:tc>
          <w:tcPr>
            <w:tcW w:w="534" w:type="dxa"/>
            <w:vMerge w:val="continue"/>
            <w:tcBorders>
              <w:end w:val="single" w:sz="4" w:space="0" w:color="000000"/>
            </w:tcBorders>
          </w:tcPr>
          <w:p>
            <w:pPr>
              <w:pStyle w:val="Normal"/>
              <w:snapToGrid w:val="false"/>
              <w:spacing w:lineRule="auto" w:line="256"/>
              <w:ind w:hanging="0" w:end="0"/>
              <w:rPr>
                <w:b/>
                <w:sz w:val="24"/>
              </w:rPr>
            </w:pPr>
            <w:r>
              <w:rPr>
                <w:b/>
                <w:sz w:val="24"/>
              </w:rPr>
            </w:r>
          </w:p>
        </w:tc>
        <w:tc>
          <w:tcPr>
            <w:tcW w:w="2693" w:type="dxa"/>
            <w:vMerge w:val="continue"/>
            <w:tcBorders>
              <w:start w:val="single" w:sz="4" w:space="0" w:color="000000"/>
              <w:end w:val="single" w:sz="4" w:space="0" w:color="000000"/>
            </w:tcBorders>
          </w:tcPr>
          <w:p>
            <w:pPr>
              <w:pStyle w:val="Normal"/>
              <w:snapToGrid w:val="false"/>
              <w:spacing w:lineRule="auto" w:line="256"/>
              <w:ind w:hanging="0" w:end="0"/>
              <w:rPr>
                <w:b/>
                <w:sz w:val="24"/>
              </w:rPr>
            </w:pPr>
            <w:r>
              <w:rPr>
                <w:b/>
                <w:sz w:val="24"/>
              </w:rPr>
            </w:r>
          </w:p>
        </w:tc>
        <w:tc>
          <w:tcPr>
            <w:tcW w:w="850" w:type="dxa"/>
            <w:vMerge w:val="continue"/>
            <w:tcBorders>
              <w:start w:val="single" w:sz="4" w:space="0" w:color="000000"/>
              <w:end w:val="single" w:sz="4" w:space="0" w:color="000000"/>
            </w:tcBorders>
          </w:tcPr>
          <w:p>
            <w:pPr>
              <w:pStyle w:val="Normal"/>
              <w:snapToGrid w:val="false"/>
              <w:spacing w:lineRule="auto" w:line="256"/>
              <w:ind w:hanging="0" w:end="0"/>
              <w:rPr>
                <w:b/>
                <w:sz w:val="24"/>
              </w:rPr>
            </w:pPr>
            <w:r>
              <w:rPr>
                <w:b/>
                <w:sz w:val="24"/>
              </w:rPr>
            </w:r>
          </w:p>
        </w:tc>
        <w:tc>
          <w:tcPr>
            <w:tcW w:w="6903" w:type="dxa"/>
            <w:tcBorders>
              <w:top w:val="single" w:sz="4" w:space="0" w:color="000000"/>
              <w:start w:val="single" w:sz="4" w:space="0" w:color="000000"/>
            </w:tcBorders>
          </w:tcPr>
          <w:p>
            <w:pPr>
              <w:pStyle w:val="Normal"/>
              <w:snapToGrid w:val="false"/>
              <w:spacing w:lineRule="auto" w:line="256"/>
              <w:ind w:hanging="0" w:end="0"/>
              <w:rPr>
                <w:b/>
                <w:sz w:val="24"/>
              </w:rPr>
            </w:pPr>
            <w:r>
              <w:rPr>
                <w:b/>
                <w:sz w:val="24"/>
              </w:rPr>
            </w:r>
          </w:p>
          <w:p>
            <w:pPr>
              <w:pStyle w:val="Normal"/>
              <w:spacing w:lineRule="auto" w:line="256"/>
              <w:ind w:hanging="0" w:end="0"/>
              <w:rPr>
                <w:sz w:val="24"/>
              </w:rPr>
            </w:pPr>
            <w:r>
              <w:rPr>
                <w:sz w:val="24"/>
              </w:rPr>
              <w:t>he will play tennis in summer.</w:t>
            </w:r>
          </w:p>
          <w:p>
            <w:pPr>
              <w:pStyle w:val="Normal"/>
              <w:spacing w:lineRule="auto" w:line="256"/>
              <w:ind w:hanging="0" w:end="0"/>
              <w:rPr>
                <w:sz w:val="24"/>
              </w:rPr>
            </w:pPr>
            <w:r>
              <w:rPr>
                <w:sz w:val="24"/>
              </w:rPr>
              <w:t>he will be playing tennis all day long.</w:t>
            </w:r>
          </w:p>
          <w:p>
            <w:pPr>
              <w:pStyle w:val="Normal"/>
              <w:spacing w:lineRule="auto" w:line="256"/>
              <w:ind w:hanging="0" w:end="0"/>
              <w:rPr>
                <w:sz w:val="24"/>
              </w:rPr>
            </w:pPr>
            <w:r>
              <w:rPr>
                <w:sz w:val="24"/>
              </w:rPr>
              <w:t>he will have played some games before you return.</w:t>
            </w:r>
          </w:p>
          <w:p>
            <w:pPr>
              <w:pStyle w:val="Normal"/>
              <w:spacing w:lineRule="auto" w:line="256"/>
              <w:ind w:hanging="0" w:end="0"/>
              <w:rPr>
                <w:sz w:val="24"/>
              </w:rPr>
            </w:pPr>
            <w:r>
              <w:rPr>
                <w:sz w:val="24"/>
              </w:rPr>
              <w:t>he will have been playing tennis for some time before you come.</w:t>
            </w:r>
          </w:p>
        </w:tc>
      </w:tr>
    </w:tbl>
    <w:p>
      <w:pPr>
        <w:pStyle w:val="Normal"/>
        <w:spacing w:lineRule="auto" w:line="256"/>
        <w:ind w:hanging="0" w:end="0"/>
        <w:rPr>
          <w:b/>
          <w:sz w:val="24"/>
        </w:rPr>
      </w:pPr>
      <w:r>
        <w:rPr>
          <w:b/>
          <w:sz w:val="24"/>
        </w:rPr>
      </w:r>
    </w:p>
    <w:p>
      <w:pPr>
        <w:pStyle w:val="Normal"/>
        <w:suppressAutoHyphens w:val="true"/>
        <w:spacing w:lineRule="auto" w:line="240"/>
        <w:ind w:firstLine="284" w:end="0"/>
        <w:rPr/>
      </w:pPr>
      <w:r>
        <w:rPr>
          <w:sz w:val="24"/>
        </w:rPr>
        <w:t xml:space="preserve">2) </w:t>
      </w:r>
      <w:r>
        <w:rPr>
          <w:b/>
          <w:sz w:val="24"/>
        </w:rPr>
        <w:t>a past tense in the principal clause is followed by a past tense in the subordinate object clause.</w:t>
      </w:r>
    </w:p>
    <w:p>
      <w:pPr>
        <w:pStyle w:val="Normal"/>
        <w:suppressAutoHyphens w:val="true"/>
        <w:spacing w:lineRule="auto" w:line="240"/>
        <w:ind w:firstLine="284" w:end="0"/>
        <w:rPr>
          <w:b/>
          <w:sz w:val="24"/>
        </w:rPr>
      </w:pPr>
      <w:r>
        <w:rPr>
          <w:b/>
          <w:sz w:val="24"/>
        </w:rPr>
      </w:r>
    </w:p>
    <w:tbl>
      <w:tblPr>
        <w:tblW w:w="10588" w:type="dxa"/>
        <w:jc w:val="start"/>
        <w:tblInd w:w="392" w:type="dxa"/>
        <w:tblLayout w:type="fixed"/>
        <w:tblCellMar>
          <w:top w:w="0" w:type="dxa"/>
          <w:start w:w="108" w:type="dxa"/>
          <w:bottom w:w="0" w:type="dxa"/>
          <w:end w:w="108" w:type="dxa"/>
        </w:tblCellMar>
      </w:tblPr>
      <w:tblGrid>
        <w:gridCol w:w="2410"/>
        <w:gridCol w:w="850"/>
        <w:gridCol w:w="7328"/>
      </w:tblGrid>
      <w:tr>
        <w:trPr/>
        <w:tc>
          <w:tcPr>
            <w:tcW w:w="2410" w:type="dxa"/>
            <w:tcBorders>
              <w:end w:val="single" w:sz="4" w:space="0" w:color="000000"/>
            </w:tcBorders>
          </w:tcPr>
          <w:p>
            <w:pPr>
              <w:pStyle w:val="Normal"/>
              <w:suppressAutoHyphens w:val="true"/>
              <w:spacing w:lineRule="auto" w:line="240"/>
              <w:ind w:hanging="0" w:end="0"/>
              <w:jc w:val="start"/>
              <w:rPr>
                <w:sz w:val="24"/>
              </w:rPr>
            </w:pPr>
            <w:r>
              <w:rPr>
                <w:sz w:val="24"/>
              </w:rPr>
              <w:t xml:space="preserve">I knew </w:t>
            </w:r>
          </w:p>
          <w:p>
            <w:pPr>
              <w:pStyle w:val="Normal"/>
              <w:suppressAutoHyphens w:val="true"/>
              <w:spacing w:lineRule="auto" w:line="240"/>
              <w:ind w:hanging="0" w:end="0"/>
              <w:jc w:val="start"/>
              <w:rPr>
                <w:sz w:val="24"/>
              </w:rPr>
            </w:pPr>
            <w:r>
              <w:rPr>
                <w:sz w:val="24"/>
              </w:rPr>
              <w:t xml:space="preserve">I said </w:t>
            </w:r>
          </w:p>
          <w:p>
            <w:pPr>
              <w:pStyle w:val="Normal"/>
              <w:suppressAutoHyphens w:val="true"/>
              <w:spacing w:lineRule="auto" w:line="240"/>
              <w:ind w:hanging="0" w:end="0"/>
              <w:jc w:val="start"/>
              <w:rPr>
                <w:sz w:val="24"/>
              </w:rPr>
            </w:pPr>
            <w:r>
              <w:rPr>
                <w:sz w:val="24"/>
              </w:rPr>
              <w:t xml:space="preserve">I was just saying </w:t>
            </w:r>
          </w:p>
          <w:p>
            <w:pPr>
              <w:pStyle w:val="Normal"/>
              <w:suppressAutoHyphens w:val="true"/>
              <w:spacing w:lineRule="auto" w:line="240"/>
              <w:ind w:hanging="0" w:end="0"/>
              <w:jc w:val="start"/>
              <w:rPr>
                <w:sz w:val="24"/>
              </w:rPr>
            </w:pPr>
            <w:r>
              <w:rPr>
                <w:sz w:val="24"/>
              </w:rPr>
              <w:t xml:space="preserve">I had never known </w:t>
            </w:r>
          </w:p>
          <w:p>
            <w:pPr>
              <w:pStyle w:val="Normal"/>
              <w:suppressAutoHyphens w:val="true"/>
              <w:spacing w:lineRule="auto" w:line="240"/>
              <w:ind w:hanging="0" w:end="0"/>
              <w:jc w:val="start"/>
              <w:rPr>
                <w:sz w:val="24"/>
              </w:rPr>
            </w:pPr>
            <w:r>
              <w:rPr>
                <w:sz w:val="24"/>
              </w:rPr>
              <w:t>She had been telling</w:t>
            </w:r>
          </w:p>
        </w:tc>
        <w:tc>
          <w:tcPr>
            <w:tcW w:w="850" w:type="dxa"/>
            <w:tcBorders>
              <w:start w:val="single" w:sz="4" w:space="0" w:color="000000"/>
              <w:end w:val="single" w:sz="4" w:space="0" w:color="000000"/>
            </w:tcBorders>
          </w:tcPr>
          <w:p>
            <w:pPr>
              <w:pStyle w:val="Normal"/>
              <w:suppressAutoHyphens w:val="true"/>
              <w:spacing w:lineRule="auto" w:line="240"/>
              <w:ind w:hanging="0" w:end="0"/>
              <w:jc w:val="start"/>
              <w:rPr>
                <w:sz w:val="24"/>
              </w:rPr>
            </w:pPr>
            <w:r>
              <w:rPr>
                <w:sz w:val="24"/>
              </w:rPr>
              <w:t>(that)</w:t>
            </w:r>
          </w:p>
        </w:tc>
        <w:tc>
          <w:tcPr>
            <w:tcW w:w="7328" w:type="dxa"/>
            <w:tcBorders>
              <w:start w:val="single" w:sz="4" w:space="0" w:color="000000"/>
            </w:tcBorders>
          </w:tcPr>
          <w:p>
            <w:pPr>
              <w:pStyle w:val="Normal"/>
              <w:suppressAutoHyphens w:val="true"/>
              <w:spacing w:lineRule="auto" w:line="240"/>
              <w:ind w:hanging="0" w:end="0"/>
              <w:jc w:val="start"/>
              <w:rPr>
                <w:sz w:val="24"/>
              </w:rPr>
            </w:pPr>
            <w:r>
              <w:rPr>
                <w:sz w:val="24"/>
              </w:rPr>
              <w:t>he played tennis well.</w:t>
            </w:r>
          </w:p>
          <w:p>
            <w:pPr>
              <w:pStyle w:val="Normal"/>
              <w:suppressAutoHyphens w:val="true"/>
              <w:spacing w:lineRule="auto" w:line="240"/>
              <w:ind w:hanging="0" w:end="0"/>
              <w:jc w:val="start"/>
              <w:rPr>
                <w:sz w:val="24"/>
              </w:rPr>
            </w:pPr>
            <w:r>
              <w:rPr>
                <w:sz w:val="24"/>
              </w:rPr>
              <w:t xml:space="preserve">he was playing tennis in the park. </w:t>
            </w:r>
          </w:p>
          <w:p>
            <w:pPr>
              <w:pStyle w:val="Normal"/>
              <w:suppressAutoHyphens w:val="true"/>
              <w:spacing w:lineRule="auto" w:line="240"/>
              <w:ind w:hanging="0" w:end="0"/>
              <w:jc w:val="start"/>
              <w:rPr>
                <w:sz w:val="24"/>
              </w:rPr>
            </w:pPr>
            <w:r>
              <w:rPr>
                <w:sz w:val="24"/>
              </w:rPr>
              <w:t xml:space="preserve">he had played two games that day. </w:t>
            </w:r>
          </w:p>
          <w:p>
            <w:pPr>
              <w:pStyle w:val="Normal"/>
              <w:suppressAutoHyphens w:val="true"/>
              <w:spacing w:lineRule="auto" w:line="240"/>
              <w:ind w:hanging="0" w:end="0"/>
              <w:jc w:val="start"/>
              <w:rPr>
                <w:sz w:val="24"/>
              </w:rPr>
            </w:pPr>
            <w:r>
              <w:rPr>
                <w:sz w:val="24"/>
              </w:rPr>
              <w:t>he had been playing tennis since morning.</w:t>
            </w:r>
          </w:p>
          <w:p>
            <w:pPr>
              <w:pStyle w:val="Normal"/>
              <w:suppressAutoHyphens w:val="true"/>
              <w:spacing w:lineRule="auto" w:line="240"/>
              <w:ind w:hanging="0" w:end="0"/>
              <w:jc w:val="start"/>
              <w:rPr>
                <w:sz w:val="24"/>
              </w:rPr>
            </w:pPr>
            <w:r>
              <w:rPr>
                <w:sz w:val="24"/>
              </w:rPr>
              <w:t>he had played tennis the day before.</w:t>
            </w:r>
          </w:p>
          <w:p>
            <w:pPr>
              <w:pStyle w:val="Normal"/>
              <w:suppressAutoHyphens w:val="true"/>
              <w:spacing w:lineRule="auto" w:line="240"/>
              <w:ind w:hanging="0" w:end="0"/>
              <w:jc w:val="start"/>
              <w:rPr>
                <w:sz w:val="24"/>
              </w:rPr>
            </w:pPr>
            <w:r>
              <w:rPr>
                <w:sz w:val="24"/>
              </w:rPr>
              <w:t>he had been playing when the storm began.</w:t>
            </w:r>
          </w:p>
          <w:p>
            <w:pPr>
              <w:pStyle w:val="Normal"/>
              <w:suppressAutoHyphens w:val="true"/>
              <w:spacing w:lineRule="auto" w:line="240"/>
              <w:ind w:hanging="0" w:end="0"/>
              <w:jc w:val="start"/>
              <w:rPr>
                <w:sz w:val="24"/>
              </w:rPr>
            </w:pPr>
            <w:r>
              <w:rPr>
                <w:sz w:val="24"/>
              </w:rPr>
              <w:t>he had played two games before the storm.</w:t>
            </w:r>
          </w:p>
          <w:p>
            <w:pPr>
              <w:pStyle w:val="Normal"/>
              <w:suppressAutoHyphens w:val="true"/>
              <w:spacing w:lineRule="auto" w:line="240"/>
              <w:ind w:hanging="0" w:end="0"/>
              <w:jc w:val="start"/>
              <w:rPr>
                <w:sz w:val="24"/>
              </w:rPr>
            </w:pPr>
            <w:r>
              <w:rPr>
                <w:sz w:val="24"/>
              </w:rPr>
              <w:t>he had been playing tennis for some time before the storm.</w:t>
            </w:r>
          </w:p>
          <w:p>
            <w:pPr>
              <w:pStyle w:val="Normal"/>
              <w:suppressAutoHyphens w:val="true"/>
              <w:spacing w:lineRule="auto" w:line="240"/>
              <w:ind w:hanging="0" w:end="0"/>
              <w:jc w:val="start"/>
              <w:rPr>
                <w:sz w:val="24"/>
              </w:rPr>
            </w:pPr>
            <w:r>
              <w:rPr>
                <w:sz w:val="24"/>
              </w:rPr>
              <w:t>he would play tennis in summer.</w:t>
            </w:r>
          </w:p>
          <w:p>
            <w:pPr>
              <w:pStyle w:val="Normal"/>
              <w:suppressAutoHyphens w:val="true"/>
              <w:spacing w:lineRule="auto" w:line="240"/>
              <w:ind w:hanging="0" w:end="0"/>
              <w:jc w:val="start"/>
              <w:rPr>
                <w:sz w:val="24"/>
              </w:rPr>
            </w:pPr>
            <w:r>
              <w:rPr>
                <w:sz w:val="24"/>
              </w:rPr>
              <w:t>he would be playing tennis all day long.</w:t>
            </w:r>
          </w:p>
          <w:p>
            <w:pPr>
              <w:pStyle w:val="Normal"/>
              <w:suppressAutoHyphens w:val="true"/>
              <w:spacing w:lineRule="auto" w:line="240"/>
              <w:ind w:hanging="0" w:end="0"/>
              <w:jc w:val="start"/>
              <w:rPr>
                <w:sz w:val="24"/>
              </w:rPr>
            </w:pPr>
            <w:r>
              <w:rPr>
                <w:sz w:val="24"/>
              </w:rPr>
              <w:t>he would have played some games by the time you returned.</w:t>
            </w:r>
          </w:p>
          <w:p>
            <w:pPr>
              <w:pStyle w:val="Normal"/>
              <w:suppressAutoHyphens w:val="true"/>
              <w:spacing w:lineRule="auto" w:line="240"/>
              <w:ind w:hanging="0" w:end="0"/>
              <w:jc w:val="start"/>
              <w:rPr>
                <w:sz w:val="24"/>
              </w:rPr>
            </w:pPr>
            <w:r>
              <w:rPr>
                <w:sz w:val="24"/>
              </w:rPr>
              <w:t>he would have been playing tennis for more than an hour before you came.</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Thus the past indefinite or the past continuous tense in the subordinate clause denotes an action, simultaneous with that of the pripcipal clause. They are translated into Russian by the present tense.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For a moment she did not know where she was. </w:t>
      </w:r>
    </w:p>
    <w:p>
      <w:pPr>
        <w:pStyle w:val="Normal"/>
        <w:suppressAutoHyphens w:val="true"/>
        <w:spacing w:lineRule="auto" w:line="240"/>
        <w:ind w:firstLine="284" w:start="284" w:end="0"/>
        <w:rPr>
          <w:sz w:val="24"/>
        </w:rPr>
      </w:pPr>
      <w:r>
        <w:rPr>
          <w:sz w:val="24"/>
        </w:rPr>
        <w:t xml:space="preserve">Joanna noticed suddenly that I was not listening. </w:t>
      </w:r>
    </w:p>
    <w:p>
      <w:pPr>
        <w:pStyle w:val="Normal"/>
        <w:suppressAutoHyphens w:val="true"/>
        <w:spacing w:lineRule="auto" w:line="240"/>
        <w:ind w:firstLine="284" w:start="284" w:end="0"/>
        <w:rPr>
          <w:sz w:val="24"/>
        </w:rPr>
      </w:pPr>
      <w:r>
        <w:rPr>
          <w:sz w:val="24"/>
        </w:rPr>
        <w:t xml:space="preserve">Had she not hinted what was troubling her? </w:t>
      </w:r>
    </w:p>
    <w:p>
      <w:pPr>
        <w:pStyle w:val="Normal"/>
        <w:suppressAutoHyphens w:val="true"/>
        <w:spacing w:lineRule="auto" w:line="240"/>
        <w:ind w:firstLine="284" w:start="284" w:end="0"/>
        <w:rPr>
          <w:sz w:val="24"/>
        </w:rPr>
      </w:pPr>
      <w:r>
        <w:rPr>
          <w:sz w:val="24"/>
        </w:rPr>
        <w:t xml:space="preserve">He had thought it was his own son. </w:t>
      </w:r>
    </w:p>
    <w:p>
      <w:pPr>
        <w:pStyle w:val="Normal"/>
        <w:suppressAutoHyphens w:val="true"/>
        <w:spacing w:lineRule="auto" w:line="240"/>
        <w:ind w:firstLine="284" w:start="284" w:end="0"/>
        <w:rPr>
          <w:sz w:val="24"/>
        </w:rPr>
      </w:pPr>
      <w:r>
        <w:rPr>
          <w:sz w:val="24"/>
        </w:rPr>
        <w:t xml:space="preserve">People had been saying he was a madman. </w:t>
      </w:r>
    </w:p>
    <w:p>
      <w:pPr>
        <w:pStyle w:val="Normal"/>
        <w:suppressAutoHyphens w:val="true"/>
        <w:spacing w:lineRule="auto" w:line="240"/>
        <w:ind w:firstLine="284" w:start="284" w:end="0"/>
        <w:rPr>
          <w:sz w:val="24"/>
        </w:rPr>
      </w:pPr>
      <w:r>
        <w:rPr>
          <w:sz w:val="24"/>
        </w:rPr>
        <w:t>My first thought was where they were now.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past perfect or the past perfect continuous in the subordinate clause denotes an action prior to that of the principal clause. Both of these forms are translated into Russian by the past tense.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I perceived that something had happened.</w:t>
      </w:r>
    </w:p>
    <w:p>
      <w:pPr>
        <w:pStyle w:val="Normal"/>
        <w:suppressAutoHyphens w:val="true"/>
        <w:spacing w:lineRule="auto" w:line="240"/>
        <w:ind w:firstLine="284" w:start="284" w:end="0"/>
        <w:rPr>
          <w:sz w:val="24"/>
        </w:rPr>
      </w:pPr>
      <w:r>
        <w:rPr>
          <w:sz w:val="24"/>
        </w:rPr>
        <w:t>I wasn’t going to tell her that Megan had rung me up.</w:t>
      </w:r>
    </w:p>
    <w:p>
      <w:pPr>
        <w:pStyle w:val="Normal"/>
        <w:suppressAutoHyphens w:val="true"/>
        <w:spacing w:lineRule="auto" w:line="240"/>
        <w:ind w:firstLine="284" w:start="284" w:end="0"/>
        <w:rPr>
          <w:sz w:val="24"/>
        </w:rPr>
      </w:pPr>
      <w:r>
        <w:rPr>
          <w:sz w:val="24"/>
        </w:rPr>
        <w:t>I knew well enough what she had been doing.</w:t>
      </w:r>
    </w:p>
    <w:p>
      <w:pPr>
        <w:pStyle w:val="Normal"/>
        <w:suppressAutoHyphens w:val="true"/>
        <w:spacing w:lineRule="auto" w:line="240"/>
        <w:ind w:firstLine="284" w:start="284" w:end="0"/>
        <w:rPr>
          <w:sz w:val="24"/>
        </w:rPr>
      </w:pPr>
      <w:r>
        <w:rPr>
          <w:sz w:val="24"/>
        </w:rPr>
        <w:t>Up to that moment I had not realized what they had been trying to prove.</w:t>
      </w:r>
    </w:p>
    <w:p>
      <w:pPr>
        <w:pStyle w:val="Normal"/>
        <w:suppressAutoHyphens w:val="true"/>
        <w:spacing w:lineRule="auto" w:line="240"/>
        <w:ind w:firstLine="284" w:start="284" w:end="0"/>
        <w:rPr>
          <w:sz w:val="24"/>
        </w:rPr>
      </w:pPr>
      <w:r>
        <w:rPr>
          <w:sz w:val="24"/>
        </w:rPr>
        <w:t>The fact was that his sister Rose had married beneath her.</w:t>
      </w:r>
    </w:p>
    <w:p>
      <w:pPr>
        <w:pStyle w:val="Normal"/>
        <w:suppressAutoHyphens w:val="true"/>
        <w:spacing w:lineRule="auto" w:line="240"/>
        <w:ind w:firstLine="284" w:start="284" w:end="0"/>
        <w:rPr>
          <w:sz w:val="24"/>
        </w:rPr>
      </w:pPr>
      <w:r>
        <w:rPr>
          <w:sz w:val="24"/>
        </w:rPr>
        <w:t>She had a feeling that she had been deceived.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future in the past tenses in the subordinate clause denote an action following that of the principal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I hoped she would soon be better.</w:t>
      </w:r>
    </w:p>
    <w:p>
      <w:pPr>
        <w:pStyle w:val="Normal"/>
        <w:suppressAutoHyphens w:val="true"/>
        <w:spacing w:lineRule="auto" w:line="240"/>
        <w:ind w:firstLine="284" w:start="284" w:end="0"/>
        <w:rPr>
          <w:sz w:val="24"/>
        </w:rPr>
      </w:pPr>
      <w:r>
        <w:rPr>
          <w:sz w:val="24"/>
        </w:rPr>
        <w:t>I told Caroline that I should be dining at Fernley.</w:t>
      </w:r>
    </w:p>
    <w:p>
      <w:pPr>
        <w:pStyle w:val="Normal"/>
        <w:suppressAutoHyphens w:val="true"/>
        <w:spacing w:lineRule="auto" w:line="240"/>
        <w:ind w:firstLine="284" w:start="284" w:end="0"/>
        <w:rPr>
          <w:sz w:val="24"/>
        </w:rPr>
      </w:pPr>
      <w:r>
        <w:rPr>
          <w:sz w:val="24"/>
        </w:rPr>
        <w:t>What she would say or do did not bother him.</w:t>
      </w:r>
    </w:p>
    <w:p>
      <w:pPr>
        <w:pStyle w:val="Normal"/>
        <w:suppressAutoHyphens w:val="true"/>
        <w:spacing w:lineRule="auto" w:line="240"/>
        <w:ind w:firstLine="284" w:start="284" w:end="0"/>
        <w:rPr>
          <w:sz w:val="24"/>
        </w:rPr>
      </w:pPr>
      <w:r>
        <w:rPr>
          <w:sz w:val="24"/>
        </w:rPr>
        <w:t>The fact remained that none of us would see them till late at night.</w:t>
      </w:r>
    </w:p>
    <w:p>
      <w:pPr>
        <w:pStyle w:val="Normal"/>
        <w:suppressAutoHyphens w:val="true"/>
        <w:spacing w:lineRule="auto" w:line="240"/>
        <w:ind w:firstLine="284" w:start="284" w:end="0"/>
        <w:rPr>
          <w:sz w:val="24"/>
        </w:rPr>
      </w:pPr>
      <w:r>
        <w:rPr>
          <w:sz w:val="24"/>
        </w:rPr>
        <w:t>The sudden thought that Nell would not come at all flashed through his head.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fact that the action of the subordinate clause follows that of the action in the principal clause may be also indicated by other means.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said she </w:t>
      </w:r>
      <w:r>
        <w:rPr>
          <w:i/>
          <w:sz w:val="24"/>
        </w:rPr>
        <w:t>was going</w:t>
      </w:r>
      <w:r>
        <w:rPr>
          <w:sz w:val="24"/>
        </w:rPr>
        <w:t xml:space="preserve"> to see him the same night.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61.</w:t>
      </w:r>
      <w:r>
        <w:rPr>
          <w:sz w:val="24"/>
        </w:rPr>
        <w:t xml:space="preserve"> The rules of the sequence of tenses concern subordinate clauses dependent not only on the predicate of the principal clause but also on any part expressed by a verb or verbal: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received from her a letter </w:t>
      </w:r>
      <w:r>
        <w:rPr>
          <w:i/>
          <w:sz w:val="24"/>
        </w:rPr>
        <w:t>saying</w:t>
      </w:r>
      <w:r>
        <w:rPr>
          <w:sz w:val="24"/>
        </w:rPr>
        <w:t xml:space="preserve"> that she </w:t>
      </w:r>
      <w:r>
        <w:rPr>
          <w:i/>
          <w:sz w:val="24"/>
        </w:rPr>
        <w:t>was passing</w:t>
      </w:r>
      <w:r>
        <w:rPr>
          <w:sz w:val="24"/>
        </w:rPr>
        <w:t xml:space="preserve"> through Paris and </w:t>
      </w:r>
      <w:r>
        <w:rPr>
          <w:i/>
          <w:sz w:val="24"/>
        </w:rPr>
        <w:t>would like to have a chat</w:t>
      </w:r>
      <w:r>
        <w:rPr>
          <w:sz w:val="24"/>
        </w:rPr>
        <w:t xml:space="preserve"> with </w:t>
      </w:r>
    </w:p>
    <w:p>
      <w:pPr>
        <w:pStyle w:val="Normal"/>
        <w:suppressAutoHyphens w:val="true"/>
        <w:spacing w:lineRule="auto" w:line="240"/>
        <w:ind w:firstLine="284" w:start="284" w:end="0"/>
        <w:rPr>
          <w:sz w:val="24"/>
        </w:rPr>
      </w:pPr>
      <w:r>
        <w:rPr>
          <w:sz w:val="24"/>
        </w:rPr>
        <w:t>me.</w:t>
      </w:r>
    </w:p>
    <w:p>
      <w:pPr>
        <w:pStyle w:val="2"/>
        <w:ind w:start="284" w:end="0"/>
        <w:rPr/>
      </w:pPr>
      <w:r>
        <w:rPr/>
        <w:t xml:space="preserve">She smiled again, </w:t>
      </w:r>
      <w:r>
        <w:rPr>
          <w:i/>
        </w:rPr>
        <w:t xml:space="preserve">sure </w:t>
      </w:r>
      <w:r>
        <w:rPr/>
        <w:t xml:space="preserve">that I </w:t>
      </w:r>
      <w:r>
        <w:rPr>
          <w:i/>
        </w:rPr>
        <w:t>should come up.</w:t>
      </w:r>
    </w:p>
    <w:p>
      <w:pPr>
        <w:pStyle w:val="Normal"/>
        <w:suppressAutoHyphens w:val="true"/>
        <w:spacing w:lineRule="auto" w:line="240"/>
        <w:ind w:firstLine="284" w:start="284" w:end="0"/>
        <w:rPr/>
      </w:pPr>
      <w:r>
        <w:rPr>
          <w:sz w:val="24"/>
        </w:rPr>
        <w:t xml:space="preserve">She turned her head slightly, well </w:t>
      </w:r>
      <w:r>
        <w:rPr>
          <w:i/>
          <w:sz w:val="24"/>
        </w:rPr>
        <w:t>aware</w:t>
      </w:r>
      <w:r>
        <w:rPr>
          <w:sz w:val="24"/>
        </w:rPr>
        <w:t xml:space="preserve"> that he </w:t>
      </w:r>
      <w:r>
        <w:rPr>
          <w:i/>
          <w:sz w:val="24"/>
        </w:rPr>
        <w:t>was watching</w:t>
      </w:r>
      <w:r>
        <w:rPr>
          <w:sz w:val="24"/>
        </w:rPr>
        <w:t xml:space="preserve"> her.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complex sentences containing more than two subordinate clauses the choice of the tense form for each of them depends on the tense form of the clause to which it is subordinated: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guess you </w:t>
      </w:r>
      <w:r>
        <w:rPr>
          <w:i/>
          <w:sz w:val="24"/>
        </w:rPr>
        <w:t>told</w:t>
      </w:r>
      <w:r>
        <w:rPr>
          <w:sz w:val="24"/>
        </w:rPr>
        <w:t xml:space="preserve"> him where they </w:t>
      </w:r>
      <w:r>
        <w:rPr>
          <w:i/>
          <w:sz w:val="24"/>
        </w:rPr>
        <w:t>had come</w:t>
      </w:r>
      <w:r>
        <w:rPr>
          <w:sz w:val="24"/>
        </w:rPr>
        <w:t xml:space="preserve"> from and why they </w:t>
      </w:r>
      <w:r>
        <w:rPr>
          <w:i/>
          <w:sz w:val="24"/>
        </w:rPr>
        <w:t>were hiding</w:t>
      </w:r>
      <w:r>
        <w:rPr>
          <w:sz w:val="24"/>
        </w:rPr>
        <w:t>.</w:t>
      </w:r>
    </w:p>
    <w:p>
      <w:pPr>
        <w:pStyle w:val="2"/>
        <w:ind w:start="284" w:end="0"/>
        <w:rPr/>
      </w:pPr>
      <w:r>
        <w:rPr/>
        <w:t xml:space="preserve">As far as I </w:t>
      </w:r>
      <w:r>
        <w:rPr>
          <w:i/>
        </w:rPr>
        <w:t>can see</w:t>
      </w:r>
      <w:r>
        <w:rPr/>
        <w:t xml:space="preserve"> he </w:t>
      </w:r>
      <w:r>
        <w:rPr>
          <w:i/>
        </w:rPr>
        <w:t>did not realize</w:t>
      </w:r>
      <w:r>
        <w:rPr/>
        <w:t xml:space="preserve"> that very soon all </w:t>
      </w:r>
      <w:r>
        <w:rPr>
          <w:i/>
        </w:rPr>
        <w:t>would be over</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Besides the complex sentences described above the rules of the se</w:t>
        <w:softHyphen/>
        <w:t>quence of tenses are also found in all types of clauses and simple sentences reproducing inner speech (conventional direct speech).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62.</w:t>
      </w:r>
      <w:r>
        <w:rPr>
          <w:sz w:val="24"/>
        </w:rPr>
        <w:t xml:space="preserve"> As already stated the rules of the sequence of tenses concern object, subject and predicative clauses. In all the other clauses (attributive and adverbial ones) the use of tenses depends wholly on the sense to be conveyed:</w:t>
      </w:r>
    </w:p>
    <w:p>
      <w:pPr>
        <w:pStyle w:val="Normal"/>
        <w:suppressAutoHyphens w:val="true"/>
        <w:spacing w:lineRule="auto" w:line="240"/>
        <w:ind w:firstLine="284" w:end="0"/>
        <w:rPr>
          <w:sz w:val="24"/>
        </w:rPr>
      </w:pPr>
      <w:r>
        <w:rPr>
          <w:sz w:val="24"/>
        </w:rPr>
      </w:r>
    </w:p>
    <w:p>
      <w:pPr>
        <w:pStyle w:val="2"/>
        <w:ind w:start="284" w:end="0"/>
        <w:rPr/>
      </w:pPr>
      <w:r>
        <w:rPr/>
        <w:t>Clyde thought of all the young and thoughtless company of which he had been a part.</w:t>
      </w:r>
    </w:p>
    <w:p>
      <w:pPr>
        <w:pStyle w:val="Normal"/>
        <w:suppressAutoHyphens w:val="true"/>
        <w:spacing w:lineRule="auto" w:line="240"/>
        <w:ind w:firstLine="284" w:start="284" w:end="0"/>
        <w:rPr>
          <w:sz w:val="24"/>
        </w:rPr>
      </w:pPr>
      <w:r>
        <w:rPr>
          <w:sz w:val="24"/>
        </w:rPr>
        <w:t xml:space="preserve">He lifted the heavy latch which held the large iron gate in place. </w:t>
      </w:r>
    </w:p>
    <w:p>
      <w:pPr>
        <w:pStyle w:val="Normal"/>
        <w:suppressAutoHyphens w:val="true"/>
        <w:spacing w:lineRule="auto" w:line="240"/>
        <w:ind w:firstLine="284" w:start="284" w:end="0"/>
        <w:rPr>
          <w:sz w:val="24"/>
        </w:rPr>
      </w:pPr>
      <w:r>
        <w:rPr>
          <w:sz w:val="24"/>
        </w:rPr>
        <w:t>She only liked men who are good-looking.</w:t>
      </w:r>
    </w:p>
    <w:p>
      <w:pPr>
        <w:pStyle w:val="Normal"/>
        <w:suppressAutoHyphens w:val="true"/>
        <w:spacing w:lineRule="auto" w:line="240"/>
        <w:ind w:firstLine="284" w:start="284" w:end="0"/>
        <w:rPr>
          <w:sz w:val="24"/>
        </w:rPr>
      </w:pPr>
      <w:r>
        <w:rPr>
          <w:sz w:val="24"/>
        </w:rPr>
        <w:t>I was thinking of the day which will come only too soon.</w:t>
      </w:r>
    </w:p>
    <w:p>
      <w:pPr>
        <w:pStyle w:val="Normal"/>
        <w:suppressAutoHyphens w:val="true"/>
        <w:spacing w:lineRule="auto" w:line="240"/>
        <w:ind w:firstLine="284" w:start="284" w:end="0"/>
        <w:rPr>
          <w:sz w:val="24"/>
        </w:rPr>
      </w:pPr>
      <w:r>
        <w:rPr>
          <w:sz w:val="24"/>
        </w:rPr>
        <w:t>He was standing where the creek turns sharply to the east.</w:t>
      </w:r>
    </w:p>
    <w:p>
      <w:pPr>
        <w:pStyle w:val="Normal"/>
        <w:suppressAutoHyphens w:val="true"/>
        <w:spacing w:lineRule="auto" w:line="240"/>
        <w:ind w:firstLine="284" w:start="284" w:end="0"/>
        <w:rPr>
          <w:sz w:val="24"/>
        </w:rPr>
      </w:pPr>
      <w:r>
        <w:rPr>
          <w:sz w:val="24"/>
        </w:rPr>
        <w:t>At the moment he was standing where he always had stood, on the rug before the living-room fire.</w:t>
      </w:r>
    </w:p>
    <w:p>
      <w:pPr>
        <w:pStyle w:val="Normal"/>
        <w:suppressAutoHyphens w:val="true"/>
        <w:spacing w:lineRule="auto" w:line="240"/>
        <w:ind w:firstLine="284" w:start="284" w:end="0"/>
        <w:rPr>
          <w:sz w:val="24"/>
        </w:rPr>
      </w:pPr>
      <w:r>
        <w:rPr>
          <w:sz w:val="24"/>
        </w:rPr>
        <w:t>She felt gay as he had promised to take her to the pictures.</w:t>
      </w:r>
    </w:p>
    <w:p>
      <w:pPr>
        <w:pStyle w:val="Normal"/>
        <w:suppressAutoHyphens w:val="true"/>
        <w:spacing w:lineRule="auto" w:line="240"/>
        <w:ind w:firstLine="284" w:start="284" w:end="0"/>
        <w:rPr>
          <w:sz w:val="24"/>
        </w:rPr>
      </w:pPr>
      <w:r>
        <w:rPr>
          <w:sz w:val="24"/>
        </w:rPr>
        <w:t>You see, I could not follow them as I’m rather shy.</w:t>
      </w:r>
    </w:p>
    <w:p>
      <w:pPr>
        <w:pStyle w:val="Normal"/>
        <w:suppressAutoHyphens w:val="true"/>
        <w:spacing w:lineRule="auto" w:line="240"/>
        <w:ind w:firstLine="284" w:start="284" w:end="0"/>
        <w:rPr>
          <w:sz w:val="24"/>
        </w:rPr>
      </w:pPr>
      <w:r>
        <w:rPr>
          <w:sz w:val="24"/>
        </w:rPr>
        <w:t>Mr. Direck’s broken wrist healed sooner than he desired.</w:t>
      </w:r>
    </w:p>
    <w:p>
      <w:pPr>
        <w:pStyle w:val="Normal"/>
        <w:suppressAutoHyphens w:val="true"/>
        <w:spacing w:lineRule="auto" w:line="240"/>
        <w:ind w:firstLine="284" w:start="284" w:end="0"/>
        <w:rPr>
          <w:sz w:val="24"/>
        </w:rPr>
      </w:pPr>
      <w:r>
        <w:rPr>
          <w:sz w:val="24"/>
        </w:rPr>
        <w:t>He knew the job better than I do.</w:t>
      </w:r>
    </w:p>
    <w:p>
      <w:pPr>
        <w:pStyle w:val="Normal"/>
        <w:suppressAutoHyphens w:val="true"/>
        <w:spacing w:lineRule="auto" w:line="240"/>
        <w:ind w:firstLine="284" w:start="284" w:end="0"/>
        <w:rPr>
          <w:sz w:val="24"/>
        </w:rPr>
      </w:pPr>
      <w:r>
        <w:rPr>
          <w:sz w:val="24"/>
        </w:rPr>
        <w:t>She had been a wife for even less time than you have.</w:t>
      </w:r>
    </w:p>
    <w:p>
      <w:pPr>
        <w:pStyle w:val="Normal"/>
        <w:suppressAutoHyphens w:val="true"/>
        <w:spacing w:lineRule="auto" w:line="240"/>
        <w:ind w:firstLine="284" w:start="284" w:end="0"/>
        <w:rPr>
          <w:sz w:val="24"/>
        </w:rPr>
      </w:pPr>
      <w:r>
        <w:rPr>
          <w:sz w:val="24"/>
        </w:rPr>
        <w:t>In my youth life was not the same as it is now.</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b/>
          <w:sz w:val="24"/>
        </w:rPr>
        <w:t>§ 63.</w:t>
      </w:r>
      <w:r>
        <w:rPr>
          <w:sz w:val="24"/>
        </w:rPr>
        <w:t xml:space="preserve"> The rules of the sequence of tenses are not observed in the following cases: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when the subordinate clause describes the so-called general truth, or something which the speaker thinks to be one.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Up to then Roy never realized that our Solar system </w:t>
      </w:r>
      <w:r>
        <w:rPr>
          <w:i/>
          <w:sz w:val="24"/>
        </w:rPr>
        <w:t xml:space="preserve">is </w:t>
      </w:r>
      <w:r>
        <w:rPr>
          <w:sz w:val="24"/>
        </w:rPr>
        <w:t>but a tiny speck in the infinite Universe.</w:t>
      </w:r>
    </w:p>
    <w:p>
      <w:pPr>
        <w:pStyle w:val="Normal"/>
        <w:suppressAutoHyphens w:val="true"/>
        <w:spacing w:lineRule="auto" w:line="240"/>
        <w:ind w:firstLine="284" w:start="284" w:end="0"/>
        <w:rPr/>
      </w:pPr>
      <w:r>
        <w:rPr>
          <w:sz w:val="24"/>
        </w:rPr>
        <w:t xml:space="preserve">The other day I read in a book that everything alive </w:t>
      </w:r>
      <w:r>
        <w:rPr>
          <w:i/>
          <w:sz w:val="24"/>
        </w:rPr>
        <w:t>consists</w:t>
      </w:r>
      <w:r>
        <w:rPr>
          <w:sz w:val="24"/>
        </w:rPr>
        <w:t xml:space="preserve"> mostly of water.</w:t>
      </w:r>
    </w:p>
    <w:p>
      <w:pPr>
        <w:pStyle w:val="2"/>
        <w:ind w:start="284" w:end="0"/>
        <w:rPr/>
      </w:pPr>
      <w:r>
        <w:rPr/>
        <w:t xml:space="preserve">She was very young and - and ignorant of what life really </w:t>
      </w:r>
      <w:r>
        <w:rPr>
          <w:i/>
        </w:rPr>
        <w:t>is</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when the subordinate clause describes actions referring to the actual present, future, or past time, which usually occurs in dialogues or in newspaper, radio, or TV reports.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Margaret, I was saying to you - and I beg you to listen to me – that as far as I </w:t>
      </w:r>
      <w:r>
        <w:rPr>
          <w:i/>
          <w:sz w:val="24"/>
        </w:rPr>
        <w:t>have known</w:t>
      </w:r>
      <w:r>
        <w:rPr>
          <w:sz w:val="24"/>
        </w:rPr>
        <w:t xml:space="preserve"> Mrs. Erlynne, </w:t>
      </w:r>
    </w:p>
    <w:p>
      <w:pPr>
        <w:pStyle w:val="Normal"/>
        <w:suppressAutoHyphens w:val="true"/>
        <w:spacing w:lineRule="auto" w:line="240"/>
        <w:ind w:firstLine="284" w:start="284" w:end="0"/>
        <w:rPr/>
      </w:pPr>
      <w:r>
        <w:rPr>
          <w:sz w:val="24"/>
        </w:rPr>
        <w:t xml:space="preserve">she </w:t>
      </w:r>
      <w:r>
        <w:rPr>
          <w:i/>
          <w:sz w:val="24"/>
        </w:rPr>
        <w:t>has conducted</w:t>
      </w:r>
      <w:r>
        <w:rPr>
          <w:sz w:val="24"/>
        </w:rPr>
        <w:t xml:space="preserve"> herself well.</w:t>
      </w:r>
    </w:p>
    <w:p>
      <w:pPr>
        <w:pStyle w:val="Normal"/>
        <w:suppressAutoHyphens w:val="true"/>
        <w:spacing w:lineRule="auto" w:line="240"/>
        <w:ind w:firstLine="284" w:start="284" w:end="0"/>
        <w:rPr>
          <w:sz w:val="24"/>
        </w:rPr>
      </w:pPr>
      <w:r>
        <w:rPr>
          <w:sz w:val="24"/>
        </w:rPr>
        <w:t>“</w:t>
      </w:r>
      <w:r>
        <w:rPr>
          <w:sz w:val="24"/>
        </w:rPr>
        <w:t xml:space="preserve">Before the flier crashed,” the operator said ten minutes later, “he gave me information. He told me there </w:t>
      </w:r>
    </w:p>
    <w:p>
      <w:pPr>
        <w:pStyle w:val="Normal"/>
        <w:suppressAutoHyphens w:val="true"/>
        <w:spacing w:lineRule="auto" w:line="240"/>
        <w:ind w:firstLine="284" w:start="284" w:end="0"/>
        <w:rPr/>
      </w:pPr>
      <w:r>
        <w:rPr>
          <w:i/>
          <w:sz w:val="24"/>
        </w:rPr>
        <w:t xml:space="preserve">are </w:t>
      </w:r>
      <w:r>
        <w:rPr>
          <w:sz w:val="24"/>
        </w:rPr>
        <w:t>still a few men alive in these mountains.”</w:t>
      </w:r>
    </w:p>
    <w:p>
      <w:pPr>
        <w:pStyle w:val="Normal"/>
        <w:suppressAutoHyphens w:val="true"/>
        <w:spacing w:lineRule="auto" w:line="240"/>
        <w:ind w:firstLine="284" w:start="284" w:end="0"/>
        <w:rPr/>
      </w:pPr>
      <w:r>
        <w:rPr>
          <w:sz w:val="24"/>
        </w:rPr>
        <w:t xml:space="preserve">I did not know he </w:t>
      </w:r>
      <w:r>
        <w:rPr>
          <w:i/>
          <w:sz w:val="24"/>
        </w:rPr>
        <w:t>will</w:t>
      </w:r>
      <w:r>
        <w:rPr>
          <w:sz w:val="24"/>
        </w:rPr>
        <w:t xml:space="preserve"> </w:t>
      </w:r>
      <w:r>
        <w:rPr>
          <w:i/>
          <w:sz w:val="24"/>
        </w:rPr>
        <w:t xml:space="preserve">be </w:t>
      </w:r>
      <w:r>
        <w:rPr>
          <w:sz w:val="24"/>
        </w:rPr>
        <w:t>here tomorrow.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 xml:space="preserve">when the predicate verb of the subordinate clause is one of the modal verbs having no past tense forms.   </w:t>
      </w:r>
      <w:r>
        <w:rPr>
          <w:sz w:val="24"/>
        </w:rPr>
        <w:t xml:space="preserv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said I </w:t>
      </w:r>
      <w:r>
        <w:rPr>
          <w:i/>
          <w:sz w:val="24"/>
        </w:rPr>
        <w:t>must come</w:t>
      </w:r>
      <w:r>
        <w:rPr>
          <w:sz w:val="24"/>
        </w:rPr>
        <w:t xml:space="preserve"> at once. </w:t>
      </w:r>
    </w:p>
    <w:p>
      <w:pPr>
        <w:pStyle w:val="2"/>
        <w:ind w:start="284" w:end="0"/>
        <w:rPr/>
      </w:pPr>
      <w:r>
        <w:rPr/>
        <w:t xml:space="preserve">I thought you </w:t>
      </w:r>
      <w:r>
        <w:rPr>
          <w:i/>
        </w:rPr>
        <w:t>should come</w:t>
      </w:r>
      <w:r>
        <w:rPr/>
        <w:t xml:space="preserve"> too.</w:t>
      </w:r>
    </w:p>
    <w:p>
      <w:pPr>
        <w:pStyle w:val="Normal"/>
        <w:suppressAutoHyphens w:val="true"/>
        <w:spacing w:lineRule="auto" w:line="240"/>
        <w:ind w:firstLine="284" w:end="0"/>
        <w:rPr>
          <w:sz w:val="24"/>
        </w:rPr>
      </w:pPr>
      <w:r>
        <w:rPr>
          <w:sz w:val="24"/>
        </w:rPr>
      </w:r>
    </w:p>
    <w:p>
      <w:pPr>
        <w:pStyle w:val="Heading3"/>
        <w:rPr/>
      </w:pPr>
      <w:bookmarkStart w:id="14" w:name="__RefHeading___Toc5112952"/>
      <w:bookmarkEnd w:id="14"/>
      <w:r>
        <w:rPr/>
        <w:t>The category of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64.</w:t>
      </w:r>
      <w:r>
        <w:rPr>
          <w:sz w:val="24"/>
        </w:rPr>
        <w:t xml:space="preserve"> Voice is the grammatical category of the verb denoting the relationship between the action expressed by the verb and the person or non-person denoted by the subject of the sentence. There are two main voices in English: </w:t>
      </w:r>
      <w:r>
        <w:rPr>
          <w:b/>
          <w:sz w:val="24"/>
        </w:rPr>
        <w:t>the active voice</w:t>
      </w:r>
      <w:r>
        <w:rPr>
          <w:sz w:val="24"/>
        </w:rPr>
        <w:t xml:space="preserve"> and </w:t>
      </w:r>
      <w:r>
        <w:rPr>
          <w:b/>
          <w:sz w:val="24"/>
        </w:rPr>
        <w:t>the passive voice</w:t>
      </w:r>
      <w:r>
        <w:rPr>
          <w:sz w:val="24"/>
        </w:rPr>
        <w:t>. There are also other voices which embrace a very limited number of verbs: reflexive (wash oneself), reciprocal (embrace one another), medial (the book reads well).</w:t>
      </w:r>
    </w:p>
    <w:p>
      <w:pPr>
        <w:pStyle w:val="2"/>
        <w:rPr/>
      </w:pPr>
      <w:r>
        <w:rPr>
          <w:b/>
        </w:rPr>
        <w:t>The active voice</w:t>
      </w:r>
      <w:r>
        <w:rPr/>
        <w:t xml:space="preserve"> indicates that the action is directed from the subject or issues from the subject, thus the subject denotes the doer (agent) of the action:</w:t>
      </w:r>
    </w:p>
    <w:p>
      <w:pPr>
        <w:pStyle w:val="2"/>
        <w:rPr>
          <w:lang w:val="en-US" w:eastAsia="en-US"/>
        </w:rPr>
      </w:pPr>
      <w:r>
        <w:rPr>
          <w:lang w:val="en-US" w:eastAsia="en-US"/>
        </w:rPr>
        <mc:AlternateContent>
          <mc:Choice Requires="wps">
            <w:drawing>
              <wp:anchor behindDoc="0" distT="0" distB="0" distL="114935" distR="114935" simplePos="0" locked="0" layoutInCell="1" allowOverlap="1" relativeHeight="69">
                <wp:simplePos x="0" y="0"/>
                <wp:positionH relativeFrom="column">
                  <wp:posOffset>462915</wp:posOffset>
                </wp:positionH>
                <wp:positionV relativeFrom="paragraph">
                  <wp:posOffset>165735</wp:posOffset>
                </wp:positionV>
                <wp:extent cx="274320" cy="0"/>
                <wp:effectExtent l="0" t="38100" r="0" b="38100"/>
                <wp:wrapNone/>
                <wp:docPr id="50" name=""/>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6.45pt,13.05pt" to="58pt,13.0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suppressAutoHyphens w:val="true"/>
        <w:spacing w:lineRule="auto" w:line="240"/>
        <w:ind w:firstLine="284" w:start="284" w:end="0"/>
        <w:rPr/>
      </w:pPr>
      <w:r>
        <w:rPr>
          <w:sz w:val="24"/>
        </w:rPr>
        <w:t>We help our friends. -</w:t>
      </w:r>
      <w:r>
        <w:rPr>
          <w:sz w:val="24"/>
          <w:lang w:val="ru-RU"/>
        </w:rPr>
        <w:t xml:space="preserve"> Мы помогаем нашим друзьям.</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b/>
          <w:sz w:val="24"/>
        </w:rPr>
        <w:t>The passive voice</w:t>
      </w:r>
      <w:r>
        <w:rPr>
          <w:sz w:val="24"/>
        </w:rPr>
        <w:t xml:space="preserve"> indicates that the action is directed towards the subject. Here the subject expresses a person or non-person who or which is the receiver of the action. It does not act, but is acted upon and there</w:t>
        <w:softHyphen/>
        <w:t>fore affected by the action of the verb.</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53">
                <wp:simplePos x="0" y="0"/>
                <wp:positionH relativeFrom="column">
                  <wp:posOffset>371475</wp:posOffset>
                </wp:positionH>
                <wp:positionV relativeFrom="paragraph">
                  <wp:posOffset>74930</wp:posOffset>
                </wp:positionV>
                <wp:extent cx="1005840" cy="0"/>
                <wp:effectExtent l="0" t="38100" r="0" b="38100"/>
                <wp:wrapNone/>
                <wp:docPr id="51" name=""/>
                <a:graphic xmlns:a="http://schemas.openxmlformats.org/drawingml/2006/main">
                  <a:graphicData uri="http://schemas.microsoft.com/office/word/2010/wordprocessingShape">
                    <wps:wsp>
                      <wps:cNvSpPr/>
                      <wps:spPr>
                        <a:xfrm flipH="1">
                          <a:off x="0" y="0"/>
                          <a:ext cx="10058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9.25pt,5.9pt" to="108.4pt,5.9pt" stroked="t" o:allowincell="f" style="position:absolute;flip:x">
                <v:stroke color="black" weight="9360" endarrow="block" endarrowwidth="medium" endarrowlength="medium" joinstyle="miter" endcap="flat"/>
                <v:fill o:detectmouseclick="t" on="false"/>
                <w10:wrap type="none"/>
              </v:line>
            </w:pict>
          </mc:Fallback>
        </mc:AlternateContent>
      </w:r>
    </w:p>
    <w:tbl>
      <w:tblPr>
        <w:tblW w:w="10982" w:type="dxa"/>
        <w:jc w:val="start"/>
        <w:tblInd w:w="72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sz w:val="24"/>
              </w:rPr>
            </w:pPr>
            <w:r>
              <w:rPr>
                <w:sz w:val="24"/>
              </w:rPr>
              <w:t>We were helped by our friends in our work.</w:t>
            </w:r>
          </w:p>
        </w:tc>
        <w:tc>
          <w:tcPr>
            <w:tcW w:w="5491" w:type="dxa"/>
            <w:tcBorders/>
          </w:tcPr>
          <w:p>
            <w:pPr>
              <w:pStyle w:val="Normal"/>
              <w:suppressAutoHyphens w:val="true"/>
              <w:spacing w:lineRule="auto" w:line="240"/>
              <w:ind w:hanging="0" w:end="0"/>
              <w:rPr>
                <w:sz w:val="24"/>
              </w:rPr>
            </w:pPr>
            <w:r>
              <w:rPr>
                <w:sz w:val="24"/>
                <w:lang w:val="ru-RU"/>
              </w:rPr>
              <w:t>В работе нам помогли наши друзья.</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contrast between the two voices can be seen from the following examples: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I </w:t>
            </w:r>
            <w:r>
              <w:rPr>
                <w:i/>
                <w:sz w:val="24"/>
              </w:rPr>
              <w:t>had asked</w:t>
            </w:r>
            <w:r>
              <w:rPr>
                <w:sz w:val="24"/>
              </w:rPr>
              <w:t xml:space="preserve"> no questions, of course; but then, on the other hand, I </w:t>
            </w:r>
            <w:r>
              <w:rPr>
                <w:i/>
                <w:sz w:val="24"/>
              </w:rPr>
              <w:t>had been asked</w:t>
            </w:r>
            <w:r>
              <w:rPr>
                <w:sz w:val="24"/>
              </w:rPr>
              <w:t xml:space="preserve"> none. </w:t>
            </w:r>
          </w:p>
          <w:p>
            <w:pPr>
              <w:pStyle w:val="Normal"/>
              <w:suppressAutoHyphens w:val="true"/>
              <w:spacing w:lineRule="auto" w:line="240"/>
              <w:ind w:hanging="0" w:end="0"/>
              <w:jc w:val="start"/>
              <w:rPr>
                <w:sz w:val="24"/>
              </w:rPr>
            </w:pPr>
            <w:r>
              <w:rPr>
                <w:sz w:val="24"/>
              </w:rPr>
              <w:t xml:space="preserve">They </w:t>
            </w:r>
            <w:r>
              <w:rPr>
                <w:i/>
                <w:sz w:val="24"/>
              </w:rPr>
              <w:t>saw</w:t>
            </w:r>
            <w:r>
              <w:rPr>
                <w:sz w:val="24"/>
              </w:rPr>
              <w:t xml:space="preserve"> but </w:t>
            </w:r>
            <w:r>
              <w:rPr>
                <w:i/>
                <w:sz w:val="24"/>
              </w:rPr>
              <w:t>were not seen.</w:t>
            </w:r>
          </w:p>
        </w:tc>
        <w:tc>
          <w:tcPr>
            <w:tcW w:w="5491" w:type="dxa"/>
            <w:tcBorders/>
          </w:tcPr>
          <w:p>
            <w:pPr>
              <w:pStyle w:val="Normal"/>
              <w:suppressAutoHyphens w:val="true"/>
              <w:spacing w:lineRule="auto" w:line="240"/>
              <w:ind w:hanging="0" w:end="0"/>
              <w:jc w:val="start"/>
              <w:rPr>
                <w:sz w:val="24"/>
                <w:lang w:val="ru-RU"/>
              </w:rPr>
            </w:pPr>
            <w:r>
              <w:rPr>
                <w:sz w:val="24"/>
                <w:lang w:val="ru-RU"/>
              </w:rPr>
              <w:t xml:space="preserve">Я не задавал вопросов, но, с другой стороны, и мне не задавали вопросов. </w:t>
            </w:r>
          </w:p>
          <w:p>
            <w:pPr>
              <w:pStyle w:val="Normal"/>
              <w:suppressAutoHyphens w:val="true"/>
              <w:spacing w:lineRule="auto" w:line="240"/>
              <w:ind w:hanging="0" w:end="0"/>
              <w:jc w:val="start"/>
              <w:rPr>
                <w:sz w:val="24"/>
              </w:rPr>
            </w:pPr>
            <w:r>
              <w:rPr>
                <w:sz w:val="24"/>
                <w:lang w:val="ru-RU"/>
              </w:rPr>
              <w:t>Они видели, но их не видели.</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difference in the meaning of the forms </w:t>
      </w:r>
      <w:r>
        <w:rPr>
          <w:i/>
          <w:sz w:val="24"/>
        </w:rPr>
        <w:t>helped - were helped</w:t>
      </w:r>
      <w:r>
        <w:rPr>
          <w:sz w:val="24"/>
        </w:rPr>
        <w:t xml:space="preserve">, had </w:t>
      </w:r>
      <w:r>
        <w:rPr>
          <w:i/>
          <w:sz w:val="24"/>
        </w:rPr>
        <w:t>asked - had been asked</w:t>
      </w:r>
      <w:r>
        <w:rPr>
          <w:sz w:val="24"/>
        </w:rPr>
        <w:t xml:space="preserve">, </w:t>
      </w:r>
      <w:r>
        <w:rPr>
          <w:i/>
          <w:sz w:val="24"/>
        </w:rPr>
        <w:t>saw - was</w:t>
      </w:r>
      <w:r>
        <w:rPr>
          <w:sz w:val="24"/>
        </w:rPr>
        <w:t xml:space="preserve"> </w:t>
      </w:r>
      <w:r>
        <w:rPr>
          <w:i/>
          <w:sz w:val="24"/>
        </w:rPr>
        <w:t>seen</w:t>
      </w:r>
      <w:r>
        <w:rPr>
          <w:sz w:val="24"/>
        </w:rPr>
        <w:t xml:space="preserve"> illustrates the morphological contrast between the active and the passive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Of all the verb categories voice is most closely related to the syntax of the sentence. The interrelation of the active and the passive voice on the syntactical level can be presented in the following way:</w:t>
      </w:r>
    </w:p>
    <w:p>
      <w:pPr>
        <w:pStyle w:val="Normal"/>
        <w:suppressAutoHyphens w:val="true"/>
        <w:spacing w:lineRule="auto" w:line="240"/>
        <w:ind w:firstLine="284" w:end="0"/>
        <w:rPr>
          <w:sz w:val="24"/>
        </w:rPr>
      </w:pPr>
      <w:r>
        <w:rPr>
          <w:sz w:val="24"/>
        </w:rPr>
      </w:r>
    </w:p>
    <w:tbl>
      <w:tblPr>
        <w:tblW w:w="12926" w:type="dxa"/>
        <w:jc w:val="start"/>
        <w:tblInd w:w="250" w:type="dxa"/>
        <w:tblLayout w:type="fixed"/>
        <w:tblCellMar>
          <w:top w:w="0" w:type="dxa"/>
          <w:start w:w="108" w:type="dxa"/>
          <w:bottom w:w="0" w:type="dxa"/>
          <w:end w:w="108" w:type="dxa"/>
        </w:tblCellMar>
      </w:tblPr>
      <w:tblGrid>
        <w:gridCol w:w="973"/>
        <w:gridCol w:w="19"/>
        <w:gridCol w:w="426"/>
        <w:gridCol w:w="528"/>
        <w:gridCol w:w="2196"/>
        <w:gridCol w:w="2196"/>
        <w:gridCol w:w="2196"/>
        <w:gridCol w:w="1105"/>
        <w:gridCol w:w="425"/>
        <w:gridCol w:w="666"/>
        <w:gridCol w:w="2196"/>
      </w:tblGrid>
      <w:tr>
        <w:trPr/>
        <w:tc>
          <w:tcPr>
            <w:tcW w:w="1946" w:type="dxa"/>
            <w:gridSpan w:val="4"/>
            <w:tcBorders>
              <w:top w:val="single" w:sz="4" w:space="0" w:color="000000"/>
              <w:start w:val="single" w:sz="4" w:space="0" w:color="000000"/>
            </w:tcBorders>
          </w:tcPr>
          <w:p>
            <w:pPr>
              <w:pStyle w:val="Normal"/>
              <w:suppressAutoHyphens w:val="true"/>
              <w:spacing w:lineRule="auto" w:line="240"/>
              <w:ind w:hanging="0" w:end="0"/>
              <w:jc w:val="center"/>
              <w:rPr>
                <w:sz w:val="24"/>
              </w:rPr>
            </w:pPr>
            <w:r>
              <w:rPr>
                <w:sz w:val="24"/>
              </w:rPr>
              <w:t>Subject</w:t>
            </w:r>
          </w:p>
        </w:tc>
        <w:tc>
          <w:tcPr>
            <w:tcW w:w="2196" w:type="dxa"/>
            <w:tcBorders>
              <w:start w:val="single" w:sz="4" w:space="0" w:color="000000"/>
              <w:end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196" w:type="dxa"/>
            <w:tcBorders>
              <w:top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Predicate Verb</w:t>
            </w:r>
          </w:p>
        </w:tc>
        <w:tc>
          <w:tcPr>
            <w:tcW w:w="2196" w:type="dxa"/>
            <w:tcBorders/>
          </w:tcPr>
          <w:p>
            <w:pPr>
              <w:pStyle w:val="Normal"/>
              <w:suppressAutoHyphens w:val="true"/>
              <w:snapToGrid w:val="false"/>
              <w:spacing w:lineRule="auto" w:line="240"/>
              <w:ind w:hanging="0" w:end="0"/>
              <w:jc w:val="center"/>
              <w:rPr>
                <w:sz w:val="24"/>
              </w:rPr>
            </w:pPr>
            <w:r>
              <w:rPr>
                <w:sz w:val="24"/>
              </w:rPr>
            </w:r>
          </w:p>
        </w:tc>
        <w:tc>
          <w:tcPr>
            <w:tcW w:w="2196" w:type="dxa"/>
            <w:gridSpan w:val="3"/>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Object</w:t>
            </w:r>
          </w:p>
        </w:tc>
        <w:tc>
          <w:tcPr>
            <w:tcW w:w="2196" w:type="dxa"/>
            <w:tcBorders/>
            <w:tcMar>
              <w:start w:w="0" w:type="dxa"/>
              <w:end w:w="0" w:type="dxa"/>
            </w:tcMar>
          </w:tcPr>
          <w:p>
            <w:pPr>
              <w:pStyle w:val="Normal"/>
              <w:snapToGrid w:val="false"/>
              <w:rPr>
                <w:sz w:val="24"/>
              </w:rPr>
            </w:pPr>
            <w:r>
              <w:rPr>
                <w:sz w:val="24"/>
              </w:rPr>
            </w:r>
          </w:p>
        </w:tc>
      </w:tr>
      <w:tr>
        <w:trPr/>
        <w:tc>
          <w:tcPr>
            <w:tcW w:w="1946" w:type="dxa"/>
            <w:gridSpan w:val="4"/>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John</w:t>
            </w:r>
          </w:p>
        </w:tc>
        <w:tc>
          <w:tcPr>
            <w:tcW w:w="2196" w:type="dxa"/>
            <w:tcBorders/>
          </w:tcPr>
          <w:p>
            <w:pPr>
              <w:pStyle w:val="Normal"/>
              <w:suppressAutoHyphens w:val="true"/>
              <w:snapToGrid w:val="false"/>
              <w:spacing w:lineRule="auto" w:line="240"/>
              <w:ind w:hanging="0" w:end="0"/>
              <w:jc w:val="center"/>
              <w:rPr>
                <w:sz w:val="24"/>
              </w:rPr>
            </w:pPr>
            <w:r>
              <w:rPr>
                <w:sz w:val="24"/>
              </w:rPr>
            </w:r>
          </w:p>
        </w:tc>
        <w:tc>
          <w:tcPr>
            <w:tcW w:w="2196"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helped</w:t>
            </w:r>
          </w:p>
        </w:tc>
        <w:tc>
          <w:tcPr>
            <w:tcW w:w="2196" w:type="dxa"/>
            <w:tcBorders/>
          </w:tcPr>
          <w:p>
            <w:pPr>
              <w:pStyle w:val="Normal"/>
              <w:suppressAutoHyphens w:val="true"/>
              <w:snapToGrid w:val="false"/>
              <w:spacing w:lineRule="auto" w:line="240"/>
              <w:ind w:hanging="0" w:end="0"/>
              <w:jc w:val="center"/>
              <w:rPr>
                <w:sz w:val="24"/>
              </w:rPr>
            </w:pPr>
            <w:r>
              <w:rPr>
                <w:sz w:val="24"/>
              </w:rPr>
            </w:r>
          </w:p>
        </w:tc>
        <w:tc>
          <w:tcPr>
            <w:tcW w:w="2196" w:type="dxa"/>
            <w:gridSpan w:val="3"/>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Pete</w:t>
            </w:r>
          </w:p>
        </w:tc>
        <w:tc>
          <w:tcPr>
            <w:tcW w:w="2196" w:type="dxa"/>
            <w:tcBorders/>
            <w:tcMar>
              <w:start w:w="0" w:type="dxa"/>
              <w:end w:w="0" w:type="dxa"/>
            </w:tcMar>
          </w:tcPr>
          <w:p>
            <w:pPr>
              <w:pStyle w:val="Normal"/>
              <w:snapToGrid w:val="false"/>
              <w:rPr>
                <w:sz w:val="24"/>
              </w:rPr>
            </w:pPr>
            <w:r>
              <w:rPr>
                <w:sz w:val="24"/>
              </w:rPr>
            </w:r>
          </w:p>
        </w:tc>
      </w:tr>
      <w:tr>
        <w:trPr/>
        <w:tc>
          <w:tcPr>
            <w:tcW w:w="1418" w:type="dxa"/>
            <w:gridSpan w:val="3"/>
            <w:tcBorders/>
          </w:tcPr>
          <w:p>
            <w:pPr>
              <w:pStyle w:val="Normal"/>
              <w:suppressAutoHyphens w:val="true"/>
              <w:snapToGrid w:val="false"/>
              <w:spacing w:lineRule="auto" w:line="240"/>
              <w:ind w:hanging="0" w:end="0"/>
              <w:jc w:val="center"/>
              <w:rPr>
                <w:sz w:val="24"/>
              </w:rPr>
            </w:pPr>
            <w:r>
              <w:rPr>
                <w:sz w:val="24"/>
              </w:rPr>
            </w:r>
          </w:p>
        </w:tc>
        <w:tc>
          <w:tcPr>
            <w:tcW w:w="2724" w:type="dxa"/>
            <w:gridSpan w:val="2"/>
            <w:tcBorders>
              <w:start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196" w:type="dxa"/>
            <w:tcBorders>
              <w:bottom w:val="single" w:sz="4" w:space="0" w:color="000000"/>
            </w:tcBorders>
          </w:tcPr>
          <w:p>
            <w:pPr>
              <w:pStyle w:val="Normal"/>
              <w:suppressAutoHyphens w:val="true"/>
              <w:snapToGrid w:val="false"/>
              <w:spacing w:lineRule="auto" w:line="240"/>
              <w:ind w:hanging="0" w:end="0"/>
              <w:jc w:val="center"/>
              <w:rPr>
                <w:sz w:val="24"/>
              </w:rPr>
            </w:pPr>
            <w:r>
              <w:rPr>
                <w:sz w:val="24"/>
              </w:rPr>
            </w:r>
          </w:p>
        </w:tc>
        <w:tc>
          <w:tcPr>
            <w:tcW w:w="3301" w:type="dxa"/>
            <w:gridSpan w:val="2"/>
            <w:tcBorders>
              <w:bottom w:val="single" w:sz="4" w:space="0" w:color="000000"/>
              <w:end w:val="single" w:sz="4" w:space="0" w:color="000000"/>
            </w:tcBorders>
          </w:tcPr>
          <w:p>
            <w:pPr>
              <w:pStyle w:val="Normal"/>
              <w:suppressAutoHyphens w:val="true"/>
              <w:snapToGrid w:val="false"/>
              <w:spacing w:lineRule="auto" w:line="240"/>
              <w:ind w:hanging="0" w:end="0"/>
              <w:jc w:val="center"/>
              <w:rPr>
                <w:sz w:val="24"/>
              </w:rPr>
            </w:pPr>
            <w:r>
              <w:rPr>
                <w:sz w:val="24"/>
              </w:rPr>
            </w:r>
          </w:p>
        </w:tc>
        <w:tc>
          <w:tcPr>
            <w:tcW w:w="1091" w:type="dxa"/>
            <w:gridSpan w:val="2"/>
            <w:tcBorders>
              <w:top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196" w:type="dxa"/>
            <w:tcBorders/>
            <w:tcMar>
              <w:start w:w="0" w:type="dxa"/>
              <w:end w:w="0" w:type="dxa"/>
            </w:tcMar>
          </w:tcPr>
          <w:p>
            <w:pPr>
              <w:pStyle w:val="Normal"/>
              <w:snapToGrid w:val="false"/>
              <w:rPr>
                <w:sz w:val="24"/>
              </w:rPr>
            </w:pPr>
            <w:r>
              <w:rPr>
                <w:sz w:val="24"/>
              </w:rPr>
            </w:r>
          </w:p>
        </w:tc>
      </w:tr>
      <w:tr>
        <w:trPr/>
        <w:tc>
          <w:tcPr>
            <w:tcW w:w="973" w:type="dxa"/>
            <w:tcBorders/>
          </w:tcPr>
          <w:p>
            <w:pPr>
              <w:pStyle w:val="Normal"/>
              <w:suppressAutoHyphens w:val="true"/>
              <w:snapToGrid w:val="false"/>
              <w:spacing w:lineRule="auto" w:line="240"/>
              <w:ind w:hanging="0" w:end="0"/>
              <w:jc w:val="center"/>
              <w:rPr>
                <w:sz w:val="24"/>
              </w:rPr>
            </w:pPr>
            <w:r>
              <w:rPr>
                <w:sz w:val="24"/>
              </w:rPr>
            </w:r>
          </w:p>
        </w:tc>
        <w:tc>
          <w:tcPr>
            <w:tcW w:w="445" w:type="dxa"/>
            <w:gridSpan w:val="2"/>
            <w:tcBorders>
              <w:top w:val="single" w:sz="4" w:space="0" w:color="000000"/>
              <w:start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724" w:type="dxa"/>
            <w:gridSpan w:val="2"/>
            <w:tcBorders>
              <w:top w:val="single" w:sz="4" w:space="0" w:color="000000"/>
              <w:start w:val="single" w:sz="4" w:space="0" w:color="000000"/>
              <w:bottom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196" w:type="dxa"/>
            <w:tcBorders/>
          </w:tcPr>
          <w:p>
            <w:pPr>
              <w:pStyle w:val="Normal"/>
              <w:suppressAutoHyphens w:val="true"/>
              <w:snapToGrid w:val="false"/>
              <w:spacing w:lineRule="auto" w:line="240"/>
              <w:ind w:hanging="0" w:end="0"/>
              <w:jc w:val="center"/>
              <w:rPr>
                <w:sz w:val="24"/>
              </w:rPr>
            </w:pPr>
            <w:r>
              <w:rPr>
                <w:sz w:val="24"/>
              </w:rPr>
            </w:r>
          </w:p>
        </w:tc>
        <w:tc>
          <w:tcPr>
            <w:tcW w:w="2196" w:type="dxa"/>
            <w:tcBorders>
              <w:top w:val="single" w:sz="4" w:space="0" w:color="000000"/>
              <w:bottom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196" w:type="dxa"/>
            <w:gridSpan w:val="3"/>
            <w:tcBorders/>
          </w:tcPr>
          <w:p>
            <w:pPr>
              <w:pStyle w:val="Normal"/>
              <w:suppressAutoHyphens w:val="true"/>
              <w:snapToGrid w:val="false"/>
              <w:spacing w:lineRule="auto" w:line="240"/>
              <w:ind w:hanging="0" w:end="0"/>
              <w:jc w:val="center"/>
              <w:rPr>
                <w:sz w:val="24"/>
              </w:rPr>
            </w:pPr>
            <w:r>
              <w:rPr>
                <w:sz w:val="24"/>
              </w:rPr>
            </w:r>
          </w:p>
        </w:tc>
        <w:tc>
          <w:tcPr>
            <w:tcW w:w="2196" w:type="dxa"/>
            <w:tcBorders/>
            <w:tcMar>
              <w:start w:w="0" w:type="dxa"/>
              <w:end w:w="0" w:type="dxa"/>
            </w:tcMar>
          </w:tcPr>
          <w:p>
            <w:pPr>
              <w:pStyle w:val="Normal"/>
              <w:snapToGrid w:val="false"/>
              <w:rPr>
                <w:sz w:val="24"/>
              </w:rPr>
            </w:pPr>
            <w:r>
              <w:rPr>
                <w:sz w:val="24"/>
              </w:rPr>
            </w:r>
          </w:p>
        </w:tc>
      </w:tr>
      <w:tr>
        <w:trPr/>
        <w:tc>
          <w:tcPr>
            <w:tcW w:w="992" w:type="dxa"/>
            <w:gridSpan w:val="2"/>
            <w:tcBorders/>
          </w:tcPr>
          <w:p>
            <w:pPr>
              <w:pStyle w:val="Normal"/>
              <w:suppressAutoHyphens w:val="true"/>
              <w:snapToGrid w:val="false"/>
              <w:spacing w:lineRule="auto" w:line="240"/>
              <w:ind w:hanging="0" w:end="0"/>
              <w:jc w:val="center"/>
              <w:rPr>
                <w:sz w:val="24"/>
              </w:rPr>
            </w:pPr>
            <w:r>
              <w:rPr>
                <w:sz w:val="24"/>
              </w:rPr>
            </w:r>
          </w:p>
        </w:tc>
        <w:tc>
          <w:tcPr>
            <w:tcW w:w="3150" w:type="dxa"/>
            <w:gridSpan w:val="3"/>
            <w:tcBorders>
              <w:start w:val="single" w:sz="4" w:space="0" w:color="000000"/>
            </w:tcBorders>
          </w:tcPr>
          <w:p>
            <w:pPr>
              <w:pStyle w:val="Normal"/>
              <w:suppressAutoHyphens w:val="true"/>
              <w:snapToGrid w:val="false"/>
              <w:spacing w:lineRule="auto" w:line="240"/>
              <w:ind w:hanging="0" w:end="0"/>
              <w:jc w:val="center"/>
              <w:rPr>
                <w:sz w:val="24"/>
              </w:rPr>
            </w:pPr>
            <w:r>
              <w:rPr>
                <w:sz w:val="24"/>
              </w:rPr>
            </w:r>
          </w:p>
        </w:tc>
        <w:tc>
          <w:tcPr>
            <w:tcW w:w="2196" w:type="dxa"/>
            <w:tcBorders>
              <w:top w:val="single" w:sz="4" w:space="0" w:color="000000"/>
            </w:tcBorders>
          </w:tcPr>
          <w:p>
            <w:pPr>
              <w:pStyle w:val="Normal"/>
              <w:suppressAutoHyphens w:val="true"/>
              <w:snapToGrid w:val="false"/>
              <w:spacing w:lineRule="auto" w:line="240"/>
              <w:ind w:hanging="0" w:end="0"/>
              <w:jc w:val="center"/>
              <w:rPr>
                <w:sz w:val="24"/>
              </w:rPr>
            </w:pPr>
            <w:r>
              <w:rPr>
                <w:sz w:val="24"/>
              </w:rPr>
            </w:r>
          </w:p>
        </w:tc>
        <w:tc>
          <w:tcPr>
            <w:tcW w:w="3726" w:type="dxa"/>
            <w:gridSpan w:val="3"/>
            <w:tcBorders>
              <w:top w:val="single" w:sz="4" w:space="0" w:color="000000"/>
              <w:end w:val="single" w:sz="4" w:space="0" w:color="000000"/>
            </w:tcBorders>
          </w:tcPr>
          <w:p>
            <w:pPr>
              <w:pStyle w:val="Normal"/>
              <w:suppressAutoHyphens w:val="true"/>
              <w:snapToGrid w:val="false"/>
              <w:spacing w:lineRule="auto" w:line="240"/>
              <w:ind w:hanging="0" w:end="0"/>
              <w:jc w:val="center"/>
              <w:rPr>
                <w:sz w:val="24"/>
              </w:rPr>
            </w:pPr>
            <w:r>
              <w:rPr>
                <w:sz w:val="24"/>
              </w:rPr>
            </w:r>
          </w:p>
        </w:tc>
        <w:tc>
          <w:tcPr>
            <w:tcW w:w="666" w:type="dxa"/>
            <w:tcBorders/>
          </w:tcPr>
          <w:p>
            <w:pPr>
              <w:pStyle w:val="Normal"/>
              <w:suppressAutoHyphens w:val="true"/>
              <w:snapToGrid w:val="false"/>
              <w:spacing w:lineRule="auto" w:line="240"/>
              <w:ind w:hanging="0" w:end="0"/>
              <w:jc w:val="center"/>
              <w:rPr>
                <w:sz w:val="24"/>
              </w:rPr>
            </w:pPr>
            <w:r>
              <w:rPr>
                <w:sz w:val="24"/>
              </w:rPr>
            </w:r>
          </w:p>
        </w:tc>
        <w:tc>
          <w:tcPr>
            <w:tcW w:w="2196" w:type="dxa"/>
            <w:tcBorders/>
          </w:tcPr>
          <w:p>
            <w:pPr>
              <w:pStyle w:val="Normal"/>
              <w:suppressAutoHyphens w:val="true"/>
              <w:snapToGrid w:val="false"/>
              <w:spacing w:lineRule="auto" w:line="240"/>
              <w:ind w:hanging="0" w:end="0"/>
              <w:jc w:val="center"/>
              <w:rPr>
                <w:sz w:val="24"/>
              </w:rPr>
            </w:pPr>
            <w:r>
              <w:rPr>
                <w:sz w:val="24"/>
              </w:rPr>
            </w:r>
          </w:p>
        </w:tc>
      </w:tr>
      <w:tr>
        <w:trPr/>
        <w:tc>
          <w:tcPr>
            <w:tcW w:w="1946" w:type="dxa"/>
            <w:gridSpan w:val="4"/>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Pete</w:t>
            </w:r>
          </w:p>
        </w:tc>
        <w:tc>
          <w:tcPr>
            <w:tcW w:w="2196" w:type="dxa"/>
            <w:tcBorders/>
          </w:tcPr>
          <w:p>
            <w:pPr>
              <w:pStyle w:val="Normal"/>
              <w:suppressAutoHyphens w:val="true"/>
              <w:snapToGrid w:val="false"/>
              <w:spacing w:lineRule="auto" w:line="240"/>
              <w:ind w:hanging="0" w:end="0"/>
              <w:jc w:val="center"/>
              <w:rPr>
                <w:sz w:val="24"/>
              </w:rPr>
            </w:pPr>
            <w:r>
              <w:rPr>
                <w:sz w:val="24"/>
              </w:rPr>
            </w:r>
          </w:p>
        </w:tc>
        <w:tc>
          <w:tcPr>
            <w:tcW w:w="2196"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was helped</w:t>
            </w:r>
          </w:p>
        </w:tc>
        <w:tc>
          <w:tcPr>
            <w:tcW w:w="2196" w:type="dxa"/>
            <w:tcBorders/>
          </w:tcPr>
          <w:p>
            <w:pPr>
              <w:pStyle w:val="Normal"/>
              <w:suppressAutoHyphens w:val="true"/>
              <w:snapToGrid w:val="false"/>
              <w:spacing w:lineRule="auto" w:line="240"/>
              <w:ind w:hanging="0" w:end="0"/>
              <w:jc w:val="center"/>
              <w:rPr>
                <w:sz w:val="24"/>
              </w:rPr>
            </w:pPr>
            <w:r>
              <w:rPr>
                <w:sz w:val="24"/>
              </w:rPr>
            </w:r>
          </w:p>
        </w:tc>
        <w:tc>
          <w:tcPr>
            <w:tcW w:w="2196" w:type="dxa"/>
            <w:gridSpan w:val="3"/>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sz w:val="24"/>
              </w:rPr>
            </w:pPr>
            <w:r>
              <w:rPr>
                <w:sz w:val="24"/>
              </w:rPr>
              <w:t>by John</w:t>
            </w:r>
          </w:p>
        </w:tc>
        <w:tc>
          <w:tcPr>
            <w:tcW w:w="2196" w:type="dxa"/>
            <w:tcBorders/>
            <w:tcMar>
              <w:start w:w="0" w:type="dxa"/>
              <w:end w:w="0" w:type="dxa"/>
            </w:tcMar>
          </w:tcPr>
          <w:p>
            <w:pPr>
              <w:pStyle w:val="Normal"/>
              <w:snapToGrid w:val="false"/>
              <w:rPr>
                <w:sz w:val="24"/>
              </w:rPr>
            </w:pPr>
            <w:r>
              <w:rPr>
                <w:sz w:val="24"/>
              </w:rPr>
            </w:r>
          </w:p>
        </w:tc>
      </w:tr>
    </w:tbl>
    <w:p>
      <w:pPr>
        <w:pStyle w:val="Normal"/>
        <w:suppressAutoHyphens w:val="true"/>
        <w:spacing w:lineRule="auto" w:line="240"/>
        <w:ind w:firstLine="284" w:end="0"/>
        <w:rPr>
          <w:sz w:val="24"/>
        </w:rPr>
      </w:pPr>
      <w:r>
        <w:rPr>
          <w:sz w:val="24"/>
        </w:rPr>
      </w:r>
    </w:p>
    <w:p>
      <w:pPr>
        <w:pStyle w:val="2"/>
        <w:rPr/>
      </w:pPr>
      <w:r>
        <w:rPr/>
        <w:t>A sentence containing a verb in the passive voice is called a passive construction, and a sentence containing a verb in the active voice is called an active construction, especially when opposed to the passive construction.</w:t>
      </w:r>
    </w:p>
    <w:p>
      <w:pPr>
        <w:pStyle w:val="Normal"/>
        <w:suppressAutoHyphens w:val="true"/>
        <w:spacing w:lineRule="auto" w:line="240"/>
        <w:ind w:firstLine="284" w:end="0"/>
        <w:rPr/>
      </w:pPr>
      <w:r>
        <w:rPr>
          <w:sz w:val="24"/>
        </w:rPr>
        <w:t xml:space="preserve">The subject of an active construction denotes the </w:t>
      </w:r>
      <w:r>
        <w:rPr>
          <w:i/>
          <w:sz w:val="24"/>
        </w:rPr>
        <w:t>agent</w:t>
      </w:r>
      <w:r>
        <w:rPr>
          <w:sz w:val="24"/>
        </w:rPr>
        <w:t xml:space="preserve"> (</w:t>
      </w:r>
      <w:r>
        <w:rPr>
          <w:i/>
          <w:sz w:val="24"/>
        </w:rPr>
        <w:t>doer</w:t>
      </w:r>
      <w:r>
        <w:rPr>
          <w:sz w:val="24"/>
        </w:rPr>
        <w:t xml:space="preserve">) </w:t>
      </w:r>
      <w:r>
        <w:rPr>
          <w:i/>
          <w:sz w:val="24"/>
        </w:rPr>
        <w:t>of the action</w:t>
      </w:r>
      <w:r>
        <w:rPr>
          <w:sz w:val="24"/>
        </w:rPr>
        <w:t>, which may be a living being, or any source of the action (a thing, a natural phenomenon, an abstract notion).</w:t>
      </w:r>
    </w:p>
    <w:p>
      <w:pPr>
        <w:pStyle w:val="Normal"/>
        <w:suppressAutoHyphens w:val="true"/>
        <w:spacing w:lineRule="auto" w:line="240"/>
        <w:ind w:firstLine="284" w:end="0"/>
        <w:rPr/>
      </w:pPr>
      <w:r>
        <w:rPr>
          <w:sz w:val="24"/>
        </w:rPr>
        <w:t xml:space="preserve">The subject of a passive construction has the meaning of the </w:t>
      </w:r>
      <w:r>
        <w:rPr>
          <w:i/>
          <w:sz w:val="24"/>
        </w:rPr>
        <w:t>receiver of the action</w:t>
      </w:r>
      <w:r>
        <w:rPr>
          <w:sz w:val="24"/>
        </w:rPr>
        <w:t>, that is a person or non-person affected by the action.</w:t>
      </w:r>
    </w:p>
    <w:p>
      <w:pPr>
        <w:pStyle w:val="Normal"/>
        <w:suppressAutoHyphens w:val="true"/>
        <w:spacing w:lineRule="auto" w:line="240"/>
        <w:ind w:firstLine="284" w:end="0"/>
        <w:rPr/>
      </w:pPr>
      <w:r>
        <w:rPr>
          <w:sz w:val="24"/>
        </w:rPr>
        <w:t xml:space="preserve">The object of an active construction denotes the </w:t>
      </w:r>
      <w:r>
        <w:rPr>
          <w:i/>
          <w:sz w:val="24"/>
        </w:rPr>
        <w:t xml:space="preserve">receiver </w:t>
      </w:r>
      <w:r>
        <w:rPr>
          <w:sz w:val="24"/>
        </w:rPr>
        <w:t xml:space="preserve">of the action, whereas the object of the passive construction is the </w:t>
      </w:r>
      <w:r>
        <w:rPr>
          <w:i/>
          <w:sz w:val="24"/>
        </w:rPr>
        <w:t>agent</w:t>
      </w:r>
      <w:r>
        <w:rPr>
          <w:sz w:val="24"/>
        </w:rPr>
        <w:t xml:space="preserve"> of the action. The latter is introduced by the preposition </w:t>
      </w:r>
      <w:r>
        <w:rPr>
          <w:i/>
          <w:sz w:val="24"/>
        </w:rPr>
        <w:t>by</w:t>
      </w:r>
      <w:r>
        <w:rPr>
          <w:sz w:val="24"/>
        </w:rPr>
        <w:t xml:space="preserve">. If it is not the agent but the instrument, it is introduced by the preposition </w:t>
      </w:r>
      <w:r>
        <w:rPr>
          <w:i/>
          <w:sz w:val="24"/>
        </w:rPr>
        <w:t>with</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The cup was broken by Jim. </w:t>
      </w:r>
    </w:p>
    <w:p>
      <w:pPr>
        <w:pStyle w:val="Normal"/>
        <w:suppressAutoHyphens w:val="true"/>
        <w:spacing w:lineRule="auto" w:line="240"/>
        <w:ind w:firstLine="284" w:start="284" w:end="0"/>
        <w:rPr>
          <w:sz w:val="24"/>
        </w:rPr>
      </w:pPr>
      <w:r>
        <w:rPr>
          <w:sz w:val="24"/>
        </w:rPr>
        <w:t>It was broken with a hammer.</w:t>
      </w:r>
    </w:p>
    <w:p>
      <w:pPr>
        <w:pStyle w:val="Normal"/>
        <w:suppressAutoHyphens w:val="true"/>
        <w:spacing w:lineRule="auto" w:line="240"/>
        <w:ind w:firstLine="284" w:end="0"/>
        <w:rPr>
          <w:sz w:val="24"/>
        </w:rPr>
      </w:pPr>
      <w:r>
        <w:rPr>
          <w:sz w:val="24"/>
        </w:rPr>
      </w:r>
    </w:p>
    <w:p>
      <w:pPr>
        <w:pStyle w:val="Heading7"/>
        <w:rPr/>
      </w:pPr>
      <w:r>
        <w:rPr/>
        <w:t>Formation and the system of forms in the passive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65.</w:t>
      </w:r>
      <w:r>
        <w:rPr>
          <w:sz w:val="24"/>
        </w:rPr>
        <w:t xml:space="preserve"> The active voice has no special means of formation. It is recognized by contrast with the passive voice, which is composed of the auxiliary verb </w:t>
      </w:r>
      <w:r>
        <w:rPr>
          <w:b/>
          <w:sz w:val="24"/>
        </w:rPr>
        <w:t>to be</w:t>
      </w:r>
      <w:r>
        <w:rPr>
          <w:sz w:val="24"/>
        </w:rPr>
        <w:t xml:space="preserve"> and </w:t>
      </w:r>
      <w:r>
        <w:rPr>
          <w:b/>
          <w:sz w:val="24"/>
        </w:rPr>
        <w:t>participle II</w:t>
      </w:r>
      <w:r>
        <w:rPr>
          <w:sz w:val="24"/>
        </w:rPr>
        <w:t xml:space="preserve">. Thus the passive verb forms are analytical, the tense of the auxiliary verb </w:t>
      </w:r>
      <w:r>
        <w:rPr>
          <w:i/>
          <w:sz w:val="24"/>
        </w:rPr>
        <w:t>to be</w:t>
      </w:r>
      <w:r>
        <w:rPr>
          <w:sz w:val="24"/>
        </w:rPr>
        <w:t xml:space="preserve"> varies according to the sense. The notional verb (participle II) remains unchanged and provides the whole analytical form with its passive meaning.</w:t>
      </w:r>
    </w:p>
    <w:p>
      <w:pPr>
        <w:pStyle w:val="Normal"/>
        <w:suppressAutoHyphens w:val="true"/>
        <w:spacing w:lineRule="auto" w:line="240"/>
        <w:ind w:firstLine="284" w:end="0"/>
        <w:rPr>
          <w:sz w:val="24"/>
        </w:rPr>
      </w:pPr>
      <w:r>
        <w:rPr>
          <w:sz w:val="24"/>
        </w:rPr>
        <w:t>The category of voice applies to the whole system of English verb forms, both finite and non-finite.</w:t>
      </w:r>
    </w:p>
    <w:p>
      <w:pPr>
        <w:pStyle w:val="Normal"/>
        <w:suppressAutoHyphens w:val="true"/>
        <w:spacing w:lineRule="auto" w:line="240"/>
        <w:ind w:firstLine="284" w:end="0"/>
        <w:jc w:val="end"/>
        <w:rPr/>
      </w:pPr>
      <w:r>
        <w:rPr/>
        <w:t xml:space="preserve">Table II </w:t>
      </w:r>
    </w:p>
    <w:p>
      <w:pPr>
        <w:pStyle w:val="Heading7"/>
        <w:rPr>
          <w:sz w:val="22"/>
        </w:rPr>
      </w:pPr>
      <w:r>
        <w:rPr>
          <w:sz w:val="22"/>
        </w:rPr>
        <w:t>The voice forms of the verb</w:t>
      </w:r>
    </w:p>
    <w:p>
      <w:pPr>
        <w:pStyle w:val="Normal"/>
        <w:suppressAutoHyphens w:val="true"/>
        <w:spacing w:lineRule="auto" w:line="240"/>
        <w:ind w:firstLine="284" w:end="0"/>
        <w:jc w:val="center"/>
        <w:rPr>
          <w:b/>
          <w:sz w:val="24"/>
        </w:rPr>
      </w:pPr>
      <w:r>
        <w:rPr>
          <w:b/>
          <w:sz w:val="24"/>
        </w:rPr>
      </w:r>
    </w:p>
    <w:tbl>
      <w:tblPr>
        <w:tblW w:w="10804" w:type="dxa"/>
        <w:jc w:val="start"/>
        <w:tblInd w:w="40" w:type="dxa"/>
        <w:tblLayout w:type="fixed"/>
        <w:tblCellMar>
          <w:top w:w="0" w:type="dxa"/>
          <w:start w:w="40" w:type="dxa"/>
          <w:bottom w:w="0" w:type="dxa"/>
          <w:end w:w="40" w:type="dxa"/>
        </w:tblCellMar>
      </w:tblPr>
      <w:tblGrid>
        <w:gridCol w:w="1134"/>
        <w:gridCol w:w="116"/>
        <w:gridCol w:w="26"/>
        <w:gridCol w:w="77"/>
        <w:gridCol w:w="1199"/>
        <w:gridCol w:w="142"/>
        <w:gridCol w:w="6"/>
        <w:gridCol w:w="1350"/>
        <w:gridCol w:w="1350"/>
        <w:gridCol w:w="1404"/>
        <w:gridCol w:w="1296"/>
        <w:gridCol w:w="1350"/>
        <w:gridCol w:w="1350"/>
        <w:gridCol w:w="4"/>
      </w:tblGrid>
      <w:tr>
        <w:trPr>
          <w:trHeight w:val="280" w:hRule="exact"/>
        </w:trPr>
        <w:tc>
          <w:tcPr>
            <w:tcW w:w="1134" w:type="dxa"/>
            <w:tcBorders>
              <w:top w:val="single" w:sz="4" w:space="0" w:color="000000"/>
              <w:start w:val="single" w:sz="4" w:space="0" w:color="000000"/>
            </w:tcBorders>
          </w:tcPr>
          <w:p>
            <w:pPr>
              <w:pStyle w:val="Normal"/>
              <w:suppressAutoHyphens w:val="true"/>
              <w:spacing w:lineRule="auto" w:line="240"/>
              <w:ind w:hanging="0" w:end="0"/>
              <w:jc w:val="center"/>
              <w:rPr/>
            </w:pPr>
            <w:r>
              <mc:AlternateContent>
                <mc:Choice Requires="wps">
                  <w:drawing>
                    <wp:anchor behindDoc="0" distT="0" distB="0" distL="114935" distR="114935" simplePos="0" locked="0" layoutInCell="0" allowOverlap="1" relativeHeight="454">
                      <wp:simplePos x="0" y="0"/>
                      <wp:positionH relativeFrom="margin">
                        <wp:posOffset>828675</wp:posOffset>
                      </wp:positionH>
                      <wp:positionV relativeFrom="paragraph">
                        <wp:posOffset>27940</wp:posOffset>
                      </wp:positionV>
                      <wp:extent cx="822960" cy="365760"/>
                      <wp:effectExtent l="2540" t="4445" r="2540" b="4445"/>
                      <wp:wrapNone/>
                      <wp:docPr id="52" name=""/>
                      <a:graphic xmlns:a="http://schemas.openxmlformats.org/drawingml/2006/main">
                        <a:graphicData uri="http://schemas.microsoft.com/office/word/2010/wordprocessingShape">
                          <wps:wsp>
                            <wps:cNvSpPr/>
                            <wps:spPr>
                              <a:xfrm>
                                <a:off x="0" y="0"/>
                                <a:ext cx="822960" cy="3657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2pt" to="130pt,30.95pt" stroked="t" o:allowincell="f" style="position:absolute;mso-position-horizontal-relative:margin">
                      <v:stroke color="black" weight="9360" joinstyle="miter" endcap="flat"/>
                      <v:fill o:detectmouseclick="t" on="false"/>
                      <w10:wrap type="none"/>
                    </v:line>
                  </w:pict>
                </mc:Fallback>
              </mc:AlternateContent>
            </w:r>
            <w:r>
              <w:rPr/>
              <w:t>Perfect</w:t>
            </w:r>
          </w:p>
        </w:tc>
        <w:tc>
          <w:tcPr>
            <w:tcW w:w="142" w:type="dxa"/>
            <w:gridSpan w:val="2"/>
            <w:tcBorders>
              <w:top w:val="single" w:sz="4" w:space="0" w:color="000000"/>
              <w:end w:val="single" w:sz="4" w:space="0" w:color="000000"/>
            </w:tcBorders>
          </w:tcPr>
          <w:p>
            <w:pPr>
              <w:pStyle w:val="Normal"/>
              <w:suppressAutoHyphens w:val="true"/>
              <w:snapToGrid w:val="false"/>
              <w:spacing w:lineRule="auto" w:line="240"/>
              <w:ind w:hanging="0" w:end="0"/>
              <w:jc w:val="start"/>
              <w:rPr/>
            </w:pPr>
            <w:r>
              <w:rPr/>
            </w:r>
          </w:p>
        </w:tc>
        <w:tc>
          <w:tcPr>
            <w:tcW w:w="1276" w:type="dxa"/>
            <w:gridSpan w:val="2"/>
            <w:tcBorders>
              <w:top w:val="single" w:sz="4" w:space="0" w:color="000000"/>
            </w:tcBorders>
          </w:tcPr>
          <w:p>
            <w:pPr>
              <w:pStyle w:val="Normal"/>
              <w:suppressAutoHyphens w:val="true"/>
              <w:spacing w:lineRule="auto" w:line="240"/>
              <w:ind w:hanging="0" w:end="0"/>
              <w:jc w:val="start"/>
              <w:rPr/>
            </w:pPr>
            <w:r>
              <w:rPr/>
              <w:t xml:space="preserve">          </w:t>
            </w:r>
            <w:r>
              <w:rPr/>
              <w:t xml:space="preserve">Tense </w:t>
            </w:r>
          </w:p>
        </w:tc>
        <w:tc>
          <w:tcPr>
            <w:tcW w:w="142" w:type="dxa"/>
            <w:tcBorders>
              <w:top w:val="single" w:sz="4" w:space="0" w:color="000000"/>
              <w:end w:val="single" w:sz="4" w:space="0" w:color="000000"/>
            </w:tcBorders>
          </w:tcPr>
          <w:p>
            <w:pPr>
              <w:pStyle w:val="Normal"/>
              <w:suppressAutoHyphens w:val="true"/>
              <w:snapToGrid w:val="false"/>
              <w:spacing w:lineRule="auto" w:line="240"/>
              <w:ind w:hanging="0" w:end="0"/>
              <w:jc w:val="start"/>
              <w:rPr/>
            </w:pPr>
            <w:r>
              <w:rPr/>
            </w:r>
          </w:p>
        </w:tc>
        <w:tc>
          <w:tcPr>
            <w:tcW w:w="4110" w:type="dxa"/>
            <w:gridSpan w:val="4"/>
            <w:tcBorders>
              <w:top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The active voice</w:t>
            </w:r>
          </w:p>
          <w:p>
            <w:pPr>
              <w:pStyle w:val="Normal"/>
              <w:suppressAutoHyphens w:val="true"/>
              <w:spacing w:lineRule="auto" w:line="240"/>
              <w:ind w:hanging="0" w:end="0"/>
              <w:jc w:val="start"/>
              <w:rPr/>
            </w:pPr>
            <w:r>
              <w:rPr/>
            </w:r>
          </w:p>
        </w:tc>
        <w:tc>
          <w:tcPr>
            <w:tcW w:w="4000" w:type="dxa"/>
            <w:gridSpan w:val="3"/>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The Passive Voice</w:t>
            </w:r>
          </w:p>
          <w:p>
            <w:pPr>
              <w:pStyle w:val="Normal"/>
              <w:suppressAutoHyphens w:val="true"/>
              <w:spacing w:lineRule="auto" w:line="240"/>
              <w:ind w:hanging="0" w:end="0"/>
              <w:jc w:val="start"/>
              <w:rPr/>
            </w:pPr>
            <w:r>
              <w:rPr/>
            </w:r>
          </w:p>
        </w:tc>
      </w:tr>
      <w:tr>
        <w:trPr>
          <w:trHeight w:val="360" w:hRule="exact"/>
        </w:trPr>
        <w:tc>
          <w:tcPr>
            <w:tcW w:w="1250" w:type="dxa"/>
            <w:gridSpan w:val="2"/>
            <w:tcBorders>
              <w:start w:val="single" w:sz="4" w:space="0" w:color="000000"/>
              <w:bottom w:val="single" w:sz="4" w:space="0" w:color="000000"/>
            </w:tcBorders>
          </w:tcPr>
          <w:p>
            <w:pPr>
              <w:pStyle w:val="Normal"/>
              <w:suppressAutoHyphens w:val="true"/>
              <w:snapToGrid w:val="false"/>
              <w:spacing w:lineRule="auto" w:line="240"/>
              <w:ind w:hanging="0" w:end="0"/>
              <w:jc w:val="start"/>
              <w:rPr>
                <w:sz w:val="24"/>
              </w:rPr>
            </w:pPr>
            <w:r>
              <w:rPr>
                <w:sz w:val="24"/>
              </w:rPr>
            </w:r>
          </w:p>
        </w:tc>
        <w:tc>
          <w:tcPr>
            <w:tcW w:w="103" w:type="dxa"/>
            <w:gridSpan w:val="2"/>
            <w:tcBorders>
              <w:start w:val="single" w:sz="4" w:space="0" w:color="000000"/>
              <w:bottom w:val="single" w:sz="4" w:space="0" w:color="000000"/>
            </w:tcBorders>
          </w:tcPr>
          <w:p>
            <w:pPr>
              <w:pStyle w:val="Normal"/>
              <w:suppressAutoHyphens w:val="true"/>
              <w:snapToGrid w:val="false"/>
              <w:spacing w:lineRule="auto" w:line="240"/>
              <w:ind w:hanging="0" w:end="0"/>
              <w:jc w:val="start"/>
              <w:rPr/>
            </w:pPr>
            <w:r>
              <w:rPr/>
            </w:r>
          </w:p>
        </w:tc>
        <w:tc>
          <w:tcPr>
            <w:tcW w:w="1199" w:type="dxa"/>
            <w:tcBorders>
              <w:bottom w:val="single" w:sz="4" w:space="0" w:color="000000"/>
            </w:tcBorders>
          </w:tcPr>
          <w:p>
            <w:pPr>
              <w:pStyle w:val="Normal"/>
              <w:suppressAutoHyphens w:val="true"/>
              <w:spacing w:lineRule="auto" w:line="240"/>
              <w:ind w:hanging="0" w:end="0"/>
              <w:jc w:val="start"/>
              <w:rPr/>
            </w:pPr>
            <w:r>
              <w:rPr/>
              <w:t>Aspect</w:t>
            </w:r>
          </w:p>
        </w:tc>
        <w:tc>
          <w:tcPr>
            <w:tcW w:w="148" w:type="dxa"/>
            <w:gridSpan w:val="2"/>
            <w:tcBorders>
              <w:bottom w:val="single" w:sz="4" w:space="0" w:color="000000"/>
              <w:end w:val="single" w:sz="4" w:space="0" w:color="000000"/>
            </w:tcBorders>
          </w:tcPr>
          <w:p>
            <w:pPr>
              <w:pStyle w:val="Normal"/>
              <w:suppressAutoHyphens w:val="true"/>
              <w:snapToGrid w:val="false"/>
              <w:spacing w:lineRule="auto" w:line="240"/>
              <w:ind w:hanging="0" w:end="0"/>
              <w:jc w:val="start"/>
              <w:rPr/>
            </w:pPr>
            <w:r>
              <w:rPr/>
            </w:r>
          </w:p>
        </w:tc>
        <w:tc>
          <w:tcPr>
            <w:tcW w:w="1350"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Present</w:t>
            </w:r>
          </w:p>
          <w:p>
            <w:pPr>
              <w:pStyle w:val="Normal"/>
              <w:suppressAutoHyphens w:val="true"/>
              <w:spacing w:lineRule="auto" w:line="240"/>
              <w:ind w:hanging="0" w:end="0"/>
              <w:jc w:val="center"/>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Past</w:t>
            </w:r>
          </w:p>
          <w:p>
            <w:pPr>
              <w:pStyle w:val="Normal"/>
              <w:suppressAutoHyphens w:val="true"/>
              <w:spacing w:lineRule="auto" w:line="240"/>
              <w:ind w:hanging="0" w:end="0"/>
              <w:jc w:val="center"/>
              <w:rPr/>
            </w:pPr>
            <w:r>
              <w:rPr/>
            </w:r>
          </w:p>
        </w:tc>
        <w:tc>
          <w:tcPr>
            <w:tcW w:w="1404"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Future</w:t>
            </w:r>
          </w:p>
          <w:p>
            <w:pPr>
              <w:pStyle w:val="Normal"/>
              <w:suppressAutoHyphens w:val="true"/>
              <w:spacing w:lineRule="auto" w:line="240"/>
              <w:ind w:hanging="0" w:end="0"/>
              <w:jc w:val="center"/>
              <w:rPr/>
            </w:pPr>
            <w:r>
              <w:rPr/>
            </w:r>
          </w:p>
        </w:tc>
        <w:tc>
          <w:tcPr>
            <w:tcW w:w="1296"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Present</w:t>
            </w:r>
          </w:p>
          <w:p>
            <w:pPr>
              <w:pStyle w:val="Normal"/>
              <w:suppressAutoHyphens w:val="true"/>
              <w:spacing w:lineRule="auto" w:line="240"/>
              <w:ind w:hanging="0" w:end="0"/>
              <w:jc w:val="center"/>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Past</w:t>
            </w:r>
          </w:p>
          <w:p>
            <w:pPr>
              <w:pStyle w:val="Normal"/>
              <w:suppressAutoHyphens w:val="true"/>
              <w:spacing w:lineRule="auto" w:line="240"/>
              <w:ind w:hanging="0" w:end="0"/>
              <w:jc w:val="center"/>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Future</w:t>
            </w:r>
          </w:p>
          <w:p>
            <w:pPr>
              <w:pStyle w:val="Normal"/>
              <w:suppressAutoHyphens w:val="true"/>
              <w:spacing w:lineRule="auto" w:line="240"/>
              <w:ind w:hanging="0" w:end="0"/>
              <w:jc w:val="center"/>
              <w:rPr/>
            </w:pPr>
            <w:r>
              <w:rPr/>
            </w:r>
          </w:p>
        </w:tc>
      </w:tr>
      <w:tr>
        <w:trPr>
          <w:trHeight w:val="480" w:hRule="exact"/>
        </w:trPr>
        <w:tc>
          <w:tcPr>
            <w:tcW w:w="1276" w:type="dxa"/>
            <w:gridSpan w:val="3"/>
            <w:vMerge w:val="restart"/>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center"/>
              <w:rPr>
                <w:lang w:val="ru-RU"/>
              </w:rPr>
            </w:pPr>
            <w:r>
              <w:rPr>
                <w:lang w:val="ru-RU"/>
              </w:rPr>
              <w:t>Non-perfect</w:t>
            </w:r>
          </w:p>
        </w:tc>
        <w:tc>
          <w:tcPr>
            <w:tcW w:w="1424" w:type="dxa"/>
            <w:gridSpan w:val="4"/>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Common</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takes</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took</w:t>
            </w:r>
          </w:p>
          <w:p>
            <w:pPr>
              <w:pStyle w:val="Normal"/>
              <w:suppressAutoHyphens w:val="true"/>
              <w:spacing w:lineRule="auto" w:line="240"/>
              <w:ind w:hanging="0" w:end="0"/>
              <w:jc w:val="start"/>
              <w:rPr/>
            </w:pPr>
            <w:r>
              <w:rPr/>
            </w:r>
          </w:p>
        </w:tc>
        <w:tc>
          <w:tcPr>
            <w:tcW w:w="1404"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will take</w:t>
            </w:r>
          </w:p>
          <w:p>
            <w:pPr>
              <w:pStyle w:val="Normal"/>
              <w:suppressAutoHyphens w:val="true"/>
              <w:spacing w:lineRule="auto" w:line="240"/>
              <w:ind w:hanging="0" w:end="0"/>
              <w:jc w:val="start"/>
              <w:rPr/>
            </w:pPr>
            <w:r>
              <w:rPr/>
            </w:r>
          </w:p>
        </w:tc>
        <w:tc>
          <w:tcPr>
            <w:tcW w:w="1296"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is taken</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was taken</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will be taken</w:t>
            </w:r>
          </w:p>
          <w:p>
            <w:pPr>
              <w:pStyle w:val="Normal"/>
              <w:suppressAutoHyphens w:val="true"/>
              <w:spacing w:lineRule="auto" w:line="240"/>
              <w:ind w:hanging="0" w:end="0"/>
              <w:jc w:val="start"/>
              <w:rPr/>
            </w:pPr>
            <w:r>
              <w:rPr/>
            </w:r>
          </w:p>
        </w:tc>
      </w:tr>
      <w:tr>
        <w:trPr>
          <w:trHeight w:val="300" w:hRule="exact"/>
        </w:trPr>
        <w:tc>
          <w:tcPr>
            <w:tcW w:w="1276" w:type="dxa"/>
            <w:gridSpan w:val="3"/>
            <w:vMerge w:val="continue"/>
            <w:tcBorders>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1424" w:type="dxa"/>
            <w:gridSpan w:val="4"/>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Continuous</w:t>
            </w:r>
          </w:p>
          <w:p>
            <w:pPr>
              <w:pStyle w:val="Normal"/>
              <w:suppressAutoHyphens w:val="true"/>
              <w:spacing w:lineRule="auto" w:line="240"/>
              <w:ind w:hanging="0" w:end="0"/>
              <w:jc w:val="start"/>
              <w:rPr/>
            </w:pPr>
            <w:r>
              <w:rPr/>
            </w:r>
          </w:p>
        </w:tc>
        <w:tc>
          <w:tcPr>
            <w:tcW w:w="1350"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is taking</w:t>
            </w:r>
          </w:p>
          <w:p>
            <w:pPr>
              <w:pStyle w:val="Normal"/>
              <w:suppressAutoHyphens w:val="true"/>
              <w:spacing w:lineRule="auto" w:line="240"/>
              <w:ind w:hanging="0" w:end="0"/>
              <w:jc w:val="start"/>
              <w:rPr/>
            </w:pPr>
            <w:r>
              <w:rPr/>
            </w:r>
          </w:p>
        </w:tc>
        <w:tc>
          <w:tcPr>
            <w:tcW w:w="1350"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was taking</w:t>
            </w:r>
          </w:p>
          <w:p>
            <w:pPr>
              <w:pStyle w:val="Normal"/>
              <w:suppressAutoHyphens w:val="true"/>
              <w:spacing w:lineRule="auto" w:line="240"/>
              <w:ind w:hanging="0" w:end="0"/>
              <w:jc w:val="start"/>
              <w:rPr/>
            </w:pPr>
            <w:r>
              <w:rPr/>
            </w:r>
          </w:p>
        </w:tc>
        <w:tc>
          <w:tcPr>
            <w:tcW w:w="1404"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will be taking</w:t>
            </w:r>
          </w:p>
          <w:p>
            <w:pPr>
              <w:pStyle w:val="Normal"/>
              <w:suppressAutoHyphens w:val="true"/>
              <w:spacing w:lineRule="auto" w:line="240"/>
              <w:ind w:hanging="0" w:end="0"/>
              <w:jc w:val="start"/>
              <w:rPr/>
            </w:pPr>
            <w:r>
              <w:rPr/>
            </w:r>
          </w:p>
        </w:tc>
        <w:tc>
          <w:tcPr>
            <w:tcW w:w="1296"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is being taken</w:t>
            </w:r>
          </w:p>
          <w:p>
            <w:pPr>
              <w:pStyle w:val="Normal"/>
              <w:suppressAutoHyphens w:val="true"/>
              <w:spacing w:lineRule="auto" w:line="240"/>
              <w:ind w:hanging="0" w:end="0"/>
              <w:jc w:val="start"/>
              <w:rPr/>
            </w:pPr>
            <w:r>
              <w:rPr/>
            </w:r>
          </w:p>
        </w:tc>
        <w:tc>
          <w:tcPr>
            <w:tcW w:w="1350" w:type="dxa"/>
            <w:vMerge w:val="restart"/>
            <w:tcBorders>
              <w:top w:val="single" w:sz="6" w:space="0" w:color="000000"/>
              <w:start w:val="single" w:sz="6" w:space="0" w:color="000000"/>
            </w:tcBorders>
          </w:tcPr>
          <w:p>
            <w:pPr>
              <w:pStyle w:val="Normal"/>
              <w:suppressAutoHyphens w:val="true"/>
              <w:spacing w:lineRule="auto" w:line="240"/>
              <w:ind w:hanging="0" w:end="0"/>
              <w:jc w:val="start"/>
              <w:rPr/>
            </w:pPr>
            <w:r>
              <w:rPr/>
              <w:t>was being taken</w:t>
            </w:r>
          </w:p>
          <w:p>
            <w:pPr>
              <w:pStyle w:val="Normal"/>
              <w:suppressAutoHyphens w:val="true"/>
              <w:spacing w:lineRule="auto" w:line="240"/>
              <w:ind w:hanging="0" w:end="0"/>
              <w:jc w:val="start"/>
              <w:rPr/>
            </w:pPr>
            <w:r>
              <w:rPr/>
            </w:r>
          </w:p>
        </w:tc>
        <w:tc>
          <w:tcPr>
            <w:tcW w:w="1350" w:type="dxa"/>
            <w:tcBorders>
              <w:top w:val="single" w:sz="4" w:space="0" w:color="000000"/>
              <w:start w:val="single" w:sz="4" w:space="0" w:color="000000"/>
              <w:end w:val="single" w:sz="4" w:space="0" w:color="000000"/>
            </w:tcBorders>
          </w:tcPr>
          <w:p>
            <w:pPr>
              <w:pStyle w:val="Normal"/>
              <w:suppressAutoHyphens w:val="true"/>
              <w:spacing w:lineRule="auto" w:line="240"/>
              <w:ind w:hanging="0" w:end="0"/>
              <w:jc w:val="center"/>
              <w:rPr>
                <w:lang w:val="ru-RU"/>
              </w:rPr>
            </w:pPr>
            <w:r>
              <w:rPr>
                <w:lang w:val="ru-RU"/>
              </w:rPr>
              <w:t>-----------</w:t>
            </w:r>
          </w:p>
          <w:p>
            <w:pPr>
              <w:pStyle w:val="Normal"/>
              <w:suppressAutoHyphens w:val="true"/>
              <w:spacing w:lineRule="auto" w:line="240"/>
              <w:ind w:hanging="0" w:end="0"/>
              <w:jc w:val="start"/>
              <w:rPr>
                <w:lang w:val="ru-RU"/>
              </w:rPr>
            </w:pPr>
            <w:r>
              <w:rPr>
                <w:lang w:val="ru-RU"/>
              </w:rPr>
            </w:r>
          </w:p>
        </w:tc>
      </w:tr>
      <w:tr>
        <w:trPr>
          <w:trHeight w:val="260" w:hRule="exact"/>
        </w:trPr>
        <w:tc>
          <w:tcPr>
            <w:tcW w:w="1276" w:type="dxa"/>
            <w:gridSpan w:val="3"/>
            <w:vMerge w:val="continue"/>
            <w:tcBorders>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1424" w:type="dxa"/>
            <w:gridSpan w:val="4"/>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35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35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404"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296"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350" w:type="dxa"/>
            <w:vMerge w:val="continue"/>
            <w:tcBorders>
              <w:top w:val="single" w:sz="6" w:space="0" w:color="000000"/>
              <w:start w:val="single" w:sz="6" w:space="0" w:color="000000"/>
            </w:tcBorders>
          </w:tcPr>
          <w:p>
            <w:pPr>
              <w:pStyle w:val="Normal"/>
              <w:suppressAutoHyphens w:val="true"/>
              <w:snapToGrid w:val="false"/>
              <w:spacing w:lineRule="auto" w:line="240"/>
              <w:ind w:hanging="0" w:end="0"/>
              <w:jc w:val="start"/>
              <w:rPr/>
            </w:pPr>
            <w:r>
              <w:rPr/>
            </w:r>
          </w:p>
        </w:tc>
        <w:tc>
          <w:tcPr>
            <w:tcW w:w="1350" w:type="dxa"/>
            <w:tcBorders>
              <w:start w:val="single" w:sz="4" w:space="0" w:color="000000"/>
              <w:bottom w:val="single" w:sz="4" w:space="0" w:color="000000"/>
              <w:end w:val="single" w:sz="4"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560" w:hRule="exact"/>
        </w:trPr>
        <w:tc>
          <w:tcPr>
            <w:tcW w:w="1276" w:type="dxa"/>
            <w:gridSpan w:val="3"/>
            <w:vMerge w:val="restart"/>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r>
          </w:p>
          <w:p>
            <w:pPr>
              <w:pStyle w:val="Normal"/>
              <w:suppressAutoHyphens w:val="true"/>
              <w:spacing w:lineRule="auto" w:line="240"/>
              <w:ind w:hanging="0" w:end="0"/>
              <w:jc w:val="center"/>
              <w:rPr/>
            </w:pPr>
            <w:r>
              <w:rPr/>
              <w:t>Perfect</w:t>
            </w:r>
          </w:p>
        </w:tc>
        <w:tc>
          <w:tcPr>
            <w:tcW w:w="1424" w:type="dxa"/>
            <w:gridSpan w:val="4"/>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Common</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has taken</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had taken</w:t>
            </w:r>
          </w:p>
          <w:p>
            <w:pPr>
              <w:pStyle w:val="Normal"/>
              <w:suppressAutoHyphens w:val="true"/>
              <w:spacing w:lineRule="auto" w:line="240"/>
              <w:ind w:hanging="0" w:end="0"/>
              <w:jc w:val="start"/>
              <w:rPr/>
            </w:pPr>
            <w:r>
              <w:rPr/>
            </w:r>
          </w:p>
        </w:tc>
        <w:tc>
          <w:tcPr>
            <w:tcW w:w="1404"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will have taken</w:t>
            </w:r>
          </w:p>
          <w:p>
            <w:pPr>
              <w:pStyle w:val="Normal"/>
              <w:suppressAutoHyphens w:val="true"/>
              <w:spacing w:lineRule="auto" w:line="240"/>
              <w:ind w:hanging="0" w:end="0"/>
              <w:jc w:val="start"/>
              <w:rPr/>
            </w:pPr>
            <w:r>
              <w:rPr/>
            </w:r>
          </w:p>
        </w:tc>
        <w:tc>
          <w:tcPr>
            <w:tcW w:w="1296"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has been taken</w:t>
            </w:r>
          </w:p>
          <w:p>
            <w:pPr>
              <w:pStyle w:val="Normal"/>
              <w:suppressAutoHyphens w:val="true"/>
              <w:spacing w:lineRule="auto" w:line="240"/>
              <w:ind w:hanging="0" w:end="0"/>
              <w:jc w:val="start"/>
              <w:rPr/>
            </w:pPr>
            <w:r>
              <w:rPr/>
            </w:r>
          </w:p>
        </w:tc>
        <w:tc>
          <w:tcPr>
            <w:tcW w:w="1350"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had been taken</w:t>
            </w:r>
          </w:p>
          <w:p>
            <w:pPr>
              <w:pStyle w:val="Normal"/>
              <w:suppressAutoHyphens w:val="true"/>
              <w:spacing w:lineRule="auto" w:line="240"/>
              <w:ind w:hanging="0" w:end="0"/>
              <w:jc w:val="start"/>
              <w:rPr/>
            </w:pPr>
            <w:r>
              <w:rPr/>
            </w:r>
          </w:p>
        </w:tc>
        <w:tc>
          <w:tcPr>
            <w:tcW w:w="1350" w:type="dxa"/>
            <w:tcBorders>
              <w:start w:val="single" w:sz="6" w:space="0" w:color="000000"/>
              <w:end w:val="single" w:sz="6" w:space="0" w:color="000000"/>
            </w:tcBorders>
          </w:tcPr>
          <w:p>
            <w:pPr>
              <w:pStyle w:val="Normal"/>
              <w:suppressAutoHyphens w:val="true"/>
              <w:spacing w:lineRule="auto" w:line="240"/>
              <w:ind w:hanging="0" w:end="0"/>
              <w:jc w:val="start"/>
              <w:rPr/>
            </w:pPr>
            <w:r>
              <w:rPr/>
              <w:t>will have been taken</w:t>
            </w:r>
          </w:p>
          <w:p>
            <w:pPr>
              <w:pStyle w:val="Normal"/>
              <w:suppressAutoHyphens w:val="true"/>
              <w:spacing w:lineRule="auto" w:line="240"/>
              <w:ind w:hanging="0" w:end="0"/>
              <w:jc w:val="start"/>
              <w:rPr/>
            </w:pPr>
            <w:r>
              <w:rPr/>
            </w:r>
          </w:p>
        </w:tc>
      </w:tr>
      <w:tr>
        <w:trPr>
          <w:trHeight w:val="400" w:hRule="exact"/>
        </w:trPr>
        <w:tc>
          <w:tcPr>
            <w:tcW w:w="1276" w:type="dxa"/>
            <w:gridSpan w:val="3"/>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1424" w:type="dxa"/>
            <w:gridSpan w:val="4"/>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Continuous</w:t>
            </w:r>
          </w:p>
          <w:p>
            <w:pPr>
              <w:pStyle w:val="Normal"/>
              <w:suppressAutoHyphens w:val="true"/>
              <w:spacing w:lineRule="auto" w:line="240"/>
              <w:ind w:hanging="0" w:end="0"/>
              <w:jc w:val="start"/>
              <w:rPr/>
            </w:pPr>
            <w:r>
              <w:rPr/>
            </w:r>
          </w:p>
        </w:tc>
        <w:tc>
          <w:tcPr>
            <w:tcW w:w="1350"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has been taking</w:t>
            </w:r>
          </w:p>
        </w:tc>
        <w:tc>
          <w:tcPr>
            <w:tcW w:w="1350"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had been taking</w:t>
            </w:r>
          </w:p>
        </w:tc>
        <w:tc>
          <w:tcPr>
            <w:tcW w:w="1404" w:type="dxa"/>
            <w:vMerge w:val="restart"/>
            <w:tcBorders>
              <w:top w:val="single" w:sz="6" w:space="0" w:color="000000"/>
              <w:start w:val="single" w:sz="6" w:space="0" w:color="000000"/>
            </w:tcBorders>
          </w:tcPr>
          <w:p>
            <w:pPr>
              <w:pStyle w:val="Normal"/>
              <w:suppressAutoHyphens w:val="true"/>
              <w:spacing w:lineRule="auto" w:line="240"/>
              <w:ind w:hanging="0" w:end="0"/>
              <w:jc w:val="start"/>
              <w:rPr/>
            </w:pPr>
            <w:r>
              <w:rPr/>
              <w:t>will have been taking</w:t>
            </w:r>
          </w:p>
        </w:tc>
        <w:tc>
          <w:tcPr>
            <w:tcW w:w="1296" w:type="dxa"/>
            <w:tcBorders>
              <w:top w:val="single" w:sz="4" w:space="0" w:color="000000"/>
              <w:start w:val="single" w:sz="4" w:space="0" w:color="000000"/>
              <w:end w:val="single" w:sz="4" w:space="0" w:color="000000"/>
            </w:tcBorders>
          </w:tcPr>
          <w:p>
            <w:pPr>
              <w:pStyle w:val="Normal"/>
              <w:suppressAutoHyphens w:val="true"/>
              <w:snapToGrid w:val="false"/>
              <w:spacing w:lineRule="auto" w:line="240"/>
              <w:ind w:hanging="0" w:end="0"/>
              <w:jc w:val="start"/>
              <w:rPr>
                <w:lang w:val="ru-RU"/>
              </w:rPr>
            </w:pPr>
            <w:r>
              <w:rPr>
                <w:lang w:val="ru-RU"/>
              </w:rPr>
            </w:r>
          </w:p>
        </w:tc>
        <w:tc>
          <w:tcPr>
            <w:tcW w:w="1350" w:type="dxa"/>
            <w:tcBorders>
              <w:top w:val="single" w:sz="4" w:space="0" w:color="000000"/>
              <w:end w:val="single" w:sz="4" w:space="0" w:color="000000"/>
            </w:tcBorders>
          </w:tcPr>
          <w:p>
            <w:pPr>
              <w:pStyle w:val="Normal"/>
              <w:suppressAutoHyphens w:val="true"/>
              <w:snapToGrid w:val="false"/>
              <w:spacing w:lineRule="auto" w:line="240"/>
              <w:ind w:hanging="0" w:end="0"/>
              <w:jc w:val="center"/>
              <w:rPr>
                <w:lang w:val="ru-RU"/>
              </w:rPr>
            </w:pPr>
            <w:r>
              <w:rPr>
                <w:lang w:val="ru-RU"/>
              </w:rPr>
            </w:r>
          </w:p>
          <w:p>
            <w:pPr>
              <w:pStyle w:val="Normal"/>
              <w:suppressAutoHyphens w:val="true"/>
              <w:spacing w:lineRule="auto" w:line="240"/>
              <w:ind w:hanging="0" w:end="0"/>
              <w:jc w:val="center"/>
              <w:rPr/>
            </w:pPr>
            <w:r>
              <w:rPr/>
            </w:r>
          </w:p>
        </w:tc>
        <w:tc>
          <w:tcPr>
            <w:tcW w:w="1350" w:type="dxa"/>
            <w:tcBorders>
              <w:top w:val="single" w:sz="4" w:space="0" w:color="000000"/>
              <w:end w:val="single" w:sz="4"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420" w:hRule="exact"/>
        </w:trPr>
        <w:tc>
          <w:tcPr>
            <w:tcW w:w="1276" w:type="dxa"/>
            <w:gridSpan w:val="3"/>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1424" w:type="dxa"/>
            <w:gridSpan w:val="4"/>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35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35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1404" w:type="dxa"/>
            <w:vMerge w:val="continue"/>
            <w:tcBorders>
              <w:top w:val="single" w:sz="6" w:space="0" w:color="000000"/>
              <w:start w:val="single" w:sz="6" w:space="0" w:color="000000"/>
            </w:tcBorders>
          </w:tcPr>
          <w:p>
            <w:pPr>
              <w:pStyle w:val="Normal"/>
              <w:suppressAutoHyphens w:val="true"/>
              <w:snapToGrid w:val="false"/>
              <w:spacing w:lineRule="auto" w:line="240"/>
              <w:ind w:hanging="0" w:end="0"/>
              <w:jc w:val="start"/>
              <w:rPr/>
            </w:pPr>
            <w:r>
              <w:rPr/>
            </w:r>
          </w:p>
        </w:tc>
        <w:tc>
          <w:tcPr>
            <w:tcW w:w="1296" w:type="dxa"/>
            <w:tcBorders>
              <w:start w:val="single" w:sz="4" w:space="0" w:color="000000"/>
              <w:bottom w:val="single" w:sz="4" w:space="0" w:color="000000"/>
              <w:end w:val="single" w:sz="4" w:space="0" w:color="000000"/>
            </w:tcBorders>
          </w:tcPr>
          <w:p>
            <w:pPr>
              <w:pStyle w:val="Normal"/>
              <w:suppressAutoHyphens w:val="true"/>
              <w:spacing w:lineRule="auto" w:line="240"/>
              <w:ind w:hanging="0" w:end="0"/>
              <w:jc w:val="center"/>
              <w:rPr>
                <w:lang w:val="ru-RU"/>
              </w:rPr>
            </w:pPr>
            <w:r>
              <w:rPr>
                <w:lang w:val="ru-RU"/>
              </w:rPr>
              <w:t>-------------</w:t>
            </w:r>
          </w:p>
          <w:p>
            <w:pPr>
              <w:pStyle w:val="Normal"/>
              <w:suppressAutoHyphens w:val="true"/>
              <w:spacing w:lineRule="auto" w:line="240"/>
              <w:ind w:hanging="0" w:end="0"/>
              <w:jc w:val="start"/>
              <w:rPr>
                <w:lang w:val="ru-RU"/>
              </w:rPr>
            </w:pPr>
            <w:r>
              <w:rPr>
                <w:lang w:val="ru-RU"/>
              </w:rPr>
            </w:r>
          </w:p>
        </w:tc>
        <w:tc>
          <w:tcPr>
            <w:tcW w:w="1350" w:type="dxa"/>
            <w:tcBorders>
              <w:bottom w:val="single" w:sz="4" w:space="0" w:color="000000"/>
              <w:end w:val="single" w:sz="4" w:space="0" w:color="000000"/>
            </w:tcBorders>
          </w:tcPr>
          <w:p>
            <w:pPr>
              <w:pStyle w:val="Normal"/>
              <w:suppressAutoHyphens w:val="true"/>
              <w:spacing w:lineRule="auto" w:line="240"/>
              <w:ind w:hanging="0" w:end="0"/>
              <w:jc w:val="center"/>
              <w:rPr>
                <w:lang w:val="ru-RU"/>
              </w:rPr>
            </w:pPr>
            <w:r>
              <w:rPr>
                <w:lang w:val="ru-RU"/>
              </w:rPr>
              <w:t>-----------</w:t>
            </w:r>
          </w:p>
        </w:tc>
        <w:tc>
          <w:tcPr>
            <w:tcW w:w="1350" w:type="dxa"/>
            <w:tcBorders>
              <w:bottom w:val="single" w:sz="4" w:space="0" w:color="000000"/>
              <w:end w:val="single" w:sz="4" w:space="0" w:color="000000"/>
            </w:tcBorders>
          </w:tcPr>
          <w:p>
            <w:pPr>
              <w:pStyle w:val="Normal"/>
              <w:suppressAutoHyphens w:val="true"/>
              <w:spacing w:lineRule="auto" w:line="240"/>
              <w:ind w:hanging="0" w:end="0"/>
              <w:jc w:val="center"/>
              <w:rPr>
                <w:lang w:val="ru-RU"/>
              </w:rPr>
            </w:pPr>
            <w:r>
              <w:rPr>
                <w:lang w:val="ru-RU"/>
              </w:rPr>
              <w:t>-----------</w:t>
            </w:r>
          </w:p>
          <w:p>
            <w:pPr>
              <w:pStyle w:val="Normal"/>
              <w:suppressAutoHyphens w:val="true"/>
              <w:spacing w:lineRule="auto" w:line="240"/>
              <w:ind w:hanging="0" w:end="0"/>
              <w:jc w:val="start"/>
              <w:rPr>
                <w:lang w:val="ru-RU"/>
              </w:rPr>
            </w:pPr>
            <w:r>
              <w:rPr>
                <w:lang w:val="ru-RU"/>
              </w:rPr>
            </w:r>
          </w:p>
        </w:tc>
      </w:tr>
    </w:tbl>
    <w:p>
      <w:pPr>
        <w:pStyle w:val="Normal"/>
        <w:suppressAutoHyphens w:val="true"/>
        <w:spacing w:lineRule="auto" w:line="240"/>
        <w:ind w:firstLine="284" w:end="0"/>
        <w:rPr>
          <w:sz w:val="24"/>
        </w:rPr>
      </w:pPr>
      <w:r>
        <w:rPr>
          <w:sz w:val="24"/>
        </w:rPr>
      </w:r>
    </w:p>
    <w:p>
      <w:pPr>
        <w:pStyle w:val="2"/>
        <w:pBdr>
          <w:top w:val="single" w:sz="4" w:space="1" w:color="000000"/>
          <w:left w:val="single" w:sz="4" w:space="4" w:color="000000"/>
          <w:bottom w:val="single" w:sz="4" w:space="1" w:color="000000"/>
          <w:right w:val="single" w:sz="4" w:space="4" w:color="000000"/>
        </w:pBdr>
        <w:rPr>
          <w:b/>
        </w:rPr>
      </w:pPr>
      <w:r>
        <w:rPr>
          <w:b/>
        </w:rPr>
        <w:t>Note:</w:t>
      </w:r>
    </w:p>
    <w:p>
      <w:pPr>
        <w:pStyle w:val="2"/>
        <w:pBdr>
          <w:top w:val="single" w:sz="4" w:space="1" w:color="000000"/>
          <w:left w:val="single" w:sz="4" w:space="4" w:color="000000"/>
          <w:bottom w:val="single" w:sz="4" w:space="1" w:color="000000"/>
          <w:right w:val="single" w:sz="4" w:space="4" w:color="000000"/>
        </w:pBdr>
        <w:rPr>
          <w:b/>
        </w:rPr>
      </w:pPr>
      <w:r>
        <w:rPr>
          <w:b/>
        </w:rPr>
      </w:r>
    </w:p>
    <w:p>
      <w:pPr>
        <w:pStyle w:val="2"/>
        <w:pBdr>
          <w:top w:val="single" w:sz="4" w:space="1" w:color="000000"/>
          <w:left w:val="single" w:sz="4" w:space="4" w:color="000000"/>
          <w:bottom w:val="single" w:sz="4" w:space="1" w:color="000000"/>
          <w:right w:val="single" w:sz="4" w:space="4" w:color="000000"/>
        </w:pBdr>
        <w:rPr/>
      </w:pPr>
      <w:r>
        <w:rPr/>
        <w:t xml:space="preserve">The verb </w:t>
      </w:r>
      <w:r>
        <w:rPr>
          <w:i/>
        </w:rPr>
        <w:t>to get</w:t>
      </w:r>
      <w:r>
        <w:rPr/>
        <w:t xml:space="preserve"> occurs as a passive voice auxiliary, emphasizing the result of the action denoted by participle II.</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       </w:t>
      </w:r>
      <w:r>
        <w:rPr>
          <w:sz w:val="24"/>
        </w:rPr>
        <w:t xml:space="preserve">They </w:t>
      </w:r>
      <w:r>
        <w:rPr>
          <w:i/>
          <w:sz w:val="24"/>
        </w:rPr>
        <w:t>got married</w:t>
      </w:r>
      <w:r>
        <w:rPr>
          <w:sz w:val="24"/>
        </w:rPr>
        <w:t xml:space="preserve"> last year. </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       </w:t>
      </w:r>
      <w:r>
        <w:rPr>
          <w:sz w:val="24"/>
        </w:rPr>
        <w:t xml:space="preserve">I </w:t>
      </w:r>
      <w:r>
        <w:rPr>
          <w:i/>
          <w:sz w:val="24"/>
        </w:rPr>
        <w:t>got hurt</w:t>
      </w:r>
      <w:r>
        <w:rPr>
          <w:sz w:val="24"/>
        </w:rPr>
        <w:t xml:space="preserve"> in an accident.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The active voice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66.</w:t>
      </w:r>
      <w:r>
        <w:rPr>
          <w:sz w:val="24"/>
        </w:rPr>
        <w:t xml:space="preserve"> The active voice is widely used with all kinds of verbs, both transitive and intransitive. The meaning of the active voice depends on the type of verb and the syntactical pattern of the sentence.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1. The active voice of transitive verbs presents an action as directed from the subject and passing over to the object, that is from the doer (agent) of the action to its receiver.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John made a boat for his brother. </w:t>
      </w:r>
    </w:p>
    <w:p>
      <w:pPr>
        <w:pStyle w:val="Normal"/>
        <w:suppressAutoHyphens w:val="true"/>
        <w:spacing w:lineRule="auto" w:line="240"/>
        <w:ind w:firstLine="284" w:start="284" w:end="0"/>
        <w:rPr>
          <w:sz w:val="24"/>
        </w:rPr>
      </w:pPr>
      <w:r>
        <w:rPr>
          <w:sz w:val="24"/>
        </w:rPr>
        <w:t xml:space="preserve">They are building a new railway. </w:t>
      </w:r>
    </w:p>
    <w:p>
      <w:pPr>
        <w:pStyle w:val="Normal"/>
        <w:suppressAutoHyphens w:val="true"/>
        <w:spacing w:lineRule="auto" w:line="240"/>
        <w:ind w:firstLine="284" w:start="284" w:end="0"/>
        <w:rPr>
          <w:sz w:val="24"/>
        </w:rPr>
      </w:pPr>
      <w:r>
        <w:rPr>
          <w:sz w:val="24"/>
        </w:rPr>
        <w:t>We are talking about the new film.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One of the characteristic features of English is that verbs which were originally intransitive may function as transitive verbs without changing their morphological structure, with or without changing their lexical meaning.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w:t>
      </w:r>
      <w:r>
        <w:rPr>
          <w:i/>
          <w:sz w:val="24"/>
        </w:rPr>
        <w:t>ran the distance</w:t>
      </w:r>
      <w:r>
        <w:rPr>
          <w:sz w:val="24"/>
        </w:rPr>
        <w:t xml:space="preserve"> in five minutes.</w:t>
      </w:r>
    </w:p>
    <w:p>
      <w:pPr>
        <w:pStyle w:val="Normal"/>
        <w:suppressAutoHyphens w:val="true"/>
        <w:spacing w:lineRule="auto" w:line="240"/>
        <w:ind w:firstLine="284" w:start="284" w:end="0"/>
        <w:rPr>
          <w:sz w:val="24"/>
        </w:rPr>
      </w:pPr>
      <w:r>
        <w:rPr>
          <w:sz w:val="24"/>
        </w:rPr>
        <w:t xml:space="preserve">Frank </w:t>
      </w:r>
      <w:r>
        <w:rPr>
          <w:i/>
          <w:sz w:val="24"/>
        </w:rPr>
        <w:t>will run your house.</w:t>
      </w:r>
    </w:p>
    <w:p>
      <w:pPr>
        <w:pStyle w:val="Normal"/>
        <w:suppressAutoHyphens w:val="true"/>
        <w:spacing w:lineRule="auto" w:line="240"/>
        <w:ind w:firstLine="284" w:start="284" w:end="0"/>
        <w:rPr/>
      </w:pPr>
      <w:r>
        <w:rPr>
          <w:sz w:val="24"/>
        </w:rPr>
        <w:t xml:space="preserve">James </w:t>
      </w:r>
      <w:r>
        <w:rPr>
          <w:i/>
          <w:sz w:val="24"/>
        </w:rPr>
        <w:t>stood the lamp</w:t>
      </w:r>
      <w:r>
        <w:rPr>
          <w:sz w:val="24"/>
        </w:rPr>
        <w:t xml:space="preserve"> on the table.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2. The active voice of intransitive verbs shows that the action, directed from the subject, does not pass over to any object, and thus the verb only characterizes the subject as the doer of the action.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He came here yesterday. </w:t>
      </w:r>
    </w:p>
    <w:p>
      <w:pPr>
        <w:pStyle w:val="Normal"/>
        <w:suppressAutoHyphens w:val="true"/>
        <w:spacing w:lineRule="auto" w:line="240"/>
        <w:ind w:firstLine="284" w:start="284" w:end="0"/>
        <w:rPr>
          <w:sz w:val="24"/>
        </w:rPr>
      </w:pPr>
      <w:r>
        <w:rPr>
          <w:sz w:val="24"/>
        </w:rPr>
        <w:t xml:space="preserve">The boy can run very fast. </w:t>
      </w:r>
    </w:p>
    <w:p>
      <w:pPr>
        <w:pStyle w:val="Normal"/>
        <w:suppressAutoHyphens w:val="true"/>
        <w:spacing w:lineRule="auto" w:line="240"/>
        <w:ind w:firstLine="284" w:start="284" w:end="0"/>
        <w:rPr>
          <w:sz w:val="24"/>
        </w:rPr>
      </w:pPr>
      <w:r>
        <w:rPr>
          <w:sz w:val="24"/>
        </w:rPr>
        <w:t xml:space="preserve">You acted wisely. </w:t>
      </w:r>
    </w:p>
    <w:p>
      <w:pPr>
        <w:pStyle w:val="Normal"/>
        <w:suppressAutoHyphens w:val="true"/>
        <w:spacing w:lineRule="auto" w:line="240"/>
        <w:ind w:firstLine="284" w:start="284" w:end="0"/>
        <w:rPr>
          <w:sz w:val="24"/>
        </w:rPr>
      </w:pPr>
      <w:r>
        <w:rPr>
          <w:sz w:val="24"/>
        </w:rPr>
        <w:t>He slept eight hours.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3. The form of the active voice of some transitive verbs, often accompanied by an adverbial modifier, does not indicate that the subject denotes the doer of the action. This specific use of the transitive verb is easily recognized from the meaning of the subject, which is a noun denoting a non-person, and by the absence of a direct object after a monotransitive, non-preposi</w:t>
        <w:softHyphen/>
        <w:t>tional verb. In such cases the verb is used in the medial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The bell rang.</w:t>
      </w:r>
    </w:p>
    <w:p>
      <w:pPr>
        <w:pStyle w:val="Normal"/>
        <w:suppressAutoHyphens w:val="true"/>
        <w:spacing w:lineRule="auto" w:line="240"/>
        <w:ind w:firstLine="284" w:start="284" w:end="0"/>
        <w:rPr>
          <w:sz w:val="24"/>
        </w:rPr>
      </w:pPr>
      <w:r>
        <w:rPr>
          <w:sz w:val="24"/>
        </w:rPr>
        <w:t>The door opened.</w:t>
      </w:r>
    </w:p>
    <w:p>
      <w:pPr>
        <w:pStyle w:val="Normal"/>
        <w:suppressAutoHyphens w:val="true"/>
        <w:spacing w:lineRule="auto" w:line="240"/>
        <w:ind w:firstLine="284" w:start="284" w:end="0"/>
        <w:rPr>
          <w:sz w:val="24"/>
        </w:rPr>
      </w:pPr>
      <w:r>
        <w:rPr>
          <w:sz w:val="24"/>
        </w:rPr>
        <w:t>The newspaper sells well.</w:t>
      </w:r>
    </w:p>
    <w:p>
      <w:pPr>
        <w:pStyle w:val="Normal"/>
        <w:suppressAutoHyphens w:val="true"/>
        <w:spacing w:lineRule="auto" w:line="240"/>
        <w:ind w:firstLine="284" w:start="284" w:end="0"/>
        <w:rPr>
          <w:sz w:val="24"/>
        </w:rPr>
      </w:pPr>
      <w:r>
        <w:rPr>
          <w:sz w:val="24"/>
        </w:rPr>
        <w:t>The novel reads easily.</w:t>
      </w:r>
    </w:p>
    <w:p>
      <w:pPr>
        <w:pStyle w:val="Normal"/>
        <w:suppressAutoHyphens w:val="true"/>
        <w:spacing w:lineRule="auto" w:line="240"/>
        <w:ind w:firstLine="284" w:start="284" w:end="0"/>
        <w:rPr>
          <w:sz w:val="24"/>
        </w:rPr>
      </w:pPr>
      <w:r>
        <w:rPr>
          <w:sz w:val="24"/>
        </w:rPr>
        <w:t>Glass breaks easily.</w:t>
      </w:r>
    </w:p>
    <w:p>
      <w:pPr>
        <w:pStyle w:val="Normal"/>
        <w:suppressAutoHyphens w:val="true"/>
        <w:spacing w:lineRule="auto" w:line="240"/>
        <w:ind w:firstLine="284" w:start="284" w:end="0"/>
        <w:rPr>
          <w:sz w:val="24"/>
        </w:rPr>
      </w:pPr>
      <w:r>
        <w:rPr>
          <w:sz w:val="24"/>
        </w:rPr>
        <w:t>The place was filling up.</w:t>
      </w:r>
    </w:p>
    <w:p>
      <w:pPr>
        <w:pStyle w:val="Normal"/>
        <w:suppressAutoHyphens w:val="true"/>
        <w:spacing w:lineRule="auto" w:line="240"/>
        <w:ind w:firstLine="284" w:start="284" w:end="0"/>
        <w:rPr>
          <w:sz w:val="24"/>
        </w:rPr>
      </w:pPr>
      <w:r>
        <w:rPr>
          <w:sz w:val="24"/>
        </w:rPr>
        <w:t>It said on the radio (in the article) that the weather forecast is favourable.</w:t>
      </w:r>
    </w:p>
    <w:p>
      <w:pPr>
        <w:pStyle w:val="Normal"/>
        <w:suppressAutoHyphens w:val="true"/>
        <w:spacing w:lineRule="auto" w:line="240"/>
        <w:ind w:firstLine="284" w:end="0"/>
        <w:rPr>
          <w:sz w:val="24"/>
        </w:rPr>
      </w:pPr>
      <w:r>
        <w:rPr>
          <w:sz w:val="24"/>
        </w:rPr>
      </w:r>
    </w:p>
    <w:p>
      <w:pPr>
        <w:pStyle w:val="Heading8"/>
        <w:rPr/>
      </w:pPr>
      <w:r>
        <w:rPr/>
        <w:t>The passive voice</w:t>
      </w:r>
    </w:p>
    <w:p>
      <w:pPr>
        <w:pStyle w:val="Normal"/>
        <w:suppressAutoHyphens w:val="true"/>
        <w:spacing w:lineRule="auto" w:line="240"/>
        <w:ind w:firstLine="284" w:end="0"/>
        <w:rPr>
          <w:sz w:val="24"/>
        </w:rPr>
      </w:pPr>
      <w:r>
        <w:rPr>
          <w:sz w:val="24"/>
        </w:rPr>
      </w:r>
    </w:p>
    <w:p>
      <w:pPr>
        <w:pStyle w:val="Heading7"/>
        <w:rPr/>
      </w:pPr>
      <w:r>
        <w:rPr/>
        <w:t>The use of tense, aspect and perfect forms in the passive voice</w:t>
      </w:r>
    </w:p>
    <w:p>
      <w:pPr>
        <w:pStyle w:val="Footer"/>
        <w:tabs>
          <w:tab w:val="clear" w:pos="4153"/>
          <w:tab w:val="clear" w:pos="8306"/>
        </w:tabs>
        <w:rPr/>
      </w:pPr>
      <w:r>
        <w:rPr/>
      </w:r>
    </w:p>
    <w:p>
      <w:pPr>
        <w:pStyle w:val="Normal"/>
        <w:suppressAutoHyphens w:val="true"/>
        <w:spacing w:lineRule="auto" w:line="240"/>
        <w:ind w:firstLine="284" w:end="0"/>
        <w:rPr>
          <w:sz w:val="24"/>
        </w:rPr>
      </w:pPr>
      <w:r>
        <w:rPr>
          <w:b/>
          <w:sz w:val="24"/>
        </w:rPr>
        <w:t>§ 67.</w:t>
      </w:r>
      <w:r>
        <w:rPr>
          <w:sz w:val="24"/>
        </w:rPr>
        <w:t xml:space="preserve"> As seen from table II, verbs in the passive voice may acquire almost all the aspect, tense and perfect forms that occur in the active voice, </w:t>
      </w:r>
      <w:r>
        <w:rPr>
          <w:i/>
          <w:sz w:val="24"/>
        </w:rPr>
        <w:t>except for the future continuous and perfect continuous forms.</w:t>
      </w:r>
    </w:p>
    <w:p>
      <w:pPr>
        <w:pStyle w:val="Normal"/>
        <w:suppressAutoHyphens w:val="true"/>
        <w:spacing w:lineRule="auto" w:line="240"/>
        <w:ind w:firstLine="284" w:end="0"/>
        <w:rPr>
          <w:sz w:val="24"/>
        </w:rPr>
      </w:pPr>
      <w:r>
        <w:rPr>
          <w:sz w:val="24"/>
        </w:rPr>
        <w:t>The examples below illustrate the use of the passive voice in different aspect, tense and perfect forms.</w:t>
      </w:r>
    </w:p>
    <w:p>
      <w:pPr>
        <w:pStyle w:val="Normal"/>
        <w:suppressAutoHyphens w:val="true"/>
        <w:spacing w:lineRule="auto" w:line="240"/>
        <w:ind w:firstLine="284" w:end="0"/>
        <w:rPr>
          <w:sz w:val="24"/>
        </w:rPr>
      </w:pPr>
      <w:r>
        <w:rPr>
          <w:sz w:val="24"/>
        </w:rPr>
      </w:r>
    </w:p>
    <w:p>
      <w:pPr>
        <w:pStyle w:val="Heading7"/>
        <w:rPr/>
      </w:pPr>
      <w:r>
        <w:rPr/>
        <w:t>Common aspect, non-perfect</w:t>
      </w:r>
    </w:p>
    <w:p>
      <w:pPr>
        <w:pStyle w:val="Normal"/>
        <w:suppressAutoHyphens w:val="true"/>
        <w:spacing w:lineRule="auto" w:line="240"/>
        <w:ind w:firstLine="284" w:end="0"/>
        <w:jc w:val="center"/>
        <w:rPr>
          <w:b/>
          <w:sz w:val="24"/>
        </w:rPr>
      </w:pPr>
      <w:r>
        <w:rPr>
          <w:b/>
          <w:sz w:val="24"/>
        </w:rPr>
      </w:r>
    </w:p>
    <w:p>
      <w:pPr>
        <w:pStyle w:val="Normal"/>
        <w:suppressAutoHyphens w:val="true"/>
        <w:spacing w:lineRule="auto" w:line="240"/>
        <w:ind w:firstLine="284" w:start="284" w:end="0"/>
        <w:rPr/>
      </w:pPr>
      <w:r>
        <w:rPr>
          <w:sz w:val="24"/>
        </w:rPr>
        <w:t xml:space="preserve">Students </w:t>
      </w:r>
      <w:r>
        <w:rPr>
          <w:i/>
          <w:sz w:val="24"/>
        </w:rPr>
        <w:t>are examined</w:t>
      </w:r>
      <w:r>
        <w:rPr>
          <w:sz w:val="24"/>
        </w:rPr>
        <w:t xml:space="preserve"> twice a year. </w:t>
      </w:r>
    </w:p>
    <w:p>
      <w:pPr>
        <w:pStyle w:val="Normal"/>
        <w:suppressAutoHyphens w:val="true"/>
        <w:spacing w:lineRule="auto" w:line="240"/>
        <w:ind w:firstLine="284" w:start="284" w:end="0"/>
        <w:rPr/>
      </w:pPr>
      <w:r>
        <w:rPr>
          <w:sz w:val="24"/>
        </w:rPr>
        <w:t xml:space="preserve">They </w:t>
      </w:r>
      <w:r>
        <w:rPr>
          <w:i/>
          <w:sz w:val="24"/>
        </w:rPr>
        <w:t>were examined</w:t>
      </w:r>
      <w:r>
        <w:rPr>
          <w:sz w:val="24"/>
        </w:rPr>
        <w:t xml:space="preserve"> in June. </w:t>
      </w:r>
    </w:p>
    <w:p>
      <w:pPr>
        <w:pStyle w:val="Normal"/>
        <w:suppressAutoHyphens w:val="true"/>
        <w:spacing w:lineRule="auto" w:line="240"/>
        <w:ind w:firstLine="284" w:start="284" w:end="0"/>
        <w:rPr/>
      </w:pPr>
      <w:r>
        <w:rPr>
          <w:sz w:val="24"/>
        </w:rPr>
        <w:t xml:space="preserve">They </w:t>
      </w:r>
      <w:r>
        <w:rPr>
          <w:i/>
          <w:sz w:val="24"/>
        </w:rPr>
        <w:t>will be examined</w:t>
      </w:r>
      <w:r>
        <w:rPr>
          <w:sz w:val="24"/>
        </w:rPr>
        <w:t xml:space="preserve"> next Friday.</w:t>
      </w:r>
    </w:p>
    <w:p>
      <w:pPr>
        <w:pStyle w:val="Normal"/>
        <w:suppressAutoHyphens w:val="true"/>
        <w:spacing w:lineRule="auto" w:line="240"/>
        <w:ind w:firstLine="284" w:end="0"/>
        <w:rPr>
          <w:sz w:val="24"/>
        </w:rPr>
      </w:pPr>
      <w:r>
        <w:rPr>
          <w:sz w:val="24"/>
        </w:rPr>
      </w:r>
    </w:p>
    <w:p>
      <w:pPr>
        <w:pStyle w:val="Heading7"/>
        <w:rPr/>
      </w:pPr>
      <w:r>
        <w:rPr/>
        <w:t>Continuous aspect, non-perfect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Don’t be noisy! Students </w:t>
      </w:r>
      <w:r>
        <w:rPr>
          <w:i/>
          <w:sz w:val="24"/>
        </w:rPr>
        <w:t>are being examined.</w:t>
      </w:r>
      <w:r>
        <w:rPr>
          <w:sz w:val="24"/>
        </w:rPr>
        <w:t xml:space="preserve"> </w:t>
      </w:r>
    </w:p>
    <w:p>
      <w:pPr>
        <w:pStyle w:val="Normal"/>
        <w:suppressAutoHyphens w:val="true"/>
        <w:spacing w:lineRule="auto" w:line="240"/>
        <w:ind w:firstLine="284" w:start="284" w:end="0"/>
        <w:rPr/>
      </w:pPr>
      <w:r>
        <w:rPr>
          <w:sz w:val="24"/>
        </w:rPr>
        <w:t xml:space="preserve">The students </w:t>
      </w:r>
      <w:r>
        <w:rPr>
          <w:i/>
          <w:sz w:val="24"/>
        </w:rPr>
        <w:t>were being examined</w:t>
      </w:r>
      <w:r>
        <w:rPr>
          <w:sz w:val="24"/>
        </w:rPr>
        <w:t xml:space="preserve"> when the Professor came.</w:t>
      </w:r>
    </w:p>
    <w:p>
      <w:pPr>
        <w:pStyle w:val="Normal"/>
        <w:suppressAutoHyphens w:val="true"/>
        <w:spacing w:lineRule="auto" w:line="240"/>
        <w:ind w:firstLine="284" w:end="0"/>
        <w:rPr>
          <w:sz w:val="24"/>
        </w:rPr>
      </w:pPr>
      <w:r>
        <w:rPr>
          <w:sz w:val="24"/>
        </w:rPr>
      </w:r>
    </w:p>
    <w:p>
      <w:pPr>
        <w:pStyle w:val="Heading7"/>
        <w:rPr/>
      </w:pPr>
      <w:r>
        <w:rPr/>
        <w:t>Common aspect,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Our students have already </w:t>
      </w:r>
      <w:r>
        <w:rPr>
          <w:i/>
          <w:sz w:val="24"/>
        </w:rPr>
        <w:t>been examined</w:t>
      </w:r>
      <w:r>
        <w:rPr>
          <w:sz w:val="24"/>
        </w:rPr>
        <w:t xml:space="preserve">. </w:t>
      </w:r>
    </w:p>
    <w:p>
      <w:pPr>
        <w:pStyle w:val="Normal"/>
        <w:suppressAutoHyphens w:val="true"/>
        <w:spacing w:lineRule="auto" w:line="240"/>
        <w:ind w:firstLine="284" w:start="284" w:end="0"/>
        <w:rPr/>
      </w:pPr>
      <w:r>
        <w:rPr>
          <w:sz w:val="24"/>
        </w:rPr>
        <w:t xml:space="preserve">They </w:t>
      </w:r>
      <w:r>
        <w:rPr>
          <w:i/>
          <w:sz w:val="24"/>
        </w:rPr>
        <w:t>had been examined</w:t>
      </w:r>
      <w:r>
        <w:rPr>
          <w:sz w:val="24"/>
        </w:rPr>
        <w:t xml:space="preserve"> by 2 o’clock. </w:t>
      </w:r>
    </w:p>
    <w:p>
      <w:pPr>
        <w:pStyle w:val="Normal"/>
        <w:suppressAutoHyphens w:val="true"/>
        <w:spacing w:lineRule="auto" w:line="240"/>
        <w:ind w:firstLine="284" w:start="284" w:end="0"/>
        <w:rPr/>
      </w:pPr>
      <w:r>
        <w:rPr>
          <w:sz w:val="24"/>
        </w:rPr>
        <w:t xml:space="preserve">Everybody </w:t>
      </w:r>
      <w:r>
        <w:rPr>
          <w:i/>
          <w:sz w:val="24"/>
        </w:rPr>
        <w:t>will have been examined</w:t>
      </w:r>
      <w:r>
        <w:rPr>
          <w:sz w:val="24"/>
        </w:rPr>
        <w:t xml:space="preserve"> by 3 o’clock.</w:t>
      </w:r>
    </w:p>
    <w:p>
      <w:pPr>
        <w:pStyle w:val="Normal"/>
        <w:suppressAutoHyphens w:val="true"/>
        <w:spacing w:lineRule="auto" w:line="240"/>
        <w:ind w:firstLine="284" w:end="0"/>
        <w:rPr>
          <w:sz w:val="24"/>
        </w:rPr>
      </w:pPr>
      <w:r>
        <w:rPr>
          <w:sz w:val="24"/>
        </w:rPr>
      </w:r>
    </w:p>
    <w:p>
      <w:pPr>
        <w:pStyle w:val="Heading8"/>
        <w:rPr/>
      </w:pPr>
      <w:r>
        <w:rPr/>
        <w:t>The passive voice of different verbs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68.</w:t>
      </w:r>
      <w:r>
        <w:rPr>
          <w:sz w:val="24"/>
        </w:rPr>
        <w:t xml:space="preserve"> The passive voice in English may be found with different types of verbs (mostly transitive) in various verb phrases; monotransitive (non-prepositional and prepositional) and ditransitive. The subject of the passive construction may correspond to a direct, an indirect object, or to a preposi</w:t>
        <w:softHyphen/>
        <w:t xml:space="preserve">tional object in the active construction. Accordingly we discriminate </w:t>
      </w:r>
      <w:r>
        <w:rPr>
          <w:b/>
          <w:sz w:val="24"/>
        </w:rPr>
        <w:t>a direct passive construction, an indirect passive construction, and a preposi</w:t>
        <w:softHyphen/>
        <w:t>tional passive construction.</w:t>
      </w:r>
    </w:p>
    <w:p>
      <w:pPr>
        <w:pStyle w:val="Normal"/>
        <w:suppressAutoHyphens w:val="true"/>
        <w:spacing w:lineRule="auto" w:line="240"/>
        <w:ind w:firstLine="284" w:end="0"/>
        <w:rPr/>
      </w:pPr>
      <w:r>
        <w:rPr>
          <w:sz w:val="24"/>
        </w:rPr>
        <w:t xml:space="preserve">Monotransitive verbs are numerous and almost all of them can form a direct passive construction. These are the verbs: </w:t>
      </w:r>
      <w:r>
        <w:rPr>
          <w:i/>
          <w:sz w:val="24"/>
        </w:rPr>
        <w:t>to take, to do, to make, to build, to discuss, to translate, to hate, to love, to meet</w:t>
      </w:r>
      <w:r>
        <w:rPr>
          <w:sz w:val="24"/>
        </w:rPr>
        <w:t xml:space="preserve"> and a lot of others.</w:t>
      </w:r>
    </w:p>
    <w:p>
      <w:pPr>
        <w:pStyle w:val="Normal"/>
        <w:suppressAutoHyphens w:val="true"/>
        <w:spacing w:lineRule="auto" w:line="240"/>
        <w:ind w:firstLine="284" w:end="0"/>
        <w:rPr>
          <w:sz w:val="24"/>
        </w:rPr>
      </w:pPr>
      <w:r>
        <w:rPr>
          <w:sz w:val="24"/>
        </w:rPr>
      </w:r>
    </w:p>
    <w:p>
      <w:pPr>
        <w:pStyle w:val="2"/>
        <w:ind w:start="284" w:end="0"/>
        <w:rPr/>
      </w:pPr>
      <w:r>
        <w:rPr/>
        <w:t xml:space="preserve">A new railway </w:t>
      </w:r>
      <w:r>
        <w:rPr>
          <w:i/>
        </w:rPr>
        <w:t>is being built</w:t>
      </w:r>
      <w:r>
        <w:rPr/>
        <w:t xml:space="preserve"> near our town.          </w:t>
      </w:r>
    </w:p>
    <w:p>
      <w:pPr>
        <w:pStyle w:val="2"/>
        <w:ind w:start="284" w:end="0"/>
        <w:rPr/>
      </w:pPr>
      <w:r>
        <w:rPr/>
        <w:t>“</w:t>
      </w:r>
      <w:r>
        <w:rPr/>
        <w:t xml:space="preserve">A Farewell to Arms” </w:t>
      </w:r>
      <w:r>
        <w:rPr>
          <w:i/>
        </w:rPr>
        <w:t>was published</w:t>
      </w:r>
      <w:r>
        <w:rPr/>
        <w:t xml:space="preserve"> in 1929. </w:t>
      </w:r>
    </w:p>
    <w:p>
      <w:pPr>
        <w:pStyle w:val="2"/>
        <w:ind w:start="284" w:end="0"/>
        <w:rPr/>
      </w:pPr>
      <w:r>
        <w:rPr/>
        <w:t xml:space="preserve">You </w:t>
      </w:r>
      <w:r>
        <w:rPr>
          <w:i/>
        </w:rPr>
        <w:t>will be met</w:t>
      </w:r>
      <w:r>
        <w:rPr/>
        <w:t xml:space="preserve"> at the station.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Phrasal transitive verbs, that is, such verbs as </w:t>
      </w:r>
      <w:r>
        <w:rPr>
          <w:i/>
          <w:sz w:val="24"/>
        </w:rPr>
        <w:t>to blow up, to bring in, to bring up, to carry out, to put on, to</w:t>
      </w:r>
      <w:r>
        <w:rPr>
          <w:sz w:val="24"/>
        </w:rPr>
        <w:t xml:space="preserve"> </w:t>
      </w:r>
      <w:r>
        <w:rPr>
          <w:i/>
          <w:sz w:val="24"/>
        </w:rPr>
        <w:t>see off, to turn down</w:t>
      </w:r>
      <w:r>
        <w:rPr>
          <w:sz w:val="24"/>
        </w:rPr>
        <w:t>, etc. are also often used in the passive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plan </w:t>
      </w:r>
      <w:r>
        <w:rPr>
          <w:i/>
          <w:sz w:val="24"/>
        </w:rPr>
        <w:t>was</w:t>
      </w:r>
      <w:r>
        <w:rPr>
          <w:sz w:val="24"/>
        </w:rPr>
        <w:t xml:space="preserve"> successfully </w:t>
      </w:r>
      <w:r>
        <w:rPr>
          <w:i/>
          <w:sz w:val="24"/>
        </w:rPr>
        <w:t xml:space="preserve">carried out. </w:t>
      </w:r>
    </w:p>
    <w:p>
      <w:pPr>
        <w:pStyle w:val="Normal"/>
        <w:suppressAutoHyphens w:val="true"/>
        <w:spacing w:lineRule="auto" w:line="240"/>
        <w:ind w:firstLine="284" w:start="284" w:end="0"/>
        <w:rPr/>
      </w:pPr>
      <w:r>
        <w:rPr>
          <w:sz w:val="24"/>
        </w:rPr>
        <w:t xml:space="preserve">The boats </w:t>
      </w:r>
      <w:r>
        <w:rPr>
          <w:i/>
          <w:sz w:val="24"/>
        </w:rPr>
        <w:t>are being brought in</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Originally intransitive verbs may form a direct passive construction, as in these examples: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This distance </w:t>
      </w:r>
      <w:r>
        <w:rPr>
          <w:i/>
          <w:sz w:val="24"/>
        </w:rPr>
        <w:t>has</w:t>
      </w:r>
      <w:r>
        <w:rPr>
          <w:sz w:val="24"/>
        </w:rPr>
        <w:t xml:space="preserve"> never </w:t>
      </w:r>
      <w:r>
        <w:rPr>
          <w:i/>
          <w:sz w:val="24"/>
        </w:rPr>
        <w:t>been run</w:t>
      </w:r>
      <w:r>
        <w:rPr>
          <w:sz w:val="24"/>
        </w:rPr>
        <w:t xml:space="preserve"> in five minutes before.</w:t>
      </w:r>
    </w:p>
    <w:p>
      <w:pPr>
        <w:pStyle w:val="Normal"/>
        <w:suppressAutoHyphens w:val="true"/>
        <w:spacing w:lineRule="auto" w:line="240"/>
        <w:ind w:firstLine="284" w:start="284" w:end="0"/>
        <w:rPr/>
      </w:pPr>
      <w:r>
        <w:rPr>
          <w:sz w:val="24"/>
        </w:rPr>
        <w:t xml:space="preserve">He thought of the lives, that </w:t>
      </w:r>
      <w:r>
        <w:rPr>
          <w:i/>
          <w:sz w:val="24"/>
        </w:rPr>
        <w:t>had been lived</w:t>
      </w:r>
      <w:r>
        <w:rPr>
          <w:sz w:val="24"/>
        </w:rPr>
        <w:t xml:space="preserve"> here for nearly two centuries.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the vast majority of cases, English </w:t>
      </w:r>
      <w:r>
        <w:rPr>
          <w:i/>
          <w:sz w:val="24"/>
        </w:rPr>
        <w:t>transitive verb</w:t>
      </w:r>
      <w:r>
        <w:rPr>
          <w:sz w:val="24"/>
        </w:rPr>
        <w:t xml:space="preserve"> + </w:t>
      </w:r>
      <w:r>
        <w:rPr>
          <w:i/>
          <w:sz w:val="24"/>
        </w:rPr>
        <w:t xml:space="preserve">object </w:t>
      </w:r>
      <w:r>
        <w:rPr>
          <w:sz w:val="24"/>
        </w:rPr>
        <w:t>corresponds to the same type in Russian. There are a number of transitive verbs in English, however, which correspond to Russian verbs followed by an indirect or a prepositional object, or sometimes an adverbial modifier. These verbs are:</w:t>
      </w:r>
    </w:p>
    <w:p>
      <w:pPr>
        <w:pStyle w:val="Normal"/>
        <w:suppressAutoHyphens w:val="true"/>
        <w:spacing w:lineRule="auto" w:line="240"/>
        <w:ind w:firstLine="284" w:end="0"/>
        <w:rPr>
          <w:sz w:val="24"/>
        </w:rPr>
      </w:pPr>
      <w:r>
        <w:rPr>
          <w:sz w:val="24"/>
        </w:rPr>
      </w:r>
    </w:p>
    <w:tbl>
      <w:tblPr>
        <w:tblW w:w="7797" w:type="dxa"/>
        <w:jc w:val="start"/>
        <w:tblInd w:w="1809" w:type="dxa"/>
        <w:tblLayout w:type="fixed"/>
        <w:tblCellMar>
          <w:top w:w="0" w:type="dxa"/>
          <w:start w:w="108" w:type="dxa"/>
          <w:bottom w:w="0" w:type="dxa"/>
          <w:end w:w="108" w:type="dxa"/>
        </w:tblCellMar>
      </w:tblPr>
      <w:tblGrid>
        <w:gridCol w:w="3682"/>
        <w:gridCol w:w="4115"/>
      </w:tblGrid>
      <w:tr>
        <w:trPr/>
        <w:tc>
          <w:tcPr>
            <w:tcW w:w="3682" w:type="dxa"/>
            <w:tcBorders/>
          </w:tcPr>
          <w:p>
            <w:pPr>
              <w:pStyle w:val="Normal"/>
              <w:suppressAutoHyphens w:val="true"/>
              <w:spacing w:lineRule="auto" w:line="240"/>
              <w:ind w:hanging="0" w:end="0"/>
              <w:jc w:val="start"/>
              <w:rPr>
                <w:sz w:val="24"/>
              </w:rPr>
            </w:pPr>
            <w:r>
              <w:rPr>
                <w:sz w:val="24"/>
              </w:rPr>
              <w:t xml:space="preserve">To answer </w:t>
            </w:r>
          </w:p>
          <w:p>
            <w:pPr>
              <w:pStyle w:val="Normal"/>
              <w:suppressAutoHyphens w:val="true"/>
              <w:spacing w:lineRule="auto" w:line="240"/>
              <w:ind w:hanging="0" w:end="0"/>
              <w:jc w:val="start"/>
              <w:rPr>
                <w:sz w:val="24"/>
              </w:rPr>
            </w:pPr>
            <w:r>
              <w:rPr>
                <w:sz w:val="24"/>
              </w:rPr>
              <w:t xml:space="preserve">To approach </w:t>
            </w:r>
          </w:p>
          <w:p>
            <w:pPr>
              <w:pStyle w:val="Normal"/>
              <w:suppressAutoHyphens w:val="true"/>
              <w:spacing w:lineRule="auto" w:line="240"/>
              <w:ind w:hanging="0" w:end="0"/>
              <w:jc w:val="start"/>
              <w:rPr>
                <w:sz w:val="24"/>
              </w:rPr>
            </w:pPr>
            <w:r>
              <w:rPr>
                <w:sz w:val="24"/>
              </w:rPr>
              <w:t xml:space="preserve">To assist </w:t>
            </w:r>
          </w:p>
          <w:p>
            <w:pPr>
              <w:pStyle w:val="Normal"/>
              <w:suppressAutoHyphens w:val="true"/>
              <w:spacing w:lineRule="auto" w:line="240"/>
              <w:ind w:hanging="0" w:end="0"/>
              <w:jc w:val="start"/>
              <w:rPr>
                <w:sz w:val="24"/>
              </w:rPr>
            </w:pPr>
            <w:r>
              <w:rPr>
                <w:sz w:val="24"/>
              </w:rPr>
              <w:t xml:space="preserve">To address </w:t>
            </w:r>
          </w:p>
          <w:p>
            <w:pPr>
              <w:pStyle w:val="Normal"/>
              <w:suppressAutoHyphens w:val="true"/>
              <w:spacing w:lineRule="auto" w:line="240"/>
              <w:ind w:hanging="0" w:end="0"/>
              <w:jc w:val="start"/>
              <w:rPr>
                <w:sz w:val="24"/>
              </w:rPr>
            </w:pPr>
            <w:r>
              <w:rPr>
                <w:sz w:val="24"/>
              </w:rPr>
              <w:t xml:space="preserve">To admire </w:t>
            </w:r>
          </w:p>
          <w:p>
            <w:pPr>
              <w:pStyle w:val="Normal"/>
              <w:suppressAutoHyphens w:val="true"/>
              <w:spacing w:lineRule="auto" w:line="240"/>
              <w:ind w:hanging="0" w:end="0"/>
              <w:jc w:val="start"/>
              <w:rPr>
                <w:sz w:val="24"/>
              </w:rPr>
            </w:pPr>
            <w:r>
              <w:rPr>
                <w:sz w:val="24"/>
              </w:rPr>
              <w:t xml:space="preserve">To affect </w:t>
            </w:r>
          </w:p>
          <w:p>
            <w:pPr>
              <w:pStyle w:val="Normal"/>
              <w:suppressAutoHyphens w:val="true"/>
              <w:spacing w:lineRule="auto" w:line="240"/>
              <w:ind w:hanging="0" w:end="0"/>
              <w:jc w:val="start"/>
              <w:rPr>
                <w:sz w:val="24"/>
              </w:rPr>
            </w:pPr>
            <w:r>
              <w:rPr>
                <w:sz w:val="24"/>
              </w:rPr>
              <w:t xml:space="preserve">To attend </w:t>
            </w:r>
          </w:p>
          <w:p>
            <w:pPr>
              <w:pStyle w:val="Normal"/>
              <w:suppressAutoHyphens w:val="true"/>
              <w:spacing w:lineRule="auto" w:line="240"/>
              <w:ind w:hanging="0" w:end="0"/>
              <w:jc w:val="start"/>
              <w:rPr>
                <w:sz w:val="24"/>
              </w:rPr>
            </w:pPr>
            <w:r>
              <w:rPr>
                <w:sz w:val="24"/>
              </w:rPr>
              <w:t xml:space="preserve">To believe </w:t>
            </w:r>
          </w:p>
          <w:p>
            <w:pPr>
              <w:pStyle w:val="Normal"/>
              <w:suppressAutoHyphens w:val="true"/>
              <w:spacing w:lineRule="auto" w:line="240"/>
              <w:ind w:hanging="0" w:end="0"/>
              <w:jc w:val="start"/>
              <w:rPr>
                <w:sz w:val="24"/>
              </w:rPr>
            </w:pPr>
            <w:r>
              <w:rPr>
                <w:sz w:val="24"/>
              </w:rPr>
              <w:t xml:space="preserve">To contradict </w:t>
            </w:r>
          </w:p>
          <w:p>
            <w:pPr>
              <w:pStyle w:val="Normal"/>
              <w:suppressAutoHyphens w:val="true"/>
              <w:spacing w:lineRule="auto" w:line="240"/>
              <w:ind w:hanging="0" w:end="0"/>
              <w:jc w:val="start"/>
              <w:rPr>
                <w:sz w:val="24"/>
              </w:rPr>
            </w:pPr>
            <w:r>
              <w:rPr>
                <w:sz w:val="24"/>
              </w:rPr>
              <w:t xml:space="preserve">To enjoy </w:t>
            </w:r>
          </w:p>
          <w:p>
            <w:pPr>
              <w:pStyle w:val="Normal"/>
              <w:suppressAutoHyphens w:val="true"/>
              <w:spacing w:lineRule="auto" w:line="240"/>
              <w:ind w:hanging="0" w:end="0"/>
              <w:jc w:val="start"/>
              <w:rPr>
                <w:sz w:val="24"/>
              </w:rPr>
            </w:pPr>
            <w:r>
              <w:rPr>
                <w:sz w:val="24"/>
              </w:rPr>
              <w:t>To enter</w:t>
            </w:r>
          </w:p>
        </w:tc>
        <w:tc>
          <w:tcPr>
            <w:tcW w:w="4115" w:type="dxa"/>
            <w:tcBorders/>
          </w:tcPr>
          <w:p>
            <w:pPr>
              <w:pStyle w:val="Normal"/>
              <w:suppressAutoHyphens w:val="true"/>
              <w:spacing w:lineRule="auto" w:line="240"/>
              <w:ind w:hanging="0" w:end="0"/>
              <w:jc w:val="start"/>
              <w:rPr>
                <w:sz w:val="24"/>
              </w:rPr>
            </w:pPr>
            <w:r>
              <w:rPr>
                <w:sz w:val="24"/>
              </w:rPr>
              <w:t xml:space="preserve">to follow </w:t>
            </w:r>
          </w:p>
          <w:p>
            <w:pPr>
              <w:pStyle w:val="Normal"/>
              <w:suppressAutoHyphens w:val="true"/>
              <w:spacing w:lineRule="auto" w:line="240"/>
              <w:ind w:hanging="0" w:end="0"/>
              <w:jc w:val="start"/>
              <w:rPr>
                <w:sz w:val="24"/>
              </w:rPr>
            </w:pPr>
            <w:r>
              <w:rPr>
                <w:sz w:val="24"/>
              </w:rPr>
              <w:t xml:space="preserve">to help </w:t>
            </w:r>
          </w:p>
          <w:p>
            <w:pPr>
              <w:pStyle w:val="Normal"/>
              <w:suppressAutoHyphens w:val="true"/>
              <w:spacing w:lineRule="auto" w:line="240"/>
              <w:ind w:hanging="0" w:end="0"/>
              <w:jc w:val="start"/>
              <w:rPr>
                <w:sz w:val="24"/>
              </w:rPr>
            </w:pPr>
            <w:r>
              <w:rPr>
                <w:sz w:val="24"/>
              </w:rPr>
              <w:t xml:space="preserve">to influence </w:t>
            </w:r>
          </w:p>
          <w:p>
            <w:pPr>
              <w:pStyle w:val="Normal"/>
              <w:suppressAutoHyphens w:val="true"/>
              <w:spacing w:lineRule="auto" w:line="240"/>
              <w:ind w:hanging="0" w:end="0"/>
              <w:jc w:val="start"/>
              <w:rPr>
                <w:sz w:val="24"/>
              </w:rPr>
            </w:pPr>
            <w:r>
              <w:rPr>
                <w:sz w:val="24"/>
              </w:rPr>
              <w:t xml:space="preserve">to join </w:t>
            </w:r>
          </w:p>
          <w:p>
            <w:pPr>
              <w:pStyle w:val="Normal"/>
              <w:suppressAutoHyphens w:val="true"/>
              <w:spacing w:lineRule="auto" w:line="240"/>
              <w:ind w:hanging="0" w:end="0"/>
              <w:jc w:val="start"/>
              <w:rPr>
                <w:sz w:val="24"/>
              </w:rPr>
            </w:pPr>
            <w:r>
              <w:rPr>
                <w:sz w:val="24"/>
              </w:rPr>
              <w:t xml:space="preserve">to need </w:t>
            </w:r>
          </w:p>
          <w:p>
            <w:pPr>
              <w:pStyle w:val="Normal"/>
              <w:suppressAutoHyphens w:val="true"/>
              <w:spacing w:lineRule="auto" w:line="240"/>
              <w:ind w:hanging="0" w:end="0"/>
              <w:jc w:val="start"/>
              <w:rPr>
                <w:sz w:val="24"/>
              </w:rPr>
            </w:pPr>
            <w:r>
              <w:rPr>
                <w:sz w:val="24"/>
              </w:rPr>
              <w:t xml:space="preserve">to obey </w:t>
            </w:r>
          </w:p>
          <w:p>
            <w:pPr>
              <w:pStyle w:val="Normal"/>
              <w:suppressAutoHyphens w:val="true"/>
              <w:spacing w:lineRule="auto" w:line="240"/>
              <w:ind w:hanging="0" w:end="0"/>
              <w:jc w:val="start"/>
              <w:rPr>
                <w:sz w:val="24"/>
              </w:rPr>
            </w:pPr>
            <w:r>
              <w:rPr>
                <w:sz w:val="24"/>
              </w:rPr>
              <w:t xml:space="preserve">to speak </w:t>
            </w:r>
          </w:p>
          <w:p>
            <w:pPr>
              <w:pStyle w:val="Normal"/>
              <w:suppressAutoHyphens w:val="true"/>
              <w:spacing w:lineRule="auto" w:line="240"/>
              <w:ind w:hanging="0" w:end="0"/>
              <w:jc w:val="start"/>
              <w:rPr>
                <w:sz w:val="24"/>
              </w:rPr>
            </w:pPr>
            <w:r>
              <w:rPr>
                <w:sz w:val="24"/>
              </w:rPr>
              <w:t xml:space="preserve">to succeed </w:t>
            </w:r>
          </w:p>
          <w:p>
            <w:pPr>
              <w:pStyle w:val="Normal"/>
              <w:suppressAutoHyphens w:val="true"/>
              <w:spacing w:lineRule="auto" w:line="240"/>
              <w:ind w:hanging="0" w:end="0"/>
              <w:jc w:val="start"/>
              <w:rPr>
                <w:sz w:val="24"/>
              </w:rPr>
            </w:pPr>
            <w:r>
              <w:rPr>
                <w:sz w:val="24"/>
              </w:rPr>
              <w:t xml:space="preserve">to threaten      </w:t>
            </w:r>
          </w:p>
          <w:p>
            <w:pPr>
              <w:pStyle w:val="Normal"/>
              <w:suppressAutoHyphens w:val="true"/>
              <w:spacing w:lineRule="auto" w:line="240"/>
              <w:ind w:hanging="0" w:end="0"/>
              <w:jc w:val="start"/>
              <w:rPr>
                <w:sz w:val="24"/>
              </w:rPr>
            </w:pPr>
            <w:r>
              <w:rPr>
                <w:sz w:val="24"/>
              </w:rPr>
              <w:t xml:space="preserve">to trust </w:t>
            </w:r>
          </w:p>
          <w:p>
            <w:pPr>
              <w:pStyle w:val="Normal"/>
              <w:suppressAutoHyphens w:val="true"/>
              <w:spacing w:lineRule="auto" w:line="240"/>
              <w:ind w:hanging="0" w:end="0"/>
              <w:jc w:val="start"/>
              <w:rPr>
                <w:sz w:val="24"/>
              </w:rPr>
            </w:pPr>
            <w:r>
              <w:rPr>
                <w:sz w:val="24"/>
              </w:rPr>
              <w:t>to watch</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Sentences with these verbs are rendered in Russian by means of the indefinite personal constructions with the verb in the active voice, or if the doer of the action is mentioned of a personal construction with the verb in the active voice.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sz w:val="24"/>
              </w:rPr>
            </w:pPr>
            <w:r>
              <w:rPr>
                <w:sz w:val="24"/>
              </w:rPr>
              <w:t xml:space="preserve">We are not trusted, David, but who cares if we are not innocent. </w:t>
            </w:r>
          </w:p>
          <w:p>
            <w:pPr>
              <w:pStyle w:val="Normal"/>
              <w:suppressAutoHyphens w:val="true"/>
              <w:spacing w:lineRule="auto" w:line="240"/>
              <w:ind w:hanging="0" w:end="0"/>
              <w:jc w:val="start"/>
              <w:rPr>
                <w:sz w:val="24"/>
              </w:rPr>
            </w:pPr>
            <w:r>
              <w:rPr>
                <w:sz w:val="24"/>
              </w:rPr>
              <w:t xml:space="preserve">The British bicycle was much admired. </w:t>
            </w:r>
          </w:p>
          <w:p>
            <w:pPr>
              <w:pStyle w:val="Normal"/>
              <w:suppressAutoHyphens w:val="true"/>
              <w:spacing w:lineRule="auto" w:line="240"/>
              <w:ind w:hanging="0" w:end="0"/>
              <w:jc w:val="start"/>
              <w:rPr>
                <w:sz w:val="24"/>
              </w:rPr>
            </w:pPr>
            <w:r>
              <w:rPr>
                <w:sz w:val="24"/>
              </w:rPr>
              <w:t>In the spring of 1925 Hemingway was approached by two Americans.</w:t>
            </w:r>
          </w:p>
        </w:tc>
        <w:tc>
          <w:tcPr>
            <w:tcW w:w="5491" w:type="dxa"/>
            <w:tcBorders/>
          </w:tcPr>
          <w:p>
            <w:pPr>
              <w:pStyle w:val="Normal"/>
              <w:suppressAutoHyphens w:val="true"/>
              <w:spacing w:lineRule="auto" w:line="240"/>
              <w:ind w:hanging="0" w:end="0"/>
              <w:jc w:val="start"/>
              <w:rPr>
                <w:sz w:val="24"/>
              </w:rPr>
            </w:pPr>
            <w:r>
              <w:rPr>
                <w:sz w:val="24"/>
                <w:lang w:val="ru-RU"/>
              </w:rPr>
              <w:t xml:space="preserve">Нам не доверяют... </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t>Этим английским велосипедом восхищались.</w:t>
            </w:r>
          </w:p>
          <w:p>
            <w:pPr>
              <w:pStyle w:val="Normal"/>
              <w:suppressAutoHyphens w:val="true"/>
              <w:spacing w:lineRule="auto" w:line="240"/>
              <w:ind w:hanging="0" w:end="0"/>
              <w:jc w:val="start"/>
              <w:rPr>
                <w:sz w:val="24"/>
              </w:rPr>
            </w:pPr>
            <w:r>
              <w:rPr>
                <w:sz w:val="24"/>
                <w:lang w:val="ru-RU"/>
              </w:rPr>
              <w:t>Весной 1925 года к Хемингуэю подошли два американца.</w:t>
            </w:r>
          </w:p>
        </w:tc>
      </w:tr>
    </w:tbl>
    <w:p>
      <w:pPr>
        <w:pStyle w:val="Normal"/>
        <w:suppressAutoHyphens w:val="true"/>
        <w:spacing w:lineRule="auto" w:line="240"/>
        <w:ind w:firstLine="284" w:end="0"/>
        <w:rPr>
          <w:sz w:val="24"/>
          <w:lang w:val="ru-RU"/>
        </w:rPr>
      </w:pPr>
      <w:r>
        <w:rPr>
          <w:sz w:val="24"/>
          <w:lang w:val="ru-RU"/>
        </w:rPr>
      </w:r>
    </w:p>
    <w:p>
      <w:pPr>
        <w:pStyle w:val="2"/>
        <w:rPr/>
      </w:pPr>
      <w:r>
        <w:rPr/>
        <w:t>A direct passive construction is used in the sentences of the type:</w:t>
      </w:r>
    </w:p>
    <w:p>
      <w:pPr>
        <w:pStyle w:val="Normal"/>
        <w:suppressAutoHyphens w:val="true"/>
        <w:spacing w:lineRule="auto" w:line="240"/>
        <w:ind w:firstLine="284" w:end="0"/>
        <w:rPr>
          <w:sz w:val="24"/>
        </w:rPr>
      </w:pPr>
      <w:r>
        <w:rPr>
          <w:sz w:val="24"/>
        </w:rPr>
      </w:r>
    </w:p>
    <w:p>
      <w:pPr>
        <w:pStyle w:val="Normal"/>
        <w:numPr>
          <w:ilvl w:val="0"/>
          <w:numId w:val="12"/>
        </w:numPr>
        <w:suppressAutoHyphens w:val="true"/>
        <w:spacing w:lineRule="auto" w:line="240"/>
        <w:rPr>
          <w:sz w:val="24"/>
        </w:rPr>
      </w:pPr>
      <w:r>
        <w:rPr>
          <w:sz w:val="24"/>
        </w:rPr>
        <w:t xml:space="preserve">J. F. Kennedy </w:t>
      </w:r>
      <w:r>
        <w:rPr>
          <w:i/>
          <w:sz w:val="24"/>
        </w:rPr>
        <w:t>was elected president</w:t>
      </w:r>
      <w:r>
        <w:rPr>
          <w:sz w:val="24"/>
        </w:rPr>
        <w:t xml:space="preserve"> in 1960. </w:t>
      </w:r>
    </w:p>
    <w:p>
      <w:pPr>
        <w:pStyle w:val="21"/>
        <w:ind w:firstLine="284" w:start="284" w:end="0"/>
        <w:rPr/>
      </w:pPr>
      <w:r>
        <w:rPr/>
        <w:t xml:space="preserve">The woman </w:t>
      </w:r>
      <w:r>
        <w:rPr>
          <w:i/>
        </w:rPr>
        <w:t>was called Brome</w:t>
      </w:r>
      <w:r>
        <w:rPr/>
        <w:t xml:space="preserve">. </w:t>
      </w:r>
    </w:p>
    <w:p>
      <w:pPr>
        <w:pStyle w:val="Normal"/>
        <w:suppressAutoHyphens w:val="true"/>
        <w:spacing w:lineRule="auto" w:line="240"/>
        <w:ind w:firstLine="284" w:start="284" w:end="0"/>
        <w:rPr/>
      </w:pPr>
      <w:r>
        <w:rPr>
          <w:sz w:val="24"/>
        </w:rPr>
        <w:t xml:space="preserve">We </w:t>
      </w:r>
      <w:r>
        <w:rPr>
          <w:i/>
          <w:sz w:val="24"/>
        </w:rPr>
        <w:t>were kept busy</w:t>
      </w:r>
      <w:r>
        <w:rPr>
          <w:sz w:val="24"/>
        </w:rPr>
        <w:t xml:space="preserve"> most of the time. </w:t>
      </w:r>
    </w:p>
    <w:p>
      <w:pPr>
        <w:pStyle w:val="Normal"/>
        <w:pBdr>
          <w:bottom w:val="single" w:sz="4" w:space="0" w:color="000000"/>
        </w:pBdr>
        <w:suppressAutoHyphens w:val="true"/>
        <w:spacing w:lineRule="auto" w:line="240"/>
        <w:ind w:firstLine="284" w:start="284" w:end="0"/>
        <w:rPr/>
      </w:pPr>
      <w:r>
        <w:rPr>
          <w:sz w:val="24"/>
        </w:rPr>
        <w:t xml:space="preserve">The walls </w:t>
      </w:r>
      <w:r>
        <w:rPr>
          <w:i/>
          <w:sz w:val="24"/>
        </w:rPr>
        <w:t>were painted blue</w:t>
      </w:r>
      <w:r>
        <w:rPr>
          <w:sz w:val="24"/>
        </w:rPr>
        <w:t>.*</w:t>
      </w:r>
    </w:p>
    <w:p>
      <w:pPr>
        <w:pStyle w:val="3"/>
        <w:rPr/>
      </w:pPr>
      <w:r>
        <w:rPr/>
        <w:t>* For details see in Syntax, § 55.</w:t>
      </w:r>
    </w:p>
    <w:p>
      <w:pPr>
        <w:pStyle w:val="Normal"/>
        <w:suppressAutoHyphens w:val="true"/>
        <w:spacing w:lineRule="auto" w:line="240"/>
        <w:ind w:firstLine="284" w:end="0"/>
        <w:rPr>
          <w:sz w:val="20"/>
        </w:rPr>
      </w:pPr>
      <w:r>
        <w:rPr>
          <w:sz w:val="20"/>
        </w:rPr>
      </w:r>
    </w:p>
    <w:p>
      <w:pPr>
        <w:pStyle w:val="Normal"/>
        <w:numPr>
          <w:ilvl w:val="0"/>
          <w:numId w:val="12"/>
        </w:numPr>
        <w:suppressAutoHyphens w:val="true"/>
        <w:spacing w:lineRule="auto" w:line="240"/>
        <w:rPr>
          <w:sz w:val="24"/>
        </w:rPr>
      </w:pPr>
      <w:r>
        <w:rPr>
          <w:sz w:val="24"/>
        </w:rPr>
        <w:t xml:space="preserve">He </w:t>
      </w:r>
      <w:r>
        <w:rPr>
          <w:i/>
          <w:sz w:val="24"/>
        </w:rPr>
        <w:t>is said (believed, known, reported) to be</w:t>
      </w:r>
      <w:r>
        <w:rPr>
          <w:sz w:val="24"/>
        </w:rPr>
        <w:t xml:space="preserve"> in town. </w:t>
      </w:r>
    </w:p>
    <w:p>
      <w:pPr>
        <w:pStyle w:val="21"/>
        <w:ind w:firstLine="284" w:start="284" w:end="0"/>
        <w:rPr/>
      </w:pPr>
      <w:r>
        <w:rPr/>
        <w:t xml:space="preserve">He </w:t>
      </w:r>
      <w:r>
        <w:rPr>
          <w:i/>
        </w:rPr>
        <w:t>was seen to enter</w:t>
      </w:r>
      <w:r>
        <w:rPr/>
        <w:t xml:space="preserve"> the museum. </w:t>
      </w:r>
    </w:p>
    <w:p>
      <w:pPr>
        <w:pStyle w:val="Normal"/>
        <w:pBdr>
          <w:bottom w:val="single" w:sz="4" w:space="1" w:color="000000"/>
        </w:pBdr>
        <w:suppressAutoHyphens w:val="true"/>
        <w:spacing w:lineRule="auto" w:line="240"/>
        <w:ind w:firstLine="284" w:start="284" w:end="0"/>
        <w:rPr/>
      </w:pPr>
      <w:r>
        <w:rPr>
          <w:sz w:val="24"/>
        </w:rPr>
        <w:t xml:space="preserve">He </w:t>
      </w:r>
      <w:r>
        <w:rPr>
          <w:i/>
          <w:sz w:val="24"/>
        </w:rPr>
        <w:t>was seen leaving</w:t>
      </w:r>
      <w:r>
        <w:rPr>
          <w:sz w:val="24"/>
        </w:rPr>
        <w:t xml:space="preserve"> the museum.*</w:t>
      </w:r>
    </w:p>
    <w:p>
      <w:pPr>
        <w:pStyle w:val="3"/>
        <w:rPr/>
      </w:pPr>
      <w:r>
        <w:rPr/>
        <w:t>* For details see in Syntax, § 53.</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3. The direct passive of verbs of speech, mental activity, and perception is used in complex sentences with the formal subject </w:t>
      </w:r>
      <w:r>
        <w:rPr>
          <w:i/>
          <w:sz w:val="24"/>
        </w:rPr>
        <w:t>it.</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70">
                <wp:simplePos x="0" y="0"/>
                <wp:positionH relativeFrom="column">
                  <wp:posOffset>1194435</wp:posOffset>
                </wp:positionH>
                <wp:positionV relativeFrom="paragraph">
                  <wp:posOffset>112395</wp:posOffset>
                </wp:positionV>
                <wp:extent cx="91440" cy="457200"/>
                <wp:effectExtent l="0" t="5080" r="635" b="5715"/>
                <wp:wrapNone/>
                <wp:docPr id="53"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8.85pt;width:7.15pt;height:35.95pt;mso-wrap-style:none;v-text-anchor:middle" type="_x0000_t88">
                <v:fill o:detectmouseclick="t" on="false"/>
                <v:stroke color="black" weight="9360" joinstyle="miter" endcap="flat"/>
                <w10:wrap type="none"/>
              </v:shape>
            </w:pict>
          </mc:Fallback>
        </mc:AlternateContent>
      </w:r>
    </w:p>
    <w:tbl>
      <w:tblPr>
        <w:tblW w:w="10732" w:type="dxa"/>
        <w:jc w:val="start"/>
        <w:tblInd w:w="250" w:type="dxa"/>
        <w:tblLayout w:type="fixed"/>
        <w:tblCellMar>
          <w:top w:w="0" w:type="dxa"/>
          <w:start w:w="108" w:type="dxa"/>
          <w:bottom w:w="0" w:type="dxa"/>
          <w:end w:w="108" w:type="dxa"/>
        </w:tblCellMar>
      </w:tblPr>
      <w:tblGrid>
        <w:gridCol w:w="1985"/>
        <w:gridCol w:w="8747"/>
      </w:tblGrid>
      <w:tr>
        <w:trPr/>
        <w:tc>
          <w:tcPr>
            <w:tcW w:w="1985" w:type="dxa"/>
            <w:tcBorders/>
          </w:tcPr>
          <w:p>
            <w:pPr>
              <w:pStyle w:val="Normal"/>
              <w:suppressAutoHyphens w:val="true"/>
              <w:spacing w:lineRule="auto" w:line="240"/>
              <w:ind w:hanging="0" w:end="0"/>
              <w:rPr>
                <w:sz w:val="24"/>
              </w:rPr>
            </w:pPr>
            <w:r>
              <w:rPr>
                <w:sz w:val="24"/>
              </w:rPr>
              <w:t xml:space="preserve">It was suggested </w:t>
            </w:r>
          </w:p>
          <w:p>
            <w:pPr>
              <w:pStyle w:val="Normal"/>
              <w:suppressAutoHyphens w:val="true"/>
              <w:spacing w:lineRule="auto" w:line="240"/>
              <w:ind w:hanging="0" w:end="0"/>
              <w:rPr>
                <w:sz w:val="24"/>
              </w:rPr>
            </w:pPr>
            <w:r>
              <w:rPr>
                <w:sz w:val="24"/>
              </w:rPr>
              <w:t>It was reported</w:t>
            </w:r>
          </w:p>
        </w:tc>
        <w:tc>
          <w:tcPr>
            <w:tcW w:w="8747" w:type="dxa"/>
            <w:tcBorders/>
          </w:tcPr>
          <w:p>
            <w:pPr>
              <w:pStyle w:val="Normal"/>
              <w:suppressAutoHyphens w:val="true"/>
              <w:spacing w:lineRule="auto" w:line="240"/>
              <w:ind w:hanging="0" w:end="0"/>
              <w:rPr>
                <w:sz w:val="24"/>
              </w:rPr>
            </w:pPr>
            <w:r>
              <w:rPr>
                <w:sz w:val="24"/>
              </w:rPr>
              <w:t>that he was still in town.</w:t>
            </w:r>
          </w:p>
        </w:tc>
      </w:tr>
    </w:tbl>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71">
                <wp:simplePos x="0" y="0"/>
                <wp:positionH relativeFrom="column">
                  <wp:posOffset>1194435</wp:posOffset>
                </wp:positionH>
                <wp:positionV relativeFrom="paragraph">
                  <wp:posOffset>135255</wp:posOffset>
                </wp:positionV>
                <wp:extent cx="91440" cy="731520"/>
                <wp:effectExtent l="0" t="5080" r="635" b="5715"/>
                <wp:wrapNone/>
                <wp:docPr id="54" name=""/>
                <a:graphic xmlns:a="http://schemas.openxmlformats.org/drawingml/2006/main">
                  <a:graphicData uri="http://schemas.microsoft.com/office/word/2010/wordprocessingShape">
                    <wps:wsp>
                      <wps:cNvSpPr/>
                      <wps:spPr>
                        <a:xfrm>
                          <a:off x="0" y="0"/>
                          <a:ext cx="91440" cy="731520"/>
                        </a:xfrm>
                        <a:custGeom>
                          <a:avLst/>
                          <a:gdLst>
                            <a:gd name="textAreaLeft" fmla="*/ 0 w 51840"/>
                            <a:gd name="textAreaRight" fmla="*/ 18720 w 51840"/>
                            <a:gd name="textAreaTop" fmla="*/ 10800 h 414720"/>
                            <a:gd name="textAreaBottom" fmla="*/ 403920 h 4147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10.65pt;width:7.15pt;height:57.55pt;mso-wrap-style:none;v-text-anchor:middle" type="_x0000_t88">
                <v:fill o:detectmouseclick="t" on="false"/>
                <v:stroke color="black" weight="9360" joinstyle="miter" endcap="flat"/>
                <w10:wrap type="none"/>
              </v:shape>
            </w:pict>
          </mc:Fallback>
        </mc:AlternateContent>
      </w:r>
    </w:p>
    <w:tbl>
      <w:tblPr>
        <w:tblW w:w="10732" w:type="dxa"/>
        <w:jc w:val="start"/>
        <w:tblInd w:w="250" w:type="dxa"/>
        <w:tblLayout w:type="fixed"/>
        <w:tblCellMar>
          <w:top w:w="0" w:type="dxa"/>
          <w:start w:w="108" w:type="dxa"/>
          <w:bottom w:w="0" w:type="dxa"/>
          <w:end w:w="108" w:type="dxa"/>
        </w:tblCellMar>
      </w:tblPr>
      <w:tblGrid>
        <w:gridCol w:w="1843"/>
        <w:gridCol w:w="8889"/>
      </w:tblGrid>
      <w:tr>
        <w:trPr/>
        <w:tc>
          <w:tcPr>
            <w:tcW w:w="1843" w:type="dxa"/>
            <w:tcBorders/>
          </w:tcPr>
          <w:p>
            <w:pPr>
              <w:pStyle w:val="Normal"/>
              <w:suppressAutoHyphens w:val="true"/>
              <w:spacing w:lineRule="auto" w:line="240"/>
              <w:ind w:hanging="0" w:end="0"/>
              <w:jc w:val="start"/>
              <w:rPr>
                <w:sz w:val="24"/>
              </w:rPr>
            </w:pPr>
            <w:r>
              <w:rPr>
                <w:sz w:val="24"/>
              </w:rPr>
              <w:t xml:space="preserve">It was said </w:t>
            </w:r>
          </w:p>
          <w:p>
            <w:pPr>
              <w:pStyle w:val="Normal"/>
              <w:suppressAutoHyphens w:val="true"/>
              <w:spacing w:lineRule="auto" w:line="240"/>
              <w:ind w:hanging="0" w:end="0"/>
              <w:jc w:val="start"/>
              <w:rPr>
                <w:sz w:val="24"/>
              </w:rPr>
            </w:pPr>
            <w:r>
              <w:rPr>
                <w:sz w:val="24"/>
              </w:rPr>
              <w:t xml:space="preserve">It was believed </w:t>
            </w:r>
          </w:p>
          <w:p>
            <w:pPr>
              <w:pStyle w:val="Normal"/>
              <w:suppressAutoHyphens w:val="true"/>
              <w:spacing w:lineRule="auto" w:line="240"/>
              <w:ind w:hanging="0" w:end="0"/>
              <w:jc w:val="start"/>
              <w:rPr>
                <w:sz w:val="24"/>
              </w:rPr>
            </w:pPr>
            <w:r>
              <w:rPr>
                <w:sz w:val="24"/>
              </w:rPr>
              <w:t xml:space="preserve">It was known   </w:t>
            </w:r>
          </w:p>
          <w:p>
            <w:pPr>
              <w:pStyle w:val="Normal"/>
              <w:suppressAutoHyphens w:val="true"/>
              <w:spacing w:lineRule="auto" w:line="240"/>
              <w:ind w:hanging="0" w:end="0"/>
              <w:jc w:val="start"/>
              <w:rPr>
                <w:sz w:val="24"/>
              </w:rPr>
            </w:pPr>
            <w:r>
              <w:rPr>
                <w:sz w:val="24"/>
              </w:rPr>
              <w:t xml:space="preserve">It was settled   </w:t>
            </w:r>
          </w:p>
        </w:tc>
        <w:tc>
          <w:tcPr>
            <w:tcW w:w="8889" w:type="dxa"/>
            <w:tcBorders/>
          </w:tcPr>
          <w:p>
            <w:pPr>
              <w:pStyle w:val="Normal"/>
              <w:suppressAutoHyphens w:val="true"/>
              <w:snapToGrid w:val="false"/>
              <w:spacing w:lineRule="auto" w:line="240"/>
              <w:ind w:hanging="0" w:end="0"/>
              <w:rPr>
                <w:sz w:val="24"/>
              </w:rPr>
            </w:pPr>
            <w:r>
              <w:rPr>
                <w:sz w:val="24"/>
              </w:rPr>
            </w:r>
          </w:p>
          <w:p>
            <w:pPr>
              <w:pStyle w:val="Normal"/>
              <w:suppressAutoHyphens w:val="true"/>
              <w:spacing w:lineRule="auto" w:line="240"/>
              <w:ind w:hanging="0" w:end="0"/>
              <w:rPr>
                <w:sz w:val="24"/>
              </w:rPr>
            </w:pPr>
            <w:r>
              <w:rPr>
                <w:sz w:val="24"/>
              </w:rPr>
              <w:t>that we should meet once more.</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lang w:val="ru-RU"/>
        </w:rPr>
      </w:pPr>
      <w:r>
        <w:rPr>
          <w:sz w:val="24"/>
          <w:lang w:val="ru-RU"/>
        </w:rPr>
      </w:r>
    </w:p>
    <w:p>
      <w:pPr>
        <w:pStyle w:val="Heading8"/>
        <w:rPr/>
      </w:pPr>
      <w:r>
        <w:rPr/>
        <w:t>Restrictions to the use of the passive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Though in many cases there is an evident correspondence of the active and the passive voice construction it is by no means a one-to-one correspondence. There is a certain group of monotransitive verbs which are never used in the passive voice at all, or in some of their meanings; they are: </w:t>
      </w:r>
      <w:r>
        <w:rPr>
          <w:i/>
          <w:sz w:val="24"/>
        </w:rPr>
        <w:t>to have, to lack, to become, to fit, to suit, to resemble.</w:t>
      </w:r>
    </w:p>
    <w:p>
      <w:pPr>
        <w:pStyle w:val="Normal"/>
        <w:suppressAutoHyphens w:val="true"/>
        <w:spacing w:lineRule="auto" w:line="240"/>
        <w:ind w:firstLine="284" w:end="0"/>
        <w:rPr>
          <w:sz w:val="24"/>
        </w:rPr>
      </w:pPr>
      <w:r>
        <w:rPr>
          <w:sz w:val="24"/>
        </w:rPr>
        <w:t>There are semantic reasons for this constraint, as these verbs denote not an action or process, but a state or relation.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John resembles his father. (John looks like his father.) </w:t>
      </w:r>
    </w:p>
    <w:p>
      <w:pPr>
        <w:pStyle w:val="2"/>
        <w:ind w:start="284" w:end="0"/>
        <w:rPr/>
      </w:pPr>
      <w:r>
        <w:rPr/>
        <w:t xml:space="preserve">He lacks confidence. (There is no confidence in him.) </w:t>
      </w:r>
    </w:p>
    <w:p>
      <w:pPr>
        <w:pStyle w:val="Normal"/>
        <w:suppressAutoHyphens w:val="true"/>
        <w:spacing w:lineRule="auto" w:line="240"/>
        <w:ind w:firstLine="284" w:start="284" w:end="0"/>
        <w:rPr>
          <w:sz w:val="24"/>
        </w:rPr>
      </w:pPr>
      <w:r>
        <w:rPr>
          <w:sz w:val="24"/>
        </w:rPr>
        <w:t>Will this suit you? (Will it be suitable for you?)</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verb </w:t>
      </w:r>
      <w:r>
        <w:rPr>
          <w:i/>
          <w:sz w:val="24"/>
        </w:rPr>
        <w:t>to hold</w:t>
      </w:r>
      <w:r>
        <w:rPr>
          <w:sz w:val="24"/>
        </w:rPr>
        <w:t xml:space="preserve"> can be used in the passive voice only with reference to human activity; for example: </w:t>
      </w:r>
      <w:r>
        <w:rPr>
          <w:i/>
          <w:sz w:val="24"/>
        </w:rPr>
        <w:t>The conference was held in April</w:t>
      </w:r>
      <w:r>
        <w:rPr>
          <w:sz w:val="24"/>
        </w:rPr>
        <w:t xml:space="preserve">. However, in a sentence like </w:t>
      </w:r>
      <w:r>
        <w:rPr>
          <w:i/>
          <w:sz w:val="24"/>
        </w:rPr>
        <w:t>The auditorium holds 5000 people</w:t>
      </w:r>
      <w:r>
        <w:rPr>
          <w:sz w:val="24"/>
        </w:rPr>
        <w:t xml:space="preserve"> the verb does not denote human activity. The sentence means </w:t>
      </w:r>
      <w:r>
        <w:rPr>
          <w:i/>
          <w:sz w:val="24"/>
        </w:rPr>
        <w:t>There can be 5000 people in this auditorium</w:t>
      </w:r>
      <w:r>
        <w:rPr>
          <w:sz w:val="24"/>
        </w:rPr>
        <w:t>.</w:t>
      </w:r>
    </w:p>
    <w:p>
      <w:pPr>
        <w:pStyle w:val="Normal"/>
        <w:suppressAutoHyphens w:val="true"/>
        <w:spacing w:lineRule="auto" w:line="240"/>
        <w:ind w:firstLine="284" w:end="0"/>
        <w:rPr>
          <w:sz w:val="24"/>
        </w:rPr>
      </w:pPr>
      <w:r>
        <w:rPr>
          <w:sz w:val="24"/>
        </w:rPr>
      </w:r>
    </w:p>
    <w:p>
      <w:pPr>
        <w:pStyle w:val="2"/>
        <w:rPr/>
      </w:pPr>
      <w:r>
        <w:rPr/>
        <w:t>2. No passive construction is possible, if the object is a that-clause, an infinitive or a gerund.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John said that everything was all right. </w:t>
      </w:r>
    </w:p>
    <w:p>
      <w:pPr>
        <w:pStyle w:val="Normal"/>
        <w:suppressAutoHyphens w:val="true"/>
        <w:spacing w:lineRule="auto" w:line="240"/>
        <w:ind w:firstLine="284" w:start="284" w:end="0"/>
        <w:rPr>
          <w:sz w:val="24"/>
        </w:rPr>
      </w:pPr>
      <w:r>
        <w:rPr>
          <w:sz w:val="24"/>
        </w:rPr>
        <w:t>John enjoyed seeing his native town.</w:t>
      </w:r>
    </w:p>
    <w:p>
      <w:pPr>
        <w:pStyle w:val="Normal"/>
        <w:suppressAutoHyphens w:val="true"/>
        <w:spacing w:lineRule="auto" w:line="240"/>
        <w:ind w:firstLine="284" w:end="0"/>
        <w:rPr>
          <w:sz w:val="24"/>
        </w:rPr>
      </w:pPr>
      <w:r>
        <w:rPr>
          <w:sz w:val="24"/>
        </w:rPr>
      </w:r>
    </w:p>
    <w:p>
      <w:pPr>
        <w:pStyle w:val="Heading8"/>
        <w:rPr/>
      </w:pPr>
      <w:r>
        <w:rPr/>
        <w:t>Passive constructions with ditransitive verbs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69.</w:t>
      </w:r>
      <w:r>
        <w:rPr>
          <w:sz w:val="24"/>
        </w:rPr>
        <w:t xml:space="preserve"> Ditransitive verbs take two objects, usually one indirect and one direct. Accordingly they admit of two passive constructions.</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72">
                <wp:simplePos x="0" y="0"/>
                <wp:positionH relativeFrom="column">
                  <wp:posOffset>1834515</wp:posOffset>
                </wp:positionH>
                <wp:positionV relativeFrom="paragraph">
                  <wp:posOffset>113030</wp:posOffset>
                </wp:positionV>
                <wp:extent cx="0" cy="182880"/>
                <wp:effectExtent l="5080" t="0" r="5080" b="0"/>
                <wp:wrapNone/>
                <wp:docPr id="5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8.9pt" to="144.45pt,23.2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3">
                <wp:simplePos x="0" y="0"/>
                <wp:positionH relativeFrom="column">
                  <wp:posOffset>2748915</wp:posOffset>
                </wp:positionH>
                <wp:positionV relativeFrom="paragraph">
                  <wp:posOffset>113030</wp:posOffset>
                </wp:positionV>
                <wp:extent cx="0" cy="182880"/>
                <wp:effectExtent l="5080" t="0" r="5080" b="0"/>
                <wp:wrapNone/>
                <wp:docPr id="56"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6.45pt,8.9pt" to="216.45pt,23.2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4">
                <wp:simplePos x="0" y="0"/>
                <wp:positionH relativeFrom="column">
                  <wp:posOffset>1834515</wp:posOffset>
                </wp:positionH>
                <wp:positionV relativeFrom="paragraph">
                  <wp:posOffset>113030</wp:posOffset>
                </wp:positionV>
                <wp:extent cx="914400" cy="0"/>
                <wp:effectExtent l="0" t="5080" r="0" b="5080"/>
                <wp:wrapNone/>
                <wp:docPr id="57"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8.9pt" to="216.4pt,8.9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5">
                <wp:simplePos x="0" y="0"/>
                <wp:positionH relativeFrom="column">
                  <wp:posOffset>1285875</wp:posOffset>
                </wp:positionH>
                <wp:positionV relativeFrom="paragraph">
                  <wp:posOffset>113030</wp:posOffset>
                </wp:positionV>
                <wp:extent cx="0" cy="91440"/>
                <wp:effectExtent l="5080" t="0" r="5080" b="0"/>
                <wp:wrapNone/>
                <wp:docPr id="58"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8.9pt" to="101.25pt,16.0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6">
                <wp:simplePos x="0" y="0"/>
                <wp:positionH relativeFrom="column">
                  <wp:posOffset>1285875</wp:posOffset>
                </wp:positionH>
                <wp:positionV relativeFrom="paragraph">
                  <wp:posOffset>113030</wp:posOffset>
                </wp:positionV>
                <wp:extent cx="365760" cy="0"/>
                <wp:effectExtent l="0" t="5080" r="0" b="5080"/>
                <wp:wrapNone/>
                <wp:docPr id="59"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8.9pt" to="130pt,8.9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7">
                <wp:simplePos x="0" y="0"/>
                <wp:positionH relativeFrom="column">
                  <wp:posOffset>1651635</wp:posOffset>
                </wp:positionH>
                <wp:positionV relativeFrom="paragraph">
                  <wp:posOffset>113030</wp:posOffset>
                </wp:positionV>
                <wp:extent cx="0" cy="91440"/>
                <wp:effectExtent l="38100" t="0" r="38100" b="0"/>
                <wp:wrapNone/>
                <wp:docPr id="60"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0.05pt,8.9pt" to="130.05pt,16.0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8">
                <wp:simplePos x="0" y="0"/>
                <wp:positionH relativeFrom="column">
                  <wp:posOffset>1194435</wp:posOffset>
                </wp:positionH>
                <wp:positionV relativeFrom="paragraph">
                  <wp:posOffset>21590</wp:posOffset>
                </wp:positionV>
                <wp:extent cx="0" cy="182880"/>
                <wp:effectExtent l="5080" t="0" r="5080" b="0"/>
                <wp:wrapNone/>
                <wp:docPr id="61"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1.7pt" to="94.05pt,16.0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9">
                <wp:simplePos x="0" y="0"/>
                <wp:positionH relativeFrom="column">
                  <wp:posOffset>1194435</wp:posOffset>
                </wp:positionH>
                <wp:positionV relativeFrom="paragraph">
                  <wp:posOffset>21590</wp:posOffset>
                </wp:positionV>
                <wp:extent cx="1097280" cy="0"/>
                <wp:effectExtent l="0" t="5080" r="0" b="5080"/>
                <wp:wrapNone/>
                <wp:docPr id="62" name=""/>
                <a:graphic xmlns:a="http://schemas.openxmlformats.org/drawingml/2006/main">
                  <a:graphicData uri="http://schemas.microsoft.com/office/word/2010/wordprocessingShape">
                    <wps:wsp>
                      <wps:cNvSpPr/>
                      <wps:spPr>
                        <a:xfrm>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1.7pt" to="180.4pt,1.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0">
                <wp:simplePos x="0" y="0"/>
                <wp:positionH relativeFrom="column">
                  <wp:posOffset>2291715</wp:posOffset>
                </wp:positionH>
                <wp:positionV relativeFrom="paragraph">
                  <wp:posOffset>21590</wp:posOffset>
                </wp:positionV>
                <wp:extent cx="0" cy="91440"/>
                <wp:effectExtent l="38100" t="0" r="38100" b="0"/>
                <wp:wrapNone/>
                <wp:docPr id="63"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0.45pt,1.7pt" to="180.45pt,8.8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suppressAutoHyphens w:val="true"/>
        <w:spacing w:lineRule="auto" w:line="240"/>
        <w:ind w:firstLine="284" w:start="284" w:end="0"/>
        <w:rPr>
          <w:sz w:val="24"/>
        </w:rPr>
      </w:pPr>
      <w:r>
        <w:rPr>
          <w:sz w:val="24"/>
        </w:rPr>
        <w:t xml:space="preserve">The referee gave Mary   the first prize . </w:t>
      </w:r>
    </w:p>
    <w:p>
      <w:pPr>
        <w:pStyle w:val="Normal"/>
        <w:suppressAutoHyphens w:val="true"/>
        <w:spacing w:lineRule="auto" w:line="240"/>
        <w:ind w:firstLine="284" w:start="284" w:end="0"/>
        <w:rPr>
          <w:sz w:val="24"/>
        </w:rPr>
      </w:pPr>
      <w:r>
        <w:rPr>
          <w:sz w:val="24"/>
        </w:rPr>
        <w:t xml:space="preserve">Mary was given the first prize by the referee. </w:t>
      </w:r>
    </w:p>
    <w:p>
      <w:pPr>
        <w:pStyle w:val="Normal"/>
        <w:suppressAutoHyphens w:val="true"/>
        <w:spacing w:lineRule="auto" w:line="240"/>
        <w:ind w:firstLine="284" w:start="284" w:end="0"/>
        <w:rPr>
          <w:sz w:val="24"/>
        </w:rPr>
      </w:pPr>
      <w:r>
        <w:rPr>
          <w:sz w:val="24"/>
        </w:rPr>
        <w:t>The first prize was given to Mary by the referee.</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The subject of the first passive construction (</w:t>
      </w:r>
      <w:r>
        <w:rPr>
          <w:i/>
          <w:sz w:val="24"/>
        </w:rPr>
        <w:t>Mary</w:t>
      </w:r>
      <w:r>
        <w:rPr>
          <w:sz w:val="24"/>
        </w:rPr>
        <w:t xml:space="preserve">) corresponds to the </w:t>
      </w:r>
      <w:r>
        <w:rPr>
          <w:i/>
          <w:sz w:val="24"/>
        </w:rPr>
        <w:t>indirect object</w:t>
      </w:r>
      <w:r>
        <w:rPr>
          <w:sz w:val="24"/>
        </w:rPr>
        <w:t xml:space="preserve"> of the active construction, and the construction is therefore called the </w:t>
      </w:r>
      <w:r>
        <w:rPr>
          <w:i/>
          <w:sz w:val="24"/>
        </w:rPr>
        <w:t>indirect passive construction</w:t>
      </w:r>
      <w:r>
        <w:rPr>
          <w:sz w:val="24"/>
        </w:rPr>
        <w:t>. The direct object (</w:t>
      </w:r>
      <w:r>
        <w:rPr>
          <w:i/>
          <w:sz w:val="24"/>
        </w:rPr>
        <w:t>the first prize</w:t>
      </w:r>
      <w:r>
        <w:rPr>
          <w:sz w:val="24"/>
        </w:rPr>
        <w:t xml:space="preserve">) is retained unchanged after the passive verb and therefore, is called the </w:t>
      </w:r>
      <w:r>
        <w:rPr>
          <w:i/>
          <w:sz w:val="24"/>
        </w:rPr>
        <w:t>retained object</w:t>
      </w:r>
      <w:r>
        <w:rPr>
          <w:sz w:val="24"/>
        </w:rPr>
        <w:t>.</w:t>
      </w:r>
    </w:p>
    <w:p>
      <w:pPr>
        <w:pStyle w:val="Normal"/>
        <w:suppressAutoHyphens w:val="true"/>
        <w:spacing w:lineRule="auto" w:line="240"/>
        <w:ind w:firstLine="284" w:end="0"/>
        <w:rPr/>
      </w:pPr>
      <w:r>
        <w:rPr>
          <w:sz w:val="24"/>
        </w:rPr>
        <w:t xml:space="preserve">The subject of the second passive construction corresponds to the </w:t>
      </w:r>
      <w:r>
        <w:rPr>
          <w:i/>
          <w:sz w:val="24"/>
        </w:rPr>
        <w:t>direct object</w:t>
      </w:r>
      <w:r>
        <w:rPr>
          <w:sz w:val="24"/>
        </w:rPr>
        <w:t xml:space="preserve"> of the active construction. In this case the indirect object becomes a prepositional one. The preposition </w:t>
      </w:r>
      <w:r>
        <w:rPr>
          <w:i/>
          <w:sz w:val="24"/>
        </w:rPr>
        <w:t>to</w:t>
      </w:r>
      <w:r>
        <w:rPr>
          <w:sz w:val="24"/>
        </w:rPr>
        <w:t xml:space="preserve"> may be omitted.</w:t>
      </w:r>
    </w:p>
    <w:p>
      <w:pPr>
        <w:pStyle w:val="2"/>
        <w:rPr/>
      </w:pPr>
      <w:r>
        <w:rPr/>
        <w:t>The agentive by-object corresponding to the subject of the active construction is very rarely used in either type of construction. Of the two passive constructions the indirect passive is by far the most common. As there is no indirect passive construction in Russian, sentences with this construction are translated into Russian by means of the indefinite personal construction with the indirect object in the front position.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sz w:val="24"/>
              </w:rPr>
            </w:pPr>
            <w:r>
              <w:rPr>
                <w:sz w:val="24"/>
              </w:rPr>
              <w:t xml:space="preserve">You will be given another ticket. </w:t>
            </w:r>
          </w:p>
          <w:p>
            <w:pPr>
              <w:pStyle w:val="Normal"/>
              <w:suppressAutoHyphens w:val="true"/>
              <w:spacing w:lineRule="auto" w:line="240"/>
              <w:ind w:hanging="0" w:end="0"/>
              <w:jc w:val="start"/>
              <w:rPr/>
            </w:pPr>
            <w:r>
              <w:rPr>
                <w:sz w:val="24"/>
              </w:rPr>
              <w:t>I was allowed an hour’s rest.</w:t>
            </w:r>
          </w:p>
        </w:tc>
        <w:tc>
          <w:tcPr>
            <w:tcW w:w="5491" w:type="dxa"/>
            <w:tcBorders/>
          </w:tcPr>
          <w:p>
            <w:pPr>
              <w:pStyle w:val="Normal"/>
              <w:suppressAutoHyphens w:val="true"/>
              <w:spacing w:lineRule="auto" w:line="240"/>
              <w:ind w:hanging="0" w:end="0"/>
              <w:jc w:val="start"/>
              <w:rPr>
                <w:sz w:val="24"/>
                <w:lang w:val="ru-RU"/>
              </w:rPr>
            </w:pPr>
            <w:r>
              <w:rPr>
                <w:sz w:val="24"/>
                <w:lang w:val="ru-RU"/>
              </w:rPr>
              <w:t>Вам дадут другой билет.</w:t>
            </w:r>
          </w:p>
          <w:p>
            <w:pPr>
              <w:pStyle w:val="Normal"/>
              <w:suppressAutoHyphens w:val="true"/>
              <w:spacing w:lineRule="auto" w:line="240"/>
              <w:ind w:hanging="0" w:end="0"/>
              <w:jc w:val="start"/>
              <w:rPr>
                <w:sz w:val="24"/>
              </w:rPr>
            </w:pPr>
            <w:r>
              <w:rPr>
                <w:sz w:val="24"/>
                <w:lang w:val="ru-RU"/>
              </w:rPr>
              <w:t>Мне разрешили отдохнуть один час.</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indirect passive construction gives greater prominence to the direct object, whereas the direct passive construction emphasizes the indirect object: </w:t>
      </w:r>
      <w:r>
        <w:rPr>
          <w:i/>
          <w:sz w:val="24"/>
        </w:rPr>
        <w:t>The first prize was given to Mary</w:t>
      </w:r>
      <w:r>
        <w:rPr>
          <w:sz w:val="24"/>
        </w:rPr>
        <w:t xml:space="preserve"> implies that it was not given to anybody else. The construction may be translated in two ways, by an indefinite personal active construction or by a passive construction:</w:t>
      </w:r>
      <w:r>
        <w:rPr>
          <w:sz w:val="24"/>
          <w:lang w:val="ru-RU"/>
        </w:rPr>
        <w:t xml:space="preserve"> </w:t>
      </w:r>
      <w:r>
        <w:rPr>
          <w:i/>
          <w:sz w:val="24"/>
          <w:lang w:val="ru-RU"/>
        </w:rPr>
        <w:t>Первую премию дали Мэри</w:t>
      </w:r>
      <w:r>
        <w:rPr>
          <w:sz w:val="24"/>
        </w:rPr>
        <w:t xml:space="preserve"> or</w:t>
      </w:r>
      <w:r>
        <w:rPr>
          <w:sz w:val="24"/>
          <w:lang w:val="ru-RU"/>
        </w:rPr>
        <w:t xml:space="preserve"> </w:t>
      </w:r>
      <w:r>
        <w:rPr>
          <w:i/>
          <w:sz w:val="24"/>
          <w:lang w:val="ru-RU"/>
        </w:rPr>
        <w:t>Первая премия была дана (присуждена) Мэри</w:t>
      </w:r>
      <w:r>
        <w:rPr>
          <w:sz w:val="24"/>
          <w:lang w:val="ru-RU"/>
        </w:rPr>
        <w:t>.</w:t>
      </w:r>
    </w:p>
    <w:p>
      <w:pPr>
        <w:pStyle w:val="2"/>
        <w:rPr/>
      </w:pPr>
      <w:r>
        <w:rPr/>
        <w:t>The presence of the by-object makes it of great communicative value.</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81">
                <wp:simplePos x="0" y="0"/>
                <wp:positionH relativeFrom="column">
                  <wp:posOffset>2748915</wp:posOffset>
                </wp:positionH>
                <wp:positionV relativeFrom="paragraph">
                  <wp:posOffset>142875</wp:posOffset>
                </wp:positionV>
                <wp:extent cx="91440" cy="365760"/>
                <wp:effectExtent l="0" t="5080" r="635" b="5715"/>
                <wp:wrapNone/>
                <wp:docPr id="64"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16.45pt;margin-top:11.25pt;width:7.15pt;height:28.75pt;mso-wrap-style:none;v-text-anchor:middle" type="_x0000_t88">
                <v:fill o:detectmouseclick="t" on="false"/>
                <v:stroke color="black" weight="9360" joinstyle="miter" endcap="flat"/>
                <w10:wrap type="none"/>
              </v:shape>
            </w:pict>
          </mc:Fallback>
        </mc:AlternateContent>
      </w:r>
    </w:p>
    <w:tbl>
      <w:tblPr>
        <w:tblW w:w="10982" w:type="dxa"/>
        <w:jc w:val="start"/>
        <w:tblInd w:w="0" w:type="dxa"/>
        <w:tblLayout w:type="fixed"/>
        <w:tblCellMar>
          <w:top w:w="0" w:type="dxa"/>
          <w:start w:w="108" w:type="dxa"/>
          <w:bottom w:w="0" w:type="dxa"/>
          <w:end w:w="108" w:type="dxa"/>
        </w:tblCellMar>
      </w:tblPr>
      <w:tblGrid>
        <w:gridCol w:w="4503"/>
        <w:gridCol w:w="6479"/>
      </w:tblGrid>
      <w:tr>
        <w:trPr/>
        <w:tc>
          <w:tcPr>
            <w:tcW w:w="4503" w:type="dxa"/>
            <w:tcBorders/>
          </w:tcPr>
          <w:p>
            <w:pPr>
              <w:pStyle w:val="Normal"/>
              <w:suppressAutoHyphens w:val="true"/>
              <w:spacing w:lineRule="auto" w:line="240"/>
              <w:ind w:hanging="0" w:end="0"/>
              <w:jc w:val="start"/>
              <w:rPr>
                <w:sz w:val="24"/>
                <w:lang w:val="ru-RU"/>
              </w:rPr>
            </w:pPr>
            <w:r>
              <w:rPr>
                <w:sz w:val="24"/>
              </w:rPr>
              <w:t xml:space="preserve">I was given this watch </w:t>
            </w:r>
            <w:r>
              <w:rPr>
                <w:i/>
                <w:sz w:val="24"/>
              </w:rPr>
              <w:t>by my father</w:t>
            </w:r>
            <w:r>
              <w:rPr>
                <w:sz w:val="24"/>
              </w:rPr>
              <w:t xml:space="preserve">. </w:t>
            </w:r>
          </w:p>
          <w:p>
            <w:pPr>
              <w:pStyle w:val="Normal"/>
              <w:suppressAutoHyphens w:val="true"/>
              <w:spacing w:lineRule="auto" w:line="240"/>
              <w:ind w:hanging="0" w:end="0"/>
              <w:jc w:val="start"/>
              <w:rPr>
                <w:sz w:val="24"/>
              </w:rPr>
            </w:pPr>
            <w:r>
              <w:rPr>
                <w:sz w:val="24"/>
              </w:rPr>
              <w:t xml:space="preserve">The watch was given (to) me </w:t>
            </w:r>
            <w:r>
              <w:rPr>
                <w:i/>
                <w:sz w:val="24"/>
              </w:rPr>
              <w:t>by m</w:t>
            </w:r>
            <w:r>
              <w:rPr>
                <w:i/>
                <w:sz w:val="24"/>
                <w:lang w:val="ru-RU"/>
              </w:rPr>
              <w:t>у</w:t>
            </w:r>
            <w:r>
              <w:rPr>
                <w:i/>
                <w:sz w:val="24"/>
              </w:rPr>
              <w:t xml:space="preserve"> father</w:t>
            </w:r>
            <w:r>
              <w:rPr>
                <w:sz w:val="24"/>
                <w:lang w:val="ru-RU"/>
              </w:rPr>
              <w:t>.</w:t>
            </w:r>
          </w:p>
        </w:tc>
        <w:tc>
          <w:tcPr>
            <w:tcW w:w="6479" w:type="dxa"/>
            <w:tcBorders/>
          </w:tcPr>
          <w:p>
            <w:pPr>
              <w:pStyle w:val="Normal"/>
              <w:suppressAutoHyphens w:val="true"/>
              <w:spacing w:lineRule="auto" w:line="240"/>
              <w:ind w:hanging="0" w:end="0"/>
              <w:jc w:val="start"/>
              <w:rPr/>
            </w:pPr>
            <w:r>
              <w:rPr>
                <w:sz w:val="24"/>
                <w:lang w:val="ru-RU"/>
              </w:rPr>
              <w:t>Часы эти</w:t>
            </w:r>
            <w:r>
              <w:rPr>
                <w:sz w:val="24"/>
              </w:rPr>
              <w:t xml:space="preserve"> </w:t>
            </w:r>
            <w:r>
              <w:rPr>
                <w:sz w:val="24"/>
                <w:lang w:val="ru-RU"/>
              </w:rPr>
              <w:t>мне</w:t>
            </w:r>
            <w:r>
              <w:rPr>
                <w:sz w:val="24"/>
              </w:rPr>
              <w:t xml:space="preserve"> </w:t>
            </w:r>
            <w:r>
              <w:rPr>
                <w:sz w:val="24"/>
                <w:lang w:val="ru-RU"/>
              </w:rPr>
              <w:t>подарил мои отец.</w:t>
            </w:r>
          </w:p>
          <w:p>
            <w:pPr>
              <w:pStyle w:val="Normal"/>
              <w:suppressAutoHyphens w:val="true"/>
              <w:spacing w:lineRule="auto" w:line="240"/>
              <w:ind w:hanging="0" w:end="0"/>
              <w:jc w:val="start"/>
              <w:rPr>
                <w:sz w:val="24"/>
                <w:lang w:val="ru-RU"/>
              </w:rPr>
            </w:pPr>
            <w:r>
              <w:rPr>
                <w:sz w:val="24"/>
                <w:lang w:val="ru-RU"/>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rPr>
      </w:pPr>
      <w:r>
        <w:rPr>
          <w:b/>
        </w:rPr>
        <w:t>Ditransitive verbs used in the passive construction</w:t>
      </w:r>
    </w:p>
    <w:p>
      <w:pPr>
        <w:pStyle w:val="Normal"/>
        <w:suppressAutoHyphens w:val="true"/>
        <w:spacing w:lineRule="auto" w:line="240"/>
        <w:ind w:firstLine="284" w:end="0"/>
        <w:jc w:val="center"/>
        <w:rPr>
          <w:b/>
        </w:rPr>
      </w:pPr>
      <w:r>
        <w:rPr>
          <w:b/>
        </w:rPr>
      </w:r>
    </w:p>
    <w:tbl>
      <w:tblPr>
        <w:tblW w:w="9881" w:type="dxa"/>
        <w:jc w:val="start"/>
        <w:tblInd w:w="1101" w:type="dxa"/>
        <w:tblLayout w:type="fixed"/>
        <w:tblCellMar>
          <w:top w:w="0" w:type="dxa"/>
          <w:start w:w="108" w:type="dxa"/>
          <w:bottom w:w="0" w:type="dxa"/>
          <w:end w:w="108" w:type="dxa"/>
        </w:tblCellMar>
      </w:tblPr>
      <w:tblGrid>
        <w:gridCol w:w="4390"/>
        <w:gridCol w:w="5491"/>
      </w:tblGrid>
      <w:tr>
        <w:trPr/>
        <w:tc>
          <w:tcPr>
            <w:tcW w:w="4390" w:type="dxa"/>
            <w:tcBorders/>
          </w:tcPr>
          <w:p>
            <w:pPr>
              <w:pStyle w:val="Normal"/>
              <w:suppressAutoHyphens w:val="true"/>
              <w:spacing w:lineRule="auto" w:line="240"/>
              <w:ind w:hanging="0" w:end="0"/>
              <w:rPr/>
            </w:pPr>
            <w:r>
              <w:rPr/>
              <w:t>I</w:t>
            </w:r>
          </w:p>
        </w:tc>
        <w:tc>
          <w:tcPr>
            <w:tcW w:w="5491" w:type="dxa"/>
            <w:tcBorders/>
          </w:tcPr>
          <w:p>
            <w:pPr>
              <w:pStyle w:val="Normal"/>
              <w:suppressAutoHyphens w:val="true"/>
              <w:spacing w:lineRule="auto" w:line="240"/>
              <w:ind w:hanging="0" w:end="0"/>
              <w:rPr/>
            </w:pPr>
            <w:r>
              <w:rPr/>
              <w:t>II</w:t>
            </w:r>
          </w:p>
        </w:tc>
      </w:tr>
      <w:tr>
        <w:trPr/>
        <w:tc>
          <w:tcPr>
            <w:tcW w:w="4390" w:type="dxa"/>
            <w:tcBorders/>
          </w:tcPr>
          <w:p>
            <w:pPr>
              <w:pStyle w:val="Normal"/>
              <w:suppressAutoHyphens w:val="true"/>
              <w:spacing w:lineRule="auto" w:line="240"/>
              <w:ind w:hanging="0" w:end="0"/>
              <w:rPr/>
            </w:pPr>
            <w:r>
              <w:rPr/>
              <w:t xml:space="preserve">to allow </w:t>
            </w:r>
          </w:p>
          <w:p>
            <w:pPr>
              <w:pStyle w:val="Normal"/>
              <w:suppressAutoHyphens w:val="true"/>
              <w:spacing w:lineRule="auto" w:line="240"/>
              <w:ind w:hanging="0" w:end="0"/>
              <w:rPr/>
            </w:pPr>
            <w:r>
              <w:rPr/>
              <w:t xml:space="preserve">to give </w:t>
            </w:r>
          </w:p>
          <w:p>
            <w:pPr>
              <w:pStyle w:val="Normal"/>
              <w:suppressAutoHyphens w:val="true"/>
              <w:spacing w:lineRule="auto" w:line="240"/>
              <w:ind w:hanging="0" w:end="0"/>
              <w:rPr/>
            </w:pPr>
            <w:r>
              <w:rPr/>
              <w:t xml:space="preserve">to grant </w:t>
            </w:r>
          </w:p>
          <w:p>
            <w:pPr>
              <w:pStyle w:val="Normal"/>
              <w:suppressAutoHyphens w:val="true"/>
              <w:spacing w:lineRule="auto" w:line="240"/>
              <w:ind w:hanging="0" w:end="0"/>
              <w:rPr/>
            </w:pPr>
            <w:r>
              <w:rPr/>
              <w:t xml:space="preserve">to lend </w:t>
            </w:r>
          </w:p>
          <w:p>
            <w:pPr>
              <w:pStyle w:val="Normal"/>
              <w:suppressAutoHyphens w:val="true"/>
              <w:spacing w:lineRule="auto" w:line="240"/>
              <w:ind w:hanging="0" w:end="0"/>
              <w:rPr/>
            </w:pPr>
            <w:r>
              <w:rPr/>
              <w:t xml:space="preserve">to offer </w:t>
            </w:r>
          </w:p>
          <w:p>
            <w:pPr>
              <w:pStyle w:val="Normal"/>
              <w:suppressAutoHyphens w:val="true"/>
              <w:spacing w:lineRule="auto" w:line="240"/>
              <w:ind w:hanging="0" w:end="0"/>
              <w:rPr/>
            </w:pPr>
            <w:r>
              <w:rPr/>
              <w:t xml:space="preserve">to pay </w:t>
            </w:r>
          </w:p>
          <w:p>
            <w:pPr>
              <w:pStyle w:val="Normal"/>
              <w:suppressAutoHyphens w:val="true"/>
              <w:spacing w:lineRule="auto" w:line="240"/>
              <w:ind w:hanging="0" w:end="0"/>
              <w:rPr/>
            </w:pPr>
            <w:r>
              <w:rPr/>
              <w:t xml:space="preserve">to promise </w:t>
            </w:r>
          </w:p>
          <w:p>
            <w:pPr>
              <w:pStyle w:val="Normal"/>
              <w:suppressAutoHyphens w:val="true"/>
              <w:spacing w:lineRule="auto" w:line="240"/>
              <w:ind w:hanging="0" w:end="0"/>
              <w:rPr/>
            </w:pPr>
            <w:r>
              <w:rPr/>
              <w:t xml:space="preserve">to teach </w:t>
            </w:r>
          </w:p>
          <w:p>
            <w:pPr>
              <w:pStyle w:val="Normal"/>
              <w:suppressAutoHyphens w:val="true"/>
              <w:spacing w:lineRule="auto" w:line="240"/>
              <w:ind w:hanging="0" w:end="0"/>
              <w:rPr/>
            </w:pPr>
            <w:r>
              <w:rPr/>
              <w:t>to tell</w:t>
            </w:r>
          </w:p>
        </w:tc>
        <w:tc>
          <w:tcPr>
            <w:tcW w:w="5491" w:type="dxa"/>
            <w:tcBorders/>
          </w:tcPr>
          <w:p>
            <w:pPr>
              <w:pStyle w:val="Normal"/>
              <w:suppressAutoHyphens w:val="true"/>
              <w:spacing w:lineRule="auto" w:line="240"/>
              <w:ind w:hanging="0" w:end="0"/>
              <w:rPr/>
            </w:pPr>
            <w:r>
              <w:rPr/>
              <w:t xml:space="preserve">to ask </w:t>
            </w:r>
          </w:p>
          <w:p>
            <w:pPr>
              <w:pStyle w:val="Normal"/>
              <w:suppressAutoHyphens w:val="true"/>
              <w:spacing w:lineRule="auto" w:line="240"/>
              <w:ind w:hanging="0" w:end="0"/>
              <w:rPr/>
            </w:pPr>
            <w:r>
              <w:rPr/>
              <w:t xml:space="preserve">to answer </w:t>
            </w:r>
          </w:p>
          <w:p>
            <w:pPr>
              <w:pStyle w:val="Normal"/>
              <w:suppressAutoHyphens w:val="true"/>
              <w:spacing w:lineRule="auto" w:line="240"/>
              <w:ind w:hanging="0" w:end="0"/>
              <w:rPr/>
            </w:pPr>
            <w:r>
              <w:rPr/>
              <w:t xml:space="preserve">to envy </w:t>
            </w:r>
          </w:p>
          <w:p>
            <w:pPr>
              <w:pStyle w:val="Normal"/>
              <w:suppressAutoHyphens w:val="true"/>
              <w:spacing w:lineRule="auto" w:line="240"/>
              <w:ind w:hanging="0" w:end="0"/>
              <w:rPr/>
            </w:pPr>
            <w:r>
              <w:rPr/>
              <w:t xml:space="preserve">to forgive </w:t>
            </w:r>
          </w:p>
          <w:p>
            <w:pPr>
              <w:pStyle w:val="Normal"/>
              <w:suppressAutoHyphens w:val="true"/>
              <w:spacing w:lineRule="auto" w:line="240"/>
              <w:ind w:hanging="0" w:end="0"/>
              <w:rPr/>
            </w:pPr>
            <w:r>
              <w:rPr/>
              <w:t>to refuse</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Verbs in group I follow the usage explained in the previous part of this section. The same refers to group II with the difference that all the verbs of this group are followed by two direct objects, though in the passive the difference is not so distinct.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I was asked a lot of questions.</w:t>
      </w:r>
    </w:p>
    <w:p>
      <w:pPr>
        <w:pStyle w:val="Normal"/>
        <w:suppressAutoHyphens w:val="true"/>
        <w:spacing w:lineRule="auto" w:line="240"/>
        <w:ind w:firstLine="284" w:end="0"/>
        <w:rPr>
          <w:sz w:val="24"/>
        </w:rPr>
      </w:pPr>
      <w:r>
        <w:rPr>
          <w:sz w:val="24"/>
        </w:rPr>
      </w:r>
    </w:p>
    <w:p>
      <w:pPr>
        <w:pStyle w:val="Heading8"/>
        <w:rPr/>
      </w:pPr>
      <w:r>
        <w:rPr/>
        <w:t>Restrictions on the use of the passive of ditransitive verbs</w:t>
      </w:r>
    </w:p>
    <w:p>
      <w:pPr>
        <w:pStyle w:val="Normal"/>
        <w:suppressAutoHyphens w:val="true"/>
        <w:spacing w:lineRule="auto" w:line="240"/>
        <w:ind w:firstLine="284" w:end="0"/>
        <w:rPr>
          <w:sz w:val="24"/>
        </w:rPr>
      </w:pPr>
      <w:r>
        <w:rPr>
          <w:sz w:val="24"/>
        </w:rPr>
      </w:r>
    </w:p>
    <w:p>
      <w:pPr>
        <w:pStyle w:val="2"/>
        <w:rPr/>
      </w:pPr>
      <w:r>
        <w:rPr/>
        <w:t>1. The indirect passive is impossible with verbs of benefaction, when the action is performed for the benefit of somebody.</w:t>
      </w:r>
    </w:p>
    <w:p>
      <w:pPr>
        <w:pStyle w:val="Normal"/>
        <w:suppressAutoHyphens w:val="true"/>
        <w:spacing w:lineRule="auto" w:line="240"/>
        <w:ind w:hanging="0"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i/>
                <w:i/>
                <w:sz w:val="24"/>
              </w:rPr>
            </w:pPr>
            <w:r>
              <w:rPr>
                <w:i/>
                <w:sz w:val="24"/>
              </w:rPr>
              <w:t xml:space="preserve">They bought me a dictionary. </w:t>
            </w:r>
          </w:p>
          <w:p>
            <w:pPr>
              <w:pStyle w:val="Normal"/>
              <w:suppressAutoHyphens w:val="true"/>
              <w:spacing w:lineRule="auto" w:line="240"/>
              <w:ind w:hanging="0" w:end="0"/>
              <w:jc w:val="start"/>
              <w:rPr>
                <w:sz w:val="24"/>
              </w:rPr>
            </w:pPr>
            <w:r>
              <w:rPr>
                <w:sz w:val="24"/>
              </w:rPr>
              <w:t>The corresponding direct passive is:</w:t>
            </w:r>
          </w:p>
        </w:tc>
        <w:tc>
          <w:tcPr>
            <w:tcW w:w="5491" w:type="dxa"/>
            <w:tcBorders/>
          </w:tcPr>
          <w:p>
            <w:pPr>
              <w:pStyle w:val="2"/>
              <w:ind w:hanging="0" w:end="0"/>
              <w:jc w:val="start"/>
              <w:rPr/>
            </w:pPr>
            <w:r>
              <w:rPr/>
              <w:t xml:space="preserve">They bought a dictionary </w:t>
            </w:r>
            <w:r>
              <w:rPr>
                <w:i/>
              </w:rPr>
              <w:t>for me.</w:t>
            </w:r>
            <w:r>
              <w:rPr/>
              <w:t xml:space="preserve"> </w:t>
            </w:r>
          </w:p>
          <w:p>
            <w:pPr>
              <w:pStyle w:val="Normal"/>
              <w:suppressAutoHyphens w:val="true"/>
              <w:spacing w:lineRule="auto" w:line="240"/>
              <w:ind w:hanging="0" w:end="0"/>
              <w:jc w:val="start"/>
              <w:rPr>
                <w:i/>
                <w:i/>
                <w:sz w:val="24"/>
              </w:rPr>
            </w:pPr>
            <w:r>
              <w:rPr>
                <w:i/>
                <w:sz w:val="24"/>
              </w:rPr>
              <w:t>A dictionary was bought for me.</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The same applies to the verbs with the obligatory </w:t>
      </w:r>
      <w:r>
        <w:rPr>
          <w:i/>
          <w:sz w:val="24"/>
        </w:rPr>
        <w:t>to</w:t>
      </w:r>
      <w:r>
        <w:rPr>
          <w:sz w:val="24"/>
        </w:rPr>
        <w:t xml:space="preserve"> of the type </w:t>
      </w:r>
      <w:r>
        <w:rPr>
          <w:i/>
          <w:sz w:val="24"/>
        </w:rPr>
        <w:t>to explain something to somebody (to</w:t>
      </w:r>
      <w:r>
        <w:rPr>
          <w:sz w:val="24"/>
        </w:rPr>
        <w:t xml:space="preserve"> </w:t>
      </w:r>
      <w:r>
        <w:rPr>
          <w:i/>
          <w:sz w:val="24"/>
        </w:rPr>
        <w:t>describe, to dictate, to suggest</w:t>
      </w:r>
      <w:r>
        <w:rPr>
          <w:sz w:val="24"/>
        </w:rPr>
        <w:t>, etc.). With these only the direct passive is possible:</w:t>
      </w:r>
    </w:p>
    <w:p>
      <w:pPr>
        <w:pStyle w:val="Normal"/>
        <w:suppressAutoHyphens w:val="true"/>
        <w:spacing w:lineRule="auto" w:line="240"/>
        <w:ind w:hanging="0" w:end="0"/>
        <w:rPr>
          <w:sz w:val="24"/>
        </w:rPr>
      </w:pPr>
      <w:r>
        <w:rPr>
          <w:sz w:val="24"/>
        </w:rPr>
      </w:r>
    </w:p>
    <w:p>
      <w:pPr>
        <w:pStyle w:val="2"/>
        <w:ind w:start="284" w:end="0"/>
        <w:rPr/>
      </w:pPr>
      <w:r>
        <w:rPr>
          <w:i/>
        </w:rPr>
        <w:t>The rule was explained to them once more</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3. In verb-phrases containing a non-prepositional and a preposi</w:t>
        <w:softHyphen/>
        <w:t>tional object only the non-prepositional passive is possible.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I was told about their victory. </w:t>
      </w:r>
    </w:p>
    <w:p>
      <w:pPr>
        <w:pStyle w:val="Normal"/>
        <w:suppressAutoHyphens w:val="true"/>
        <w:spacing w:lineRule="auto" w:line="240"/>
        <w:ind w:firstLine="284" w:start="284" w:end="0"/>
        <w:rPr>
          <w:sz w:val="24"/>
        </w:rPr>
      </w:pPr>
      <w:r>
        <w:rPr>
          <w:sz w:val="24"/>
        </w:rPr>
        <w:t>Oliver was accused of theft.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4. The infinitive cannot be used as the subject of the passive construc</w:t>
        <w:softHyphen/>
        <w:t>tion with a ditransitive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70. Passive constructions with prepositional monotransitive verbs</w:t>
      </w:r>
    </w:p>
    <w:p>
      <w:pPr>
        <w:pStyle w:val="Normal"/>
        <w:suppressAutoHyphens w:val="true"/>
        <w:spacing w:lineRule="auto" w:line="240"/>
        <w:ind w:firstLine="284" w:end="0"/>
        <w:rPr>
          <w:b/>
          <w:sz w:val="24"/>
        </w:rPr>
      </w:pPr>
      <w:r>
        <w:rPr>
          <w:b/>
          <w:sz w:val="24"/>
        </w:rPr>
      </w:r>
    </w:p>
    <w:tbl>
      <w:tblPr>
        <w:tblW w:w="10732" w:type="dxa"/>
        <w:jc w:val="start"/>
        <w:tblInd w:w="250" w:type="dxa"/>
        <w:tblLayout w:type="fixed"/>
        <w:tblCellMar>
          <w:top w:w="0" w:type="dxa"/>
          <w:start w:w="108" w:type="dxa"/>
          <w:bottom w:w="0" w:type="dxa"/>
          <w:end w:w="108" w:type="dxa"/>
        </w:tblCellMar>
      </w:tblPr>
      <w:tblGrid>
        <w:gridCol w:w="1276"/>
        <w:gridCol w:w="9456"/>
      </w:tblGrid>
      <w:tr>
        <w:trPr/>
        <w:tc>
          <w:tcPr>
            <w:tcW w:w="1276" w:type="dxa"/>
            <w:tcBorders/>
          </w:tcPr>
          <w:p>
            <w:pPr>
              <w:pStyle w:val="Normal"/>
              <w:suppressAutoHyphens w:val="true"/>
              <w:spacing w:lineRule="auto" w:line="240"/>
              <w:ind w:hanging="0" w:end="0"/>
              <w:jc w:val="start"/>
              <w:rPr>
                <w:sz w:val="24"/>
              </w:rPr>
            </w:pPr>
            <w:r>
              <w:rPr>
                <w:sz w:val="24"/>
              </w:rPr>
              <w:t xml:space="preserve">Active: </w:t>
            </w:r>
          </w:p>
          <w:p>
            <w:pPr>
              <w:pStyle w:val="Normal"/>
              <w:suppressAutoHyphens w:val="true"/>
              <w:spacing w:lineRule="auto" w:line="240"/>
              <w:ind w:hanging="0" w:end="0"/>
              <w:jc w:val="start"/>
              <w:rPr>
                <w:sz w:val="24"/>
              </w:rPr>
            </w:pPr>
            <w:r>
              <w:rPr>
                <w:sz w:val="24"/>
              </w:rPr>
              <w:t>Passive:</w:t>
            </w:r>
          </w:p>
        </w:tc>
        <w:tc>
          <w:tcPr>
            <w:tcW w:w="9456" w:type="dxa"/>
            <w:tcBorders/>
          </w:tcPr>
          <w:p>
            <w:pPr>
              <w:pStyle w:val="Normal"/>
              <w:suppressAutoHyphens w:val="true"/>
              <w:spacing w:lineRule="auto" w:line="240"/>
              <w:ind w:hanging="0" w:end="0"/>
              <w:jc w:val="start"/>
              <w:rPr/>
            </w:pPr>
            <w:r>
              <w:rPr>
                <w:sz w:val="24"/>
              </w:rPr>
              <w:t xml:space="preserve">The man </w:t>
            </w:r>
            <w:r>
              <w:rPr>
                <w:i/>
                <w:sz w:val="24"/>
              </w:rPr>
              <w:t>referred</w:t>
            </w:r>
            <w:r>
              <w:rPr>
                <w:sz w:val="24"/>
              </w:rPr>
              <w:t xml:space="preserve"> </w:t>
            </w:r>
            <w:r>
              <w:rPr>
                <w:i/>
                <w:sz w:val="24"/>
              </w:rPr>
              <w:t>to</w:t>
            </w:r>
            <w:r>
              <w:rPr>
                <w:sz w:val="24"/>
              </w:rPr>
              <w:t xml:space="preserve"> this book.  </w:t>
            </w:r>
          </w:p>
          <w:p>
            <w:pPr>
              <w:pStyle w:val="Normal"/>
              <w:suppressAutoHyphens w:val="true"/>
              <w:spacing w:lineRule="auto" w:line="240"/>
              <w:ind w:hanging="0" w:end="0"/>
              <w:jc w:val="start"/>
              <w:rPr/>
            </w:pPr>
            <w:r>
              <w:rPr>
                <w:sz w:val="24"/>
              </w:rPr>
              <w:t xml:space="preserve">This book </w:t>
            </w:r>
            <w:r>
              <w:rPr>
                <w:i/>
                <w:sz w:val="24"/>
              </w:rPr>
              <w:t>was referred to</w:t>
            </w:r>
            <w:r>
              <w:rPr>
                <w:sz w:val="24"/>
              </w:rPr>
              <w:t xml:space="preserve"> by the man.</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In the passive construction the subject of the prepositional passive construction corresponds to the object of the active construction and denotes the receiver of the action. The peculiarity of the construction is that the preposition sticks to the verb.    </w:t>
      </w:r>
    </w:p>
    <w:p>
      <w:pPr>
        <w:pStyle w:val="Normal"/>
        <w:suppressAutoHyphens w:val="true"/>
        <w:spacing w:lineRule="auto" w:line="240"/>
        <w:ind w:firstLine="284" w:end="0"/>
        <w:rPr>
          <w:sz w:val="24"/>
        </w:rPr>
      </w:pPr>
      <w:r>
        <w:rPr>
          <w:sz w:val="24"/>
        </w:rPr>
        <w:t>Most verbs of this type denote the process of speaking, mental and physical perception.</w:t>
      </w:r>
    </w:p>
    <w:p>
      <w:pPr>
        <w:pStyle w:val="Normal"/>
        <w:suppressAutoHyphens w:val="true"/>
        <w:spacing w:lineRule="auto" w:line="240"/>
        <w:ind w:firstLine="284" w:end="0"/>
        <w:rPr>
          <w:sz w:val="24"/>
        </w:rPr>
      </w:pPr>
      <w:r>
        <w:rPr>
          <w:sz w:val="24"/>
        </w:rPr>
        <w:t>The prepositional passive construction has no equivalent in Russian and is translated by an indefinite personal active construction.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Caroline </w:t>
            </w:r>
            <w:r>
              <w:rPr>
                <w:i/>
                <w:sz w:val="24"/>
              </w:rPr>
              <w:t>was</w:t>
            </w:r>
            <w:r>
              <w:rPr>
                <w:sz w:val="24"/>
              </w:rPr>
              <w:t xml:space="preserve"> also </w:t>
            </w:r>
            <w:r>
              <w:rPr>
                <w:i/>
                <w:sz w:val="24"/>
              </w:rPr>
              <w:t>still being talked about</w:t>
            </w:r>
            <w:r>
              <w:rPr>
                <w:sz w:val="24"/>
              </w:rPr>
              <w:t>.</w:t>
            </w:r>
            <w:r>
              <w:rPr>
                <w:sz w:val="24"/>
                <w:lang w:val="ru-RU"/>
              </w:rPr>
              <w:t xml:space="preserve"> </w:t>
            </w:r>
          </w:p>
          <w:p>
            <w:pPr>
              <w:pStyle w:val="Normal"/>
              <w:suppressAutoHyphens w:val="true"/>
              <w:spacing w:lineRule="auto" w:line="240"/>
              <w:ind w:hanging="0" w:end="0"/>
              <w:jc w:val="start"/>
              <w:rPr/>
            </w:pPr>
            <w:r>
              <w:rPr>
                <w:sz w:val="24"/>
                <w:lang w:val="ru-RU"/>
              </w:rPr>
              <w:t>Не</w:t>
            </w:r>
            <w:r>
              <w:rPr>
                <w:sz w:val="24"/>
              </w:rPr>
              <w:t xml:space="preserve"> </w:t>
            </w:r>
            <w:r>
              <w:rPr>
                <w:i/>
                <w:sz w:val="24"/>
              </w:rPr>
              <w:t xml:space="preserve">had </w:t>
            </w:r>
            <w:r>
              <w:rPr>
                <w:sz w:val="24"/>
              </w:rPr>
              <w:t xml:space="preserve">never </w:t>
            </w:r>
            <w:r>
              <w:rPr>
                <w:i/>
                <w:sz w:val="24"/>
              </w:rPr>
              <w:t>been spoken to</w:t>
            </w:r>
            <w:r>
              <w:rPr>
                <w:sz w:val="24"/>
              </w:rPr>
              <w:t xml:space="preserve"> that way in his life. </w:t>
            </w:r>
          </w:p>
          <w:p>
            <w:pPr>
              <w:pStyle w:val="Normal"/>
              <w:suppressAutoHyphens w:val="true"/>
              <w:spacing w:lineRule="auto" w:line="240"/>
              <w:ind w:hanging="0" w:end="0"/>
              <w:jc w:val="start"/>
              <w:rPr/>
            </w:pPr>
            <w:r>
              <w:rPr>
                <w:sz w:val="24"/>
              </w:rPr>
              <w:t>He’</w:t>
            </w:r>
            <w:r>
              <w:rPr>
                <w:i/>
                <w:sz w:val="24"/>
              </w:rPr>
              <w:t xml:space="preserve">s </w:t>
            </w:r>
            <w:r>
              <w:rPr>
                <w:sz w:val="24"/>
              </w:rPr>
              <w:t xml:space="preserve">well </w:t>
            </w:r>
            <w:r>
              <w:rPr>
                <w:i/>
                <w:sz w:val="24"/>
              </w:rPr>
              <w:t>spoken of</w:t>
            </w:r>
            <w:r>
              <w:rPr>
                <w:sz w:val="24"/>
              </w:rPr>
              <w:t xml:space="preserve"> as a man of science.</w:t>
            </w:r>
          </w:p>
        </w:tc>
        <w:tc>
          <w:tcPr>
            <w:tcW w:w="5491" w:type="dxa"/>
            <w:tcBorders/>
          </w:tcPr>
          <w:p>
            <w:pPr>
              <w:pStyle w:val="Normal"/>
              <w:suppressAutoHyphens w:val="true"/>
              <w:spacing w:lineRule="auto" w:line="240"/>
              <w:ind w:hanging="0" w:end="0"/>
              <w:jc w:val="start"/>
              <w:rPr>
                <w:sz w:val="24"/>
                <w:lang w:val="ru-RU"/>
              </w:rPr>
            </w:pPr>
            <w:r>
              <w:rPr>
                <w:sz w:val="24"/>
                <w:lang w:val="ru-RU"/>
              </w:rPr>
              <w:t>О Кэролайн тоже все еще продолжали говорить.</w:t>
            </w:r>
          </w:p>
          <w:p>
            <w:pPr>
              <w:pStyle w:val="Normal"/>
              <w:suppressAutoHyphens w:val="true"/>
              <w:spacing w:lineRule="auto" w:line="240"/>
              <w:ind w:hanging="0" w:end="0"/>
              <w:jc w:val="start"/>
              <w:rPr>
                <w:sz w:val="24"/>
                <w:lang w:val="ru-RU"/>
              </w:rPr>
            </w:pPr>
            <w:r>
              <w:rPr>
                <w:sz w:val="24"/>
                <w:lang w:val="ru-RU"/>
              </w:rPr>
              <w:t>С ним так никогда в жизни не разговаривали.</w:t>
            </w:r>
          </w:p>
          <w:p>
            <w:pPr>
              <w:pStyle w:val="Normal"/>
              <w:suppressAutoHyphens w:val="true"/>
              <w:spacing w:lineRule="auto" w:line="240"/>
              <w:ind w:hanging="0" w:end="0"/>
              <w:jc w:val="start"/>
              <w:rPr>
                <w:sz w:val="24"/>
              </w:rPr>
            </w:pPr>
            <w:r>
              <w:rPr>
                <w:sz w:val="24"/>
                <w:lang w:val="ru-RU"/>
              </w:rPr>
              <w:t>О нем хорошо отзываются как об ученом.</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When the prepositional passive construction contains a modal verb, an impersonal active construction is used in Russian.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pPr>
            <w:r>
              <w:rPr>
                <w:sz w:val="24"/>
              </w:rPr>
              <w:t xml:space="preserve">These pictures </w:t>
            </w:r>
            <w:r>
              <w:rPr>
                <w:i/>
                <w:sz w:val="24"/>
              </w:rPr>
              <w:t>must be looked at</w:t>
            </w:r>
            <w:r>
              <w:rPr>
                <w:sz w:val="24"/>
              </w:rPr>
              <w:t xml:space="preserve"> again and again with sustained attention before they completely reveal their beauty.</w:t>
            </w:r>
          </w:p>
        </w:tc>
        <w:tc>
          <w:tcPr>
            <w:tcW w:w="5491" w:type="dxa"/>
            <w:tcBorders/>
          </w:tcPr>
          <w:p>
            <w:pPr>
              <w:pStyle w:val="Normal"/>
              <w:suppressAutoHyphens w:val="true"/>
              <w:spacing w:lineRule="auto" w:line="240"/>
              <w:ind w:hanging="0" w:end="0"/>
              <w:rPr>
                <w:sz w:val="24"/>
              </w:rPr>
            </w:pPr>
            <w:r>
              <w:rPr>
                <w:sz w:val="24"/>
                <w:lang w:val="ru-RU"/>
              </w:rPr>
              <w:t>На эти картины надо смотреть снова и снова с неослабевающим вниманием, прежде чем полностью раскроется их красота.</w:t>
            </w:r>
          </w:p>
        </w:tc>
      </w:tr>
    </w:tbl>
    <w:p>
      <w:pPr>
        <w:pStyle w:val="Normal"/>
        <w:suppressAutoHyphens w:val="true"/>
        <w:spacing w:lineRule="auto" w:line="240"/>
        <w:ind w:firstLine="284" w:end="0"/>
        <w:rPr>
          <w:sz w:val="24"/>
        </w:rPr>
      </w:pPr>
      <w:r>
        <w:rPr>
          <w:sz w:val="24"/>
        </w:rPr>
      </w:r>
    </w:p>
    <w:p>
      <w:pPr>
        <w:pStyle w:val="2"/>
        <w:jc w:val="center"/>
        <w:rPr>
          <w:b/>
          <w:sz w:val="22"/>
        </w:rPr>
      </w:pPr>
      <w:r>
        <w:rPr>
          <w:b/>
          <w:sz w:val="22"/>
        </w:rPr>
        <w:t>Here are some of the most important prepositional monotransitive verbs:</w:t>
      </w:r>
    </w:p>
    <w:p>
      <w:pPr>
        <w:pStyle w:val="2"/>
        <w:jc w:val="center"/>
        <w:rPr>
          <w:b/>
          <w:sz w:val="22"/>
        </w:rPr>
      </w:pPr>
      <w:r>
        <w:rPr>
          <w:b/>
          <w:sz w:val="22"/>
        </w:rPr>
      </w:r>
    </w:p>
    <w:tbl>
      <w:tblPr>
        <w:tblW w:w="8221" w:type="dxa"/>
        <w:jc w:val="start"/>
        <w:tblInd w:w="959" w:type="dxa"/>
        <w:tblLayout w:type="fixed"/>
        <w:tblCellMar>
          <w:top w:w="0" w:type="dxa"/>
          <w:start w:w="108" w:type="dxa"/>
          <w:bottom w:w="0" w:type="dxa"/>
          <w:end w:w="108" w:type="dxa"/>
        </w:tblCellMar>
      </w:tblPr>
      <w:tblGrid>
        <w:gridCol w:w="2701"/>
        <w:gridCol w:w="2827"/>
        <w:gridCol w:w="2693"/>
      </w:tblGrid>
      <w:tr>
        <w:trPr/>
        <w:tc>
          <w:tcPr>
            <w:tcW w:w="2701" w:type="dxa"/>
            <w:tcBorders/>
          </w:tcPr>
          <w:p>
            <w:pPr>
              <w:pStyle w:val="2"/>
              <w:ind w:hanging="0" w:end="0"/>
              <w:jc w:val="center"/>
              <w:rPr>
                <w:b/>
                <w:sz w:val="22"/>
              </w:rPr>
            </w:pPr>
            <w:r>
              <w:rPr>
                <w:sz w:val="22"/>
              </w:rPr>
              <w:t>I</w:t>
            </w:r>
          </w:p>
        </w:tc>
        <w:tc>
          <w:tcPr>
            <w:tcW w:w="2827" w:type="dxa"/>
            <w:tcBorders/>
          </w:tcPr>
          <w:p>
            <w:pPr>
              <w:pStyle w:val="2"/>
              <w:ind w:hanging="0" w:end="0"/>
              <w:jc w:val="center"/>
              <w:rPr>
                <w:b/>
                <w:sz w:val="22"/>
              </w:rPr>
            </w:pPr>
            <w:r>
              <w:rPr>
                <w:sz w:val="22"/>
              </w:rPr>
              <w:t>II</w:t>
            </w:r>
          </w:p>
        </w:tc>
        <w:tc>
          <w:tcPr>
            <w:tcW w:w="2693" w:type="dxa"/>
            <w:tcBorders/>
          </w:tcPr>
          <w:p>
            <w:pPr>
              <w:pStyle w:val="2"/>
              <w:ind w:hanging="0" w:end="0"/>
              <w:jc w:val="center"/>
              <w:rPr>
                <w:b/>
                <w:sz w:val="22"/>
              </w:rPr>
            </w:pPr>
            <w:r>
              <w:rPr>
                <w:sz w:val="22"/>
              </w:rPr>
              <w:t>III</w:t>
            </w:r>
          </w:p>
        </w:tc>
      </w:tr>
      <w:tr>
        <w:trPr/>
        <w:tc>
          <w:tcPr>
            <w:tcW w:w="2701" w:type="dxa"/>
            <w:tcBorders/>
          </w:tcPr>
          <w:p>
            <w:pPr>
              <w:pStyle w:val="Normal"/>
              <w:suppressAutoHyphens w:val="true"/>
              <w:spacing w:lineRule="auto" w:line="240"/>
              <w:ind w:hanging="0" w:end="0"/>
              <w:jc w:val="start"/>
              <w:rPr/>
            </w:pPr>
            <w:r>
              <w:rPr/>
              <w:t xml:space="preserve">to account for </w:t>
            </w:r>
          </w:p>
          <w:p>
            <w:pPr>
              <w:pStyle w:val="Normal"/>
              <w:suppressAutoHyphens w:val="true"/>
              <w:spacing w:lineRule="auto" w:line="240"/>
              <w:ind w:hanging="0" w:end="0"/>
              <w:jc w:val="start"/>
              <w:rPr/>
            </w:pPr>
            <w:r>
              <w:rPr/>
              <w:t xml:space="preserve">to agree upon </w:t>
            </w:r>
          </w:p>
          <w:p>
            <w:pPr>
              <w:pStyle w:val="Normal"/>
              <w:suppressAutoHyphens w:val="true"/>
              <w:spacing w:lineRule="auto" w:line="240"/>
              <w:ind w:hanging="0" w:end="0"/>
              <w:jc w:val="start"/>
              <w:rPr/>
            </w:pPr>
            <w:r>
              <w:rPr/>
              <w:t xml:space="preserve">to appeal to </w:t>
            </w:r>
          </w:p>
          <w:p>
            <w:pPr>
              <w:pStyle w:val="Normal"/>
              <w:suppressAutoHyphens w:val="true"/>
              <w:spacing w:lineRule="auto" w:line="240"/>
              <w:ind w:hanging="0" w:end="0"/>
              <w:jc w:val="start"/>
              <w:rPr/>
            </w:pPr>
            <w:r>
              <w:rPr/>
              <w:t xml:space="preserve">to call on </w:t>
            </w:r>
          </w:p>
          <w:p>
            <w:pPr>
              <w:pStyle w:val="Normal"/>
              <w:suppressAutoHyphens w:val="true"/>
              <w:spacing w:lineRule="auto" w:line="240"/>
              <w:ind w:hanging="0" w:end="0"/>
              <w:jc w:val="start"/>
              <w:rPr/>
            </w:pPr>
            <w:r>
              <w:rPr/>
              <w:t xml:space="preserve">to comment on (upon) </w:t>
            </w:r>
          </w:p>
          <w:p>
            <w:pPr>
              <w:pStyle w:val="Normal"/>
              <w:suppressAutoHyphens w:val="true"/>
              <w:spacing w:lineRule="auto" w:line="240"/>
              <w:ind w:hanging="0" w:end="0"/>
              <w:jc w:val="start"/>
              <w:rPr/>
            </w:pPr>
            <w:r>
              <w:rPr/>
              <w:t xml:space="preserve">to deal with </w:t>
            </w:r>
          </w:p>
          <w:p>
            <w:pPr>
              <w:pStyle w:val="Normal"/>
              <w:suppressAutoHyphens w:val="true"/>
              <w:spacing w:lineRule="auto" w:line="240"/>
              <w:ind w:hanging="0" w:end="0"/>
              <w:jc w:val="start"/>
              <w:rPr/>
            </w:pPr>
            <w:r>
              <w:rPr/>
              <w:t xml:space="preserve">to decide on </w:t>
            </w:r>
          </w:p>
          <w:p>
            <w:pPr>
              <w:pStyle w:val="Normal"/>
              <w:suppressAutoHyphens w:val="true"/>
              <w:spacing w:lineRule="auto" w:line="240"/>
              <w:ind w:hanging="0" w:end="0"/>
              <w:jc w:val="start"/>
              <w:rPr/>
            </w:pPr>
            <w:r>
              <w:rPr/>
              <w:t xml:space="preserve">to depend (up)on </w:t>
            </w:r>
          </w:p>
          <w:p>
            <w:pPr>
              <w:pStyle w:val="Normal"/>
              <w:suppressAutoHyphens w:val="true"/>
              <w:spacing w:lineRule="auto" w:line="240"/>
              <w:ind w:hanging="0" w:end="0"/>
              <w:jc w:val="start"/>
              <w:rPr/>
            </w:pPr>
            <w:r>
              <w:rPr/>
              <w:t xml:space="preserve">to dispose of </w:t>
            </w:r>
          </w:p>
          <w:p>
            <w:pPr>
              <w:pStyle w:val="Normal"/>
              <w:suppressAutoHyphens w:val="true"/>
              <w:spacing w:lineRule="auto" w:line="240"/>
              <w:ind w:hanging="0" w:end="0"/>
              <w:jc w:val="start"/>
              <w:rPr/>
            </w:pPr>
            <w:r>
              <w:rPr/>
              <w:t xml:space="preserve">to dwell upon </w:t>
            </w:r>
          </w:p>
          <w:p>
            <w:pPr>
              <w:pStyle w:val="Normal"/>
              <w:suppressAutoHyphens w:val="true"/>
              <w:spacing w:lineRule="auto" w:line="240"/>
              <w:ind w:hanging="0" w:end="0"/>
              <w:jc w:val="start"/>
              <w:rPr/>
            </w:pPr>
            <w:r>
              <w:rPr/>
              <w:t xml:space="preserve">to hear of </w:t>
            </w:r>
          </w:p>
          <w:p>
            <w:pPr>
              <w:pStyle w:val="Normal"/>
              <w:suppressAutoHyphens w:val="true"/>
              <w:spacing w:lineRule="auto" w:line="240"/>
              <w:ind w:hanging="0" w:end="0"/>
              <w:jc w:val="start"/>
              <w:rPr/>
            </w:pPr>
            <w:r>
              <w:rPr/>
              <w:t xml:space="preserve">to insist on </w:t>
            </w:r>
          </w:p>
          <w:p>
            <w:pPr>
              <w:pStyle w:val="Normal"/>
              <w:suppressAutoHyphens w:val="true"/>
              <w:spacing w:lineRule="auto" w:line="240"/>
              <w:ind w:hanging="0" w:end="0"/>
              <w:jc w:val="start"/>
              <w:rPr/>
            </w:pPr>
            <w:r>
              <w:rPr/>
              <w:t xml:space="preserve">to interfere with           </w:t>
            </w:r>
          </w:p>
          <w:p>
            <w:pPr>
              <w:pStyle w:val="Normal"/>
              <w:suppressAutoHyphens w:val="true"/>
              <w:spacing w:lineRule="auto" w:line="240"/>
              <w:ind w:hanging="0" w:end="0"/>
              <w:jc w:val="start"/>
              <w:rPr/>
            </w:pPr>
            <w:r>
              <w:rPr/>
              <w:t>to laugh at</w:t>
            </w:r>
          </w:p>
          <w:p>
            <w:pPr>
              <w:pStyle w:val="Normal"/>
              <w:suppressAutoHyphens w:val="true"/>
              <w:spacing w:lineRule="auto" w:line="240"/>
              <w:ind w:hanging="0" w:end="0"/>
              <w:jc w:val="start"/>
              <w:rPr/>
            </w:pPr>
            <w:r>
              <w:rPr/>
              <w:t>to listen to</w:t>
            </w:r>
          </w:p>
          <w:p>
            <w:pPr>
              <w:pStyle w:val="Normal"/>
              <w:suppressAutoHyphens w:val="true"/>
              <w:spacing w:lineRule="auto" w:line="240"/>
              <w:ind w:hanging="0" w:end="0"/>
              <w:jc w:val="start"/>
              <w:rPr/>
            </w:pPr>
            <w:r>
              <w:rPr/>
              <w:t>to look at</w:t>
            </w:r>
          </w:p>
          <w:p>
            <w:pPr>
              <w:pStyle w:val="Normal"/>
              <w:suppressAutoHyphens w:val="true"/>
              <w:spacing w:lineRule="auto" w:line="240"/>
              <w:ind w:hanging="0" w:end="0"/>
              <w:jc w:val="start"/>
              <w:rPr/>
            </w:pPr>
            <w:r>
              <w:rPr/>
              <w:t>to look for</w:t>
            </w:r>
          </w:p>
          <w:p>
            <w:pPr>
              <w:pStyle w:val="Normal"/>
              <w:suppressAutoHyphens w:val="true"/>
              <w:spacing w:lineRule="auto" w:line="240"/>
              <w:ind w:hanging="0" w:end="0"/>
              <w:jc w:val="start"/>
              <w:rPr/>
            </w:pPr>
            <w:r>
              <w:rPr/>
              <w:t>to look into</w:t>
            </w:r>
          </w:p>
          <w:p>
            <w:pPr>
              <w:pStyle w:val="Normal"/>
              <w:suppressAutoHyphens w:val="true"/>
              <w:spacing w:lineRule="auto" w:line="240"/>
              <w:ind w:hanging="0" w:end="0"/>
              <w:jc w:val="start"/>
              <w:rPr/>
            </w:pPr>
            <w:r>
              <w:rPr/>
              <w:t>to object to</w:t>
            </w:r>
          </w:p>
          <w:p>
            <w:pPr>
              <w:pStyle w:val="Normal"/>
              <w:suppressAutoHyphens w:val="true"/>
              <w:spacing w:lineRule="auto" w:line="240"/>
              <w:ind w:hanging="0" w:end="0"/>
              <w:jc w:val="start"/>
              <w:rPr/>
            </w:pPr>
            <w:r>
              <w:rPr/>
              <w:t>to pay for</w:t>
            </w:r>
          </w:p>
          <w:p>
            <w:pPr>
              <w:pStyle w:val="Normal"/>
              <w:suppressAutoHyphens w:val="true"/>
              <w:spacing w:lineRule="auto" w:line="240"/>
              <w:ind w:hanging="0" w:end="0"/>
              <w:jc w:val="start"/>
              <w:rPr/>
            </w:pPr>
            <w:r>
              <w:rPr/>
              <w:t>to provide for</w:t>
            </w:r>
          </w:p>
          <w:p>
            <w:pPr>
              <w:pStyle w:val="Normal"/>
              <w:suppressAutoHyphens w:val="true"/>
              <w:spacing w:lineRule="auto" w:line="240"/>
              <w:ind w:hanging="0" w:end="0"/>
              <w:jc w:val="start"/>
              <w:rPr/>
            </w:pPr>
            <w:r>
              <w:rPr/>
              <w:t>to put up with</w:t>
            </w:r>
          </w:p>
          <w:p>
            <w:pPr>
              <w:pStyle w:val="Normal"/>
              <w:suppressAutoHyphens w:val="true"/>
              <w:spacing w:lineRule="auto" w:line="240"/>
              <w:ind w:hanging="0" w:end="0"/>
              <w:jc w:val="start"/>
              <w:rPr/>
            </w:pPr>
            <w:r>
              <w:rPr/>
              <w:t>to read to</w:t>
            </w:r>
          </w:p>
          <w:p>
            <w:pPr>
              <w:pStyle w:val="Normal"/>
              <w:suppressAutoHyphens w:val="true"/>
              <w:spacing w:lineRule="auto" w:line="240"/>
              <w:ind w:hanging="0" w:end="0"/>
              <w:jc w:val="start"/>
              <w:rPr/>
            </w:pPr>
            <w:r>
              <w:rPr/>
              <w:t>to refer to</w:t>
            </w:r>
          </w:p>
          <w:p>
            <w:pPr>
              <w:pStyle w:val="Normal"/>
              <w:suppressAutoHyphens w:val="true"/>
              <w:spacing w:lineRule="auto" w:line="240"/>
              <w:ind w:hanging="0" w:end="0"/>
              <w:jc w:val="start"/>
              <w:rPr/>
            </w:pPr>
            <w:r>
              <w:rPr/>
              <w:t>to rely on</w:t>
            </w:r>
          </w:p>
          <w:p>
            <w:pPr>
              <w:pStyle w:val="Normal"/>
              <w:suppressAutoHyphens w:val="true"/>
              <w:spacing w:lineRule="auto" w:line="240"/>
              <w:ind w:hanging="0" w:end="0"/>
              <w:jc w:val="start"/>
              <w:rPr/>
            </w:pPr>
            <w:r>
              <w:rPr/>
              <w:t>to send for</w:t>
            </w:r>
          </w:p>
          <w:p>
            <w:pPr>
              <w:pStyle w:val="Normal"/>
              <w:suppressAutoHyphens w:val="true"/>
              <w:spacing w:lineRule="auto" w:line="240"/>
              <w:ind w:hanging="0" w:end="0"/>
              <w:jc w:val="start"/>
              <w:rPr/>
            </w:pPr>
            <w:r>
              <w:rPr/>
              <w:t>to speak about (of)</w:t>
            </w:r>
          </w:p>
          <w:p>
            <w:pPr>
              <w:pStyle w:val="Normal"/>
              <w:suppressAutoHyphens w:val="true"/>
              <w:spacing w:lineRule="auto" w:line="240"/>
              <w:ind w:hanging="0" w:end="0"/>
              <w:jc w:val="start"/>
              <w:rPr/>
            </w:pPr>
            <w:r>
              <w:rPr/>
              <w:t>to speak to</w:t>
            </w:r>
          </w:p>
          <w:p>
            <w:pPr>
              <w:pStyle w:val="Normal"/>
              <w:suppressAutoHyphens w:val="true"/>
              <w:spacing w:lineRule="auto" w:line="240"/>
              <w:ind w:hanging="0" w:end="0"/>
              <w:jc w:val="start"/>
              <w:rPr/>
            </w:pPr>
            <w:r>
              <w:rPr/>
              <w:t>to talk about (of)</w:t>
            </w:r>
          </w:p>
          <w:p>
            <w:pPr>
              <w:pStyle w:val="Normal"/>
              <w:suppressAutoHyphens w:val="true"/>
              <w:spacing w:lineRule="auto" w:line="240"/>
              <w:ind w:hanging="0" w:end="0"/>
              <w:jc w:val="start"/>
              <w:rPr/>
            </w:pPr>
            <w:r>
              <w:rPr/>
              <w:t>to think about (of)</w:t>
            </w:r>
          </w:p>
          <w:p>
            <w:pPr>
              <w:pStyle w:val="Normal"/>
              <w:suppressAutoHyphens w:val="true"/>
              <w:spacing w:lineRule="auto" w:line="240"/>
              <w:ind w:hanging="0" w:end="0"/>
              <w:jc w:val="start"/>
              <w:rPr/>
            </w:pPr>
            <w:r>
              <w:rPr/>
              <w:t>to touch upon</w:t>
            </w:r>
          </w:p>
          <w:p>
            <w:pPr>
              <w:pStyle w:val="Normal"/>
              <w:suppressAutoHyphens w:val="true"/>
              <w:spacing w:lineRule="auto" w:line="240"/>
              <w:ind w:hanging="0" w:end="0"/>
              <w:jc w:val="start"/>
              <w:rPr/>
            </w:pPr>
            <w:r>
              <w:rPr/>
              <w:t>to wait for</w:t>
            </w:r>
          </w:p>
          <w:p>
            <w:pPr>
              <w:pStyle w:val="2"/>
              <w:ind w:hanging="0" w:end="0"/>
              <w:jc w:val="start"/>
              <w:rPr>
                <w:b/>
                <w:sz w:val="22"/>
              </w:rPr>
            </w:pPr>
            <w:r>
              <w:rPr>
                <w:sz w:val="22"/>
              </w:rPr>
              <w:t>to wonder at</w:t>
            </w:r>
          </w:p>
        </w:tc>
        <w:tc>
          <w:tcPr>
            <w:tcW w:w="2827" w:type="dxa"/>
            <w:tcBorders/>
          </w:tcPr>
          <w:p>
            <w:pPr>
              <w:pStyle w:val="Normal"/>
              <w:suppressAutoHyphens w:val="true"/>
              <w:spacing w:lineRule="auto" w:line="240"/>
              <w:ind w:hanging="0" w:end="0"/>
              <w:jc w:val="start"/>
              <w:rPr/>
            </w:pPr>
            <w:r>
              <w:rPr/>
              <w:t xml:space="preserve">to catch sight of </w:t>
            </w:r>
          </w:p>
          <w:p>
            <w:pPr>
              <w:pStyle w:val="Normal"/>
              <w:suppressAutoHyphens w:val="true"/>
              <w:spacing w:lineRule="auto" w:line="240"/>
              <w:ind w:hanging="0" w:end="0"/>
              <w:jc w:val="start"/>
              <w:rPr/>
            </w:pPr>
            <w:r>
              <w:rPr/>
              <w:t xml:space="preserve">to lose sight of </w:t>
            </w:r>
          </w:p>
          <w:p>
            <w:pPr>
              <w:pStyle w:val="Normal"/>
              <w:suppressAutoHyphens w:val="true"/>
              <w:spacing w:lineRule="auto" w:line="240"/>
              <w:ind w:hanging="0" w:end="0"/>
              <w:jc w:val="start"/>
              <w:rPr/>
            </w:pPr>
            <w:r>
              <w:rPr/>
              <w:t xml:space="preserve">to find fault with </w:t>
            </w:r>
          </w:p>
          <w:p>
            <w:pPr>
              <w:pStyle w:val="Normal"/>
              <w:suppressAutoHyphens w:val="true"/>
              <w:spacing w:lineRule="auto" w:line="240"/>
              <w:ind w:hanging="0" w:end="0"/>
              <w:jc w:val="start"/>
              <w:rPr/>
            </w:pPr>
            <w:r>
              <w:rPr/>
              <w:t xml:space="preserve">to make fun of </w:t>
            </w:r>
          </w:p>
          <w:p>
            <w:pPr>
              <w:pStyle w:val="Normal"/>
              <w:suppressAutoHyphens w:val="true"/>
              <w:spacing w:lineRule="auto" w:line="240"/>
              <w:ind w:hanging="0" w:end="0"/>
              <w:jc w:val="start"/>
              <w:rPr/>
            </w:pPr>
            <w:r>
              <w:rPr/>
              <w:t xml:space="preserve">to make a fuss of </w:t>
            </w:r>
          </w:p>
          <w:p>
            <w:pPr>
              <w:pStyle w:val="Normal"/>
              <w:suppressAutoHyphens w:val="true"/>
              <w:spacing w:lineRule="auto" w:line="240"/>
              <w:ind w:hanging="0" w:end="0"/>
              <w:jc w:val="start"/>
              <w:rPr/>
            </w:pPr>
            <w:r>
              <w:rPr/>
              <w:t xml:space="preserve">to make use of </w:t>
            </w:r>
          </w:p>
          <w:p>
            <w:pPr>
              <w:pStyle w:val="Normal"/>
              <w:suppressAutoHyphens w:val="true"/>
              <w:spacing w:lineRule="auto" w:line="240"/>
              <w:ind w:hanging="0" w:end="0"/>
              <w:jc w:val="start"/>
              <w:rPr/>
            </w:pPr>
            <w:r>
              <w:rPr/>
              <w:t xml:space="preserve">to pay attention to </w:t>
            </w:r>
          </w:p>
          <w:p>
            <w:pPr>
              <w:pStyle w:val="Normal"/>
              <w:suppressAutoHyphens w:val="true"/>
              <w:spacing w:lineRule="auto" w:line="240"/>
              <w:ind w:hanging="0" w:end="0"/>
              <w:jc w:val="start"/>
              <w:rPr/>
            </w:pPr>
            <w:r>
              <w:rPr/>
              <w:t xml:space="preserve">to put an end (a stop) to </w:t>
            </w:r>
          </w:p>
          <w:p>
            <w:pPr>
              <w:pStyle w:val="Normal"/>
              <w:suppressAutoHyphens w:val="true"/>
              <w:spacing w:lineRule="auto" w:line="240"/>
              <w:ind w:hanging="0" w:end="0"/>
              <w:jc w:val="start"/>
              <w:rPr/>
            </w:pPr>
            <w:r>
              <w:rPr/>
              <w:t>to put up with</w:t>
            </w:r>
          </w:p>
          <w:p>
            <w:pPr>
              <w:pStyle w:val="Normal"/>
              <w:suppressAutoHyphens w:val="true"/>
              <w:spacing w:lineRule="auto" w:line="240"/>
              <w:ind w:hanging="0" w:end="0"/>
              <w:jc w:val="start"/>
              <w:rPr/>
            </w:pPr>
            <w:r>
              <w:rPr/>
              <w:t xml:space="preserve">to set fire to </w:t>
            </w:r>
          </w:p>
          <w:p>
            <w:pPr>
              <w:pStyle w:val="Normal"/>
              <w:suppressAutoHyphens w:val="true"/>
              <w:spacing w:lineRule="auto" w:line="240"/>
              <w:ind w:hanging="0" w:end="0"/>
              <w:jc w:val="start"/>
              <w:rPr/>
            </w:pPr>
            <w:r>
              <w:rPr/>
              <w:t xml:space="preserve">to take notice of </w:t>
            </w:r>
          </w:p>
          <w:p>
            <w:pPr>
              <w:pStyle w:val="Normal"/>
              <w:suppressAutoHyphens w:val="true"/>
              <w:spacing w:lineRule="auto" w:line="240"/>
              <w:ind w:hanging="0" w:end="0"/>
              <w:jc w:val="start"/>
              <w:rPr/>
            </w:pPr>
            <w:r>
              <w:rPr/>
              <w:t xml:space="preserve">to take advantage of </w:t>
            </w:r>
          </w:p>
          <w:p>
            <w:pPr>
              <w:pStyle w:val="Normal"/>
              <w:suppressAutoHyphens w:val="true"/>
              <w:spacing w:lineRule="auto" w:line="240"/>
              <w:ind w:hanging="0" w:end="0"/>
              <w:jc w:val="start"/>
              <w:rPr/>
            </w:pPr>
            <w:r>
              <w:rPr/>
              <w:t>to take care of</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2"/>
              <w:ind w:hanging="0" w:end="0"/>
              <w:jc w:val="start"/>
              <w:rPr>
                <w:b/>
                <w:sz w:val="22"/>
              </w:rPr>
            </w:pPr>
            <w:r>
              <w:rPr>
                <w:b/>
                <w:sz w:val="22"/>
              </w:rPr>
            </w:r>
          </w:p>
        </w:tc>
        <w:tc>
          <w:tcPr>
            <w:tcW w:w="2693" w:type="dxa"/>
            <w:tcBorders/>
          </w:tcPr>
          <w:p>
            <w:pPr>
              <w:pStyle w:val="Normal"/>
              <w:suppressAutoHyphens w:val="true"/>
              <w:spacing w:lineRule="auto" w:line="240"/>
              <w:ind w:hanging="0" w:end="0"/>
              <w:jc w:val="start"/>
              <w:rPr/>
            </w:pPr>
            <w:r>
              <w:rPr/>
              <w:t xml:space="preserve">to arrive at </w:t>
            </w:r>
          </w:p>
          <w:p>
            <w:pPr>
              <w:pStyle w:val="Normal"/>
              <w:suppressAutoHyphens w:val="true"/>
              <w:spacing w:lineRule="auto" w:line="240"/>
              <w:ind w:hanging="0" w:end="0"/>
              <w:jc w:val="start"/>
              <w:rPr/>
            </w:pPr>
            <w:r>
              <w:rPr/>
              <w:t xml:space="preserve">to come to </w:t>
            </w:r>
          </w:p>
          <w:p>
            <w:pPr>
              <w:pStyle w:val="Normal"/>
              <w:suppressAutoHyphens w:val="true"/>
              <w:spacing w:lineRule="auto" w:line="240"/>
              <w:ind w:hanging="0" w:end="0"/>
              <w:jc w:val="start"/>
              <w:rPr/>
            </w:pPr>
            <w:r>
              <w:rPr/>
              <w:t xml:space="preserve">to live in </w:t>
            </w:r>
          </w:p>
          <w:p>
            <w:pPr>
              <w:pStyle w:val="Normal"/>
              <w:suppressAutoHyphens w:val="true"/>
              <w:spacing w:lineRule="auto" w:line="240"/>
              <w:ind w:hanging="0" w:end="0"/>
              <w:jc w:val="start"/>
              <w:rPr/>
            </w:pPr>
            <w:r>
              <w:rPr/>
              <w:t xml:space="preserve">to sleep in </w:t>
            </w:r>
          </w:p>
          <w:p>
            <w:pPr>
              <w:pStyle w:val="2"/>
              <w:ind w:hanging="0" w:end="0"/>
              <w:jc w:val="start"/>
              <w:rPr>
                <w:b/>
                <w:sz w:val="22"/>
              </w:rPr>
            </w:pPr>
            <w:r>
              <w:rPr>
                <w:sz w:val="22"/>
              </w:rPr>
              <w:t>to sit in (on)</w:t>
            </w:r>
          </w:p>
        </w:tc>
      </w:tr>
    </w:tbl>
    <w:p>
      <w:pPr>
        <w:pStyle w:val="2"/>
        <w:jc w:val="start"/>
        <w:rPr>
          <w:b/>
        </w:rPr>
      </w:pPr>
      <w:r>
        <w:rPr>
          <w:b/>
        </w:rPr>
      </w:r>
    </w:p>
    <w:p>
      <w:pPr>
        <w:pStyle w:val="Normal"/>
        <w:suppressAutoHyphens w:val="true"/>
        <w:spacing w:lineRule="auto" w:line="240"/>
        <w:ind w:firstLine="284" w:end="0"/>
        <w:rPr>
          <w:sz w:val="24"/>
        </w:rPr>
      </w:pPr>
      <w:r>
        <w:rPr>
          <w:sz w:val="24"/>
        </w:rPr>
        <w:t>Group I in the list contains the majority (but not all) of prepositional transitive verbs. The list could be continued, for a number of verbs of the kind are used occasionally, but the pattern itself is very productive.</w:t>
      </w:r>
    </w:p>
    <w:p>
      <w:pPr>
        <w:pStyle w:val="Normal"/>
        <w:suppressAutoHyphens w:val="true"/>
        <w:spacing w:lineRule="auto" w:line="240"/>
        <w:ind w:firstLine="284" w:end="0"/>
        <w:rPr/>
      </w:pPr>
      <w:r>
        <w:rPr>
          <w:sz w:val="24"/>
        </w:rPr>
        <w:t xml:space="preserve">Some prepositional monotransitive verbs have non-prepositional equivalents, e.g. </w:t>
      </w:r>
      <w:r>
        <w:rPr>
          <w:i/>
          <w:sz w:val="24"/>
        </w:rPr>
        <w:t>to account for</w:t>
      </w:r>
      <w:r>
        <w:rPr>
          <w:sz w:val="24"/>
        </w:rPr>
        <w:t xml:space="preserve"> is a synonym for </w:t>
      </w:r>
      <w:r>
        <w:rPr>
          <w:i/>
          <w:sz w:val="24"/>
        </w:rPr>
        <w:t>to explain, to look on - to regard, to speak (talk) about - to discuss.</w:t>
      </w:r>
    </w:p>
    <w:p>
      <w:pPr>
        <w:pStyle w:val="2"/>
        <w:rPr>
          <w:i/>
          <w:i/>
          <w:sz w:val="24"/>
        </w:rPr>
      </w:pPr>
      <w:r>
        <w:rPr>
          <w:i/>
          <w:sz w:val="24"/>
        </w:rPr>
      </w:r>
    </w:p>
    <w:p>
      <w:pPr>
        <w:pStyle w:val="2"/>
        <w:rPr/>
      </w:pPr>
      <w:r>
        <w:rPr/>
        <w:t>Your absence must be accounted for. = Your absence must be explained.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Group II contains phraseological units based on the fusion of a monotransitive verb and a noun as direct object. These units express one notion and function as prepositional verbs. Many of them have synonyms among monotransitive verbs, prepositional and non-prepositional:</w:t>
      </w:r>
    </w:p>
    <w:p>
      <w:pPr>
        <w:pStyle w:val="Normal"/>
        <w:suppressAutoHyphens w:val="true"/>
        <w:spacing w:lineRule="auto" w:line="240"/>
        <w:ind w:firstLine="284" w:end="0"/>
        <w:rPr>
          <w:sz w:val="24"/>
        </w:rPr>
      </w:pPr>
      <w:r>
        <w:rPr>
          <w:sz w:val="24"/>
        </w:rPr>
      </w:r>
    </w:p>
    <w:tbl>
      <w:tblPr>
        <w:tblW w:w="9881" w:type="dxa"/>
        <w:jc w:val="start"/>
        <w:tblInd w:w="1101" w:type="dxa"/>
        <w:tblLayout w:type="fixed"/>
        <w:tblCellMar>
          <w:top w:w="0" w:type="dxa"/>
          <w:start w:w="108" w:type="dxa"/>
          <w:bottom w:w="0" w:type="dxa"/>
          <w:end w:w="108" w:type="dxa"/>
        </w:tblCellMar>
      </w:tblPr>
      <w:tblGrid>
        <w:gridCol w:w="1984"/>
        <w:gridCol w:w="7897"/>
      </w:tblGrid>
      <w:tr>
        <w:trPr/>
        <w:tc>
          <w:tcPr>
            <w:tcW w:w="1984" w:type="dxa"/>
            <w:tcBorders/>
          </w:tcPr>
          <w:p>
            <w:pPr>
              <w:pStyle w:val="Normal"/>
              <w:suppressAutoHyphens w:val="true"/>
              <w:spacing w:lineRule="auto" w:line="240"/>
              <w:ind w:hanging="0" w:end="0"/>
              <w:rPr>
                <w:i/>
                <w:i/>
                <w:sz w:val="24"/>
              </w:rPr>
            </w:pPr>
            <w:r>
              <w:rPr>
                <w:i/>
                <w:sz w:val="24"/>
              </w:rPr>
              <w:t xml:space="preserve">to take care of </w:t>
            </w:r>
          </w:p>
          <w:p>
            <w:pPr>
              <w:pStyle w:val="Normal"/>
              <w:suppressAutoHyphens w:val="true"/>
              <w:spacing w:lineRule="auto" w:line="240"/>
              <w:ind w:hanging="0" w:end="0"/>
              <w:rPr>
                <w:i/>
                <w:i/>
                <w:sz w:val="24"/>
              </w:rPr>
            </w:pPr>
            <w:r>
              <w:rPr>
                <w:i/>
                <w:sz w:val="24"/>
              </w:rPr>
              <w:t xml:space="preserve">to find fault with </w:t>
            </w:r>
          </w:p>
          <w:p>
            <w:pPr>
              <w:pStyle w:val="Normal"/>
              <w:suppressAutoHyphens w:val="true"/>
              <w:spacing w:lineRule="auto" w:line="240"/>
              <w:ind w:hanging="0" w:end="0"/>
              <w:rPr>
                <w:i/>
                <w:i/>
                <w:sz w:val="24"/>
              </w:rPr>
            </w:pPr>
            <w:r>
              <w:rPr>
                <w:i/>
                <w:sz w:val="24"/>
              </w:rPr>
              <w:t xml:space="preserve">to put an end to </w:t>
            </w:r>
          </w:p>
          <w:p>
            <w:pPr>
              <w:pStyle w:val="Normal"/>
              <w:suppressAutoHyphens w:val="true"/>
              <w:spacing w:lineRule="auto" w:line="240"/>
              <w:ind w:hanging="0" w:end="0"/>
              <w:rPr>
                <w:i/>
                <w:i/>
                <w:sz w:val="24"/>
              </w:rPr>
            </w:pPr>
            <w:r>
              <w:rPr>
                <w:i/>
                <w:sz w:val="24"/>
              </w:rPr>
              <w:t xml:space="preserve">to put up with </w:t>
            </w:r>
          </w:p>
          <w:p>
            <w:pPr>
              <w:pStyle w:val="Normal"/>
              <w:suppressAutoHyphens w:val="true"/>
              <w:spacing w:lineRule="auto" w:line="240"/>
              <w:ind w:hanging="0" w:end="0"/>
              <w:rPr>
                <w:i/>
                <w:i/>
                <w:sz w:val="24"/>
              </w:rPr>
            </w:pPr>
            <w:r>
              <w:rPr>
                <w:i/>
                <w:sz w:val="24"/>
              </w:rPr>
              <w:t>to make fun of</w:t>
            </w:r>
          </w:p>
        </w:tc>
        <w:tc>
          <w:tcPr>
            <w:tcW w:w="7897" w:type="dxa"/>
            <w:tcBorders/>
          </w:tcPr>
          <w:p>
            <w:pPr>
              <w:pStyle w:val="Normal"/>
              <w:suppressAutoHyphens w:val="true"/>
              <w:spacing w:lineRule="auto" w:line="240"/>
              <w:ind w:firstLine="284" w:end="0"/>
              <w:rPr>
                <w:i/>
                <w:i/>
                <w:sz w:val="24"/>
              </w:rPr>
            </w:pPr>
            <w:r>
              <w:rPr>
                <w:i/>
                <w:sz w:val="24"/>
              </w:rPr>
              <w:t>- to look after, to tend;</w:t>
            </w:r>
          </w:p>
          <w:p>
            <w:pPr>
              <w:pStyle w:val="Normal"/>
              <w:suppressAutoHyphens w:val="true"/>
              <w:spacing w:lineRule="auto" w:line="240"/>
              <w:ind w:firstLine="284" w:end="0"/>
              <w:rPr>
                <w:i/>
                <w:i/>
                <w:sz w:val="24"/>
              </w:rPr>
            </w:pPr>
            <w:r>
              <w:rPr>
                <w:i/>
                <w:sz w:val="24"/>
              </w:rPr>
              <w:t>- to grumble at, about, to criticize;</w:t>
            </w:r>
          </w:p>
          <w:p>
            <w:pPr>
              <w:pStyle w:val="Normal"/>
              <w:suppressAutoHyphens w:val="true"/>
              <w:spacing w:lineRule="auto" w:line="240"/>
              <w:ind w:firstLine="284" w:end="0"/>
              <w:rPr>
                <w:i/>
                <w:i/>
                <w:sz w:val="24"/>
              </w:rPr>
            </w:pPr>
            <w:r>
              <w:rPr>
                <w:i/>
                <w:sz w:val="24"/>
              </w:rPr>
              <w:t>- to stop;</w:t>
            </w:r>
          </w:p>
          <w:p>
            <w:pPr>
              <w:pStyle w:val="Normal"/>
              <w:suppressAutoHyphens w:val="true"/>
              <w:spacing w:lineRule="auto" w:line="240"/>
              <w:ind w:firstLine="284" w:end="0"/>
              <w:rPr>
                <w:i/>
                <w:i/>
                <w:sz w:val="24"/>
              </w:rPr>
            </w:pPr>
            <w:r>
              <w:rPr>
                <w:i/>
                <w:sz w:val="24"/>
              </w:rPr>
              <w:t>- to reconcile oneself to;</w:t>
            </w:r>
          </w:p>
          <w:p>
            <w:pPr>
              <w:pStyle w:val="Normal"/>
              <w:suppressAutoHyphens w:val="true"/>
              <w:spacing w:lineRule="auto" w:line="240"/>
              <w:ind w:firstLine="284" w:end="0"/>
              <w:rPr>
                <w:i/>
                <w:i/>
                <w:sz w:val="24"/>
              </w:rPr>
            </w:pPr>
            <w:r>
              <w:rPr>
                <w:i/>
                <w:sz w:val="24"/>
              </w:rPr>
              <w:t>- to laugh at, to mock.</w:t>
            </w:r>
          </w:p>
          <w:p>
            <w:pPr>
              <w:pStyle w:val="Normal"/>
              <w:suppressAutoHyphens w:val="true"/>
              <w:spacing w:lineRule="auto" w:line="240"/>
              <w:ind w:hanging="0" w:end="0"/>
              <w:rPr>
                <w:i/>
                <w:i/>
                <w:sz w:val="24"/>
              </w:rPr>
            </w:pPr>
            <w:r>
              <w:rPr>
                <w:i/>
                <w:sz w:val="24"/>
              </w:rPr>
            </w:r>
          </w:p>
        </w:tc>
      </w:tr>
    </w:tbl>
    <w:p>
      <w:pPr>
        <w:pStyle w:val="2"/>
        <w:rPr/>
      </w:pPr>
      <w:r>
        <w:rPr/>
        <w:t>Like single prepositional verbs the phraseological units with the verb in the passive voice are usually rendered in Russian by means of indefinite personal or impersonal constructions.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4928"/>
        <w:gridCol w:w="6054"/>
      </w:tblGrid>
      <w:tr>
        <w:trPr/>
        <w:tc>
          <w:tcPr>
            <w:tcW w:w="4928" w:type="dxa"/>
            <w:tcBorders/>
          </w:tcPr>
          <w:p>
            <w:pPr>
              <w:pStyle w:val="Normal"/>
              <w:suppressAutoHyphens w:val="true"/>
              <w:spacing w:lineRule="auto" w:line="240"/>
              <w:ind w:hanging="0" w:end="0"/>
              <w:jc w:val="start"/>
              <w:rPr/>
            </w:pPr>
            <w:r>
              <w:rPr>
                <w:sz w:val="24"/>
              </w:rPr>
              <w:t xml:space="preserve">In hospital patients </w:t>
            </w:r>
            <w:r>
              <w:rPr>
                <w:i/>
                <w:sz w:val="24"/>
              </w:rPr>
              <w:t>are taken great care of.</w:t>
            </w:r>
            <w:r>
              <w:rPr>
                <w:sz w:val="24"/>
              </w:rPr>
              <w:t xml:space="preserve"> </w:t>
            </w:r>
          </w:p>
          <w:p>
            <w:pPr>
              <w:pStyle w:val="Normal"/>
              <w:suppressAutoHyphens w:val="true"/>
              <w:spacing w:lineRule="auto" w:line="240"/>
              <w:ind w:hanging="0" w:end="0"/>
              <w:jc w:val="start"/>
              <w:rPr/>
            </w:pPr>
            <w:r>
              <w:rPr>
                <w:sz w:val="24"/>
              </w:rPr>
              <w:t xml:space="preserve">The boy was the only child and </w:t>
            </w:r>
            <w:r>
              <w:rPr>
                <w:i/>
                <w:sz w:val="24"/>
              </w:rPr>
              <w:t xml:space="preserve">was made a </w:t>
            </w:r>
          </w:p>
          <w:p>
            <w:pPr>
              <w:pStyle w:val="Normal"/>
              <w:suppressAutoHyphens w:val="true"/>
              <w:spacing w:lineRule="auto" w:line="240"/>
              <w:ind w:hanging="0" w:end="0"/>
              <w:jc w:val="start"/>
              <w:rPr>
                <w:i/>
                <w:i/>
                <w:sz w:val="24"/>
              </w:rPr>
            </w:pPr>
            <w:r>
              <w:rPr>
                <w:i/>
                <w:sz w:val="24"/>
              </w:rPr>
              <w:t xml:space="preserve">lot of fuss of. </w:t>
            </w:r>
          </w:p>
          <w:p>
            <w:pPr>
              <w:pStyle w:val="Normal"/>
              <w:suppressAutoHyphens w:val="true"/>
              <w:spacing w:lineRule="auto" w:line="240"/>
              <w:ind w:hanging="0" w:end="0"/>
              <w:jc w:val="start"/>
              <w:rPr/>
            </w:pPr>
            <w:r>
              <w:rPr>
                <w:sz w:val="24"/>
              </w:rPr>
              <w:t>I’m not prepared to think that I’</w:t>
            </w:r>
            <w:r>
              <w:rPr>
                <w:i/>
                <w:sz w:val="24"/>
              </w:rPr>
              <w:t>m</w:t>
            </w:r>
            <w:r>
              <w:rPr>
                <w:sz w:val="24"/>
              </w:rPr>
              <w:t xml:space="preserve"> </w:t>
            </w:r>
            <w:r>
              <w:rPr>
                <w:i/>
                <w:sz w:val="24"/>
              </w:rPr>
              <w:t xml:space="preserve">being made </w:t>
            </w:r>
          </w:p>
          <w:p>
            <w:pPr>
              <w:pStyle w:val="Normal"/>
              <w:suppressAutoHyphens w:val="true"/>
              <w:spacing w:lineRule="auto" w:line="240"/>
              <w:ind w:hanging="0" w:end="0"/>
              <w:jc w:val="start"/>
              <w:rPr>
                <w:sz w:val="24"/>
              </w:rPr>
            </w:pPr>
            <w:r>
              <w:rPr>
                <w:i/>
                <w:sz w:val="24"/>
              </w:rPr>
              <w:t>a fool of.</w:t>
            </w:r>
          </w:p>
        </w:tc>
        <w:tc>
          <w:tcPr>
            <w:tcW w:w="6054" w:type="dxa"/>
            <w:tcBorders/>
          </w:tcPr>
          <w:p>
            <w:pPr>
              <w:pStyle w:val="Normal"/>
              <w:suppressAutoHyphens w:val="true"/>
              <w:spacing w:lineRule="auto" w:line="240"/>
              <w:ind w:hanging="0" w:end="0"/>
              <w:jc w:val="start"/>
              <w:rPr>
                <w:sz w:val="24"/>
                <w:lang w:val="ru-RU"/>
              </w:rPr>
            </w:pPr>
            <w:r>
              <w:rPr>
                <w:sz w:val="24"/>
                <w:lang w:val="ru-RU"/>
              </w:rPr>
              <w:t>В госпитале за больными хорошо ухаживают.</w:t>
            </w:r>
          </w:p>
          <w:p>
            <w:pPr>
              <w:pStyle w:val="Normal"/>
              <w:suppressAutoHyphens w:val="true"/>
              <w:spacing w:lineRule="auto" w:line="240"/>
              <w:ind w:hanging="0" w:end="0"/>
              <w:jc w:val="start"/>
              <w:rPr>
                <w:sz w:val="24"/>
                <w:lang w:val="ru-RU"/>
              </w:rPr>
            </w:pPr>
            <w:r>
              <w:rPr>
                <w:sz w:val="24"/>
                <w:lang w:val="ru-RU"/>
              </w:rPr>
              <w:t xml:space="preserve">Мальчик был единственным ребенком в семье, и с ним много возились. </w:t>
            </w:r>
          </w:p>
          <w:p>
            <w:pPr>
              <w:pStyle w:val="Normal"/>
              <w:suppressAutoHyphens w:val="true"/>
              <w:spacing w:lineRule="auto" w:line="240"/>
              <w:ind w:hanging="0" w:end="0"/>
              <w:jc w:val="start"/>
              <w:rPr>
                <w:sz w:val="24"/>
                <w:lang w:val="ru-RU"/>
              </w:rPr>
            </w:pPr>
            <w:r>
              <w:rPr>
                <w:sz w:val="24"/>
                <w:lang w:val="ru-RU"/>
              </w:rPr>
              <w:t>Мне не хочется думать, что меня дурачат.</w:t>
            </w:r>
          </w:p>
          <w:p>
            <w:pPr>
              <w:pStyle w:val="Normal"/>
              <w:suppressAutoHyphens w:val="true"/>
              <w:spacing w:lineRule="auto" w:line="240"/>
              <w:ind w:hanging="0" w:end="0"/>
              <w:jc w:val="start"/>
              <w:rPr>
                <w:sz w:val="24"/>
                <w:lang w:val="ru-RU"/>
              </w:rPr>
            </w:pPr>
            <w:r>
              <w:rPr>
                <w:sz w:val="24"/>
                <w:lang w:val="ru-RU"/>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Sometimes a phraseological unit is split and the original direct object becomes the subject of the passive construction (the direct passive).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No notice was taken of the boy at first. -</w:t>
      </w:r>
      <w:r>
        <w:rPr>
          <w:sz w:val="24"/>
          <w:lang w:val="ru-RU"/>
        </w:rPr>
        <w:t xml:space="preserve"> Сначала мальчика не замечали.</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Group III contains a short list of intransitive verbs used with preposi</w:t>
        <w:softHyphen/>
        <w:t>tional nominal groups functioning as prepositional objects or adverbial modifiers. These may form passive constructions by analogy with other verbs used with prepositions: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4219"/>
        <w:gridCol w:w="6763"/>
      </w:tblGrid>
      <w:tr>
        <w:trPr/>
        <w:tc>
          <w:tcPr>
            <w:tcW w:w="4219" w:type="dxa"/>
            <w:tcBorders/>
          </w:tcPr>
          <w:p>
            <w:pPr>
              <w:pStyle w:val="Normal"/>
              <w:suppressAutoHyphens w:val="true"/>
              <w:spacing w:lineRule="auto" w:line="240"/>
              <w:ind w:hanging="0" w:end="0"/>
              <w:rPr/>
            </w:pPr>
            <w:r>
              <w:rPr>
                <w:sz w:val="24"/>
              </w:rPr>
              <w:t xml:space="preserve">No conclusion </w:t>
            </w:r>
            <w:r>
              <w:rPr>
                <w:i/>
                <w:sz w:val="24"/>
              </w:rPr>
              <w:t>was arrived at.</w:t>
            </w:r>
            <w:r>
              <w:rPr>
                <w:sz w:val="24"/>
              </w:rPr>
              <w:t xml:space="preserve"> </w:t>
            </w:r>
          </w:p>
          <w:p>
            <w:pPr>
              <w:pStyle w:val="Normal"/>
              <w:suppressAutoHyphens w:val="true"/>
              <w:spacing w:lineRule="auto" w:line="240"/>
              <w:ind w:hanging="0" w:end="0"/>
              <w:rPr/>
            </w:pPr>
            <w:r>
              <w:rPr>
                <w:sz w:val="24"/>
              </w:rPr>
              <w:t xml:space="preserve">His bed </w:t>
            </w:r>
            <w:r>
              <w:rPr>
                <w:i/>
                <w:sz w:val="24"/>
              </w:rPr>
              <w:t xml:space="preserve">hasn’t been slept in. </w:t>
            </w:r>
          </w:p>
          <w:p>
            <w:pPr>
              <w:pStyle w:val="Normal"/>
              <w:suppressAutoHyphens w:val="true"/>
              <w:spacing w:lineRule="auto" w:line="240"/>
              <w:ind w:hanging="0" w:end="0"/>
              <w:rPr>
                <w:sz w:val="24"/>
              </w:rPr>
            </w:pPr>
            <w:r>
              <w:rPr>
                <w:sz w:val="24"/>
              </w:rPr>
              <w:t xml:space="preserve">Such a dress </w:t>
            </w:r>
            <w:r>
              <w:rPr>
                <w:i/>
                <w:sz w:val="24"/>
              </w:rPr>
              <w:t>can’t be sat down in.</w:t>
            </w:r>
          </w:p>
        </w:tc>
        <w:tc>
          <w:tcPr>
            <w:tcW w:w="6763" w:type="dxa"/>
            <w:tcBorders/>
          </w:tcPr>
          <w:p>
            <w:pPr>
              <w:pStyle w:val="Normal"/>
              <w:suppressAutoHyphens w:val="true"/>
              <w:spacing w:lineRule="auto" w:line="240"/>
              <w:ind w:firstLine="284" w:end="0"/>
              <w:rPr/>
            </w:pPr>
            <w:r>
              <w:rPr>
                <w:sz w:val="24"/>
              </w:rPr>
              <w:t>He</w:t>
            </w:r>
            <w:r>
              <w:rPr>
                <w:sz w:val="24"/>
                <w:lang w:val="ru-RU"/>
              </w:rPr>
              <w:t xml:space="preserve"> пришли ни к какому заключению. </w:t>
            </w:r>
          </w:p>
          <w:p>
            <w:pPr>
              <w:pStyle w:val="Normal"/>
              <w:suppressAutoHyphens w:val="true"/>
              <w:spacing w:lineRule="auto" w:line="240"/>
              <w:ind w:firstLine="284" w:end="0"/>
              <w:rPr>
                <w:sz w:val="24"/>
                <w:lang w:val="ru-RU"/>
              </w:rPr>
            </w:pPr>
            <w:r>
              <w:rPr>
                <w:sz w:val="24"/>
                <w:lang w:val="ru-RU"/>
              </w:rPr>
              <w:t xml:space="preserve">В его постели не спали. (Она не смята) </w:t>
            </w:r>
          </w:p>
          <w:p>
            <w:pPr>
              <w:pStyle w:val="Normal"/>
              <w:suppressAutoHyphens w:val="true"/>
              <w:spacing w:lineRule="auto" w:line="240"/>
              <w:ind w:firstLine="284" w:end="0"/>
              <w:rPr>
                <w:sz w:val="24"/>
                <w:lang w:val="ru-RU"/>
              </w:rPr>
            </w:pPr>
            <w:r>
              <w:rPr>
                <w:sz w:val="24"/>
                <w:lang w:val="ru-RU"/>
              </w:rPr>
              <w:t>В таком платье нельзя садиться.</w:t>
            </w:r>
          </w:p>
          <w:p>
            <w:pPr>
              <w:pStyle w:val="Normal"/>
              <w:suppressAutoHyphens w:val="true"/>
              <w:spacing w:lineRule="auto" w:line="240"/>
              <w:ind w:hanging="0" w:end="0"/>
              <w:rPr>
                <w:sz w:val="24"/>
                <w:lang w:val="ru-RU"/>
              </w:rPr>
            </w:pPr>
            <w:r>
              <w:rPr>
                <w:sz w:val="24"/>
                <w:lang w:val="ru-RU"/>
              </w:rPr>
            </w:r>
          </w:p>
        </w:tc>
      </w:tr>
    </w:tbl>
    <w:p>
      <w:pPr>
        <w:pStyle w:val="Style6"/>
        <w:rPr/>
      </w:pPr>
      <w:r>
        <w:rPr/>
        <w:t>The use of the passive voice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71.</w:t>
      </w:r>
      <w:r>
        <w:rPr>
          <w:sz w:val="24"/>
        </w:rPr>
        <w:t xml:space="preserve"> The passive voice is widely used in English. It is used alongside the active voice in written and spoken English. Passive constructions are often used instead of active constructions in sentences beginning with an indefinite pronoun, a noun or a pronoun of indefinite reference.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4503"/>
        <w:gridCol w:w="6479"/>
      </w:tblGrid>
      <w:tr>
        <w:trPr/>
        <w:tc>
          <w:tcPr>
            <w:tcW w:w="4503" w:type="dxa"/>
            <w:tcBorders/>
          </w:tcPr>
          <w:p>
            <w:pPr>
              <w:pStyle w:val="Normal"/>
              <w:suppressAutoHyphens w:val="true"/>
              <w:spacing w:lineRule="auto" w:line="240"/>
              <w:ind w:hanging="0" w:end="0"/>
              <w:jc w:val="start"/>
              <w:rPr>
                <w:sz w:val="24"/>
              </w:rPr>
            </w:pPr>
            <w:r>
              <w:rPr>
                <w:sz w:val="24"/>
              </w:rPr>
              <w:t xml:space="preserve">Somebody left the dog in the garden. </w:t>
            </w:r>
          </w:p>
          <w:p>
            <w:pPr>
              <w:pStyle w:val="Normal"/>
              <w:suppressAutoHyphens w:val="true"/>
              <w:spacing w:lineRule="auto" w:line="240"/>
              <w:ind w:hanging="0" w:end="0"/>
              <w:jc w:val="start"/>
              <w:rPr>
                <w:sz w:val="24"/>
              </w:rPr>
            </w:pPr>
            <w:r>
              <w:rPr>
                <w:sz w:val="24"/>
              </w:rPr>
              <w:t xml:space="preserve">Has anybody answered your questions? </w:t>
            </w:r>
          </w:p>
          <w:p>
            <w:pPr>
              <w:pStyle w:val="Normal"/>
              <w:suppressAutoHyphens w:val="true"/>
              <w:spacing w:lineRule="auto" w:line="240"/>
              <w:ind w:hanging="0" w:end="0"/>
              <w:jc w:val="start"/>
              <w:rPr>
                <w:sz w:val="24"/>
              </w:rPr>
            </w:pPr>
            <w:r>
              <w:rPr>
                <w:sz w:val="24"/>
              </w:rPr>
              <w:t xml:space="preserve">People will laugh at you for your trouble. </w:t>
            </w:r>
          </w:p>
          <w:p>
            <w:pPr>
              <w:pStyle w:val="Normal"/>
              <w:suppressAutoHyphens w:val="true"/>
              <w:spacing w:lineRule="auto" w:line="240"/>
              <w:ind w:hanging="0" w:end="0"/>
              <w:jc w:val="start"/>
              <w:rPr>
                <w:sz w:val="24"/>
              </w:rPr>
            </w:pPr>
            <w:r>
              <w:rPr>
                <w:sz w:val="24"/>
              </w:rPr>
              <w:t>They told me to go away.</w:t>
            </w:r>
          </w:p>
        </w:tc>
        <w:tc>
          <w:tcPr>
            <w:tcW w:w="6479" w:type="dxa"/>
            <w:tcBorders/>
          </w:tcPr>
          <w:p>
            <w:pPr>
              <w:pStyle w:val="Normal"/>
              <w:suppressAutoHyphens w:val="true"/>
              <w:spacing w:lineRule="auto" w:line="240"/>
              <w:ind w:hanging="0" w:end="0"/>
              <w:jc w:val="start"/>
              <w:rPr>
                <w:sz w:val="24"/>
              </w:rPr>
            </w:pPr>
            <w:r>
              <w:rPr>
                <w:sz w:val="24"/>
              </w:rPr>
              <w:t xml:space="preserve">= The dog was left in the garden. </w:t>
            </w:r>
          </w:p>
          <w:p>
            <w:pPr>
              <w:pStyle w:val="Normal"/>
              <w:suppressAutoHyphens w:val="true"/>
              <w:spacing w:lineRule="auto" w:line="240"/>
              <w:ind w:hanging="0" w:end="0"/>
              <w:jc w:val="start"/>
              <w:rPr>
                <w:sz w:val="24"/>
              </w:rPr>
            </w:pPr>
            <w:r>
              <w:rPr>
                <w:sz w:val="24"/>
              </w:rPr>
              <w:t>= Have your questions been answered?</w:t>
            </w:r>
          </w:p>
          <w:p>
            <w:pPr>
              <w:pStyle w:val="Normal"/>
              <w:suppressAutoHyphens w:val="true"/>
              <w:spacing w:lineRule="auto" w:line="240"/>
              <w:ind w:hanging="0" w:end="0"/>
              <w:jc w:val="start"/>
              <w:rPr>
                <w:sz w:val="24"/>
              </w:rPr>
            </w:pPr>
            <w:r>
              <w:rPr>
                <w:sz w:val="24"/>
              </w:rPr>
              <w:t xml:space="preserve">= You will be laughed at for your trouble. </w:t>
            </w:r>
          </w:p>
          <w:p>
            <w:pPr>
              <w:pStyle w:val="Normal"/>
              <w:suppressAutoHyphens w:val="true"/>
              <w:spacing w:lineRule="auto" w:line="240"/>
              <w:ind w:hanging="0" w:end="0"/>
              <w:jc w:val="start"/>
              <w:rPr>
                <w:sz w:val="24"/>
              </w:rPr>
            </w:pPr>
            <w:r>
              <w:rPr>
                <w:sz w:val="24"/>
              </w:rPr>
              <w:t>= I was told to go away.</w:t>
            </w:r>
          </w:p>
        </w:tc>
      </w:tr>
    </w:tbl>
    <w:p>
      <w:pPr>
        <w:pStyle w:val="2"/>
        <w:rPr/>
      </w:pPr>
      <w:r>
        <w:rPr/>
      </w:r>
    </w:p>
    <w:p>
      <w:pPr>
        <w:pStyle w:val="2"/>
        <w:rPr/>
      </w:pPr>
      <w:r>
        <w:rPr/>
        <w:t>It is evident that in the process of speech passive constructions arise naturally, not as a result of conversion from the active into the passive.</w:t>
      </w:r>
    </w:p>
    <w:p>
      <w:pPr>
        <w:pStyle w:val="Normal"/>
        <w:suppressAutoHyphens w:val="true"/>
        <w:spacing w:lineRule="auto" w:line="240"/>
        <w:ind w:firstLine="284" w:end="0"/>
        <w:rPr>
          <w:sz w:val="24"/>
        </w:rPr>
      </w:pPr>
      <w:r>
        <w:rPr>
          <w:sz w:val="24"/>
        </w:rPr>
        <w:t>A passive construction is preferable in case when the speaker is interested in what happens to the person or thing denoted by the subject. The verb or the whole verb phrase is thus made more prominent. The agent or the source of the action is not mentioned at all, either because it is unknown or because it is of no particular importance in the utterance, or else it is evident from the context or the situation. The predicate verb with its modifiers contains a new and most important item of information and is of great communicative value.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We were brought up together.</w:t>
      </w:r>
    </w:p>
    <w:p>
      <w:pPr>
        <w:pStyle w:val="Normal"/>
        <w:suppressAutoHyphens w:val="true"/>
        <w:spacing w:lineRule="auto" w:line="240"/>
        <w:ind w:firstLine="284" w:start="284" w:end="0"/>
        <w:rPr>
          <w:sz w:val="24"/>
        </w:rPr>
      </w:pPr>
      <w:r>
        <w:rPr>
          <w:sz w:val="24"/>
        </w:rPr>
        <w:t>I am always being contradicted.</w:t>
      </w:r>
    </w:p>
    <w:p>
      <w:pPr>
        <w:pStyle w:val="Normal"/>
        <w:suppressAutoHyphens w:val="true"/>
        <w:spacing w:lineRule="auto" w:line="240"/>
        <w:ind w:firstLine="284" w:start="284" w:end="0"/>
        <w:rPr>
          <w:sz w:val="24"/>
        </w:rPr>
      </w:pPr>
      <w:r>
        <w:rPr>
          <w:sz w:val="24"/>
        </w:rPr>
        <w:t>Thank you for your help, but it is no longer required.</w:t>
      </w:r>
    </w:p>
    <w:p>
      <w:pPr>
        <w:pStyle w:val="Normal"/>
        <w:suppressAutoHyphens w:val="true"/>
        <w:spacing w:lineRule="auto" w:line="240"/>
        <w:ind w:firstLine="284" w:start="284" w:end="0"/>
        <w:rPr>
          <w:sz w:val="24"/>
        </w:rPr>
      </w:pPr>
      <w:r>
        <w:rPr>
          <w:sz w:val="24"/>
        </w:rPr>
        <w:t>You will be met as you leave the airport, and you will be given another ticket.</w:t>
      </w:r>
    </w:p>
    <w:p>
      <w:pPr>
        <w:pStyle w:val="Normal"/>
        <w:suppressAutoHyphens w:val="true"/>
        <w:spacing w:lineRule="auto" w:line="240"/>
        <w:ind w:firstLine="284" w:start="284" w:end="0"/>
        <w:rPr>
          <w:sz w:val="24"/>
        </w:rPr>
      </w:pPr>
      <w:r>
        <w:rPr>
          <w:sz w:val="24"/>
        </w:rPr>
        <w:t xml:space="preserve">In silence the soup was finished - excellent, if a little thick; and fish was brought. In silence it was </w:t>
      </w:r>
    </w:p>
    <w:p>
      <w:pPr>
        <w:pStyle w:val="Normal"/>
        <w:suppressAutoHyphens w:val="true"/>
        <w:spacing w:lineRule="auto" w:line="240"/>
        <w:ind w:firstLine="284" w:start="284" w:end="0"/>
        <w:rPr>
          <w:sz w:val="24"/>
        </w:rPr>
      </w:pPr>
      <w:r>
        <w:rPr>
          <w:sz w:val="24"/>
        </w:rPr>
        <w:t>handed.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There are a number of conventional expressions where the passive voice is constantly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The novel was published in 1929. </w:t>
      </w:r>
    </w:p>
    <w:p>
      <w:pPr>
        <w:pStyle w:val="Normal"/>
        <w:suppressAutoHyphens w:val="true"/>
        <w:spacing w:lineRule="auto" w:line="240"/>
        <w:ind w:firstLine="284" w:start="284" w:end="0"/>
        <w:rPr>
          <w:sz w:val="24"/>
        </w:rPr>
      </w:pPr>
      <w:r>
        <w:rPr>
          <w:sz w:val="24"/>
        </w:rPr>
        <w:t>Shakespeare was born in 1564.</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xml:space="preserve">The use of the agentive </w:t>
      </w:r>
      <w:r>
        <w:rPr>
          <w:b/>
          <w:i/>
          <w:sz w:val="24"/>
        </w:rPr>
        <w:t>by-object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72.</w:t>
      </w:r>
      <w:r>
        <w:rPr>
          <w:sz w:val="24"/>
        </w:rPr>
        <w:t xml:space="preserve"> The use of the agentive by-object is highly restricted, it occurs in one case out of five, and even less frequently in colloquial speech and imaginative prose. However, when it does occur, the by-object is of great communicative value, and its elimination would often make the meaning of the verb incomplete and the sentence devoid of meaning.</w:t>
      </w:r>
    </w:p>
    <w:p>
      <w:pPr>
        <w:pStyle w:val="Normal"/>
        <w:suppressAutoHyphens w:val="true"/>
        <w:spacing w:lineRule="auto" w:line="240"/>
        <w:ind w:firstLine="284" w:end="0"/>
        <w:rPr>
          <w:sz w:val="24"/>
        </w:rPr>
      </w:pPr>
      <w:r>
        <w:rPr>
          <w:sz w:val="24"/>
        </w:rPr>
        <w:t>The agent may be a living being, or any thing or notion that can be the source of the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The whole scene was being enacted by puppets.</w:t>
      </w:r>
    </w:p>
    <w:p>
      <w:pPr>
        <w:pStyle w:val="Normal"/>
        <w:suppressAutoHyphens w:val="true"/>
        <w:spacing w:lineRule="auto" w:line="240"/>
        <w:ind w:firstLine="284" w:start="284" w:end="0"/>
        <w:rPr>
          <w:sz w:val="24"/>
        </w:rPr>
      </w:pPr>
      <w:r>
        <w:rPr>
          <w:sz w:val="24"/>
        </w:rPr>
        <w:t>In some areas the picture has been barely touched by the brush.</w:t>
      </w:r>
    </w:p>
    <w:p>
      <w:pPr>
        <w:pStyle w:val="Normal"/>
        <w:suppressAutoHyphens w:val="true"/>
        <w:spacing w:lineRule="auto" w:line="240"/>
        <w:ind w:firstLine="284" w:start="284" w:end="0"/>
        <w:rPr>
          <w:sz w:val="24"/>
        </w:rPr>
      </w:pPr>
      <w:r>
        <w:rPr>
          <w:sz w:val="24"/>
        </w:rPr>
        <w:t>I was wounded by a landmine.</w:t>
      </w:r>
    </w:p>
    <w:p>
      <w:pPr>
        <w:pStyle w:val="Normal"/>
        <w:suppressAutoHyphens w:val="true"/>
        <w:spacing w:lineRule="auto" w:line="240"/>
        <w:ind w:firstLine="284" w:start="284" w:end="0"/>
        <w:rPr>
          <w:sz w:val="24"/>
        </w:rPr>
      </w:pPr>
      <w:r>
        <w:rPr>
          <w:sz w:val="24"/>
        </w:rPr>
        <w:t>The distant mountain had been formed by fire and water.</w:t>
      </w:r>
    </w:p>
    <w:p>
      <w:pPr>
        <w:pStyle w:val="Normal"/>
        <w:suppressAutoHyphens w:val="true"/>
        <w:spacing w:lineRule="auto" w:line="240"/>
        <w:ind w:firstLine="284" w:start="284" w:end="0"/>
        <w:rPr>
          <w:sz w:val="24"/>
        </w:rPr>
      </w:pPr>
      <w:r>
        <w:rPr>
          <w:sz w:val="24"/>
        </w:rPr>
        <w:t>How much was she influenced by that fake idea?</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Besides a noun and very rarely a pronoun, a by-object may be a gerundial phrase or complex, or a subordinate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I was then awakened only by knocking on the window and Annie telling the person responsible to go off.    </w:t>
      </w:r>
    </w:p>
    <w:p>
      <w:pPr>
        <w:pStyle w:val="Normal"/>
        <w:suppressAutoHyphens w:val="true"/>
        <w:spacing w:lineRule="auto" w:line="240"/>
        <w:ind w:firstLine="284" w:start="284" w:end="0"/>
        <w:rPr>
          <w:sz w:val="24"/>
        </w:rPr>
      </w:pPr>
      <w:r>
        <w:rPr>
          <w:sz w:val="24"/>
        </w:rPr>
        <w:t>She didn’t really know anything about people, she was always being taken in by what they told 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Owing to its communicative value and the final position in the sentence, the by-object may be expanded, if necessary, to an extent that is hardly possible in the subject group, as in this commentary on Cezanne's painting:</w:t>
      </w:r>
    </w:p>
    <w:p>
      <w:pPr>
        <w:pStyle w:val="Normal"/>
        <w:suppressAutoHyphens w:val="true"/>
        <w:spacing w:lineRule="auto" w:line="240"/>
        <w:ind w:firstLine="284" w:end="0"/>
        <w:rPr/>
      </w:pPr>
      <w:r>
        <w:rPr>
          <w:sz w:val="24"/>
        </w:rPr>
        <w:t>“</w:t>
      </w:r>
      <w:r>
        <w:rPr>
          <w:sz w:val="24"/>
        </w:rPr>
        <w:t xml:space="preserve">The Card Players.” The subject of this painting of two peasants playing cards was probably inspired </w:t>
      </w:r>
      <w:r>
        <w:rPr>
          <w:i/>
          <w:sz w:val="24"/>
        </w:rPr>
        <w:t>by a similar composition by one of the brothers de Pack, French painters of the seventeenth century whose work Cezanne admired.</w:t>
      </w:r>
    </w:p>
    <w:p>
      <w:pPr>
        <w:pStyle w:val="Normal"/>
        <w:suppressAutoHyphens w:val="true"/>
        <w:spacing w:lineRule="auto" w:line="240"/>
        <w:ind w:firstLine="284" w:end="0"/>
        <w:rPr>
          <w:i/>
          <w:i/>
          <w:sz w:val="24"/>
        </w:rPr>
      </w:pPr>
      <w:r>
        <w:rPr>
          <w:i/>
          <w:sz w:val="24"/>
        </w:rPr>
      </w:r>
    </w:p>
    <w:p>
      <w:pPr>
        <w:pStyle w:val="Heading3"/>
        <w:rPr/>
      </w:pPr>
      <w:bookmarkStart w:id="15" w:name="__RefHeading___Toc5112953"/>
      <w:bookmarkEnd w:id="15"/>
      <w:r>
        <w:rPr/>
        <w:t>The category of mood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73.</w:t>
      </w:r>
      <w:r>
        <w:rPr>
          <w:sz w:val="24"/>
        </w:rPr>
        <w:t xml:space="preserve"> The meaning of this category is the attitude of the speaker or writer towards the content of the sentence, whether the speaker considers the action real, unreal, desirable, necessary, etc. It is expressed in the form of the verb.</w:t>
      </w:r>
    </w:p>
    <w:p>
      <w:pPr>
        <w:pStyle w:val="Normal"/>
        <w:suppressAutoHyphens w:val="true"/>
        <w:spacing w:lineRule="auto" w:line="240"/>
        <w:ind w:firstLine="284" w:end="0"/>
        <w:rPr/>
      </w:pPr>
      <w:r>
        <w:rPr>
          <w:sz w:val="24"/>
        </w:rPr>
        <w:t xml:space="preserve">There are three moods in English - </w:t>
      </w:r>
      <w:r>
        <w:rPr>
          <w:b/>
          <w:sz w:val="24"/>
        </w:rPr>
        <w:t>the indicative mood, the impera</w:t>
        <w:softHyphen/>
        <w:t>tive mood and the subjunctive mood.</w:t>
      </w:r>
    </w:p>
    <w:p>
      <w:pPr>
        <w:pStyle w:val="Normal"/>
        <w:suppressAutoHyphens w:val="true"/>
        <w:spacing w:lineRule="auto" w:line="240"/>
        <w:ind w:firstLine="284" w:end="0"/>
        <w:rPr>
          <w:b/>
          <w:sz w:val="24"/>
        </w:rPr>
      </w:pPr>
      <w:r>
        <w:rPr>
          <w:b/>
          <w:sz w:val="24"/>
        </w:rPr>
      </w:r>
    </w:p>
    <w:p>
      <w:pPr>
        <w:pStyle w:val="Heading8"/>
        <w:rPr/>
      </w:pPr>
      <w:r>
        <w:rPr/>
        <w:t>The indicative mood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74. The indicative mood</w:t>
      </w:r>
      <w:r>
        <w:rPr>
          <w:sz w:val="24"/>
        </w:rPr>
        <w:t xml:space="preserve"> form shows that what is said must be regarded as a fact, as something which has occurred or is occurring at the moment of speaking or will occur in the future. It may denote actions with different time-reference and different aspective characteristics. Therefore the indicative mood has a wide variety of tense and aspect forms in the active and passive voice.</w:t>
      </w:r>
    </w:p>
    <w:p>
      <w:pPr>
        <w:pStyle w:val="Normal"/>
        <w:suppressAutoHyphens w:val="true"/>
        <w:spacing w:lineRule="auto" w:line="240"/>
        <w:ind w:firstLine="284" w:end="0"/>
        <w:rPr>
          <w:sz w:val="24"/>
        </w:rPr>
      </w:pPr>
      <w:r>
        <w:rPr>
          <w:sz w:val="24"/>
        </w:rPr>
      </w:r>
    </w:p>
    <w:p>
      <w:pPr>
        <w:pStyle w:val="Heading8"/>
        <w:rPr/>
      </w:pPr>
      <w:r>
        <w:rPr/>
        <w:t>The imperative mood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75. The imperative mood</w:t>
      </w:r>
      <w:r>
        <w:rPr>
          <w:sz w:val="24"/>
        </w:rPr>
        <w:t xml:space="preserve"> expresses a command or a request to perform an action addressed to somebody, but not the action itself. As it does not actually denote an action as a real act, it has no tense category; the unfulfilled action always refers to the future. Aspect distinctions and voice distinctions are not characteristic of the imperative mood, although forms such as, </w:t>
      </w:r>
      <w:r>
        <w:rPr>
          <w:i/>
          <w:sz w:val="24"/>
        </w:rPr>
        <w:t>be writing, be warned</w:t>
      </w:r>
      <w:r>
        <w:rPr>
          <w:sz w:val="24"/>
        </w:rPr>
        <w:t xml:space="preserve"> sometimes occur.</w:t>
      </w:r>
    </w:p>
    <w:p>
      <w:pPr>
        <w:pStyle w:val="Normal"/>
        <w:suppressAutoHyphens w:val="true"/>
        <w:spacing w:lineRule="auto" w:line="240"/>
        <w:ind w:firstLine="284" w:end="0"/>
        <w:rPr/>
      </w:pPr>
      <w:r>
        <w:rPr>
          <w:b/>
          <w:sz w:val="24"/>
        </w:rPr>
        <w:t>The imperative mood</w:t>
      </w:r>
      <w:r>
        <w:rPr>
          <w:sz w:val="24"/>
        </w:rPr>
        <w:t xml:space="preserve"> form coincides with the plain stem of the verb, for example: </w:t>
      </w:r>
      <w:r>
        <w:rPr>
          <w:i/>
          <w:sz w:val="24"/>
        </w:rPr>
        <w:t>Come here! Sit down.</w:t>
      </w:r>
      <w:r>
        <w:rPr>
          <w:sz w:val="24"/>
        </w:rPr>
        <w:t xml:space="preserve"> The negative form is built by means of the auxiliary </w:t>
      </w:r>
      <w:r>
        <w:rPr>
          <w:b/>
          <w:sz w:val="24"/>
        </w:rPr>
        <w:t xml:space="preserve">do </w:t>
      </w:r>
      <w:r>
        <w:rPr>
          <w:sz w:val="24"/>
        </w:rPr>
        <w:t xml:space="preserve">+ the negative particle </w:t>
      </w:r>
      <w:r>
        <w:rPr>
          <w:i/>
          <w:sz w:val="24"/>
        </w:rPr>
        <w:t xml:space="preserve">not </w:t>
      </w:r>
      <w:r>
        <w:rPr>
          <w:sz w:val="24"/>
        </w:rPr>
        <w:t xml:space="preserve">(the contracted form is </w:t>
      </w:r>
      <w:r>
        <w:rPr>
          <w:i/>
          <w:sz w:val="24"/>
        </w:rPr>
        <w:t>don’t</w:t>
      </w:r>
      <w:r>
        <w:rPr>
          <w:sz w:val="24"/>
        </w:rPr>
        <w:t>). This form is always addressed to the second person.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Do not take</w:t>
      </w:r>
      <w:r>
        <w:rPr>
          <w:sz w:val="24"/>
        </w:rPr>
        <w:t xml:space="preserve"> it away.</w:t>
      </w:r>
    </w:p>
    <w:p>
      <w:pPr>
        <w:pStyle w:val="Normal"/>
        <w:suppressAutoHyphens w:val="true"/>
        <w:spacing w:lineRule="auto" w:line="240"/>
        <w:ind w:firstLine="284" w:start="284" w:end="0"/>
        <w:rPr/>
      </w:pPr>
      <w:r>
        <w:rPr>
          <w:i/>
          <w:sz w:val="24"/>
        </w:rPr>
        <w:t>Don’t worry</w:t>
      </w:r>
      <w:r>
        <w:rPr>
          <w:sz w:val="24"/>
        </w:rPr>
        <w:t xml:space="preserve"> about the child.</w:t>
      </w:r>
    </w:p>
    <w:p>
      <w:pPr>
        <w:pStyle w:val="Normal"/>
        <w:suppressAutoHyphens w:val="true"/>
        <w:spacing w:lineRule="auto" w:line="240"/>
        <w:ind w:firstLine="284" w:start="284" w:end="0"/>
        <w:rPr/>
      </w:pPr>
      <w:r>
        <w:rPr>
          <w:i/>
          <w:sz w:val="24"/>
        </w:rPr>
        <w:t>Don’t be</w:t>
      </w:r>
      <w:r>
        <w:rPr>
          <w:sz w:val="24"/>
        </w:rPr>
        <w:t xml:space="preserve"> a </w:t>
      </w:r>
      <w:r>
        <w:rPr>
          <w:i/>
          <w:sz w:val="24"/>
        </w:rPr>
        <w:t>fool</w:t>
      </w:r>
      <w:r>
        <w:rPr>
          <w:sz w:val="24"/>
        </w:rPr>
        <w:t>.</w:t>
      </w:r>
    </w:p>
    <w:p>
      <w:pPr>
        <w:pStyle w:val="Normal"/>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Do is also used in commands or requests to make them more emphatic: </w:t>
      </w:r>
      <w:r>
        <w:rPr>
          <w:b/>
          <w:i/>
          <w:sz w:val="24"/>
        </w:rPr>
        <w:t xml:space="preserve">Do </w:t>
      </w:r>
      <w:r>
        <w:rPr>
          <w:i/>
          <w:sz w:val="24"/>
        </w:rPr>
        <w:t>come and stay</w:t>
      </w:r>
      <w:r>
        <w:rPr>
          <w:sz w:val="24"/>
        </w:rPr>
        <w:t xml:space="preserve"> with us. </w:t>
      </w:r>
      <w:r>
        <w:rPr>
          <w:b/>
          <w:i/>
          <w:sz w:val="24"/>
        </w:rPr>
        <w:t>Do</w:t>
      </w:r>
      <w:r>
        <w:rPr>
          <w:i/>
          <w:sz w:val="24"/>
        </w:rPr>
        <w:t xml:space="preserve"> be quiet.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b/>
          <w:sz w:val="24"/>
        </w:rPr>
        <w:t>In commands and requests</w:t>
      </w:r>
      <w:r>
        <w:rPr>
          <w:sz w:val="24"/>
        </w:rPr>
        <w:t xml:space="preserve"> addressed to a first or third person (or persons) the analytical form </w:t>
      </w:r>
      <w:r>
        <w:rPr>
          <w:i/>
          <w:sz w:val="24"/>
        </w:rPr>
        <w:t>let</w:t>
      </w:r>
      <w:r>
        <w:rPr>
          <w:sz w:val="24"/>
        </w:rPr>
        <w:t xml:space="preserve"> + infinitive without the particle </w:t>
      </w:r>
      <w:r>
        <w:rPr>
          <w:i/>
          <w:sz w:val="24"/>
        </w:rPr>
        <w:t>to</w:t>
      </w:r>
      <w:r>
        <w:rPr>
          <w:sz w:val="24"/>
        </w:rPr>
        <w:t xml:space="preserve"> is used. The verb </w:t>
      </w:r>
      <w:r>
        <w:rPr>
          <w:i/>
          <w:sz w:val="24"/>
        </w:rPr>
        <w:t>let</w:t>
      </w:r>
      <w:r>
        <w:rPr>
          <w:sz w:val="24"/>
        </w:rPr>
        <w:t xml:space="preserve"> functions as an auxiliary, and it partly loses its lexical mean</w:t>
        <w:softHyphen/>
        <w:t>ing. The person addressed is expressed by the personal pronoun in the objective case.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Let us go</w:t>
      </w:r>
      <w:r>
        <w:rPr>
          <w:sz w:val="24"/>
        </w:rPr>
        <w:t xml:space="preserve"> together.</w:t>
      </w:r>
    </w:p>
    <w:p>
      <w:pPr>
        <w:pStyle w:val="Normal"/>
        <w:suppressAutoHyphens w:val="true"/>
        <w:spacing w:lineRule="auto" w:line="240"/>
        <w:ind w:firstLine="284" w:start="284" w:end="0"/>
        <w:rPr/>
      </w:pPr>
      <w:r>
        <w:rPr>
          <w:i/>
          <w:sz w:val="24"/>
        </w:rPr>
        <w:t xml:space="preserve">Let him finish </w:t>
      </w:r>
      <w:r>
        <w:rPr>
          <w:sz w:val="24"/>
        </w:rPr>
        <w:t>his dinner first.</w:t>
      </w:r>
    </w:p>
    <w:p>
      <w:pPr>
        <w:pStyle w:val="2"/>
        <w:ind w:start="284" w:end="0"/>
        <w:rPr/>
      </w:pPr>
      <w:r>
        <w:rPr>
          <w:i/>
        </w:rPr>
        <w:t>Let Andrew do</w:t>
      </w:r>
      <w:r>
        <w:rPr/>
        <w:t xml:space="preserve"> it himself.</w:t>
      </w:r>
    </w:p>
    <w:p>
      <w:pPr>
        <w:pStyle w:val="2"/>
        <w:rPr/>
      </w:pPr>
      <w:r>
        <w:rPr/>
      </w:r>
    </w:p>
    <w:p>
      <w:pPr>
        <w:pStyle w:val="2"/>
        <w:rPr/>
      </w:pPr>
      <w:r>
        <w:rPr>
          <w:b/>
        </w:rPr>
        <w:t>In negative sentences</w:t>
      </w:r>
      <w:r>
        <w:rPr/>
        <w:t xml:space="preserve"> the analytical forms take the particle </w:t>
      </w:r>
      <w:r>
        <w:rPr>
          <w:b/>
        </w:rPr>
        <w:t xml:space="preserve">not </w:t>
      </w:r>
      <w:r>
        <w:rPr/>
        <w:t>without an auxiliary.</w:t>
      </w:r>
    </w:p>
    <w:p>
      <w:pPr>
        <w:pStyle w:val="Normal"/>
        <w:suppressAutoHyphens w:val="true"/>
        <w:spacing w:lineRule="auto" w:line="240"/>
        <w:ind w:firstLine="284" w:end="0"/>
        <w:rPr>
          <w:sz w:val="24"/>
        </w:rPr>
      </w:pPr>
      <w:r>
        <w:rPr>
          <w:sz w:val="24"/>
        </w:rPr>
      </w:r>
    </w:p>
    <w:p>
      <w:pPr>
        <w:pStyle w:val="2"/>
        <w:ind w:start="284" w:end="0"/>
        <w:rPr/>
      </w:pPr>
      <w:r>
        <w:rPr>
          <w:i/>
        </w:rPr>
        <w:t>Let us not argue</w:t>
      </w:r>
      <w:r>
        <w:rPr/>
        <w:t xml:space="preserve"> on the matter.</w:t>
      </w:r>
    </w:p>
    <w:p>
      <w:pPr>
        <w:pStyle w:val="2"/>
        <w:ind w:start="284" w:end="0"/>
        <w:rPr/>
      </w:pPr>
      <w:r>
        <w:rPr>
          <w:i/>
        </w:rPr>
        <w:t>Let him not overestimate</w:t>
      </w:r>
      <w:r>
        <w:rPr/>
        <w:t xml:space="preserve"> his chances.</w:t>
      </w:r>
    </w:p>
    <w:p>
      <w:pPr>
        <w:pStyle w:val="Normal"/>
        <w:suppressAutoHyphens w:val="true"/>
        <w:spacing w:lineRule="auto" w:line="240"/>
        <w:ind w:firstLine="284" w:start="284" w:end="0"/>
        <w:rPr/>
      </w:pPr>
      <w:r>
        <w:rPr>
          <w:i/>
          <w:sz w:val="24"/>
        </w:rPr>
        <w:t>Let her not go</w:t>
      </w:r>
      <w:r>
        <w:rPr>
          <w:sz w:val="24"/>
        </w:rPr>
        <w:t xml:space="preserve"> any further.</w:t>
      </w:r>
    </w:p>
    <w:p>
      <w:pPr>
        <w:pStyle w:val="Normal"/>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In sentences like </w:t>
      </w:r>
      <w:r>
        <w:rPr>
          <w:i/>
          <w:sz w:val="24"/>
        </w:rPr>
        <w:t>Don’t let him go</w:t>
      </w:r>
      <w:r>
        <w:rPr>
          <w:sz w:val="24"/>
        </w:rPr>
        <w:t xml:space="preserve"> the negation refers to the verb </w:t>
      </w:r>
      <w:r>
        <w:rPr>
          <w:i/>
          <w:sz w:val="24"/>
        </w:rPr>
        <w:t>let</w:t>
      </w:r>
      <w:r>
        <w:rPr>
          <w:sz w:val="24"/>
        </w:rPr>
        <w:t>, which in this case fully retains its original meaning of permission.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analytical forms differ in meaning from the synthetic forms, because their meaning is closely connected with the meaning of the pronoun included in the form. Thus </w:t>
      </w:r>
      <w:r>
        <w:rPr>
          <w:i/>
          <w:sz w:val="24"/>
        </w:rPr>
        <w:t>let us do smth</w:t>
      </w:r>
      <w:r>
        <w:rPr>
          <w:sz w:val="24"/>
        </w:rPr>
        <w:t xml:space="preserve"> denotes an invitation to a joint action, not an order or a request. </w:t>
      </w:r>
      <w:r>
        <w:rPr>
          <w:i/>
          <w:sz w:val="24"/>
        </w:rPr>
        <w:t xml:space="preserve">Let him do it </w:t>
      </w:r>
      <w:r>
        <w:rPr>
          <w:sz w:val="24"/>
        </w:rPr>
        <w:t xml:space="preserve">retains to some extent the meaning of permission. In the form </w:t>
      </w:r>
      <w:r>
        <w:rPr>
          <w:i/>
          <w:sz w:val="24"/>
        </w:rPr>
        <w:t>let me (let me do it)</w:t>
      </w:r>
      <w:r>
        <w:rPr>
          <w:sz w:val="24"/>
        </w:rPr>
        <w:t xml:space="preserve"> the first person singular does not convey any imperative meaning and should not therefore be regarded as the imperative. It conveys the meaning of </w:t>
      </w:r>
      <w:r>
        <w:rPr>
          <w:i/>
          <w:sz w:val="24"/>
        </w:rPr>
        <w:t>I am eager to do it, allow me to do it.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sz w:val="24"/>
        </w:rPr>
      </w:pPr>
      <w:r>
        <w:rPr>
          <w:sz w:val="24"/>
        </w:rPr>
        <w:t>The imperative mood form can’t be used in questions.</w:t>
      </w:r>
    </w:p>
    <w:p>
      <w:pPr>
        <w:pStyle w:val="Normal"/>
        <w:suppressAutoHyphens w:val="true"/>
        <w:spacing w:lineRule="auto" w:line="240"/>
        <w:ind w:firstLine="284" w:end="0"/>
        <w:rPr>
          <w:sz w:val="24"/>
        </w:rPr>
      </w:pPr>
      <w:r>
        <w:rPr>
          <w:sz w:val="24"/>
        </w:rPr>
      </w:r>
    </w:p>
    <w:p>
      <w:pPr>
        <w:pStyle w:val="Heading8"/>
        <w:rPr/>
      </w:pPr>
      <w:r>
        <w:rPr/>
        <w:t>The subjunctive mood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b/>
          <w:sz w:val="24"/>
        </w:rPr>
        <w:t>§ 76.</w:t>
      </w:r>
      <w:r>
        <w:rPr>
          <w:sz w:val="24"/>
        </w:rPr>
        <w:t xml:space="preserve"> The subjunctive mood is the category of the verb which is used to express non-facts: unreal or hypothetical actions or states. A hypothetical action or state may be viewed upon as </w:t>
      </w:r>
      <w:r>
        <w:rPr>
          <w:b/>
          <w:sz w:val="24"/>
        </w:rPr>
        <w:t xml:space="preserve">desired, necessary, possible, supposed, imaginary, </w:t>
      </w:r>
      <w:r>
        <w:rPr>
          <w:sz w:val="24"/>
        </w:rPr>
        <w:t>or</w:t>
      </w:r>
      <w:r>
        <w:rPr>
          <w:b/>
          <w:sz w:val="24"/>
        </w:rPr>
        <w:t xml:space="preserve"> contradicting reality.</w:t>
      </w:r>
    </w:p>
    <w:p>
      <w:pPr>
        <w:pStyle w:val="2"/>
        <w:rPr/>
      </w:pPr>
      <w:r>
        <w:rPr/>
        <w:t>Different forms of the verb are employed for this purpose.</w:t>
      </w:r>
    </w:p>
    <w:p>
      <w:pPr>
        <w:pStyle w:val="Normal"/>
        <w:suppressAutoHyphens w:val="true"/>
        <w:spacing w:lineRule="auto" w:line="240"/>
        <w:ind w:firstLine="284" w:end="0"/>
        <w:rPr>
          <w:sz w:val="24"/>
        </w:rPr>
      </w:pPr>
      <w:r>
        <w:rPr>
          <w:sz w:val="24"/>
        </w:rPr>
      </w:r>
    </w:p>
    <w:p>
      <w:pPr>
        <w:pStyle w:val="Heading8"/>
        <w:jc w:val="center"/>
        <w:rPr/>
      </w:pPr>
      <w:r>
        <w:rPr/>
        <w:t>The synthetic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77.</w:t>
      </w:r>
      <w:r>
        <w:rPr>
          <w:sz w:val="24"/>
        </w:rPr>
        <w:t xml:space="preserve"> In Old English the subjunctive mood was expressed by a special system of forms with a special set of inflections, different from those of the indicative. In the course of time, however, most of the inflections were lost, and the difference between the forms of the subjunctive and those of the indicative has almost disappeared. In Modern English there remain only two synthetic forms of the old regular system of the subjunctive, which differ from the forms of the indicative. Although their meaning and use have changed considerably, they are often called by their old names: </w:t>
      </w:r>
      <w:r>
        <w:rPr>
          <w:b/>
          <w:sz w:val="24"/>
        </w:rPr>
        <w:t xml:space="preserve">the present subjunctive </w:t>
      </w:r>
      <w:r>
        <w:rPr>
          <w:sz w:val="24"/>
        </w:rPr>
        <w:t xml:space="preserve">and </w:t>
      </w:r>
      <w:r>
        <w:rPr>
          <w:b/>
          <w:sz w:val="24"/>
        </w:rPr>
        <w:t>the past subjunctive.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I. </w:t>
      </w:r>
      <w:r>
        <w:rPr>
          <w:b/>
          <w:sz w:val="24"/>
        </w:rPr>
        <w:t>The present subjunctive</w:t>
      </w:r>
      <w:r>
        <w:rPr>
          <w:sz w:val="24"/>
        </w:rPr>
        <w:t xml:space="preserve"> coincides with </w:t>
      </w:r>
      <w:r>
        <w:rPr>
          <w:b/>
          <w:sz w:val="24"/>
        </w:rPr>
        <w:t xml:space="preserve">the plain verb stem </w:t>
      </w:r>
      <w:r>
        <w:rPr>
          <w:sz w:val="24"/>
        </w:rPr>
        <w:t>(</w:t>
      </w:r>
      <w:r>
        <w:rPr>
          <w:i/>
          <w:sz w:val="24"/>
        </w:rPr>
        <w:t>be, go, see</w:t>
      </w:r>
      <w:r>
        <w:rPr>
          <w:sz w:val="24"/>
        </w:rPr>
        <w:t xml:space="preserve">) </w:t>
      </w:r>
      <w:r>
        <w:rPr>
          <w:b/>
          <w:sz w:val="24"/>
        </w:rPr>
        <w:t>for all persons</w:t>
      </w:r>
      <w:r>
        <w:rPr>
          <w:sz w:val="24"/>
        </w:rPr>
        <w:t xml:space="preserve"> in both the singular and the plural. It denotes a hypothetical action referring to the present or future. Of these surviving forms only </w:t>
      </w:r>
      <w:r>
        <w:rPr>
          <w:i/>
          <w:sz w:val="24"/>
        </w:rPr>
        <w:t xml:space="preserve">be </w:t>
      </w:r>
      <w:r>
        <w:rPr>
          <w:sz w:val="24"/>
        </w:rPr>
        <w:t>is always distinct from the indicative forms and is therefore rather current.</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82">
                <wp:simplePos x="0" y="0"/>
                <wp:positionH relativeFrom="column">
                  <wp:posOffset>1194435</wp:posOffset>
                </wp:positionH>
                <wp:positionV relativeFrom="paragraph">
                  <wp:posOffset>150495</wp:posOffset>
                </wp:positionV>
                <wp:extent cx="91440" cy="1280160"/>
                <wp:effectExtent l="635" t="5080" r="635" b="5715"/>
                <wp:wrapNone/>
                <wp:docPr id="65" name=""/>
                <a:graphic xmlns:a="http://schemas.openxmlformats.org/drawingml/2006/main">
                  <a:graphicData uri="http://schemas.microsoft.com/office/word/2010/wordprocessingShape">
                    <wps:wsp>
                      <wps:cNvSpPr/>
                      <wps:spPr>
                        <a:xfrm>
                          <a:off x="0" y="0"/>
                          <a:ext cx="91440" cy="1280160"/>
                        </a:xfrm>
                        <a:custGeom>
                          <a:avLst/>
                          <a:gdLst>
                            <a:gd name="textAreaLeft" fmla="*/ 0 w 51840"/>
                            <a:gd name="textAreaRight" fmla="*/ 18720 w 51840"/>
                            <a:gd name="textAreaTop" fmla="*/ 18720 h 725760"/>
                            <a:gd name="textAreaBottom" fmla="*/ 707040 h 7257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11.85pt;width:7.15pt;height:100.75pt;mso-wrap-style:none;v-text-anchor:middle" type="_x0000_t88">
                <v:fill o:detectmouseclick="t" on="false"/>
                <v:stroke color="black" weight="9360" joinstyle="miter" endcap="flat"/>
                <w10:wrap type="none"/>
              </v:shape>
            </w:pict>
          </mc:Fallback>
        </mc:AlternateContent>
      </w:r>
    </w:p>
    <w:tbl>
      <w:tblPr>
        <w:tblW w:w="9881" w:type="dxa"/>
        <w:jc w:val="start"/>
        <w:tblInd w:w="1101" w:type="dxa"/>
        <w:tblLayout w:type="fixed"/>
        <w:tblCellMar>
          <w:top w:w="0" w:type="dxa"/>
          <w:start w:w="108" w:type="dxa"/>
          <w:bottom w:w="0" w:type="dxa"/>
          <w:end w:w="108" w:type="dxa"/>
        </w:tblCellMar>
      </w:tblPr>
      <w:tblGrid>
        <w:gridCol w:w="992"/>
        <w:gridCol w:w="8889"/>
      </w:tblGrid>
      <w:tr>
        <w:trPr/>
        <w:tc>
          <w:tcPr>
            <w:tcW w:w="992" w:type="dxa"/>
            <w:tcBorders/>
          </w:tcPr>
          <w:p>
            <w:pPr>
              <w:pStyle w:val="Normal"/>
              <w:suppressAutoHyphens w:val="true"/>
              <w:spacing w:lineRule="auto" w:line="240"/>
              <w:ind w:hanging="0" w:end="0"/>
              <w:jc w:val="start"/>
              <w:rPr>
                <w:sz w:val="24"/>
              </w:rPr>
            </w:pPr>
            <w:r>
              <w:rPr>
                <w:sz w:val="24"/>
              </w:rPr>
              <w:t xml:space="preserve">I       </w:t>
            </w:r>
          </w:p>
          <w:p>
            <w:pPr>
              <w:pStyle w:val="Normal"/>
              <w:suppressAutoHyphens w:val="true"/>
              <w:spacing w:lineRule="auto" w:line="240"/>
              <w:ind w:hanging="0" w:end="0"/>
              <w:jc w:val="start"/>
              <w:rPr>
                <w:sz w:val="24"/>
              </w:rPr>
            </w:pPr>
            <w:r>
              <w:rPr>
                <w:sz w:val="24"/>
              </w:rPr>
              <w:t>he</w:t>
            </w:r>
          </w:p>
          <w:p>
            <w:pPr>
              <w:pStyle w:val="Normal"/>
              <w:suppressAutoHyphens w:val="true"/>
              <w:spacing w:lineRule="auto" w:line="240"/>
              <w:ind w:hanging="0" w:end="0"/>
              <w:jc w:val="start"/>
              <w:rPr>
                <w:sz w:val="24"/>
              </w:rPr>
            </w:pPr>
            <w:r>
              <w:rPr>
                <w:sz w:val="24"/>
              </w:rPr>
              <w:t>she</w:t>
            </w:r>
          </w:p>
          <w:p>
            <w:pPr>
              <w:pStyle w:val="2"/>
              <w:ind w:hanging="0" w:end="0"/>
              <w:jc w:val="start"/>
              <w:rPr/>
            </w:pPr>
            <w:r>
              <w:rPr/>
              <w:t xml:space="preserve">it     </w:t>
            </w:r>
          </w:p>
          <w:p>
            <w:pPr>
              <w:pStyle w:val="Normal"/>
              <w:suppressAutoHyphens w:val="true"/>
              <w:spacing w:lineRule="auto" w:line="240"/>
              <w:ind w:hanging="0" w:end="0"/>
              <w:jc w:val="start"/>
              <w:rPr>
                <w:sz w:val="24"/>
              </w:rPr>
            </w:pPr>
            <w:r>
              <w:rPr>
                <w:sz w:val="24"/>
              </w:rPr>
              <w:t>we</w:t>
            </w:r>
          </w:p>
          <w:p>
            <w:pPr>
              <w:pStyle w:val="Normal"/>
              <w:suppressAutoHyphens w:val="true"/>
              <w:spacing w:lineRule="auto" w:line="240"/>
              <w:ind w:hanging="0" w:end="0"/>
              <w:jc w:val="start"/>
              <w:rPr>
                <w:sz w:val="24"/>
              </w:rPr>
            </w:pPr>
            <w:r>
              <w:rPr>
                <w:sz w:val="24"/>
              </w:rPr>
              <w:t>you</w:t>
            </w:r>
          </w:p>
          <w:p>
            <w:pPr>
              <w:pStyle w:val="Normal"/>
              <w:suppressAutoHyphens w:val="true"/>
              <w:spacing w:lineRule="auto" w:line="240"/>
              <w:ind w:hanging="0" w:end="0"/>
              <w:jc w:val="start"/>
              <w:rPr>
                <w:sz w:val="24"/>
              </w:rPr>
            </w:pPr>
            <w:r>
              <w:rPr>
                <w:sz w:val="24"/>
              </w:rPr>
              <w:t xml:space="preserve">they </w:t>
            </w:r>
          </w:p>
        </w:tc>
        <w:tc>
          <w:tcPr>
            <w:tcW w:w="8889" w:type="dxa"/>
            <w:tcBorders/>
          </w:tcPr>
          <w:p>
            <w:pPr>
              <w:pStyle w:val="2"/>
              <w:snapToGrid w:val="false"/>
              <w:ind w:hanging="0" w:end="0"/>
              <w:jc w:val="start"/>
              <w:rPr>
                <w:sz w:val="24"/>
              </w:rPr>
            </w:pPr>
            <w:r>
              <w:rPr>
                <w:sz w:val="24"/>
              </w:rPr>
            </w:r>
          </w:p>
          <w:p>
            <w:pPr>
              <w:pStyle w:val="2"/>
              <w:ind w:hanging="0" w:end="0"/>
              <w:jc w:val="start"/>
              <w:rPr/>
            </w:pPr>
            <w:r>
              <w:rPr/>
            </w:r>
          </w:p>
          <w:p>
            <w:pPr>
              <w:pStyle w:val="2"/>
              <w:ind w:hanging="0" w:end="0"/>
              <w:jc w:val="start"/>
              <w:rPr/>
            </w:pPr>
            <w:r>
              <w:rPr/>
            </w:r>
          </w:p>
          <w:p>
            <w:pPr>
              <w:pStyle w:val="2"/>
              <w:ind w:hanging="0" w:end="0"/>
              <w:jc w:val="start"/>
              <w:rPr/>
            </w:pPr>
            <w:r>
              <w:rPr/>
              <w:t>be, take, resent, etc.</w:t>
            </w:r>
          </w:p>
          <w:p>
            <w:pPr>
              <w:pStyle w:val="Normal"/>
              <w:suppressAutoHyphens w:val="tru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required that all </w:t>
      </w:r>
      <w:r>
        <w:rPr>
          <w:i/>
          <w:sz w:val="24"/>
        </w:rPr>
        <w:t xml:space="preserve">be </w:t>
      </w:r>
      <w:r>
        <w:rPr>
          <w:sz w:val="24"/>
        </w:rPr>
        <w:t>kept secret.</w:t>
      </w:r>
    </w:p>
    <w:p>
      <w:pPr>
        <w:pStyle w:val="Normal"/>
        <w:suppressAutoHyphens w:val="true"/>
        <w:spacing w:lineRule="auto" w:line="240"/>
        <w:ind w:firstLine="284" w:end="0"/>
        <w:rPr>
          <w:sz w:val="24"/>
        </w:rPr>
      </w:pPr>
      <w:r>
        <w:rPr>
          <w:sz w:val="24"/>
        </w:rPr>
      </w:r>
    </w:p>
    <w:p>
      <w:pPr>
        <w:pStyle w:val="2"/>
        <w:rPr/>
      </w:pPr>
      <w:r>
        <w:rPr/>
        <w:t>Other verbs are rarely used in the subjunctive in informal style, because their subjunctive forms coincide with the indicative except in the 3rd person singular. They are confined mainly to formal style and formulaic expressions - prayers, wishes, which should be memorized as wholes.</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pPr>
      <w:r>
        <w:rPr>
          <w:sz w:val="24"/>
        </w:rPr>
        <w:t xml:space="preserve">It is natural enough the enemy </w:t>
      </w:r>
      <w:r>
        <w:rPr>
          <w:i/>
          <w:sz w:val="24"/>
        </w:rPr>
        <w:t xml:space="preserve">resent </w:t>
      </w:r>
      <w:r>
        <w:rPr>
          <w:sz w:val="24"/>
        </w:rPr>
        <w:t xml:space="preserve">it. </w:t>
      </w:r>
    </w:p>
    <w:p>
      <w:pPr>
        <w:pStyle w:val="Normal"/>
        <w:suppressAutoHyphens w:val="true"/>
        <w:spacing w:lineRule="auto" w:line="240"/>
        <w:ind w:firstLine="284" w:start="284" w:end="0"/>
        <w:rPr/>
      </w:pPr>
      <w:r>
        <w:rPr>
          <w:sz w:val="24"/>
        </w:rPr>
        <w:t xml:space="preserve">Heaven </w:t>
      </w:r>
      <w:r>
        <w:rPr>
          <w:i/>
          <w:sz w:val="24"/>
        </w:rPr>
        <w:t>forbid!</w:t>
      </w:r>
      <w:r>
        <w:rPr>
          <w:sz w:val="24"/>
        </w:rPr>
        <w:t xml:space="preserve"> The devil </w:t>
      </w:r>
      <w:r>
        <w:rPr>
          <w:i/>
          <w:sz w:val="24"/>
        </w:rPr>
        <w:t>take</w:t>
      </w:r>
      <w:r>
        <w:rPr>
          <w:sz w:val="24"/>
        </w:rPr>
        <w:t xml:space="preserve"> him! </w:t>
      </w:r>
    </w:p>
    <w:p>
      <w:pPr>
        <w:pStyle w:val="Normal"/>
        <w:suppressAutoHyphens w:val="true"/>
        <w:spacing w:lineRule="auto" w:line="240"/>
        <w:ind w:firstLine="284" w:start="284" w:end="0"/>
        <w:rPr/>
      </w:pPr>
      <w:r>
        <w:rPr>
          <w:sz w:val="24"/>
        </w:rPr>
        <w:t xml:space="preserve">Long </w:t>
      </w:r>
      <w:r>
        <w:rPr>
          <w:i/>
          <w:sz w:val="24"/>
        </w:rPr>
        <w:t>live</w:t>
      </w:r>
      <w:r>
        <w:rPr>
          <w:sz w:val="24"/>
        </w:rPr>
        <w:t xml:space="preserve"> freedom! God </w:t>
      </w:r>
      <w:r>
        <w:rPr>
          <w:i/>
          <w:sz w:val="24"/>
        </w:rPr>
        <w:t xml:space="preserve">save </w:t>
      </w:r>
      <w:r>
        <w:rPr>
          <w:sz w:val="24"/>
        </w:rPr>
        <w:t>the king!</w:t>
      </w:r>
    </w:p>
    <w:p>
      <w:pPr>
        <w:pStyle w:val="Normal"/>
        <w:suppressAutoHyphens w:val="true"/>
        <w:spacing w:lineRule="auto" w:line="240"/>
        <w:ind w:firstLine="284" w:end="0"/>
        <w:rPr>
          <w:sz w:val="24"/>
          <w:lang w:val="ru-RU"/>
        </w:rPr>
      </w:pPr>
      <w:r>
        <w:rPr>
          <w:sz w:val="24"/>
          <w:lang w:val="ru-RU"/>
        </w:rPr>
      </w:r>
    </w:p>
    <w:p>
      <w:pPr>
        <w:pStyle w:val="2"/>
        <w:rPr/>
      </w:pPr>
      <w:r>
        <w:rPr/>
        <w:t xml:space="preserve">II. </w:t>
      </w:r>
      <w:r>
        <w:rPr>
          <w:b/>
        </w:rPr>
        <w:t>The past subjunctive</w:t>
      </w:r>
      <w:r>
        <w:rPr/>
        <w:t xml:space="preserve"> is even more restricted in its usage; it exists in Modern English only in the form </w:t>
      </w:r>
      <w:r>
        <w:rPr>
          <w:i/>
        </w:rPr>
        <w:t>were</w:t>
      </w:r>
      <w:r>
        <w:rPr/>
        <w:t>, which is used for all persons both in the singular and plural. It refers the hypothetical action to the present or future and shows that it contradicts reality.</w:t>
      </w:r>
    </w:p>
    <w:p>
      <w:pPr>
        <w:pStyle w:val="2"/>
        <w:rPr/>
      </w:pPr>
      <w:r>
        <w:rPr/>
      </w:r>
    </w:p>
    <w:p>
      <w:pPr>
        <w:pStyle w:val="2"/>
        <w:ind w:start="284" w:end="0"/>
        <w:rPr/>
      </w:pPr>
      <w:r>
        <w:rPr/>
        <w:t xml:space="preserve">If I </w:t>
      </w:r>
      <w:r>
        <w:rPr>
          <w:i/>
        </w:rPr>
        <w:t xml:space="preserve">were </w:t>
      </w:r>
      <w:r>
        <w:rPr/>
        <w:t xml:space="preserve">you! </w:t>
      </w:r>
    </w:p>
    <w:p>
      <w:pPr>
        <w:pStyle w:val="2"/>
        <w:ind w:start="284" w:end="0"/>
        <w:rPr/>
      </w:pPr>
      <w:r>
        <w:rPr/>
        <w:t xml:space="preserve">If you </w:t>
      </w:r>
      <w:r>
        <w:rPr>
          <w:i/>
        </w:rPr>
        <w:t>were</w:t>
      </w:r>
      <w:r>
        <w:rPr/>
        <w:t xml:space="preserve"> there! </w:t>
      </w:r>
    </w:p>
    <w:p>
      <w:pPr>
        <w:pStyle w:val="2"/>
        <w:ind w:start="284" w:end="0"/>
        <w:rPr/>
      </w:pPr>
      <w:r>
        <w:rPr/>
        <w:t xml:space="preserve">If it </w:t>
      </w:r>
      <w:r>
        <w:rPr>
          <w:i/>
        </w:rPr>
        <w:t>were</w:t>
      </w:r>
      <w:r>
        <w:rPr/>
        <w:t xml:space="preserve"> true!</w:t>
      </w:r>
    </w:p>
    <w:p>
      <w:pPr>
        <w:pStyle w:val="Normal"/>
        <w:suppressAutoHyphens w:val="true"/>
        <w:spacing w:lineRule="auto" w:line="240"/>
        <w:ind w:firstLine="284" w:end="0"/>
        <w:rPr>
          <w:sz w:val="24"/>
        </w:rPr>
      </w:pPr>
      <w:r>
        <w:rPr>
          <w:sz w:val="24"/>
        </w:rPr>
      </w:r>
    </w:p>
    <w:p>
      <w:pPr>
        <w:pStyle w:val="2"/>
        <w:rPr/>
      </w:pPr>
      <w:r>
        <w:rPr/>
        <w:t>The modem tendency, however, is to use was and were in accordance with the rules of agreement (he was, they were).</w:t>
      </w:r>
    </w:p>
    <w:p>
      <w:pPr>
        <w:pStyle w:val="Normal"/>
        <w:suppressAutoHyphens w:val="true"/>
        <w:spacing w:lineRule="auto" w:line="240"/>
        <w:ind w:firstLine="284" w:end="0"/>
        <w:rPr>
          <w:sz w:val="24"/>
        </w:rPr>
      </w:pPr>
      <w:r>
        <w:rPr>
          <w:sz w:val="24"/>
        </w:rPr>
      </w:r>
    </w:p>
    <w:p>
      <w:pPr>
        <w:pStyle w:val="Heading7"/>
        <w:rPr/>
      </w:pPr>
      <w:r>
        <w:rPr/>
        <w:t>The non-factual forms of the tenses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78.</w:t>
      </w:r>
      <w:r>
        <w:rPr>
          <w:sz w:val="24"/>
        </w:rPr>
        <w:t xml:space="preserve"> Owing to the same process of the obliteration of distinctions between the old subjunctive and the indicative the same forms have come to be used for both purposes in Modern English. To differentiate those used to express hypothetical actions or states (non-facts) from tenses in the indicative they will be called </w:t>
      </w:r>
      <w:r>
        <w:rPr>
          <w:b/>
          <w:sz w:val="24"/>
        </w:rPr>
        <w:t>non-factual forms of the tenses.</w:t>
      </w:r>
    </w:p>
    <w:p>
      <w:pPr>
        <w:pStyle w:val="Normal"/>
        <w:suppressAutoHyphens w:val="true"/>
        <w:spacing w:lineRule="auto" w:line="240"/>
        <w:ind w:firstLine="284" w:end="0"/>
        <w:rPr/>
      </w:pPr>
      <w:r>
        <w:rPr>
          <w:sz w:val="24"/>
        </w:rPr>
        <w:t xml:space="preserve">The non-factual past indefinite and past continuous are used to denote hypothetical actions in the present or future; the non-factual past perfect and past perfect continuous denote hypothetical actions in the past. These two pairs of forms differ not only in their time-reference but also in their degree of improbability: </w:t>
      </w:r>
      <w:r>
        <w:rPr>
          <w:i/>
          <w:sz w:val="24"/>
        </w:rPr>
        <w:t>If I had only known</w:t>
      </w:r>
      <w:r>
        <w:rPr>
          <w:sz w:val="24"/>
        </w:rPr>
        <w:t xml:space="preserve"> expresses greater improbability than </w:t>
      </w:r>
      <w:r>
        <w:rPr>
          <w:i/>
          <w:sz w:val="24"/>
        </w:rPr>
        <w:t>If I only knew</w:t>
      </w:r>
      <w:r>
        <w:rPr>
          <w:sz w:val="24"/>
        </w:rPr>
        <w:t xml:space="preserve"> because it refers to a time which has already passed. In Russian this difference is not reflected in the form of the verb.</w:t>
      </w:r>
    </w:p>
    <w:p>
      <w:pPr>
        <w:pStyle w:val="2"/>
        <w:rPr/>
      </w:pPr>
      <w:r>
        <w:rPr/>
        <w:t>The wide use of the non-factual past indefinite (</w:t>
      </w:r>
      <w:r>
        <w:rPr>
          <w:i/>
        </w:rPr>
        <w:t>If I knew, if he came...</w:t>
      </w:r>
      <w:r>
        <w:rPr/>
        <w:t xml:space="preserve">) probably accounts for the strong tendency in Modern English to substitute </w:t>
      </w:r>
      <w:r>
        <w:rPr>
          <w:i/>
        </w:rPr>
        <w:t>was</w:t>
      </w:r>
      <w:r>
        <w:rPr/>
        <w:t xml:space="preserve"> for the past subjunctive form </w:t>
      </w:r>
      <w:r>
        <w:rPr>
          <w:i/>
        </w:rPr>
        <w:t>were</w:t>
      </w:r>
      <w:r>
        <w:rPr/>
        <w:t xml:space="preserve">, at least in less formal style. This tendency makes the system of subjunctive mood forms more similar and comparable to the system of indicative mood forms: </w:t>
      </w:r>
      <w:r>
        <w:rPr>
          <w:i/>
        </w:rPr>
        <w:t>if I knew..., if I was</w:t>
      </w:r>
      <w:r>
        <w:rPr/>
        <w:t xml:space="preserve"> (instead of </w:t>
      </w:r>
      <w:r>
        <w:rPr>
          <w:i/>
        </w:rPr>
        <w:t>were</w:t>
      </w:r>
      <w:r>
        <w:rPr/>
        <w:t xml:space="preserve">), </w:t>
      </w:r>
      <w:r>
        <w:rPr>
          <w:i/>
        </w:rPr>
        <w:t>I wish I knew..., I wish I was</w:t>
      </w:r>
      <w:r>
        <w:rPr/>
        <w:t xml:space="preserve"> (instead of </w:t>
      </w:r>
      <w:r>
        <w:rPr>
          <w:i/>
        </w:rPr>
        <w:t>were</w:t>
      </w:r>
      <w:r>
        <w:rPr/>
        <w:t>).</w:t>
      </w:r>
    </w:p>
    <w:p>
      <w:pPr>
        <w:pStyle w:val="2"/>
        <w:rPr/>
      </w:pPr>
      <w:r>
        <w:rPr/>
        <w:t>On the other hand, were is often used instead of was in the non-factual past 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smiled as </w:t>
      </w:r>
      <w:r>
        <w:rPr>
          <w:i/>
          <w:sz w:val="24"/>
        </w:rPr>
        <w:t>if he were enjoying</w:t>
      </w:r>
      <w:r>
        <w:rPr>
          <w:sz w:val="24"/>
        </w:rPr>
        <w:t xml:space="preserve"> the situation. </w:t>
      </w:r>
    </w:p>
    <w:p>
      <w:pPr>
        <w:pStyle w:val="Normal"/>
        <w:suppressAutoHyphens w:val="true"/>
        <w:spacing w:lineRule="auto" w:line="240"/>
        <w:ind w:firstLine="284" w:end="0"/>
        <w:rPr>
          <w:sz w:val="24"/>
        </w:rPr>
      </w:pPr>
      <w:r>
        <w:rPr>
          <w:sz w:val="24"/>
        </w:rPr>
      </w:r>
    </w:p>
    <w:p>
      <w:pPr>
        <w:pStyle w:val="Heading7"/>
        <w:rPr/>
      </w:pPr>
      <w:r>
        <w:rPr/>
        <w:t>The analytical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79.</w:t>
      </w:r>
      <w:r>
        <w:rPr>
          <w:sz w:val="24"/>
        </w:rPr>
        <w:t xml:space="preserve"> Most of the later formations are analytical, built by means of the auxiliaries which developed from the modal verbs </w:t>
      </w:r>
      <w:r>
        <w:rPr>
          <w:b/>
          <w:sz w:val="24"/>
        </w:rPr>
        <w:t>should</w:t>
      </w:r>
      <w:r>
        <w:rPr>
          <w:sz w:val="24"/>
        </w:rPr>
        <w:t xml:space="preserve"> and </w:t>
      </w:r>
      <w:r>
        <w:rPr>
          <w:b/>
          <w:sz w:val="24"/>
        </w:rPr>
        <w:t>would</w:t>
      </w:r>
      <w:r>
        <w:rPr>
          <w:sz w:val="24"/>
        </w:rPr>
        <w:t xml:space="preserve">, plus any form of </w:t>
      </w:r>
      <w:r>
        <w:rPr>
          <w:b/>
          <w:sz w:val="24"/>
        </w:rPr>
        <w:t>the infinitive</w:t>
      </w:r>
      <w:r>
        <w:rPr>
          <w:sz w:val="24"/>
        </w:rPr>
        <w:t xml:space="preserve">. The auxiliaries, generally called </w:t>
      </w:r>
      <w:r>
        <w:rPr>
          <w:i/>
          <w:sz w:val="24"/>
        </w:rPr>
        <w:t>mood auxiliaries</w:t>
      </w:r>
      <w:r>
        <w:rPr>
          <w:sz w:val="24"/>
        </w:rPr>
        <w:t xml:space="preserve">, have lost their lexical meaning and are used in accordance with strict rules in certain patterns of sentences or clauses. In cases where </w:t>
      </w:r>
      <w:r>
        <w:rPr>
          <w:i/>
          <w:sz w:val="24"/>
        </w:rPr>
        <w:t>should</w:t>
      </w:r>
      <w:r>
        <w:rPr>
          <w:sz w:val="24"/>
        </w:rPr>
        <w:t xml:space="preserve"> and </w:t>
      </w:r>
      <w:r>
        <w:rPr>
          <w:i/>
          <w:sz w:val="24"/>
        </w:rPr>
        <w:t>would</w:t>
      </w:r>
      <w:r>
        <w:rPr>
          <w:sz w:val="24"/>
        </w:rPr>
        <w:t xml:space="preserve"> retain their original modal meaning or their use is not determined by any strict rules, they should be regarded as modal verbs, forming a compound verbal (or nominal) modal predicate. You </w:t>
      </w:r>
      <w:r>
        <w:rPr>
          <w:i/>
          <w:sz w:val="24"/>
        </w:rPr>
        <w:t>should be more palient</w:t>
      </w:r>
      <w:r>
        <w:rPr>
          <w:sz w:val="24"/>
        </w:rPr>
        <w:t xml:space="preserve"> with the child.</w:t>
      </w:r>
    </w:p>
    <w:p>
      <w:pPr>
        <w:pStyle w:val="2"/>
        <w:rPr/>
      </w:pPr>
      <w:r>
        <w:rPr/>
        <w:t xml:space="preserve">Still, some modal verbs are regularly used to denote hypothetical actions in certain syntactic patterns - </w:t>
      </w:r>
      <w:r>
        <w:rPr>
          <w:b/>
        </w:rPr>
        <w:t>may/might + infinitive, can/could + infinitive,</w:t>
      </w:r>
      <w:r>
        <w:rPr/>
        <w:t xml:space="preserve"> but to a certain degree retain their original meaning. These will be regarded as quasi-subjunctive forms.</w:t>
      </w:r>
    </w:p>
    <w:p>
      <w:pPr>
        <w:pStyle w:val="2"/>
        <w:rPr/>
      </w:pPr>
      <w:r>
        <w:rPr/>
      </w:r>
    </w:p>
    <w:p>
      <w:pPr>
        <w:pStyle w:val="Normal"/>
        <w:suppressAutoHyphens w:val="true"/>
        <w:spacing w:lineRule="auto" w:line="240"/>
        <w:ind w:firstLine="284" w:start="284" w:end="0"/>
        <w:rPr/>
      </w:pPr>
      <w:r>
        <w:rPr>
          <w:sz w:val="24"/>
        </w:rPr>
        <w:t xml:space="preserve">However much you </w:t>
      </w:r>
      <w:r>
        <w:rPr>
          <w:i/>
          <w:sz w:val="24"/>
        </w:rPr>
        <w:t>may argue</w:t>
      </w:r>
      <w:r>
        <w:rPr>
          <w:sz w:val="24"/>
        </w:rPr>
        <w:t>, he will do as he pleases (expresses possibility).</w:t>
      </w:r>
    </w:p>
    <w:p>
      <w:pPr>
        <w:pStyle w:val="Normal"/>
        <w:suppressAutoHyphens w:val="true"/>
        <w:spacing w:lineRule="auto" w:line="240"/>
        <w:ind w:firstLine="284" w:start="284" w:end="0"/>
        <w:rPr/>
      </w:pPr>
      <w:r>
        <w:rPr>
          <w:sz w:val="24"/>
        </w:rPr>
        <w:t xml:space="preserve">I wish I </w:t>
      </w:r>
      <w:r>
        <w:rPr>
          <w:i/>
          <w:sz w:val="24"/>
        </w:rPr>
        <w:t>could help</w:t>
      </w:r>
      <w:r>
        <w:rPr>
          <w:sz w:val="24"/>
        </w:rPr>
        <w:t xml:space="preserve"> you (expresses ability).</w:t>
      </w:r>
    </w:p>
    <w:p>
      <w:pPr>
        <w:pStyle w:val="Normal"/>
        <w:suppressAutoHyphens w:val="true"/>
        <w:spacing w:lineRule="auto" w:line="240"/>
        <w:ind w:firstLine="284" w:start="284" w:end="0"/>
        <w:rPr/>
      </w:pPr>
      <w:r>
        <w:rPr>
          <w:sz w:val="24"/>
        </w:rPr>
        <w:t xml:space="preserve">If you </w:t>
      </w:r>
      <w:r>
        <w:rPr>
          <w:i/>
          <w:sz w:val="24"/>
        </w:rPr>
        <w:t>would agree</w:t>
      </w:r>
      <w:r>
        <w:rPr>
          <w:sz w:val="24"/>
        </w:rPr>
        <w:t xml:space="preserve"> to visit my uncle, ... (expresses wish).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Analytic forms may be divided into three groups, according to their use and function.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The forms </w:t>
      </w:r>
      <w:r>
        <w:rPr>
          <w:b/>
          <w:sz w:val="24"/>
        </w:rPr>
        <w:t>should + infinitive</w:t>
      </w:r>
      <w:r>
        <w:rPr>
          <w:sz w:val="24"/>
        </w:rPr>
        <w:t xml:space="preserve"> (for the first person singular and plural) and </w:t>
      </w:r>
      <w:r>
        <w:rPr>
          <w:b/>
          <w:sz w:val="24"/>
        </w:rPr>
        <w:t>would + infinitive</w:t>
      </w:r>
      <w:r>
        <w:rPr>
          <w:sz w:val="24"/>
        </w:rPr>
        <w:t xml:space="preserve"> (for the other persons). This system coincides in form with the future in the past. These forms may be used either in a simple sentence or in the main clause.</w:t>
      </w:r>
    </w:p>
    <w:p>
      <w:pPr>
        <w:pStyle w:val="Normal"/>
        <w:suppressAutoHyphens w:val="true"/>
        <w:spacing w:lineRule="auto" w:line="240"/>
        <w:ind w:firstLine="284" w:end="0"/>
        <w:rPr/>
      </w:pPr>
      <w:r>
        <w:rPr>
          <w:sz w:val="24"/>
        </w:rPr>
        <w:t xml:space="preserve">There is a strong tendency in Modern English to use </w:t>
      </w:r>
      <w:r>
        <w:rPr>
          <w:i/>
          <w:sz w:val="24"/>
        </w:rPr>
        <w:t xml:space="preserve">would </w:t>
      </w:r>
      <w:r>
        <w:rPr>
          <w:sz w:val="24"/>
        </w:rPr>
        <w:t xml:space="preserve">for all persons, in the same way as </w:t>
      </w:r>
      <w:r>
        <w:rPr>
          <w:i/>
          <w:sz w:val="24"/>
        </w:rPr>
        <w:t xml:space="preserve">will </w:t>
      </w:r>
      <w:r>
        <w:rPr>
          <w:sz w:val="24"/>
        </w:rPr>
        <w:t xml:space="preserve">is used instead of </w:t>
      </w:r>
      <w:r>
        <w:rPr>
          <w:i/>
          <w:sz w:val="24"/>
        </w:rPr>
        <w:t>shall</w:t>
      </w:r>
      <w:r>
        <w:rPr>
          <w:sz w:val="24"/>
        </w:rPr>
        <w:t xml:space="preserve"> in the indicative mood. Another tendency is to use the contracted form of </w:t>
      </w:r>
      <w:r>
        <w:rPr>
          <w:i/>
          <w:sz w:val="24"/>
        </w:rPr>
        <w:t>would –‘d</w:t>
      </w:r>
      <w:r>
        <w:rPr>
          <w:sz w:val="24"/>
        </w:rPr>
        <w:t xml:space="preserve"> for all person in informal style. (Compare this usage with that of the contracted form </w:t>
      </w:r>
      <w:r>
        <w:rPr>
          <w:i/>
          <w:sz w:val="24"/>
        </w:rPr>
        <w:t>‘ll</w:t>
      </w:r>
      <w:r>
        <w:rPr>
          <w:sz w:val="24"/>
        </w:rPr>
        <w:t xml:space="preserve"> in the indicative.)</w:t>
      </w:r>
    </w:p>
    <w:p>
      <w:pPr>
        <w:pStyle w:val="Normal"/>
        <w:suppressAutoHyphens w:val="true"/>
        <w:spacing w:lineRule="auto" w:line="240"/>
        <w:ind w:firstLine="284" w:end="0"/>
        <w:rPr>
          <w:sz w:val="24"/>
        </w:rPr>
      </w:pPr>
      <w:r>
        <w:rPr>
          <w:sz w:val="24"/>
        </w:rPr>
        <w:t>These forms denote hypothetical actions, either imagined as resulting from hypothetical conditions, or else presented as a real possibility.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would not praise</w:t>
      </w:r>
      <w:r>
        <w:rPr>
          <w:sz w:val="24"/>
        </w:rPr>
        <w:t xml:space="preserve"> the boy so much.</w:t>
      </w:r>
    </w:p>
    <w:p>
      <w:pPr>
        <w:pStyle w:val="Normal"/>
        <w:suppressAutoHyphens w:val="true"/>
        <w:spacing w:lineRule="auto" w:line="240"/>
        <w:ind w:firstLine="284" w:start="284" w:end="0"/>
        <w:rPr/>
      </w:pPr>
      <w:r>
        <w:rPr>
          <w:i/>
          <w:sz w:val="24"/>
        </w:rPr>
        <w:t xml:space="preserve">Would </w:t>
      </w:r>
      <w:r>
        <w:rPr>
          <w:sz w:val="24"/>
        </w:rPr>
        <w:t xml:space="preserve">you </w:t>
      </w:r>
      <w:r>
        <w:rPr>
          <w:i/>
          <w:sz w:val="24"/>
        </w:rPr>
        <w:t>help</w:t>
      </w:r>
      <w:r>
        <w:rPr>
          <w:sz w:val="24"/>
        </w:rPr>
        <w:t xml:space="preserve"> me if I need your help?</w:t>
      </w:r>
    </w:p>
    <w:p>
      <w:pPr>
        <w:pStyle w:val="Normal"/>
        <w:suppressAutoHyphens w:val="true"/>
        <w:spacing w:lineRule="auto" w:line="240"/>
        <w:ind w:firstLine="284" w:start="284" w:end="0"/>
        <w:rPr/>
      </w:pPr>
      <w:r>
        <w:rPr>
          <w:sz w:val="24"/>
        </w:rPr>
        <w:t xml:space="preserve">He </w:t>
      </w:r>
      <w:r>
        <w:rPr>
          <w:i/>
          <w:sz w:val="24"/>
        </w:rPr>
        <w:t>would smoke</w:t>
      </w:r>
      <w:r>
        <w:rPr>
          <w:sz w:val="24"/>
        </w:rPr>
        <w:t xml:space="preserve"> too much if I didn’t stop him now and again.</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II. The form </w:t>
      </w:r>
      <w:r>
        <w:rPr>
          <w:b/>
          <w:sz w:val="24"/>
        </w:rPr>
        <w:t>would + infinitive for all persons,</w:t>
      </w:r>
      <w:r>
        <w:rPr>
          <w:sz w:val="24"/>
        </w:rPr>
        <w:t xml:space="preserve"> both singular and plural. This form is highly specialised in meaning; it expresses a desirable action in the future. It may be used both in simple and complex sentences.</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pPr>
      <w:r>
        <w:rPr>
          <w:sz w:val="24"/>
        </w:rPr>
        <w:t xml:space="preserve">Let us invite him. He </w:t>
      </w:r>
      <w:r>
        <w:rPr>
          <w:i/>
          <w:sz w:val="24"/>
        </w:rPr>
        <w:t>would gladly accept</w:t>
      </w:r>
      <w:r>
        <w:rPr>
          <w:sz w:val="24"/>
        </w:rPr>
        <w:t xml:space="preserve"> the invitation. </w:t>
      </w:r>
    </w:p>
    <w:p>
      <w:pPr>
        <w:pStyle w:val="Normal"/>
        <w:suppressAutoHyphens w:val="true"/>
        <w:spacing w:lineRule="auto" w:line="240"/>
        <w:ind w:firstLine="284" w:start="284" w:end="0"/>
        <w:rPr/>
      </w:pPr>
      <w:r>
        <w:rPr>
          <w:sz w:val="24"/>
        </w:rPr>
        <w:t xml:space="preserve">I wish you </w:t>
      </w:r>
      <w:r>
        <w:rPr>
          <w:i/>
          <w:sz w:val="24"/>
        </w:rPr>
        <w:t>would go</w:t>
      </w:r>
      <w:r>
        <w:rPr>
          <w:sz w:val="24"/>
        </w:rPr>
        <w:t xml:space="preserve"> there too.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III. The form </w:t>
      </w:r>
      <w:r>
        <w:rPr>
          <w:b/>
          <w:sz w:val="24"/>
        </w:rPr>
        <w:t>should + infinitive for all persons.</w:t>
      </w:r>
      <w:r>
        <w:rPr>
          <w:sz w:val="24"/>
        </w:rPr>
        <w:t xml:space="preserve"> This form stands apart in the system of the verb, as contrary to the general tendency to use either two forms - </w:t>
      </w:r>
      <w:r>
        <w:rPr>
          <w:i/>
          <w:sz w:val="24"/>
        </w:rPr>
        <w:t>should</w:t>
      </w:r>
      <w:r>
        <w:rPr>
          <w:sz w:val="24"/>
        </w:rPr>
        <w:t xml:space="preserve"> and </w:t>
      </w:r>
      <w:r>
        <w:rPr>
          <w:i/>
          <w:sz w:val="24"/>
        </w:rPr>
        <w:t>would</w:t>
      </w:r>
      <w:r>
        <w:rPr>
          <w:sz w:val="24"/>
        </w:rPr>
        <w:t xml:space="preserve">, or else to use one form - </w:t>
      </w:r>
      <w:r>
        <w:rPr>
          <w:i/>
          <w:sz w:val="24"/>
        </w:rPr>
        <w:t>would</w:t>
      </w:r>
      <w:r>
        <w:rPr>
          <w:sz w:val="24"/>
        </w:rPr>
        <w:t xml:space="preserve"> for all persons. The meaning of the form is rather broad - it depends on the context.</w:t>
      </w:r>
    </w:p>
    <w:p>
      <w:pPr>
        <w:pStyle w:val="Normal"/>
        <w:suppressAutoHyphens w:val="true"/>
        <w:spacing w:lineRule="auto" w:line="240"/>
        <w:ind w:firstLine="284" w:end="0"/>
        <w:rPr>
          <w:sz w:val="24"/>
        </w:rPr>
      </w:pPr>
      <w:r>
        <w:rPr>
          <w:sz w:val="24"/>
        </w:rPr>
      </w:r>
    </w:p>
    <w:p>
      <w:pPr>
        <w:pStyle w:val="2"/>
        <w:ind w:start="284" w:end="0"/>
        <w:rPr/>
      </w:pPr>
      <w:r>
        <w:rPr/>
        <w:t xml:space="preserve">It is important that all the students </w:t>
      </w:r>
      <w:r>
        <w:rPr>
          <w:i/>
        </w:rPr>
        <w:t>should be informed</w:t>
      </w:r>
      <w:r>
        <w:rPr/>
        <w:t xml:space="preserve"> about it. </w:t>
      </w:r>
    </w:p>
    <w:p>
      <w:pPr>
        <w:pStyle w:val="2"/>
        <w:ind w:start="284" w:end="0"/>
        <w:rPr/>
      </w:pPr>
      <w:r>
        <w:rPr/>
        <w:t xml:space="preserve">It is strange that we </w:t>
      </w:r>
      <w:r>
        <w:rPr>
          <w:i/>
        </w:rPr>
        <w:t>should have met</w:t>
      </w:r>
      <w:r>
        <w:rPr/>
        <w:t xml:space="preserve"> in the same place.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It can easily be seen that most of the forms used to express hypothetical actions are homonymous with the indicative mood forms, either with tense forms or with free combinations of modal verbs with the infinitive. Hence most forms are recognizable as subjunctive only under certain conditions: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1) when they are used in certain sentence or clause patterns. We shall regard such cases as structurally determined use of the subjunctive mood;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when their use is determined by the lexical meaning of the verb or conjunction (see below examples with the verb </w:t>
      </w:r>
      <w:r>
        <w:rPr>
          <w:i/>
          <w:sz w:val="24"/>
        </w:rPr>
        <w:t>wish</w:t>
      </w:r>
      <w:r>
        <w:rPr>
          <w:sz w:val="24"/>
        </w:rPr>
        <w:t xml:space="preserve"> and the conjunction </w:t>
      </w:r>
      <w:r>
        <w:rPr>
          <w:i/>
          <w:sz w:val="24"/>
        </w:rPr>
        <w:t>lest</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in some set expressions (formulaic utterances) which have to be learned as wholes and in which no element of the structure can be omitted or replaced. We shall regard these cases as </w:t>
      </w:r>
      <w:r>
        <w:rPr>
          <w:i/>
          <w:sz w:val="24"/>
        </w:rPr>
        <w:t>the traditional use of</w:t>
      </w:r>
      <w:r>
        <w:rPr>
          <w:sz w:val="24"/>
        </w:rPr>
        <w:t xml:space="preserve"> the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The first two conditions very often overlap.</w:t>
      </w:r>
    </w:p>
    <w:p>
      <w:pPr>
        <w:pStyle w:val="Normal"/>
        <w:suppressAutoHyphens w:val="true"/>
        <w:spacing w:lineRule="auto" w:line="240"/>
        <w:ind w:firstLine="284" w:end="0"/>
        <w:rPr>
          <w:sz w:val="24"/>
        </w:rPr>
      </w:pPr>
      <w:r>
        <w:rPr>
          <w:sz w:val="24"/>
        </w:rPr>
      </w:r>
    </w:p>
    <w:p>
      <w:pPr>
        <w:pStyle w:val="Heading7"/>
        <w:rPr/>
      </w:pPr>
      <w:r>
        <w:rPr/>
        <w:t>The subjunctive mood and the tense category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80.</w:t>
      </w:r>
      <w:r>
        <w:rPr>
          <w:sz w:val="24"/>
        </w:rPr>
        <w:t xml:space="preserve"> The category of tense in the subjunctive mood is different from that in the indicative mood: unlike the indicative mood system in which there are three distinct time-spheres (past, present, future), time-reference in the subjunctive mood is closely connected with the idea of unreality and is based on the following opposition in meaning:</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b/>
                <w:sz w:val="24"/>
              </w:rPr>
            </w:pPr>
            <w:r>
              <w:rPr>
                <w:b/>
                <w:sz w:val="24"/>
              </w:rPr>
              <w:t>Imagined, but still possible</w:t>
            </w:r>
          </w:p>
          <w:p>
            <w:pPr>
              <w:pStyle w:val="Normal"/>
              <w:suppressAutoHyphens w:val="true"/>
              <w:spacing w:lineRule="auto" w:line="240"/>
              <w:ind w:hanging="0" w:end="0"/>
              <w:jc w:val="start"/>
              <w:rPr>
                <w:sz w:val="24"/>
              </w:rPr>
            </w:pPr>
            <w:r>
              <w:rPr>
                <w:sz w:val="24"/>
              </w:rPr>
              <w:t>(referring to the present or future indiscriminately)</w:t>
            </w:r>
          </w:p>
        </w:tc>
        <w:tc>
          <w:tcPr>
            <w:tcW w:w="5491" w:type="dxa"/>
            <w:tcBorders/>
          </w:tcPr>
          <w:p>
            <w:pPr>
              <w:pStyle w:val="Normal"/>
              <w:suppressAutoHyphens w:val="true"/>
              <w:spacing w:lineRule="auto" w:line="240"/>
              <w:ind w:hanging="0" w:end="0"/>
              <w:jc w:val="start"/>
              <w:rPr>
                <w:b/>
                <w:sz w:val="24"/>
              </w:rPr>
            </w:pPr>
            <w:r>
              <w:rPr>
                <w:b/>
                <w:sz w:val="24"/>
              </w:rPr>
              <w:t>imagined, no longer possible</w:t>
            </w:r>
          </w:p>
          <w:p>
            <w:pPr>
              <w:pStyle w:val="Normal"/>
              <w:suppressAutoHyphens w:val="true"/>
              <w:spacing w:lineRule="auto" w:line="240"/>
              <w:ind w:hanging="0" w:end="0"/>
              <w:jc w:val="start"/>
              <w:rPr>
                <w:sz w:val="24"/>
              </w:rPr>
            </w:pPr>
            <w:r>
              <w:rPr>
                <w:sz w:val="24"/>
              </w:rPr>
              <w:t xml:space="preserve">(referring to the past) </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difference in meaning is expressed by means of the following contrasting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The common or continuous non-perfect infinitive as contrasted with the perfect common or continuous infinitive in the analytical forms with </w:t>
      </w:r>
      <w:r>
        <w:rPr>
          <w:i/>
          <w:sz w:val="24"/>
        </w:rPr>
        <w:t>should, would</w:t>
      </w:r>
      <w:r>
        <w:rPr>
          <w:sz w:val="24"/>
        </w:rPr>
        <w:t xml:space="preserve">, and quasi-subjunctive forms with </w:t>
      </w:r>
      <w:r>
        <w:rPr>
          <w:i/>
          <w:sz w:val="24"/>
        </w:rPr>
        <w:t>may (might).</w:t>
      </w:r>
    </w:p>
    <w:p>
      <w:pPr>
        <w:pStyle w:val="Normal"/>
        <w:suppressAutoHyphens w:val="true"/>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b/>
                <w:sz w:val="24"/>
              </w:rPr>
            </w:pPr>
            <w:r>
              <w:rPr>
                <w:b/>
                <w:sz w:val="24"/>
              </w:rPr>
              <w:t xml:space="preserve">Referring to the Present or Future </w:t>
            </w:r>
          </w:p>
          <w:p>
            <w:pPr>
              <w:pStyle w:val="Normal"/>
              <w:suppressAutoHyphens w:val="true"/>
              <w:spacing w:lineRule="auto" w:line="240"/>
              <w:ind w:hanging="0" w:end="0"/>
              <w:jc w:val="start"/>
              <w:rPr/>
            </w:pPr>
            <w:r>
              <w:rPr>
                <w:sz w:val="24"/>
              </w:rPr>
              <w:t xml:space="preserve">I fear lest he </w:t>
            </w:r>
            <w:r>
              <w:rPr>
                <w:i/>
                <w:sz w:val="24"/>
              </w:rPr>
              <w:t xml:space="preserve">should escape. </w:t>
            </w:r>
          </w:p>
          <w:p>
            <w:pPr>
              <w:pStyle w:val="BodyText"/>
              <w:rPr/>
            </w:pPr>
            <w:r>
              <w:rPr/>
              <w:t xml:space="preserve">He </w:t>
            </w:r>
            <w:r>
              <w:rPr>
                <w:i/>
              </w:rPr>
              <w:t>would phone</w:t>
            </w:r>
            <w:r>
              <w:rPr/>
              <w:t xml:space="preserve"> you. </w:t>
            </w:r>
          </w:p>
          <w:p>
            <w:pPr>
              <w:pStyle w:val="Normal"/>
              <w:suppressAutoHyphens w:val="true"/>
              <w:spacing w:lineRule="auto" w:line="240"/>
              <w:ind w:hanging="0" w:end="0"/>
              <w:jc w:val="start"/>
              <w:rPr/>
            </w:pPr>
            <w:r>
              <w:rPr>
                <w:sz w:val="24"/>
              </w:rPr>
              <w:t xml:space="preserve">I suppose he </w:t>
            </w:r>
            <w:r>
              <w:rPr>
                <w:i/>
                <w:sz w:val="24"/>
              </w:rPr>
              <w:t>should be working</w:t>
            </w:r>
            <w:r>
              <w:rPr>
                <w:sz w:val="24"/>
              </w:rPr>
              <w:t xml:space="preserve"> in the library.</w:t>
            </w:r>
          </w:p>
        </w:tc>
        <w:tc>
          <w:tcPr>
            <w:tcW w:w="5491" w:type="dxa"/>
            <w:tcBorders/>
          </w:tcPr>
          <w:p>
            <w:pPr>
              <w:pStyle w:val="Normal"/>
              <w:suppressAutoHyphens w:val="true"/>
              <w:spacing w:lineRule="auto" w:line="240"/>
              <w:ind w:hanging="0" w:end="0"/>
              <w:jc w:val="start"/>
              <w:rPr>
                <w:b/>
                <w:sz w:val="24"/>
              </w:rPr>
            </w:pPr>
            <w:r>
              <w:rPr>
                <w:b/>
                <w:sz w:val="24"/>
              </w:rPr>
              <w:t>Referring to the Past</w:t>
            </w:r>
          </w:p>
          <w:p>
            <w:pPr>
              <w:pStyle w:val="Normal"/>
              <w:suppressAutoHyphens w:val="true"/>
              <w:spacing w:lineRule="auto" w:line="240"/>
              <w:ind w:hanging="0" w:end="0"/>
              <w:jc w:val="start"/>
              <w:rPr/>
            </w:pPr>
            <w:r>
              <w:rPr>
                <w:sz w:val="24"/>
              </w:rPr>
              <w:t xml:space="preserve">I fear lest he </w:t>
            </w:r>
            <w:r>
              <w:rPr>
                <w:i/>
                <w:sz w:val="24"/>
              </w:rPr>
              <w:t xml:space="preserve">should have escaped. </w:t>
            </w:r>
          </w:p>
          <w:p>
            <w:pPr>
              <w:pStyle w:val="Normal"/>
              <w:suppressAutoHyphens w:val="true"/>
              <w:spacing w:lineRule="auto" w:line="240"/>
              <w:ind w:hanging="0" w:end="0"/>
              <w:jc w:val="start"/>
              <w:rPr/>
            </w:pPr>
            <w:r>
              <w:rPr>
                <w:sz w:val="24"/>
              </w:rPr>
              <w:t xml:space="preserve">He </w:t>
            </w:r>
            <w:r>
              <w:rPr>
                <w:i/>
                <w:sz w:val="24"/>
              </w:rPr>
              <w:t>would have phoned</w:t>
            </w:r>
            <w:r>
              <w:rPr>
                <w:sz w:val="24"/>
              </w:rPr>
              <w:t xml:space="preserve"> you. </w:t>
            </w:r>
          </w:p>
          <w:p>
            <w:pPr>
              <w:pStyle w:val="Normal"/>
              <w:suppressAutoHyphens w:val="true"/>
              <w:spacing w:lineRule="auto" w:line="240"/>
              <w:ind w:hanging="0" w:end="0"/>
              <w:jc w:val="start"/>
              <w:rPr/>
            </w:pPr>
            <w:r>
              <w:rPr>
                <w:sz w:val="24"/>
              </w:rPr>
              <w:t xml:space="preserve">I suppose he </w:t>
            </w:r>
            <w:r>
              <w:rPr>
                <w:i/>
                <w:sz w:val="24"/>
              </w:rPr>
              <w:t>should have been working</w:t>
            </w:r>
            <w:r>
              <w:rPr>
                <w:sz w:val="24"/>
              </w:rPr>
              <w:t xml:space="preserve"> in the library.</w:t>
            </w:r>
          </w:p>
        </w:tc>
      </w:tr>
    </w:tbl>
    <w:p>
      <w:pPr>
        <w:pStyle w:val="Normal"/>
        <w:suppressAutoHyphens w:val="true"/>
        <w:spacing w:lineRule="auto" w:line="240"/>
        <w:ind w:firstLine="284" w:end="0"/>
        <w:rPr>
          <w:sz w:val="24"/>
        </w:rPr>
      </w:pPr>
      <w:r>
        <w:rPr>
          <w:sz w:val="24"/>
        </w:rPr>
      </w:r>
    </w:p>
    <w:p>
      <w:pPr>
        <w:pStyle w:val="2"/>
        <w:rPr/>
      </w:pPr>
      <w:r>
        <w:rPr/>
        <w:t>2) The forms of the non-factual past indefinite and past continuous contrast with the forms of the non-factual past perfect and past perfect continuous in time reference: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b/>
                <w:sz w:val="24"/>
              </w:rPr>
            </w:pPr>
            <w:r>
              <w:rPr>
                <w:b/>
                <w:sz w:val="24"/>
              </w:rPr>
              <w:t xml:space="preserve">Referring to the Present or Future </w:t>
            </w:r>
          </w:p>
          <w:p>
            <w:pPr>
              <w:pStyle w:val="Normal"/>
              <w:suppressAutoHyphens w:val="true"/>
              <w:spacing w:lineRule="auto" w:line="240"/>
              <w:ind w:hanging="0" w:end="0"/>
              <w:jc w:val="start"/>
              <w:rPr/>
            </w:pPr>
            <w:r>
              <w:rPr>
                <w:sz w:val="24"/>
              </w:rPr>
              <w:t xml:space="preserve">If I </w:t>
            </w:r>
            <w:r>
              <w:rPr>
                <w:i/>
                <w:sz w:val="24"/>
              </w:rPr>
              <w:t xml:space="preserve">knew. </w:t>
            </w:r>
          </w:p>
          <w:p>
            <w:pPr>
              <w:pStyle w:val="Normal"/>
              <w:suppressAutoHyphens w:val="true"/>
              <w:spacing w:lineRule="auto" w:line="240"/>
              <w:ind w:hanging="0" w:end="0"/>
              <w:jc w:val="start"/>
              <w:rPr/>
            </w:pPr>
            <w:r>
              <w:rPr>
                <w:sz w:val="24"/>
              </w:rPr>
              <w:t xml:space="preserve">I wish I </w:t>
            </w:r>
            <w:r>
              <w:rPr>
                <w:i/>
                <w:sz w:val="24"/>
              </w:rPr>
              <w:t>were warned</w:t>
            </w:r>
            <w:r>
              <w:rPr>
                <w:sz w:val="24"/>
              </w:rPr>
              <w:t xml:space="preserve"> when the time-table is changed.</w:t>
            </w:r>
          </w:p>
        </w:tc>
        <w:tc>
          <w:tcPr>
            <w:tcW w:w="5491" w:type="dxa"/>
            <w:tcBorders/>
          </w:tcPr>
          <w:p>
            <w:pPr>
              <w:pStyle w:val="Normal"/>
              <w:suppressAutoHyphens w:val="true"/>
              <w:spacing w:lineRule="auto" w:line="240"/>
              <w:ind w:hanging="0" w:end="0"/>
              <w:jc w:val="start"/>
              <w:rPr>
                <w:b/>
                <w:sz w:val="24"/>
              </w:rPr>
            </w:pPr>
            <w:r>
              <w:rPr>
                <w:b/>
                <w:sz w:val="24"/>
              </w:rPr>
              <w:t>Referring to the Past</w:t>
            </w:r>
          </w:p>
          <w:p>
            <w:pPr>
              <w:pStyle w:val="Normal"/>
              <w:suppressAutoHyphens w:val="true"/>
              <w:spacing w:lineRule="auto" w:line="240"/>
              <w:ind w:hanging="0" w:end="0"/>
              <w:jc w:val="start"/>
              <w:rPr/>
            </w:pPr>
            <w:r>
              <w:rPr>
                <w:sz w:val="24"/>
              </w:rPr>
              <w:t xml:space="preserve">If I </w:t>
            </w:r>
            <w:r>
              <w:rPr>
                <w:i/>
                <w:sz w:val="24"/>
              </w:rPr>
              <w:t>had known</w:t>
            </w:r>
            <w:r>
              <w:rPr>
                <w:sz w:val="24"/>
              </w:rPr>
              <w:t>.</w:t>
            </w:r>
          </w:p>
          <w:p>
            <w:pPr>
              <w:pStyle w:val="Normal"/>
              <w:suppressAutoHyphens w:val="true"/>
              <w:spacing w:lineRule="auto" w:line="240"/>
              <w:ind w:hanging="0" w:end="0"/>
              <w:jc w:val="start"/>
              <w:rPr>
                <w:sz w:val="24"/>
              </w:rPr>
            </w:pPr>
            <w:r>
              <w:rPr>
                <w:sz w:val="24"/>
              </w:rPr>
              <w:t xml:space="preserve">I wish I </w:t>
            </w:r>
            <w:r>
              <w:rPr>
                <w:i/>
                <w:sz w:val="24"/>
              </w:rPr>
              <w:t>had been warned.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case these forms are used in subordinate clauses (as is usually the case) their time-reference is always relative. The non-factual past indefinite and past continuous indicate that the hypothetical action is regarded as simultaneous with the action expressed in the principal clause; the non-factual past perfect and past perfect continuous indicate actions prior to the action expressed in the principal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We did things and talked to the people as if </w:t>
      </w:r>
      <w:r>
        <w:rPr>
          <w:i/>
          <w:sz w:val="24"/>
        </w:rPr>
        <w:t>we were walking</w:t>
      </w:r>
      <w:r>
        <w:rPr>
          <w:sz w:val="24"/>
        </w:rPr>
        <w:t xml:space="preserve"> in our sleep.</w:t>
      </w:r>
    </w:p>
    <w:p>
      <w:pPr>
        <w:pStyle w:val="Normal"/>
        <w:suppressAutoHyphens w:val="true"/>
        <w:spacing w:lineRule="auto" w:line="240"/>
        <w:ind w:firstLine="284" w:start="284" w:end="0"/>
        <w:rPr/>
      </w:pPr>
      <w:r>
        <w:rPr>
          <w:sz w:val="24"/>
        </w:rPr>
        <w:t xml:space="preserve">His face was haggard as if he </w:t>
      </w:r>
      <w:r>
        <w:rPr>
          <w:i/>
          <w:sz w:val="24"/>
        </w:rPr>
        <w:t>had been working</w:t>
      </w:r>
      <w:r>
        <w:rPr>
          <w:sz w:val="24"/>
        </w:rPr>
        <w:t xml:space="preserve"> the whole night.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opposition of the non-perfect continuous infinitive and the perfect continuous infinitive is less distinct, as these forms are not so common: an imaginary action is usually presented as devoid of any aspective characteristics.</w:t>
      </w:r>
    </w:p>
    <w:p>
      <w:pPr>
        <w:pStyle w:val="Normal"/>
        <w:suppressAutoHyphens w:val="true"/>
        <w:spacing w:lineRule="auto" w:line="240"/>
        <w:ind w:firstLine="284" w:end="0"/>
        <w:rPr/>
      </w:pPr>
      <w:r>
        <w:rPr>
          <w:sz w:val="24"/>
        </w:rPr>
        <w:t>The old synthetic forms (</w:t>
      </w:r>
      <w:r>
        <w:rPr>
          <w:i/>
          <w:sz w:val="24"/>
        </w:rPr>
        <w:t>he be, he come, he were</w:t>
      </w:r>
      <w:r>
        <w:rPr>
          <w:sz w:val="24"/>
        </w:rPr>
        <w:t>) have no correspond</w:t>
        <w:softHyphen/>
        <w:t>ing oppositions in time-reference.</w:t>
      </w:r>
    </w:p>
    <w:p>
      <w:pPr>
        <w:pStyle w:val="Normal"/>
        <w:suppressAutoHyphens w:val="true"/>
        <w:spacing w:lineRule="auto" w:line="240"/>
        <w:ind w:firstLine="284" w:end="0"/>
        <w:rPr>
          <w:sz w:val="24"/>
        </w:rPr>
      </w:pPr>
      <w:r>
        <w:rPr>
          <w:sz w:val="24"/>
        </w:rPr>
      </w:r>
    </w:p>
    <w:p>
      <w:pPr>
        <w:pStyle w:val="Heading7"/>
        <w:rPr/>
      </w:pPr>
      <w:r>
        <w:rPr/>
        <w:t>Structurally determined use of subjunctive mood forms</w:t>
      </w:r>
    </w:p>
    <w:p>
      <w:pPr>
        <w:pStyle w:val="Normal"/>
        <w:suppressAutoHyphens w:val="true"/>
        <w:spacing w:lineRule="auto" w:line="240"/>
        <w:ind w:firstLine="284" w:end="0"/>
        <w:jc w:val="center"/>
        <w:rPr>
          <w:b/>
          <w:sz w:val="24"/>
        </w:rPr>
      </w:pPr>
      <w:r>
        <w:rPr>
          <w:b/>
          <w:sz w:val="24"/>
        </w:rPr>
      </w:r>
    </w:p>
    <w:p>
      <w:pPr>
        <w:pStyle w:val="Normal"/>
        <w:suppressAutoHyphens w:val="true"/>
        <w:spacing w:lineRule="auto" w:line="240"/>
        <w:ind w:firstLine="284" w:end="0"/>
        <w:rPr/>
      </w:pPr>
      <w:r>
        <w:rPr>
          <w:b/>
          <w:sz w:val="24"/>
        </w:rPr>
        <w:t>§ 81.</w:t>
      </w:r>
      <w:r>
        <w:rPr>
          <w:sz w:val="24"/>
        </w:rPr>
        <w:t xml:space="preserve"> In Modern English the choice of the subjunctive mood form is determined by the structure of the sentence or clause even more than by the attitude of the speaker or writer to what is said or written. There exist strict rules of the use of the forms in different patterns of sentences and clauses.</w:t>
      </w:r>
    </w:p>
    <w:p>
      <w:pPr>
        <w:pStyle w:val="Normal"/>
        <w:suppressAutoHyphens w:val="true"/>
        <w:spacing w:lineRule="auto" w:line="240"/>
        <w:ind w:firstLine="284" w:end="0"/>
        <w:rPr>
          <w:sz w:val="24"/>
        </w:rPr>
      </w:pPr>
      <w:r>
        <w:rPr>
          <w:sz w:val="24"/>
        </w:rPr>
      </w:r>
    </w:p>
    <w:p>
      <w:pPr>
        <w:pStyle w:val="Heading8"/>
        <w:rPr/>
      </w:pPr>
      <w:r>
        <w:rPr/>
        <w:t>The subjunctive mood in subject clauses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82.</w:t>
      </w:r>
      <w:r>
        <w:rPr>
          <w:sz w:val="24"/>
        </w:rPr>
        <w:t xml:space="preserve"> 1. The use of the subjunctive mood forms </w:t>
      </w:r>
      <w:r>
        <w:rPr>
          <w:b/>
          <w:sz w:val="24"/>
        </w:rPr>
        <w:t>in subject clauses</w:t>
      </w:r>
      <w:r>
        <w:rPr>
          <w:sz w:val="24"/>
        </w:rPr>
        <w:t xml:space="preserve"> in complex sentences of the type </w:t>
      </w:r>
      <w:r>
        <w:rPr>
          <w:i/>
          <w:sz w:val="24"/>
        </w:rPr>
        <w:t>It is necessary that you should come.</w:t>
      </w:r>
    </w:p>
    <w:p>
      <w:pPr>
        <w:pStyle w:val="Normal"/>
        <w:suppressAutoHyphens w:val="true"/>
        <w:spacing w:lineRule="auto" w:line="240"/>
        <w:ind w:firstLine="284" w:end="0"/>
        <w:rPr>
          <w:sz w:val="24"/>
        </w:rPr>
      </w:pPr>
      <w:r>
        <w:rPr>
          <w:sz w:val="24"/>
        </w:rPr>
        <w:t>Subject clauses follow the principal clause, which is either formal or has no subject (exclamatory). The predicate of the principal clause expresses some kind of modality, estimate, or some motive for performing the action denoted by the predicate in the subordinate clause. This close connection between the two predicates accounts for the nature of the subordinate clause, which completes, or rather gives meaning to general situation described in the principal clause.</w:t>
      </w:r>
    </w:p>
    <w:p>
      <w:pPr>
        <w:pStyle w:val="Normal"/>
        <w:suppressAutoHyphens w:val="true"/>
        <w:spacing w:lineRule="auto" w:line="240"/>
        <w:ind w:firstLine="284" w:end="0"/>
        <w:rPr/>
      </w:pPr>
      <w:r>
        <w:rPr>
          <w:i/>
          <w:sz w:val="24"/>
        </w:rPr>
        <w:t>Should</w:t>
      </w:r>
      <w:r>
        <w:rPr>
          <w:sz w:val="24"/>
        </w:rPr>
        <w:t xml:space="preserve"> + </w:t>
      </w:r>
      <w:r>
        <w:rPr>
          <w:i/>
          <w:sz w:val="24"/>
        </w:rPr>
        <w:t>infinitive</w:t>
      </w:r>
      <w:r>
        <w:rPr>
          <w:sz w:val="24"/>
        </w:rPr>
        <w:t xml:space="preserve"> or </w:t>
      </w:r>
      <w:r>
        <w:rPr>
          <w:i/>
          <w:sz w:val="24"/>
        </w:rPr>
        <w:t>present subjunctive</w:t>
      </w:r>
      <w:r>
        <w:rPr>
          <w:sz w:val="24"/>
        </w:rPr>
        <w:t xml:space="preserve"> is generally used in this pattern in the subject clause.</w:t>
      </w:r>
    </w:p>
    <w:p>
      <w:pPr>
        <w:pStyle w:val="Normal"/>
        <w:suppressAutoHyphens w:val="true"/>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end w:val="single" w:sz="4" w:space="0" w:color="000000"/>
            </w:tcBorders>
          </w:tcPr>
          <w:p>
            <w:pPr>
              <w:pStyle w:val="Normal"/>
              <w:suppressAutoHyphens w:val="true"/>
              <w:spacing w:lineRule="auto" w:line="240"/>
              <w:ind w:hanging="0" w:end="0"/>
              <w:jc w:val="start"/>
              <w:rPr>
                <w:sz w:val="24"/>
              </w:rPr>
            </w:pPr>
            <w:r>
              <w:rPr>
                <w:sz w:val="24"/>
              </w:rPr>
              <w:t xml:space="preserve">It is (was) necessary              </w:t>
            </w:r>
          </w:p>
          <w:p>
            <w:pPr>
              <w:pStyle w:val="Normal"/>
              <w:suppressAutoHyphens w:val="true"/>
              <w:spacing w:lineRule="auto" w:line="240"/>
              <w:ind w:hanging="0" w:end="0"/>
              <w:jc w:val="start"/>
              <w:rPr>
                <w:sz w:val="24"/>
              </w:rPr>
            </w:pPr>
            <w:r>
              <w:rPr>
                <w:sz w:val="24"/>
              </w:rPr>
              <w:t>It is (was) important</w:t>
            </w:r>
          </w:p>
          <w:p>
            <w:pPr>
              <w:pStyle w:val="Normal"/>
              <w:suppressAutoHyphens w:val="true"/>
              <w:spacing w:lineRule="auto" w:line="240"/>
              <w:ind w:hanging="0" w:end="0"/>
              <w:jc w:val="start"/>
              <w:rPr>
                <w:sz w:val="24"/>
              </w:rPr>
            </w:pPr>
            <w:r>
              <w:rPr>
                <w:sz w:val="24"/>
              </w:rPr>
              <w:t>It is (was) only right</w:t>
            </w:r>
          </w:p>
          <w:p>
            <w:pPr>
              <w:pStyle w:val="Normal"/>
              <w:suppressAutoHyphens w:val="true"/>
              <w:spacing w:lineRule="auto" w:line="240"/>
              <w:ind w:hanging="0" w:end="0"/>
              <w:jc w:val="start"/>
              <w:rPr>
                <w:sz w:val="24"/>
              </w:rPr>
            </w:pPr>
            <w:r>
              <w:rPr>
                <w:sz w:val="24"/>
              </w:rPr>
              <w:t>It is (was) curious</w:t>
            </w:r>
          </w:p>
          <w:p>
            <w:pPr>
              <w:pStyle w:val="Normal"/>
              <w:suppressAutoHyphens w:val="true"/>
              <w:spacing w:lineRule="auto" w:line="240"/>
              <w:ind w:hanging="0" w:end="0"/>
              <w:jc w:val="start"/>
              <w:rPr>
                <w:sz w:val="24"/>
              </w:rPr>
            </w:pPr>
            <w:r>
              <w:rPr>
                <w:sz w:val="24"/>
              </w:rPr>
              <w:t>It is (was) funny</w:t>
            </w:r>
          </w:p>
          <w:p>
            <w:pPr>
              <w:pStyle w:val="Normal"/>
              <w:suppressAutoHyphens w:val="true"/>
              <w:spacing w:lineRule="auto" w:line="240"/>
              <w:ind w:hanging="0" w:end="0"/>
              <w:jc w:val="start"/>
              <w:rPr>
                <w:sz w:val="24"/>
              </w:rPr>
            </w:pPr>
            <w:r>
              <w:rPr>
                <w:sz w:val="24"/>
              </w:rPr>
              <w:t>It is (was) good (better, best)</w:t>
            </w:r>
          </w:p>
          <w:p>
            <w:pPr>
              <w:pStyle w:val="Normal"/>
              <w:suppressAutoHyphens w:val="true"/>
              <w:spacing w:lineRule="auto" w:line="240"/>
              <w:ind w:hanging="0" w:end="0"/>
              <w:jc w:val="start"/>
              <w:rPr>
                <w:sz w:val="24"/>
              </w:rPr>
            </w:pPr>
            <w:r>
              <w:rPr>
                <w:sz w:val="24"/>
              </w:rPr>
              <w:t>It is (was) cruel</w:t>
            </w:r>
          </w:p>
          <w:p>
            <w:pPr>
              <w:pStyle w:val="Normal"/>
              <w:suppressAutoHyphens w:val="true"/>
              <w:spacing w:lineRule="auto" w:line="240"/>
              <w:ind w:hanging="0" w:end="0"/>
              <w:jc w:val="start"/>
              <w:rPr>
                <w:sz w:val="24"/>
              </w:rPr>
            </w:pPr>
            <w:r>
              <w:rPr>
                <w:sz w:val="24"/>
              </w:rPr>
              <w:t xml:space="preserve">It is (was) shameful </w:t>
            </w:r>
          </w:p>
          <w:p>
            <w:pPr>
              <w:pStyle w:val="Normal"/>
              <w:suppressAutoHyphens w:val="true"/>
              <w:spacing w:lineRule="auto" w:line="240"/>
              <w:ind w:hanging="0" w:end="0"/>
              <w:jc w:val="start"/>
              <w:rPr>
                <w:sz w:val="24"/>
              </w:rPr>
            </w:pPr>
            <w:r>
              <w:rPr>
                <w:sz w:val="24"/>
              </w:rPr>
              <w:t xml:space="preserve">It is (was) a happy coincidence       </w:t>
            </w:r>
          </w:p>
          <w:p>
            <w:pPr>
              <w:pStyle w:val="Normal"/>
              <w:suppressAutoHyphens w:val="true"/>
              <w:spacing w:lineRule="auto" w:line="240"/>
              <w:ind w:hanging="0" w:end="0"/>
              <w:jc w:val="start"/>
              <w:rPr>
                <w:sz w:val="24"/>
              </w:rPr>
            </w:pPr>
            <w:r>
              <w:rPr>
                <w:sz w:val="24"/>
              </w:rPr>
              <w:t>It is (was) considered strange</w:t>
            </w:r>
          </w:p>
          <w:p>
            <w:pPr>
              <w:pStyle w:val="Normal"/>
              <w:suppressAutoHyphens w:val="true"/>
              <w:spacing w:lineRule="auto" w:line="240"/>
              <w:ind w:hanging="0" w:end="0"/>
              <w:jc w:val="start"/>
              <w:rPr>
                <w:sz w:val="24"/>
              </w:rPr>
            </w:pPr>
            <w:r>
              <w:rPr>
                <w:sz w:val="24"/>
              </w:rPr>
              <w:t>It is (was) recomended</w:t>
            </w:r>
          </w:p>
          <w:p>
            <w:pPr>
              <w:pStyle w:val="Normal"/>
              <w:suppressAutoHyphens w:val="true"/>
              <w:spacing w:lineRule="auto" w:line="240"/>
              <w:ind w:hanging="0" w:end="0"/>
              <w:jc w:val="start"/>
              <w:rPr>
                <w:sz w:val="24"/>
              </w:rPr>
            </w:pPr>
            <w:r>
              <w:rPr>
                <w:sz w:val="24"/>
              </w:rPr>
              <w:t>It becomes (became) a custom</w:t>
            </w:r>
          </w:p>
          <w:p>
            <w:pPr>
              <w:pStyle w:val="Normal"/>
              <w:suppressAutoHyphens w:val="true"/>
              <w:spacing w:lineRule="auto" w:line="240"/>
              <w:ind w:hanging="0" w:end="0"/>
              <w:jc w:val="start"/>
              <w:rPr>
                <w:sz w:val="24"/>
              </w:rPr>
            </w:pPr>
            <w:r>
              <w:rPr>
                <w:sz w:val="24"/>
              </w:rPr>
              <w:t>It seems (seemed) to me prophetic</w:t>
            </w:r>
          </w:p>
          <w:p>
            <w:pPr>
              <w:pStyle w:val="Normal"/>
              <w:suppressAutoHyphens w:val="true"/>
              <w:spacing w:lineRule="auto" w:line="240"/>
              <w:ind w:hanging="0" w:end="0"/>
              <w:jc w:val="start"/>
              <w:rPr>
                <w:sz w:val="24"/>
              </w:rPr>
            </w:pPr>
            <w:r>
              <w:rPr>
                <w:sz w:val="24"/>
              </w:rPr>
              <w:t>How wonderful</w:t>
            </w:r>
          </w:p>
          <w:p>
            <w:pPr>
              <w:pStyle w:val="Normal"/>
              <w:suppressAutoHyphens w:val="true"/>
              <w:spacing w:lineRule="auto" w:line="240"/>
              <w:ind w:hanging="0" w:end="0"/>
              <w:jc w:val="start"/>
              <w:rPr>
                <w:sz w:val="24"/>
              </w:rPr>
            </w:pPr>
            <w:r>
              <w:rPr>
                <w:sz w:val="24"/>
              </w:rPr>
              <w:t>What a shame</w:t>
            </w:r>
          </w:p>
          <w:p>
            <w:pPr>
              <w:pStyle w:val="Normal"/>
              <w:suppressAutoHyphens w:val="true"/>
              <w:spacing w:lineRule="auto" w:line="240"/>
              <w:ind w:hanging="0" w:end="0"/>
              <w:jc w:val="start"/>
              <w:rPr>
                <w:sz w:val="24"/>
              </w:rPr>
            </w:pPr>
            <w:r>
              <w:rPr>
                <w:sz w:val="24"/>
              </w:rPr>
              <w:t>How strange</w:t>
            </w:r>
          </w:p>
          <w:p>
            <w:pPr>
              <w:pStyle w:val="Normal"/>
              <w:suppressAutoHyphens w:val="true"/>
              <w:spacing w:lineRule="auto" w:line="240"/>
              <w:ind w:hanging="0" w:end="0"/>
              <w:jc w:val="start"/>
              <w:rPr>
                <w:sz w:val="24"/>
              </w:rPr>
            </w:pPr>
            <w:r>
              <w:rPr>
                <w:sz w:val="24"/>
              </w:rPr>
              <w:t xml:space="preserve">etc.                                     </w:t>
            </w:r>
          </w:p>
        </w:tc>
        <w:tc>
          <w:tcPr>
            <w:tcW w:w="5491" w:type="dxa"/>
            <w:tcBorders>
              <w:start w:val="single" w:sz="4"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that he should say so.</w:t>
            </w:r>
          </w:p>
          <w:p>
            <w:pPr>
              <w:pStyle w:val="Normal"/>
              <w:suppressAutoHyphens w:val="true"/>
              <w:spacing w:lineRule="auto" w:line="240"/>
              <w:ind w:hanging="0" w:end="0"/>
              <w:jc w:val="start"/>
              <w:rPr>
                <w:sz w:val="24"/>
              </w:rPr>
            </w:pPr>
            <w:r>
              <w:rPr>
                <w:sz w:val="24"/>
              </w:rPr>
              <w:t>(that he say so).</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It is sad that </w:t>
      </w:r>
      <w:r>
        <w:rPr>
          <w:i/>
          <w:sz w:val="24"/>
        </w:rPr>
        <w:t>you</w:t>
      </w:r>
      <w:r>
        <w:rPr>
          <w:sz w:val="24"/>
        </w:rPr>
        <w:t xml:space="preserve"> </w:t>
      </w:r>
      <w:r>
        <w:rPr>
          <w:i/>
          <w:sz w:val="24"/>
        </w:rPr>
        <w:t>should have heard</w:t>
      </w:r>
      <w:r>
        <w:rPr>
          <w:sz w:val="24"/>
        </w:rPr>
        <w:t xml:space="preserve"> of it on the day of your wedding.</w:t>
      </w:r>
    </w:p>
    <w:p>
      <w:pPr>
        <w:pStyle w:val="Normal"/>
        <w:suppressAutoHyphens w:val="true"/>
        <w:spacing w:lineRule="auto" w:line="240"/>
        <w:ind w:firstLine="284" w:start="284" w:end="0"/>
        <w:rPr/>
      </w:pPr>
      <w:r>
        <w:rPr>
          <w:sz w:val="24"/>
        </w:rPr>
        <w:t xml:space="preserve">It is a happy coincidence that </w:t>
      </w:r>
      <w:r>
        <w:rPr>
          <w:i/>
          <w:sz w:val="24"/>
        </w:rPr>
        <w:t>we should meet</w:t>
      </w:r>
      <w:r>
        <w:rPr>
          <w:sz w:val="24"/>
        </w:rPr>
        <w:t xml:space="preserve"> here.</w:t>
      </w:r>
    </w:p>
    <w:p>
      <w:pPr>
        <w:pStyle w:val="2"/>
        <w:ind w:start="284" w:end="0"/>
        <w:rPr/>
      </w:pPr>
      <w:r>
        <w:rPr/>
        <w:t xml:space="preserve">It shocked him that </w:t>
      </w:r>
      <w:r>
        <w:rPr>
          <w:i/>
        </w:rPr>
        <w:t>he should have been</w:t>
      </w:r>
      <w:r>
        <w:rPr/>
        <w:t xml:space="preserve"> so blind.</w:t>
      </w:r>
    </w:p>
    <w:p>
      <w:pPr>
        <w:pStyle w:val="Normal"/>
        <w:suppressAutoHyphens w:val="true"/>
        <w:spacing w:lineRule="auto" w:line="240"/>
        <w:ind w:firstLine="284" w:start="284" w:end="0"/>
        <w:rPr/>
      </w:pPr>
      <w:r>
        <w:rPr>
          <w:sz w:val="24"/>
        </w:rPr>
        <w:t xml:space="preserve">It was suggested that </w:t>
      </w:r>
      <w:r>
        <w:rPr>
          <w:i/>
          <w:sz w:val="24"/>
        </w:rPr>
        <w:t>somebody should inform</w:t>
      </w:r>
      <w:r>
        <w:rPr>
          <w:sz w:val="24"/>
        </w:rPr>
        <w:t xml:space="preserve"> the police.</w:t>
      </w:r>
    </w:p>
    <w:p>
      <w:pPr>
        <w:pStyle w:val="Normal"/>
        <w:suppressAutoHyphens w:val="true"/>
        <w:spacing w:lineRule="auto" w:line="240"/>
        <w:ind w:firstLine="284" w:start="284" w:end="0"/>
        <w:rPr/>
      </w:pPr>
      <w:r>
        <w:rPr>
          <w:sz w:val="24"/>
        </w:rPr>
        <w:t xml:space="preserve">It was more important that </w:t>
      </w:r>
      <w:r>
        <w:rPr>
          <w:i/>
          <w:sz w:val="24"/>
        </w:rPr>
        <w:t>he should care for</w:t>
      </w:r>
      <w:r>
        <w:rPr>
          <w:sz w:val="24"/>
        </w:rPr>
        <w:t xml:space="preserve"> her enough.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American English the present subjunctive is predominant in this sentence pattern: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It is sad that you </w:t>
      </w:r>
      <w:r>
        <w:rPr>
          <w:i/>
          <w:sz w:val="24"/>
        </w:rPr>
        <w:t xml:space="preserve">be </w:t>
      </w:r>
      <w:r>
        <w:rPr>
          <w:sz w:val="24"/>
        </w:rPr>
        <w:t>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In exclamatory complex sentences: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How wonderful that she </w:t>
      </w:r>
      <w:r>
        <w:rPr>
          <w:i/>
          <w:sz w:val="24"/>
        </w:rPr>
        <w:t>should have</w:t>
      </w:r>
      <w:r>
        <w:rPr>
          <w:sz w:val="24"/>
        </w:rPr>
        <w:t xml:space="preserve"> such a feeling for you! </w:t>
      </w:r>
    </w:p>
    <w:p>
      <w:pPr>
        <w:pStyle w:val="Normal"/>
        <w:suppressAutoHyphens w:val="true"/>
        <w:spacing w:lineRule="auto" w:line="240"/>
        <w:ind w:firstLine="284" w:start="284" w:end="0"/>
        <w:rPr/>
      </w:pPr>
      <w:r>
        <w:rPr>
          <w:sz w:val="24"/>
        </w:rPr>
        <w:t xml:space="preserve">What a scandal that Palmer and Antonia </w:t>
      </w:r>
      <w:r>
        <w:rPr>
          <w:i/>
          <w:sz w:val="24"/>
        </w:rPr>
        <w:t>should go</w:t>
      </w:r>
      <w:r>
        <w:rPr>
          <w:sz w:val="24"/>
        </w:rPr>
        <w:t xml:space="preserve"> to the opera together!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If the principal clause expresses </w:t>
      </w:r>
      <w:r>
        <w:rPr>
          <w:i/>
          <w:sz w:val="24"/>
        </w:rPr>
        <w:t>possibility (it is probable, possible, likely) may (might)</w:t>
      </w:r>
      <w:r>
        <w:rPr>
          <w:sz w:val="24"/>
        </w:rPr>
        <w:t xml:space="preserve"> + </w:t>
      </w:r>
      <w:r>
        <w:rPr>
          <w:i/>
          <w:sz w:val="24"/>
        </w:rPr>
        <w:t xml:space="preserve">non-perfect infinitive </w:t>
      </w:r>
      <w:r>
        <w:rPr>
          <w:sz w:val="24"/>
        </w:rPr>
        <w:t>is used, because the action is referred to the future</w:t>
      </w:r>
      <w:r>
        <w:rPr>
          <w:sz w:val="24"/>
          <w:lang w:val="ru-RU"/>
        </w:rPr>
        <w:t xml:space="preserve"> (</w:t>
      </w:r>
      <w:r>
        <w:rPr>
          <w:i/>
          <w:sz w:val="24"/>
          <w:lang w:val="ru-RU"/>
        </w:rPr>
        <w:t>Возможно, что...; похоже, что...; видимо...</w:t>
      </w:r>
      <w:r>
        <w:rPr>
          <w:sz w:val="24"/>
          <w:lang w:val="ru-RU"/>
        </w:rPr>
        <w:t>)</w:t>
      </w:r>
    </w:p>
    <w:p>
      <w:pPr>
        <w:pStyle w:val="2"/>
        <w:rPr>
          <w:sz w:val="24"/>
          <w:lang w:val="ru-RU"/>
        </w:rPr>
      </w:pPr>
      <w:r>
        <w:rPr>
          <w:sz w:val="24"/>
          <w:lang w:val="ru-RU"/>
        </w:rPr>
      </w:r>
    </w:p>
    <w:p>
      <w:pPr>
        <w:pStyle w:val="2"/>
        <w:ind w:start="284" w:end="0"/>
        <w:rPr/>
      </w:pPr>
      <w:r>
        <w:rPr/>
        <w:t xml:space="preserve">It is likely the weather </w:t>
      </w:r>
      <w:r>
        <w:rPr>
          <w:i/>
        </w:rPr>
        <w:t xml:space="preserve">may change. </w:t>
      </w:r>
    </w:p>
    <w:p>
      <w:pPr>
        <w:pStyle w:val="2"/>
        <w:ind w:start="284" w:end="0"/>
        <w:rPr/>
      </w:pPr>
      <w:r>
        <w:rPr/>
        <w:t xml:space="preserve">It is possible the key </w:t>
      </w:r>
      <w:r>
        <w:rPr>
          <w:i/>
        </w:rPr>
        <w:t>may be lost</w:t>
      </w:r>
      <w:r>
        <w:rPr/>
        <w:t>.</w:t>
      </w:r>
    </w:p>
    <w:p>
      <w:pPr>
        <w:pStyle w:val="2"/>
        <w:rPr/>
      </w:pPr>
      <w:r>
        <w:rPr/>
      </w:r>
    </w:p>
    <w:p>
      <w:pPr>
        <w:pStyle w:val="2"/>
        <w:rPr/>
      </w:pPr>
      <w:r>
        <w:rPr>
          <w:b/>
        </w:rPr>
        <w:t>In negative and interrogative sentences,</w:t>
      </w:r>
      <w:r>
        <w:rPr/>
        <w:t xml:space="preserve"> however, </w:t>
      </w:r>
      <w:r>
        <w:rPr>
          <w:i/>
        </w:rPr>
        <w:t>should</w:t>
      </w:r>
      <w:r>
        <w:rPr/>
        <w:t xml:space="preserve"> + </w:t>
      </w:r>
      <w:r>
        <w:rPr>
          <w:i/>
        </w:rPr>
        <w:t xml:space="preserve">infinitive </w:t>
      </w:r>
      <w:r>
        <w:rPr/>
        <w:t>is used:</w:t>
      </w:r>
    </w:p>
    <w:p>
      <w:pPr>
        <w:pStyle w:val="2"/>
        <w:rPr/>
      </w:pPr>
      <w:r>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2"/>
              <w:ind w:hanging="0" w:end="0"/>
              <w:jc w:val="start"/>
              <w:rPr/>
            </w:pPr>
            <w:r>
              <w:rPr/>
              <w:t>It is not possible that he should have guessed it.</w:t>
            </w:r>
            <w:r>
              <w:rPr>
                <w:lang w:val="ru-RU"/>
              </w:rPr>
              <w:t xml:space="preserve"> </w:t>
            </w:r>
          </w:p>
          <w:p>
            <w:pPr>
              <w:pStyle w:val="2"/>
              <w:ind w:hanging="0" w:end="0"/>
              <w:jc w:val="start"/>
              <w:rPr/>
            </w:pPr>
            <w:r>
              <w:rPr/>
              <w:t>Is it possible that he should refuse to come?</w:t>
            </w:r>
          </w:p>
        </w:tc>
        <w:tc>
          <w:tcPr>
            <w:tcW w:w="5491" w:type="dxa"/>
            <w:tcBorders/>
          </w:tcPr>
          <w:p>
            <w:pPr>
              <w:pStyle w:val="Normal"/>
              <w:suppressAutoHyphens w:val="true"/>
              <w:spacing w:lineRule="auto" w:line="240"/>
              <w:ind w:hanging="0" w:end="0"/>
              <w:jc w:val="start"/>
              <w:rPr>
                <w:sz w:val="24"/>
                <w:lang w:val="ru-RU"/>
              </w:rPr>
            </w:pPr>
            <w:r>
              <w:rPr>
                <w:sz w:val="24"/>
                <w:lang w:val="ru-RU"/>
              </w:rPr>
              <w:t xml:space="preserve">Невероятно, чтобы... </w:t>
            </w:r>
          </w:p>
          <w:p>
            <w:pPr>
              <w:pStyle w:val="2"/>
              <w:ind w:hanging="0" w:end="0"/>
              <w:jc w:val="start"/>
              <w:rPr>
                <w:lang w:val="ru-RU"/>
              </w:rPr>
            </w:pPr>
            <w:r>
              <w:rPr>
                <w:lang w:val="ru-RU"/>
              </w:rPr>
              <w:t>Возможно ли, чтобы...</w:t>
            </w:r>
          </w:p>
        </w:tc>
      </w:tr>
    </w:tbl>
    <w:p>
      <w:pPr>
        <w:pStyle w:val="2"/>
        <w:rPr/>
      </w:pPr>
      <w:r>
        <w:rPr/>
      </w:r>
    </w:p>
    <w:p>
      <w:pPr>
        <w:pStyle w:val="2"/>
        <w:pBdr>
          <w:top w:val="single" w:sz="4" w:space="1" w:color="000000"/>
          <w:left w:val="single" w:sz="4" w:space="4" w:color="000000"/>
          <w:bottom w:val="single" w:sz="4" w:space="1" w:color="000000"/>
          <w:right w:val="single" w:sz="4" w:space="4" w:color="000000"/>
        </w:pBdr>
        <w:rPr>
          <w:b/>
        </w:rPr>
      </w:pPr>
      <w:r>
        <w:rPr>
          <w:b/>
        </w:rPr>
        <w:t>Note:</w:t>
      </w:r>
    </w:p>
    <w:p>
      <w:pPr>
        <w:pStyle w:val="2"/>
        <w:pBdr>
          <w:top w:val="single" w:sz="4" w:space="1" w:color="000000"/>
          <w:left w:val="single" w:sz="4" w:space="4" w:color="000000"/>
          <w:bottom w:val="single" w:sz="4" w:space="1" w:color="000000"/>
          <w:right w:val="single" w:sz="4" w:space="4" w:color="000000"/>
        </w:pBdr>
        <w:rPr>
          <w:b/>
        </w:rPr>
      </w:pPr>
      <w:r>
        <w:rPr>
          <w:b/>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If in sentences introduced by it the reference is made to an existing fact or state of things, the indicative mood may be used in the subordinate clause.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It is strange that he </w:t>
      </w:r>
      <w:r>
        <w:rPr>
          <w:i/>
          <w:sz w:val="24"/>
        </w:rPr>
        <w:t>behaves</w:t>
      </w:r>
      <w:r>
        <w:rPr>
          <w:sz w:val="24"/>
        </w:rPr>
        <w:t xml:space="preserve"> like that. </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Is it possible that he </w:t>
      </w:r>
      <w:r>
        <w:rPr>
          <w:i/>
          <w:sz w:val="24"/>
        </w:rPr>
        <w:t>has taken</w:t>
      </w:r>
      <w:r>
        <w:rPr>
          <w:sz w:val="24"/>
        </w:rPr>
        <w:t xml:space="preserve"> the key?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After the principal clause expressing time</w:t>
      </w:r>
      <w:r>
        <w:rPr>
          <w:sz w:val="24"/>
        </w:rPr>
        <w:t xml:space="preserve"> - </w:t>
      </w:r>
      <w:r>
        <w:rPr>
          <w:i/>
          <w:sz w:val="24"/>
        </w:rPr>
        <w:t>it is time, it is high time</w:t>
      </w:r>
      <w:r>
        <w:rPr>
          <w:sz w:val="24"/>
        </w:rPr>
        <w:t xml:space="preserve"> -the past subjunctive or non-factual forms are used.</w:t>
      </w:r>
    </w:p>
    <w:p>
      <w:pPr>
        <w:pStyle w:val="Normal"/>
        <w:suppressAutoHyphens w:val="true"/>
        <w:spacing w:lineRule="auto" w:line="240"/>
        <w:ind w:firstLine="284" w:end="0"/>
        <w:rPr>
          <w:sz w:val="24"/>
        </w:rPr>
      </w:pPr>
      <w:r>
        <w:rPr>
          <w:sz w:val="24"/>
        </w:rPr>
      </w:r>
    </w:p>
    <w:p>
      <w:pPr>
        <w:pStyle w:val="2"/>
        <w:ind w:start="284" w:end="0"/>
        <w:rPr/>
      </w:pPr>
      <w:r>
        <w:rPr/>
        <w:t xml:space="preserve">It is time you </w:t>
      </w:r>
      <w:r>
        <w:rPr>
          <w:i/>
        </w:rPr>
        <w:t>went</w:t>
      </w:r>
      <w:r>
        <w:rPr/>
        <w:t xml:space="preserve"> to bed.</w:t>
      </w:r>
    </w:p>
    <w:p>
      <w:pPr>
        <w:pStyle w:val="2"/>
        <w:ind w:start="284" w:end="0"/>
        <w:rPr/>
      </w:pPr>
      <w:r>
        <w:rPr/>
        <w:t xml:space="preserve">It is high time he </w:t>
      </w:r>
      <w:r>
        <w:rPr>
          <w:i/>
        </w:rPr>
        <w:t>were more serious</w:t>
      </w:r>
      <w:r>
        <w:rPr/>
        <w:t>.</w:t>
      </w:r>
    </w:p>
    <w:p>
      <w:pPr>
        <w:pStyle w:val="Normal"/>
        <w:suppressAutoHyphens w:val="true"/>
        <w:spacing w:lineRule="auto" w:line="240"/>
        <w:ind w:firstLine="284" w:start="284" w:end="0"/>
        <w:rPr/>
      </w:pPr>
      <w:r>
        <w:rPr>
          <w:sz w:val="24"/>
        </w:rPr>
        <w:t xml:space="preserve">It was hight time he </w:t>
      </w:r>
      <w:r>
        <w:rPr>
          <w:i/>
          <w:sz w:val="24"/>
        </w:rPr>
        <w:t>had come to a decision</w:t>
      </w:r>
      <w:r>
        <w:rPr>
          <w:sz w:val="24"/>
        </w:rPr>
        <w:t>.</w:t>
      </w:r>
    </w:p>
    <w:p>
      <w:pPr>
        <w:pStyle w:val="Normal"/>
        <w:suppressAutoHyphens w:val="true"/>
        <w:spacing w:lineRule="auto" w:line="240"/>
        <w:ind w:firstLine="284" w:end="0"/>
        <w:rPr>
          <w:sz w:val="24"/>
        </w:rPr>
      </w:pPr>
      <w:r>
        <w:rPr>
          <w:sz w:val="24"/>
        </w:rPr>
      </w:r>
    </w:p>
    <w:p>
      <w:pPr>
        <w:pStyle w:val="Heading8"/>
        <w:rPr/>
      </w:pPr>
      <w:r>
        <w:rPr/>
        <w:t>The subjunctive mood in object clauses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83. </w:t>
      </w:r>
      <w:r>
        <w:rPr>
          <w:sz w:val="24"/>
        </w:rPr>
        <w:t>The choice of the subjunctive mood form in object clauses depends on the meaning of the verb standing before the object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In object clauses after verbs </w:t>
      </w:r>
      <w:r>
        <w:rPr>
          <w:b/>
          <w:sz w:val="24"/>
        </w:rPr>
        <w:t>expressing order</w:t>
      </w:r>
      <w:r>
        <w:rPr>
          <w:i/>
          <w:sz w:val="24"/>
        </w:rPr>
        <w:t xml:space="preserve"> </w:t>
      </w:r>
      <w:r>
        <w:rPr>
          <w:sz w:val="24"/>
        </w:rPr>
        <w:t>(</w:t>
      </w:r>
      <w:r>
        <w:rPr>
          <w:i/>
          <w:sz w:val="24"/>
        </w:rPr>
        <w:t>to order, to command, to give orders, to give instructions, to demand, to urge, to insist, to require</w:t>
      </w:r>
      <w:r>
        <w:rPr>
          <w:sz w:val="24"/>
        </w:rPr>
        <w:t xml:space="preserve">), </w:t>
      </w:r>
      <w:r>
        <w:rPr>
          <w:b/>
          <w:sz w:val="24"/>
        </w:rPr>
        <w:t>request</w:t>
      </w:r>
      <w:r>
        <w:rPr>
          <w:sz w:val="24"/>
        </w:rPr>
        <w:t xml:space="preserve"> (</w:t>
      </w:r>
      <w:r>
        <w:rPr>
          <w:i/>
          <w:sz w:val="24"/>
        </w:rPr>
        <w:t>to request, to appeal, to beg</w:t>
      </w:r>
      <w:r>
        <w:rPr>
          <w:sz w:val="24"/>
        </w:rPr>
        <w:t xml:space="preserve">), </w:t>
      </w:r>
      <w:r>
        <w:rPr>
          <w:b/>
          <w:sz w:val="24"/>
        </w:rPr>
        <w:t>suggestion</w:t>
      </w:r>
      <w:r>
        <w:rPr>
          <w:sz w:val="24"/>
        </w:rPr>
        <w:t xml:space="preserve"> (</w:t>
      </w:r>
      <w:r>
        <w:rPr>
          <w:i/>
          <w:sz w:val="24"/>
        </w:rPr>
        <w:t>to suggest, to recommend, to propose, to move, to advise</w:t>
      </w:r>
      <w:r>
        <w:rPr>
          <w:sz w:val="24"/>
        </w:rPr>
        <w:t xml:space="preserve">) either </w:t>
      </w:r>
      <w:r>
        <w:rPr>
          <w:i/>
          <w:sz w:val="24"/>
        </w:rPr>
        <w:t>should</w:t>
      </w:r>
      <w:r>
        <w:rPr>
          <w:sz w:val="24"/>
        </w:rPr>
        <w:t xml:space="preserve"> + </w:t>
      </w:r>
      <w:r>
        <w:rPr>
          <w:i/>
          <w:sz w:val="24"/>
        </w:rPr>
        <w:t>infinitive</w:t>
      </w:r>
      <w:r>
        <w:rPr>
          <w:sz w:val="24"/>
        </w:rPr>
        <w:t xml:space="preserve"> or </w:t>
      </w:r>
      <w:r>
        <w:rPr>
          <w:i/>
          <w:sz w:val="24"/>
        </w:rPr>
        <w:t>the present subjunctive</w:t>
      </w:r>
      <w:r>
        <w:rPr>
          <w:sz w:val="24"/>
        </w:rPr>
        <w:t xml:space="preserve"> is used, the first form being more common than the second.</w:t>
      </w:r>
    </w:p>
    <w:p>
      <w:pPr>
        <w:pStyle w:val="Normal"/>
        <w:suppressAutoHyphens w:val="true"/>
        <w:spacing w:lineRule="auto" w:line="240"/>
        <w:ind w:firstLine="284" w:end="0"/>
        <w:rPr>
          <w:sz w:val="24"/>
        </w:rPr>
      </w:pPr>
      <w:r>
        <w:rPr>
          <w:sz w:val="24"/>
        </w:rPr>
      </w:r>
    </w:p>
    <w:p>
      <w:pPr>
        <w:pStyle w:val="2"/>
        <w:ind w:start="284" w:end="0"/>
        <w:rPr/>
      </w:pPr>
      <w:r>
        <w:rPr/>
        <w:t xml:space="preserve">We urged that in future these relations </w:t>
      </w:r>
      <w:r>
        <w:rPr>
          <w:i/>
        </w:rPr>
        <w:t xml:space="preserve">should be more friendly. </w:t>
      </w:r>
    </w:p>
    <w:p>
      <w:pPr>
        <w:pStyle w:val="Normal"/>
        <w:suppressAutoHyphens w:val="true"/>
        <w:spacing w:lineRule="auto" w:line="240"/>
        <w:ind w:firstLine="284" w:start="284" w:end="0"/>
        <w:rPr/>
      </w:pPr>
      <w:r>
        <w:rPr>
          <w:sz w:val="24"/>
        </w:rPr>
        <w:t xml:space="preserve">Mr. Nupkins commanded that the lady </w:t>
      </w:r>
      <w:r>
        <w:rPr>
          <w:i/>
          <w:sz w:val="24"/>
        </w:rPr>
        <w:t>should be</w:t>
      </w:r>
      <w:r>
        <w:rPr>
          <w:sz w:val="24"/>
        </w:rPr>
        <w:t xml:space="preserve"> shown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American English the present subjunctive in this sentence pattern is predominant.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People don’t demand that a thing </w:t>
      </w:r>
      <w:r>
        <w:rPr>
          <w:i/>
          <w:sz w:val="24"/>
        </w:rPr>
        <w:t>be reasonable</w:t>
      </w:r>
      <w:r>
        <w:rPr>
          <w:sz w:val="24"/>
        </w:rPr>
        <w:t xml:space="preserve"> if their emotions are touched.</w:t>
      </w:r>
    </w:p>
    <w:p>
      <w:pPr>
        <w:pStyle w:val="Normal"/>
        <w:suppressAutoHyphens w:val="true"/>
        <w:spacing w:lineRule="auto" w:line="240"/>
        <w:ind w:firstLine="284" w:start="284" w:end="0"/>
        <w:rPr/>
      </w:pPr>
      <w:r>
        <w:rPr>
          <w:sz w:val="24"/>
        </w:rPr>
        <w:t xml:space="preserve">I suggested that she </w:t>
      </w:r>
      <w:r>
        <w:rPr>
          <w:i/>
          <w:sz w:val="24"/>
        </w:rPr>
        <w:t xml:space="preserve">give up </w:t>
      </w:r>
      <w:r>
        <w:rPr>
          <w:sz w:val="24"/>
        </w:rPr>
        <w:t>driving, but she looked too miserable.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same form is used after the predicative adjectives </w:t>
      </w:r>
      <w:r>
        <w:rPr>
          <w:i/>
          <w:sz w:val="24"/>
        </w:rPr>
        <w:t>sorry, glad, pleased, vexed, eager, anxious, determined</w:t>
      </w:r>
      <w:r>
        <w:rPr>
          <w:sz w:val="24"/>
        </w:rPr>
        <w:t>, etc., if the action is regarded as an imagined one.</w:t>
      </w:r>
    </w:p>
    <w:p>
      <w:pPr>
        <w:pStyle w:val="Normal"/>
        <w:suppressAutoHyphens w:val="true"/>
        <w:spacing w:lineRule="auto" w:line="240"/>
        <w:ind w:firstLine="284" w:end="0"/>
        <w:rPr>
          <w:sz w:val="24"/>
        </w:rPr>
      </w:pPr>
      <w:r>
        <w:rPr>
          <w:sz w:val="24"/>
        </w:rPr>
      </w:r>
    </w:p>
    <w:p>
      <w:pPr>
        <w:pStyle w:val="2"/>
        <w:ind w:start="284" w:end="0"/>
        <w:rPr/>
      </w:pPr>
      <w:r>
        <w:rPr/>
        <w:t xml:space="preserve">I am sorry she </w:t>
      </w:r>
      <w:r>
        <w:rPr>
          <w:i/>
        </w:rPr>
        <w:t>should take</w:t>
      </w:r>
      <w:r>
        <w:rPr/>
        <w:t xml:space="preserve"> such needless trouble.</w:t>
      </w:r>
    </w:p>
    <w:p>
      <w:pPr>
        <w:pStyle w:val="Normal"/>
        <w:suppressAutoHyphens w:val="true"/>
        <w:spacing w:lineRule="auto" w:line="240"/>
        <w:ind w:firstLine="284" w:start="284" w:end="0"/>
        <w:rPr/>
      </w:pPr>
      <w:r>
        <w:rPr>
          <w:sz w:val="24"/>
        </w:rPr>
        <w:t xml:space="preserve">His brother’s suggestion was absurd. He was vexed his relatives </w:t>
      </w:r>
      <w:r>
        <w:rPr>
          <w:i/>
          <w:sz w:val="24"/>
        </w:rPr>
        <w:t>should interfere</w:t>
      </w:r>
      <w:r>
        <w:rPr>
          <w:sz w:val="24"/>
        </w:rPr>
        <w:t xml:space="preserve"> into his private matters.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In object clauses after the verb </w:t>
      </w:r>
      <w:r>
        <w:rPr>
          <w:b/>
          <w:sz w:val="24"/>
        </w:rPr>
        <w:t>wish</w:t>
      </w:r>
      <w:r>
        <w:rPr>
          <w:sz w:val="24"/>
        </w:rPr>
        <w:t xml:space="preserve"> and phrases expressing the same idea I </w:t>
      </w:r>
      <w:r>
        <w:rPr>
          <w:b/>
          <w:sz w:val="24"/>
        </w:rPr>
        <w:t>had better</w:t>
      </w:r>
      <w:r>
        <w:rPr>
          <w:sz w:val="24"/>
        </w:rPr>
        <w:t xml:space="preserve">, I </w:t>
      </w:r>
      <w:r>
        <w:rPr>
          <w:b/>
          <w:sz w:val="24"/>
        </w:rPr>
        <w:t>would rather</w:t>
      </w:r>
      <w:r>
        <w:rPr>
          <w:sz w:val="24"/>
        </w:rPr>
        <w:t xml:space="preserve">, or the contracted form </w:t>
      </w:r>
      <w:r>
        <w:rPr>
          <w:b/>
          <w:sz w:val="24"/>
        </w:rPr>
        <w:t>I’d rather</w:t>
      </w:r>
      <w:r>
        <w:rPr>
          <w:sz w:val="24"/>
        </w:rPr>
        <w:t xml:space="preserve"> -different forms may be used, depending on the time-reference of the action in the object clause. If the action refers to the present or future, or is simultaneous with the action expressed in the principal clause, the non-factual past indefinite, past continuous, or past subjunctive is used. After </w:t>
      </w:r>
      <w:r>
        <w:rPr>
          <w:i/>
          <w:sz w:val="24"/>
        </w:rPr>
        <w:t>I’d rather</w:t>
      </w:r>
      <w:r>
        <w:rPr>
          <w:sz w:val="24"/>
        </w:rPr>
        <w:t xml:space="preserve"> the present subjunctive is also possible.</w:t>
      </w:r>
    </w:p>
    <w:p>
      <w:pPr>
        <w:pStyle w:val="Normal"/>
        <w:suppressAutoHyphens w:val="true"/>
        <w:spacing w:lineRule="auto" w:line="240"/>
        <w:ind w:firstLine="284" w:end="0"/>
        <w:rPr>
          <w:sz w:val="24"/>
        </w:rPr>
      </w:pPr>
      <w:r>
        <w:rPr>
          <w:sz w:val="24"/>
        </w:rPr>
      </w:r>
    </w:p>
    <w:p>
      <w:pPr>
        <w:pStyle w:val="2"/>
        <w:ind w:start="284" w:end="0"/>
        <w:rPr/>
      </w:pPr>
      <w:r>
        <w:rPr/>
        <w:t xml:space="preserve">I wish </w:t>
      </w:r>
      <w:r>
        <w:rPr>
          <w:i/>
        </w:rPr>
        <w:t>I knew</w:t>
      </w:r>
      <w:r>
        <w:rPr/>
        <w:t xml:space="preserve"> something of veterinary medicine. There’s a feeling of helplessness with a sick animal.</w:t>
      </w:r>
    </w:p>
    <w:p>
      <w:pPr>
        <w:pStyle w:val="Normal"/>
        <w:suppressAutoHyphens w:val="true"/>
        <w:spacing w:lineRule="auto" w:line="240"/>
        <w:ind w:firstLine="284" w:start="284" w:end="0"/>
        <w:rPr/>
      </w:pPr>
      <w:r>
        <w:rPr>
          <w:sz w:val="24"/>
        </w:rPr>
        <w:t xml:space="preserve">I wish </w:t>
      </w:r>
      <w:r>
        <w:rPr>
          <w:i/>
          <w:sz w:val="24"/>
        </w:rPr>
        <w:t>you came</w:t>
      </w:r>
      <w:r>
        <w:rPr>
          <w:sz w:val="24"/>
        </w:rPr>
        <w:t xml:space="preserve"> here more often. I hardly ever see you.</w:t>
      </w:r>
    </w:p>
    <w:p>
      <w:pPr>
        <w:pStyle w:val="Normal"/>
        <w:suppressAutoHyphens w:val="true"/>
        <w:spacing w:lineRule="auto" w:line="240"/>
        <w:ind w:firstLine="284" w:start="284" w:end="0"/>
        <w:rPr/>
      </w:pPr>
      <w:r>
        <w:rPr>
          <w:sz w:val="24"/>
        </w:rPr>
        <w:t xml:space="preserve">I would rather </w:t>
      </w:r>
      <w:r>
        <w:rPr>
          <w:i/>
          <w:sz w:val="24"/>
        </w:rPr>
        <w:t>you went</w:t>
      </w:r>
      <w:r>
        <w:rPr>
          <w:sz w:val="24"/>
        </w:rPr>
        <w:t xml:space="preserve"> now.</w:t>
      </w:r>
    </w:p>
    <w:p>
      <w:pPr>
        <w:pStyle w:val="2"/>
        <w:ind w:start="284" w:end="0"/>
        <w:rPr/>
      </w:pPr>
      <w:r>
        <w:rPr/>
        <w:t xml:space="preserve">I’d rather you </w:t>
      </w:r>
      <w:r>
        <w:rPr>
          <w:i/>
        </w:rPr>
        <w:t>didn’t help</w:t>
      </w:r>
      <w:r>
        <w:rPr/>
        <w:t xml:space="preserve"> me, actually.</w:t>
      </w:r>
    </w:p>
    <w:p>
      <w:pPr>
        <w:pStyle w:val="Normal"/>
        <w:suppressAutoHyphens w:val="true"/>
        <w:spacing w:lineRule="auto" w:line="240"/>
        <w:ind w:firstLine="284" w:end="0"/>
        <w:rPr>
          <w:sz w:val="24"/>
        </w:rPr>
      </w:pPr>
      <w:r>
        <w:rPr>
          <w:sz w:val="24"/>
        </w:rPr>
      </w:r>
    </w:p>
    <w:p>
      <w:pPr>
        <w:pStyle w:val="2"/>
        <w:pBdr>
          <w:top w:val="single" w:sz="4" w:space="1" w:color="000000"/>
          <w:left w:val="single" w:sz="4" w:space="4" w:color="000000"/>
          <w:bottom w:val="single" w:sz="4" w:space="1" w:color="000000"/>
          <w:right w:val="single" w:sz="4" w:space="4" w:color="000000"/>
        </w:pBdr>
        <w:rPr>
          <w:b/>
        </w:rPr>
      </w:pPr>
      <w:r>
        <w:rPr>
          <w:b/>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rPr>
        <w:t xml:space="preserve">To express a </w:t>
      </w:r>
      <w:r>
        <w:rPr>
          <w:i/>
          <w:sz w:val="24"/>
        </w:rPr>
        <w:t>realizable wish</w:t>
      </w:r>
      <w:r>
        <w:rPr>
          <w:sz w:val="24"/>
        </w:rPr>
        <w:t xml:space="preserve"> an infinitive, not a clause is generally used:</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t xml:space="preserve">      </w:t>
      </w:r>
      <w:r>
        <w:rPr>
          <w:sz w:val="24"/>
        </w:rPr>
        <w:t>I want him to come.</w:t>
      </w:r>
    </w:p>
    <w:p>
      <w:pPr>
        <w:pStyle w:val="2"/>
        <w:pBdr>
          <w:top w:val="single" w:sz="4" w:space="1" w:color="000000"/>
          <w:left w:val="single" w:sz="4" w:space="4" w:color="000000"/>
          <w:bottom w:val="single" w:sz="4" w:space="1" w:color="000000"/>
          <w:right w:val="single" w:sz="4" w:space="4" w:color="000000"/>
        </w:pBdr>
        <w:rPr/>
      </w:pPr>
      <w:r>
        <w:rPr/>
        <w:t xml:space="preserve">      </w:t>
      </w:r>
      <w:r>
        <w:rPr/>
        <w:t>I should like to discuss things in detail.</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t xml:space="preserve">     </w:t>
      </w:r>
      <w:r>
        <w:rPr>
          <w:sz w:val="24"/>
        </w:rPr>
        <w:t>He wished it to be true.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If the action refers to the past or is prior to the moment it is desired the non-factual past perfect or past perfect continuous is used, no matter in what tense the verb in the principal clause is. Thus in both the sentences </w:t>
      </w:r>
      <w:r>
        <w:rPr>
          <w:i/>
          <w:sz w:val="24"/>
        </w:rPr>
        <w:t>I wish I hadn’t come</w:t>
      </w:r>
      <w:r>
        <w:rPr>
          <w:sz w:val="24"/>
        </w:rPr>
        <w:t xml:space="preserve"> and </w:t>
      </w:r>
      <w:r>
        <w:rPr>
          <w:i/>
          <w:sz w:val="24"/>
        </w:rPr>
        <w:t>I wished I hadn’t come</w:t>
      </w:r>
      <w:r>
        <w:rPr>
          <w:sz w:val="24"/>
        </w:rPr>
        <w:t xml:space="preserve"> the non-factual past perfect denotes a prior imaginary action, contradicting reality.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We wished </w:t>
      </w:r>
      <w:r>
        <w:rPr>
          <w:i/>
          <w:sz w:val="24"/>
        </w:rPr>
        <w:t>we hadn’t left</w:t>
      </w:r>
      <w:r>
        <w:rPr>
          <w:sz w:val="24"/>
        </w:rPr>
        <w:t xml:space="preserve"> everything to the last minute. </w:t>
      </w:r>
    </w:p>
    <w:p>
      <w:pPr>
        <w:pStyle w:val="Normal"/>
        <w:suppressAutoHyphens w:val="true"/>
        <w:spacing w:lineRule="auto" w:line="240"/>
        <w:ind w:firstLine="284" w:start="284" w:end="0"/>
        <w:rPr/>
      </w:pPr>
      <w:r>
        <w:rPr>
          <w:sz w:val="24"/>
        </w:rPr>
        <w:t xml:space="preserve">I wish </w:t>
      </w:r>
      <w:r>
        <w:rPr>
          <w:i/>
          <w:sz w:val="24"/>
        </w:rPr>
        <w:t>I had been taught</w:t>
      </w:r>
      <w:r>
        <w:rPr>
          <w:sz w:val="24"/>
        </w:rPr>
        <w:t xml:space="preserve"> music in my childhood.</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sz w:val="24"/>
        </w:rPr>
      </w:pPr>
      <w:r>
        <w:rPr>
          <w:sz w:val="24"/>
        </w:rPr>
        <w:t>If the desired action refers to the future the following subjunctive forms may be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i/>
          <w:sz w:val="24"/>
        </w:rPr>
        <w:t xml:space="preserve">would </w:t>
      </w:r>
      <w:r>
        <w:rPr>
          <w:b/>
          <w:sz w:val="24"/>
        </w:rPr>
        <w:t xml:space="preserve">+ </w:t>
      </w:r>
      <w:r>
        <w:rPr>
          <w:b/>
          <w:i/>
          <w:sz w:val="24"/>
        </w:rPr>
        <w:t>infinitive</w:t>
      </w:r>
      <w:r>
        <w:rPr>
          <w:sz w:val="24"/>
        </w:rPr>
        <w:t xml:space="preserve"> (only when the subject of the subordinate clause and that of the principal clause do not denote the same thing or person). It denotes a kind of request.</w:t>
      </w:r>
    </w:p>
    <w:p>
      <w:pPr>
        <w:pStyle w:val="Normal"/>
        <w:suppressAutoHyphens w:val="true"/>
        <w:spacing w:lineRule="auto" w:line="240"/>
        <w:ind w:firstLine="284" w:end="0"/>
        <w:rPr/>
      </w:pPr>
      <w:r>
        <w:rPr>
          <w:b/>
          <w:i/>
          <w:sz w:val="24"/>
        </w:rPr>
        <w:t>could</w:t>
      </w:r>
      <w:r>
        <w:rPr>
          <w:b/>
          <w:sz w:val="24"/>
        </w:rPr>
        <w:t xml:space="preserve"> + </w:t>
      </w:r>
      <w:r>
        <w:rPr>
          <w:b/>
          <w:i/>
          <w:sz w:val="24"/>
        </w:rPr>
        <w:t>infinitive</w:t>
      </w:r>
    </w:p>
    <w:p>
      <w:pPr>
        <w:pStyle w:val="Normal"/>
        <w:suppressAutoHyphens w:val="true"/>
        <w:spacing w:lineRule="auto" w:line="240"/>
        <w:ind w:firstLine="284" w:end="0"/>
        <w:rPr/>
      </w:pPr>
      <w:r>
        <w:rPr>
          <w:b/>
          <w:i/>
          <w:sz w:val="24"/>
        </w:rPr>
        <w:t>may (might)</w:t>
      </w:r>
      <w:r>
        <w:rPr>
          <w:b/>
          <w:sz w:val="24"/>
        </w:rPr>
        <w:t xml:space="preserve"> + </w:t>
      </w:r>
      <w:r>
        <w:rPr>
          <w:b/>
          <w:i/>
          <w:sz w:val="24"/>
        </w:rPr>
        <w:t>infinitive</w:t>
      </w:r>
    </w:p>
    <w:p>
      <w:pPr>
        <w:pStyle w:val="Normal"/>
        <w:suppressAutoHyphens w:val="true"/>
        <w:spacing w:lineRule="auto" w:line="240"/>
        <w:ind w:firstLine="284" w:end="0"/>
        <w:rPr>
          <w:b/>
          <w:i/>
          <w:i/>
          <w:sz w:val="24"/>
        </w:rPr>
      </w:pPr>
      <w:r>
        <w:rPr>
          <w:b/>
          <w:i/>
          <w:sz w:val="24"/>
        </w:rPr>
      </w:r>
    </w:p>
    <w:p>
      <w:pPr>
        <w:pStyle w:val="Normal"/>
        <w:suppressAutoHyphens w:val="true"/>
        <w:spacing w:lineRule="auto" w:line="240"/>
        <w:ind w:firstLine="284" w:end="0"/>
        <w:rPr/>
      </w:pPr>
      <w:r>
        <w:rPr>
          <w:sz w:val="24"/>
        </w:rPr>
        <w:t xml:space="preserve">The form </w:t>
      </w:r>
      <w:r>
        <w:rPr>
          <w:b/>
          <w:i/>
          <w:sz w:val="24"/>
        </w:rPr>
        <w:t>would</w:t>
      </w:r>
      <w:r>
        <w:rPr>
          <w:b/>
          <w:sz w:val="24"/>
        </w:rPr>
        <w:t xml:space="preserve"> + </w:t>
      </w:r>
      <w:r>
        <w:rPr>
          <w:b/>
          <w:i/>
          <w:sz w:val="24"/>
        </w:rPr>
        <w:t>infinitive</w:t>
      </w:r>
      <w:r>
        <w:rPr>
          <w:i/>
          <w:sz w:val="24"/>
        </w:rPr>
        <w:t xml:space="preserve"> </w:t>
      </w:r>
      <w:r>
        <w:rPr>
          <w:sz w:val="24"/>
        </w:rPr>
        <w:t xml:space="preserve">is used when the fulfilment of the wish depends on the will of the person denoted by the subject of the subordinate clause. If the fulfilment of the wish depends more on the circumstances, the quasi-subjunctive form </w:t>
      </w:r>
      <w:r>
        <w:rPr>
          <w:i/>
          <w:sz w:val="24"/>
        </w:rPr>
        <w:t>may (might)</w:t>
      </w:r>
      <w:r>
        <w:rPr>
          <w:sz w:val="24"/>
        </w:rPr>
        <w:t xml:space="preserve"> + </w:t>
      </w:r>
      <w:r>
        <w:rPr>
          <w:i/>
          <w:sz w:val="24"/>
        </w:rPr>
        <w:t>infinitive</w:t>
      </w:r>
      <w:r>
        <w:rPr>
          <w:sz w:val="24"/>
        </w:rPr>
        <w:t xml:space="preserve"> is preferable, to show that the realization of the action is very unlikely.</w:t>
      </w:r>
    </w:p>
    <w:p>
      <w:pPr>
        <w:pStyle w:val="Normal"/>
        <w:suppressAutoHyphens w:val="true"/>
        <w:spacing w:lineRule="auto" w:line="240"/>
        <w:ind w:firstLine="284" w:end="0"/>
        <w:rPr>
          <w:sz w:val="24"/>
        </w:rPr>
      </w:pPr>
      <w:r>
        <w:rPr>
          <w:sz w:val="24"/>
        </w:rPr>
      </w:r>
    </w:p>
    <w:p>
      <w:pPr>
        <w:pStyle w:val="2"/>
        <w:ind w:start="284" w:end="0"/>
        <w:rPr/>
      </w:pPr>
      <w:r>
        <w:rPr/>
        <w:t xml:space="preserve">I wish </w:t>
      </w:r>
      <w:r>
        <w:rPr>
          <w:i/>
        </w:rPr>
        <w:t>you would treat</w:t>
      </w:r>
      <w:r>
        <w:rPr/>
        <w:t xml:space="preserve"> me better.</w:t>
      </w:r>
    </w:p>
    <w:p>
      <w:pPr>
        <w:pStyle w:val="2"/>
        <w:ind w:start="284" w:end="0"/>
        <w:rPr/>
      </w:pPr>
      <w:r>
        <w:rPr/>
        <w:t xml:space="preserve">I wish </w:t>
      </w:r>
      <w:r>
        <w:rPr>
          <w:i/>
        </w:rPr>
        <w:t>I could help</w:t>
      </w:r>
      <w:r>
        <w:rPr/>
        <w:t xml:space="preserve"> you.</w:t>
      </w:r>
    </w:p>
    <w:p>
      <w:pPr>
        <w:pStyle w:val="Normal"/>
        <w:suppressAutoHyphens w:val="true"/>
        <w:spacing w:lineRule="auto" w:line="240"/>
        <w:ind w:firstLine="284" w:start="284" w:end="0"/>
        <w:rPr/>
      </w:pPr>
      <w:r>
        <w:rPr>
          <w:sz w:val="24"/>
        </w:rPr>
        <w:t xml:space="preserve">I wish he </w:t>
      </w:r>
      <w:r>
        <w:rPr>
          <w:i/>
          <w:sz w:val="24"/>
        </w:rPr>
        <w:t>might have helped</w:t>
      </w:r>
      <w:r>
        <w:rPr>
          <w:sz w:val="24"/>
        </w:rPr>
        <w:t xml:space="preserve"> 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When rendering wish-clauses into Russian it is possible to use a clause with the opposite meaning, introduced by the impersonal</w:t>
      </w:r>
      <w:r>
        <w:rPr>
          <w:sz w:val="24"/>
          <w:lang w:val="ru-RU"/>
        </w:rPr>
        <w:t xml:space="preserve"> «жаль», «как жаль», «какая жалость»</w:t>
      </w:r>
      <w:r>
        <w:rPr>
          <w:sz w:val="24"/>
        </w:rPr>
        <w:t xml:space="preserve"> or by the finite form of the verb</w:t>
      </w:r>
      <w:r>
        <w:rPr>
          <w:sz w:val="24"/>
          <w:lang w:val="ru-RU"/>
        </w:rPr>
        <w:t xml:space="preserve"> «сожалеть».</w:t>
      </w:r>
    </w:p>
    <w:p>
      <w:pPr>
        <w:pStyle w:val="Normal"/>
        <w:suppressAutoHyphens w:val="true"/>
        <w:spacing w:lineRule="auto" w:line="240"/>
        <w:ind w:firstLine="284" w:end="0"/>
        <w:rPr>
          <w:sz w:val="24"/>
          <w:lang w:val="ru-RU"/>
        </w:rPr>
      </w:pPr>
      <w:r>
        <w:rPr>
          <w:sz w:val="24"/>
          <w:lang w:val="ru-RU"/>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uppressAutoHyphens w:val="true"/>
              <w:spacing w:lineRule="auto" w:line="240"/>
              <w:ind w:hanging="0" w:start="470" w:end="0"/>
              <w:jc w:val="start"/>
              <w:rPr>
                <w:sz w:val="24"/>
              </w:rPr>
            </w:pPr>
            <w:r>
              <w:rPr>
                <w:sz w:val="24"/>
              </w:rPr>
              <w:t>I wish I knew it.</w:t>
            </w:r>
          </w:p>
          <w:p>
            <w:pPr>
              <w:pStyle w:val="Normal"/>
              <w:suppressAutoHyphens w:val="true"/>
              <w:spacing w:lineRule="auto" w:line="240"/>
              <w:ind w:hanging="0" w:start="470" w:end="0"/>
              <w:jc w:val="start"/>
              <w:rPr>
                <w:sz w:val="24"/>
              </w:rPr>
            </w:pPr>
            <w:r>
              <w:rPr>
                <w:sz w:val="24"/>
              </w:rPr>
              <w:t>I wish I didn’t know it!</w:t>
            </w:r>
          </w:p>
          <w:p>
            <w:pPr>
              <w:pStyle w:val="Normal"/>
              <w:suppressAutoHyphens w:val="true"/>
              <w:spacing w:lineRule="auto" w:line="240"/>
              <w:ind w:hanging="0" w:start="470" w:end="0"/>
              <w:jc w:val="start"/>
              <w:rPr>
                <w:sz w:val="24"/>
                <w:lang w:val="ru-RU"/>
              </w:rPr>
            </w:pPr>
            <w:r>
              <w:rPr>
                <w:sz w:val="24"/>
              </w:rPr>
              <w:t>I wish I had known about it!</w:t>
            </w:r>
          </w:p>
        </w:tc>
        <w:tc>
          <w:tcPr>
            <w:tcW w:w="5491" w:type="dxa"/>
            <w:tcBorders/>
          </w:tcPr>
          <w:p>
            <w:pPr>
              <w:pStyle w:val="Normal"/>
              <w:suppressAutoHyphens w:val="true"/>
              <w:spacing w:lineRule="auto" w:line="240"/>
              <w:ind w:hanging="0" w:end="0"/>
              <w:jc w:val="start"/>
              <w:rPr>
                <w:sz w:val="24"/>
                <w:lang w:val="ru-RU"/>
              </w:rPr>
            </w:pPr>
            <w:r>
              <w:rPr>
                <w:sz w:val="24"/>
                <w:lang w:val="ru-RU"/>
              </w:rPr>
              <w:t xml:space="preserve">- Жаль, что я этого не знаю. </w:t>
            </w:r>
          </w:p>
          <w:p>
            <w:pPr>
              <w:pStyle w:val="Normal"/>
              <w:suppressAutoHyphens w:val="true"/>
              <w:spacing w:lineRule="auto" w:line="240"/>
              <w:ind w:hanging="0" w:end="0"/>
              <w:jc w:val="start"/>
              <w:rPr>
                <w:sz w:val="24"/>
                <w:lang w:val="ru-RU"/>
              </w:rPr>
            </w:pPr>
            <w:r>
              <w:rPr>
                <w:sz w:val="24"/>
                <w:lang w:val="ru-RU"/>
              </w:rPr>
              <w:t xml:space="preserve">- Какая жалость, что я это знаю! </w:t>
            </w:r>
          </w:p>
          <w:p>
            <w:pPr>
              <w:pStyle w:val="Normal"/>
              <w:suppressAutoHyphens w:val="true"/>
              <w:spacing w:lineRule="auto" w:line="240"/>
              <w:ind w:hanging="0" w:end="0"/>
              <w:jc w:val="start"/>
              <w:rPr>
                <w:sz w:val="24"/>
                <w:lang w:val="ru-RU"/>
              </w:rPr>
            </w:pPr>
            <w:r>
              <w:rPr>
                <w:sz w:val="24"/>
                <w:lang w:val="ru-RU"/>
              </w:rPr>
              <w:t>- Жаль, что я не знал об этом!</w:t>
            </w:r>
          </w:p>
        </w:tc>
      </w:tr>
    </w:tbl>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3. In object clauses after verbs expressing </w:t>
      </w:r>
      <w:r>
        <w:rPr>
          <w:b/>
          <w:sz w:val="24"/>
        </w:rPr>
        <w:t>fear, apprehension, worry</w:t>
      </w:r>
      <w:r>
        <w:rPr>
          <w:sz w:val="24"/>
        </w:rPr>
        <w:t xml:space="preserve"> (</w:t>
      </w:r>
      <w:r>
        <w:rPr>
          <w:i/>
          <w:sz w:val="24"/>
        </w:rPr>
        <w:t>to fear, to be afraid, to be terrified, to be anxious, to worry, to be fearful, to be troubled, to be in terror, to tremble, to dread</w:t>
      </w:r>
      <w:r>
        <w:rPr>
          <w:sz w:val="24"/>
        </w:rPr>
        <w:t>, etc.) two forms are used, depending on the conjunction introducing the clause:</w:t>
      </w:r>
    </w:p>
    <w:p>
      <w:pPr>
        <w:pStyle w:val="Normal"/>
        <w:suppressAutoHyphens w:val="true"/>
        <w:spacing w:lineRule="auto" w:line="240"/>
        <w:ind w:firstLine="284" w:end="0"/>
        <w:rPr>
          <w:sz w:val="24"/>
        </w:rPr>
      </w:pPr>
      <w:r>
        <w:rPr>
          <w:sz w:val="24"/>
        </w:rPr>
      </w:r>
    </w:p>
    <w:p>
      <w:pPr>
        <w:pStyle w:val="2"/>
        <w:numPr>
          <w:ilvl w:val="0"/>
          <w:numId w:val="5"/>
        </w:numPr>
        <w:rPr/>
      </w:pPr>
      <w:r>
        <w:rPr/>
        <w:t xml:space="preserve">after the conjunction </w:t>
      </w:r>
      <w:r>
        <w:rPr>
          <w:i/>
        </w:rPr>
        <w:t xml:space="preserve">that </w:t>
      </w:r>
      <w:r>
        <w:rPr/>
        <w:t xml:space="preserve">or if the clause is joined asyndetically, the quasi-subjunctive </w:t>
      </w:r>
      <w:r>
        <w:rPr>
          <w:b/>
          <w:i/>
        </w:rPr>
        <w:t>may/might</w:t>
      </w:r>
      <w:r>
        <w:rPr/>
        <w:t xml:space="preserve"> </w:t>
      </w:r>
      <w:r>
        <w:rPr>
          <w:b/>
        </w:rPr>
        <w:t>+</w:t>
      </w:r>
      <w:r>
        <w:rPr/>
        <w:t xml:space="preserve"> </w:t>
      </w:r>
      <w:r>
        <w:rPr>
          <w:b/>
          <w:i/>
        </w:rPr>
        <w:t>infinitive</w:t>
      </w:r>
      <w:r>
        <w:rPr/>
        <w:t xml:space="preserve"> is used. The choice of either </w:t>
      </w:r>
      <w:r>
        <w:rPr>
          <w:i/>
        </w:rPr>
        <w:t xml:space="preserve">may </w:t>
      </w:r>
      <w:r>
        <w:rPr/>
        <w:t xml:space="preserve">or </w:t>
      </w:r>
      <w:r>
        <w:rPr>
          <w:i/>
        </w:rPr>
        <w:t xml:space="preserve">might </w:t>
      </w:r>
      <w:r>
        <w:rPr/>
        <w:t>depends on the tense of the verb in the main clause.</w:t>
      </w:r>
    </w:p>
    <w:p>
      <w:pPr>
        <w:pStyle w:val="2"/>
        <w:rPr/>
      </w:pPr>
      <w:r>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2"/>
              <w:ind w:hanging="0" w:end="0"/>
              <w:jc w:val="start"/>
              <w:rPr/>
            </w:pPr>
            <w:r>
              <w:rPr/>
              <w:t xml:space="preserve">They trembled (that) they </w:t>
            </w:r>
            <w:r>
              <w:rPr>
                <w:i/>
              </w:rPr>
              <w:t>might be discovered</w:t>
            </w:r>
            <w:r>
              <w:rPr/>
              <w:t>.</w:t>
            </w:r>
          </w:p>
          <w:p>
            <w:pPr>
              <w:pStyle w:val="2"/>
              <w:ind w:hanging="0" w:end="0"/>
              <w:jc w:val="start"/>
              <w:rPr/>
            </w:pPr>
            <w:r>
              <w:rPr/>
              <w:t xml:space="preserve">I fear (that) he </w:t>
            </w:r>
            <w:r>
              <w:rPr>
                <w:i/>
              </w:rPr>
              <w:t>may forget</w:t>
            </w:r>
            <w:r>
              <w:rPr/>
              <w:t xml:space="preserve"> about it.</w:t>
            </w:r>
          </w:p>
        </w:tc>
        <w:tc>
          <w:tcPr>
            <w:tcW w:w="5491" w:type="dxa"/>
            <w:tcBorders/>
          </w:tcPr>
          <w:p>
            <w:pPr>
              <w:pStyle w:val="Normal"/>
              <w:suppressAutoHyphens w:val="true"/>
              <w:spacing w:lineRule="auto" w:line="240"/>
              <w:ind w:hanging="0" w:end="0"/>
              <w:jc w:val="start"/>
              <w:rPr>
                <w:sz w:val="24"/>
                <w:lang w:val="ru-RU"/>
              </w:rPr>
            </w:pPr>
            <w:r>
              <w:rPr>
                <w:sz w:val="24"/>
                <w:lang w:val="ru-RU"/>
              </w:rPr>
              <w:t>Они дрожали, что их могут обнаружить.</w:t>
            </w:r>
          </w:p>
          <w:p>
            <w:pPr>
              <w:pStyle w:val="2"/>
              <w:ind w:hanging="0" w:end="0"/>
              <w:jc w:val="start"/>
              <w:rPr>
                <w:lang w:val="ru-RU"/>
              </w:rPr>
            </w:pPr>
            <w:r>
              <w:rPr>
                <w:lang w:val="ru-RU"/>
              </w:rPr>
              <w:t>Боюсь, как бы он не забыл об этом.</w:t>
            </w:r>
          </w:p>
        </w:tc>
      </w:tr>
    </w:tbl>
    <w:p>
      <w:pPr>
        <w:pStyle w:val="2"/>
        <w:rPr/>
      </w:pPr>
      <w:r>
        <w:rPr/>
      </w:r>
    </w:p>
    <w:p>
      <w:pPr>
        <w:pStyle w:val="2"/>
        <w:rPr/>
      </w:pPr>
      <w:r>
        <w:rPr/>
        <w:t xml:space="preserve">b) after the conjunction </w:t>
      </w:r>
      <w:r>
        <w:rPr>
          <w:i/>
        </w:rPr>
        <w:t>lest</w:t>
      </w:r>
      <w:r>
        <w:rPr/>
        <w:t xml:space="preserve"> the form </w:t>
      </w:r>
      <w:r>
        <w:rPr>
          <w:b/>
          <w:i/>
        </w:rPr>
        <w:t>should</w:t>
      </w:r>
      <w:r>
        <w:rPr>
          <w:b/>
        </w:rPr>
        <w:t xml:space="preserve"> + </w:t>
      </w:r>
      <w:r>
        <w:rPr>
          <w:b/>
          <w:i/>
        </w:rPr>
        <w:t>infinitive</w:t>
      </w:r>
      <w:r>
        <w:rPr>
          <w:i/>
        </w:rPr>
        <w:t xml:space="preserve"> </w:t>
      </w:r>
      <w:r>
        <w:rPr/>
        <w:t>is used.</w:t>
      </w:r>
    </w:p>
    <w:p>
      <w:pPr>
        <w:pStyle w:val="Normal"/>
        <w:suppressAutoHyphens w:val="true"/>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uppressAutoHyphens w:val="true"/>
              <w:spacing w:lineRule="auto" w:line="240"/>
              <w:ind w:hanging="0" w:end="0"/>
              <w:rPr>
                <w:sz w:val="24"/>
              </w:rPr>
            </w:pPr>
            <w:r>
              <w:rPr>
                <w:sz w:val="24"/>
              </w:rPr>
              <w:t xml:space="preserve">The passengers were terrified lest the ship </w:t>
            </w:r>
          </w:p>
          <w:p>
            <w:pPr>
              <w:pStyle w:val="Normal"/>
              <w:suppressAutoHyphens w:val="true"/>
              <w:spacing w:lineRule="auto" w:line="240"/>
              <w:ind w:hanging="0" w:end="0"/>
              <w:rPr/>
            </w:pPr>
            <w:r>
              <w:rPr>
                <w:i/>
                <w:sz w:val="24"/>
              </w:rPr>
              <w:t>should catch fire</w:t>
            </w:r>
            <w:r>
              <w:rPr>
                <w:sz w:val="24"/>
              </w:rPr>
              <w:t>.</w:t>
            </w:r>
          </w:p>
        </w:tc>
        <w:tc>
          <w:tcPr>
            <w:tcW w:w="5491" w:type="dxa"/>
            <w:tcBorders/>
          </w:tcPr>
          <w:p>
            <w:pPr>
              <w:pStyle w:val="Normal"/>
              <w:suppressAutoHyphens w:val="true"/>
              <w:spacing w:lineRule="auto" w:line="240"/>
              <w:ind w:hanging="0" w:end="0"/>
              <w:rPr>
                <w:sz w:val="24"/>
              </w:rPr>
            </w:pPr>
            <w:r>
              <w:rPr>
                <w:sz w:val="24"/>
                <w:lang w:val="ru-RU"/>
              </w:rPr>
              <w:t>Пассажиров охватил ужас, как бы корабль не загорелся.</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indicative forms are also possible in clauses of this type if the action is regarded as a real 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was afraid that he </w:t>
      </w:r>
      <w:r>
        <w:rPr>
          <w:i/>
          <w:sz w:val="24"/>
        </w:rPr>
        <w:t>had changed</w:t>
      </w:r>
      <w:r>
        <w:rPr>
          <w:sz w:val="24"/>
        </w:rPr>
        <w:t xml:space="preserve"> his mind.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In object clauses after verbs and phrases expressing </w:t>
      </w:r>
      <w:r>
        <w:rPr>
          <w:b/>
          <w:sz w:val="24"/>
        </w:rPr>
        <w:t xml:space="preserve">doubt </w:t>
      </w:r>
      <w:r>
        <w:rPr>
          <w:sz w:val="24"/>
        </w:rPr>
        <w:t>(</w:t>
      </w:r>
      <w:r>
        <w:rPr>
          <w:i/>
          <w:sz w:val="24"/>
        </w:rPr>
        <w:t>to doubt, to disbelieve, to have doubts, to greet with scepticism</w:t>
      </w:r>
      <w:r>
        <w:rPr>
          <w:sz w:val="24"/>
        </w:rPr>
        <w:t xml:space="preserve">, etc.) and after some other verbs in the negative form the past subjunctive may be used. The subordinate clause is introduced by </w:t>
      </w:r>
      <w:r>
        <w:rPr>
          <w:i/>
          <w:sz w:val="24"/>
        </w:rPr>
        <w:t xml:space="preserve">if </w:t>
      </w:r>
      <w:r>
        <w:rPr>
          <w:sz w:val="24"/>
        </w:rPr>
        <w:t xml:space="preserve">or </w:t>
      </w:r>
      <w:r>
        <w:rPr>
          <w:i/>
          <w:sz w:val="24"/>
        </w:rPr>
        <w:t>whether</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We had doubts if </w:t>
      </w:r>
      <w:r>
        <w:rPr>
          <w:i/>
          <w:sz w:val="24"/>
        </w:rPr>
        <w:t>it were possible</w:t>
      </w:r>
      <w:r>
        <w:rPr>
          <w:sz w:val="24"/>
        </w:rPr>
        <w:t xml:space="preserve"> to cross the river at this time of the year.</w:t>
      </w:r>
    </w:p>
    <w:p>
      <w:pPr>
        <w:pStyle w:val="Normal"/>
        <w:suppressAutoHyphens w:val="true"/>
        <w:spacing w:lineRule="auto" w:line="240"/>
        <w:ind w:firstLine="284" w:start="284" w:end="0"/>
        <w:rPr/>
      </w:pPr>
      <w:r>
        <w:rPr>
          <w:sz w:val="24"/>
        </w:rPr>
        <w:t xml:space="preserve">I doubted she </w:t>
      </w:r>
      <w:r>
        <w:rPr>
          <w:i/>
          <w:sz w:val="24"/>
        </w:rPr>
        <w:t xml:space="preserve">had </w:t>
      </w:r>
      <w:r>
        <w:rPr>
          <w:sz w:val="24"/>
        </w:rPr>
        <w:t xml:space="preserve">even </w:t>
      </w:r>
      <w:r>
        <w:rPr>
          <w:i/>
          <w:sz w:val="24"/>
        </w:rPr>
        <w:t xml:space="preserve">been </w:t>
      </w:r>
      <w:r>
        <w:rPr>
          <w:sz w:val="24"/>
        </w:rPr>
        <w:t>there.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In object clauses referring to the formal </w:t>
      </w:r>
      <w:r>
        <w:rPr>
          <w:b/>
          <w:sz w:val="24"/>
        </w:rPr>
        <w:t xml:space="preserve">it + </w:t>
      </w:r>
      <w:r>
        <w:rPr>
          <w:b/>
          <w:i/>
          <w:sz w:val="24"/>
        </w:rPr>
        <w:t>objective predicative</w:t>
      </w:r>
      <w:r>
        <w:rPr>
          <w:sz w:val="24"/>
        </w:rPr>
        <w:t>, expressing opinion of some situation, the choice of the form depends on the general meaning of the principal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lang w:val="ru-RU"/>
        </w:rPr>
      </w:pPr>
      <w:r>
        <w:rPr>
          <w:sz w:val="24"/>
        </w:rPr>
        <w:t xml:space="preserve">We found </w:t>
      </w:r>
      <w:r>
        <w:rPr>
          <w:b/>
          <w:i/>
          <w:sz w:val="24"/>
        </w:rPr>
        <w:t>it strange</w:t>
      </w:r>
      <w:r>
        <w:rPr>
          <w:sz w:val="24"/>
        </w:rPr>
        <w:t xml:space="preserve"> that he </w:t>
      </w:r>
      <w:r>
        <w:rPr>
          <w:i/>
          <w:sz w:val="24"/>
        </w:rPr>
        <w:t>should speak</w:t>
      </w:r>
      <w:r>
        <w:rPr>
          <w:sz w:val="24"/>
        </w:rPr>
        <w:t xml:space="preserve"> so calmly after the events (the principal clause expresses the </w:t>
      </w:r>
    </w:p>
    <w:p>
      <w:pPr>
        <w:pStyle w:val="Normal"/>
        <w:suppressAutoHyphens w:val="true"/>
        <w:spacing w:lineRule="auto" w:line="240"/>
        <w:ind w:firstLine="284" w:start="284" w:end="0"/>
        <w:rPr/>
      </w:pPr>
      <w:r>
        <w:rPr>
          <w:sz w:val="24"/>
        </w:rPr>
        <w:t xml:space="preserve">idea of disbelief, hence the form </w:t>
      </w:r>
      <w:r>
        <w:rPr>
          <w:i/>
          <w:sz w:val="24"/>
        </w:rPr>
        <w:t>should speak</w:t>
      </w:r>
      <w:r>
        <w:rPr>
          <w:sz w:val="24"/>
        </w:rPr>
        <w:t xml:space="preserve"> is used).</w:t>
      </w:r>
    </w:p>
    <w:p>
      <w:pPr>
        <w:pStyle w:val="Normal"/>
        <w:suppressAutoHyphens w:val="true"/>
        <w:spacing w:lineRule="auto" w:line="240"/>
        <w:ind w:firstLine="284" w:start="284" w:end="0"/>
        <w:rPr>
          <w:sz w:val="24"/>
          <w:lang w:val="ru-RU"/>
        </w:rPr>
      </w:pPr>
      <w:r>
        <w:rPr>
          <w:sz w:val="24"/>
        </w:rPr>
        <w:t xml:space="preserve">We regard </w:t>
      </w:r>
      <w:r>
        <w:rPr>
          <w:b/>
          <w:i/>
          <w:sz w:val="24"/>
        </w:rPr>
        <w:t>it as highly probable</w:t>
      </w:r>
      <w:r>
        <w:rPr>
          <w:sz w:val="24"/>
        </w:rPr>
        <w:t xml:space="preserve"> that he </w:t>
      </w:r>
      <w:r>
        <w:rPr>
          <w:i/>
          <w:sz w:val="24"/>
        </w:rPr>
        <w:t>may return</w:t>
      </w:r>
      <w:r>
        <w:rPr>
          <w:sz w:val="24"/>
        </w:rPr>
        <w:t xml:space="preserve"> soon (the principal clause expresses the idea of </w:t>
      </w:r>
    </w:p>
    <w:p>
      <w:pPr>
        <w:pStyle w:val="Normal"/>
        <w:suppressAutoHyphens w:val="true"/>
        <w:spacing w:lineRule="auto" w:line="240"/>
        <w:ind w:firstLine="284" w:start="284" w:end="0"/>
        <w:rPr/>
      </w:pPr>
      <w:r>
        <w:rPr>
          <w:sz w:val="24"/>
        </w:rPr>
        <w:t xml:space="preserve">probability, hence the form </w:t>
      </w:r>
      <w:r>
        <w:rPr>
          <w:i/>
          <w:sz w:val="24"/>
        </w:rPr>
        <w:t>may return</w:t>
      </w:r>
      <w:r>
        <w:rPr>
          <w:sz w:val="24"/>
        </w:rPr>
        <w:t xml:space="preserve"> is used).</w:t>
      </w:r>
    </w:p>
    <w:p>
      <w:pPr>
        <w:pStyle w:val="Normal"/>
        <w:suppressAutoHyphens w:val="true"/>
        <w:spacing w:lineRule="auto" w:line="240"/>
        <w:ind w:firstLine="284" w:end="0"/>
        <w:rPr>
          <w:sz w:val="24"/>
        </w:rPr>
      </w:pPr>
      <w:r>
        <w:rPr>
          <w:sz w:val="24"/>
        </w:rPr>
      </w:r>
    </w:p>
    <w:p>
      <w:pPr>
        <w:pStyle w:val="Heading7"/>
        <w:jc w:val="start"/>
        <w:rPr/>
      </w:pPr>
      <w:r>
        <w:rPr/>
        <w:t>The subjunctive mood in appositive and predicative clauses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84. </w:t>
      </w:r>
      <w:r>
        <w:rPr>
          <w:sz w:val="24"/>
        </w:rPr>
        <w:t>The choice of the form in these clauses is determined by the lexical meaning of the words these clauses follow or refer to.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w:t>
      </w:r>
      <w:r>
        <w:rPr>
          <w:b/>
          <w:sz w:val="24"/>
        </w:rPr>
        <w:t>order</w:t>
      </w:r>
      <w:r>
        <w:rPr>
          <w:sz w:val="24"/>
        </w:rPr>
        <w:t xml:space="preserve"> that </w:t>
      </w:r>
      <w:r>
        <w:rPr>
          <w:i/>
          <w:sz w:val="24"/>
        </w:rPr>
        <w:t>we should come</w:t>
      </w:r>
      <w:r>
        <w:rPr>
          <w:sz w:val="24"/>
        </w:rPr>
        <w:t xml:space="preserve"> surprised me. (appositive clause)</w:t>
      </w:r>
    </w:p>
    <w:p>
      <w:pPr>
        <w:pStyle w:val="2"/>
        <w:ind w:start="284" w:end="0"/>
        <w:rPr/>
      </w:pPr>
      <w:r>
        <w:rPr/>
        <w:t xml:space="preserve">The </w:t>
      </w:r>
      <w:r>
        <w:rPr>
          <w:b/>
        </w:rPr>
        <w:t xml:space="preserve">order </w:t>
      </w:r>
      <w:r>
        <w:rPr/>
        <w:t xml:space="preserve">was that </w:t>
      </w:r>
      <w:r>
        <w:rPr>
          <w:i/>
        </w:rPr>
        <w:t>we should come</w:t>
      </w:r>
      <w:r>
        <w:rPr/>
        <w:t>. (predicative clause)</w:t>
      </w:r>
    </w:p>
    <w:p>
      <w:pPr>
        <w:pStyle w:val="2"/>
        <w:ind w:start="284" w:end="0"/>
        <w:rPr/>
      </w:pPr>
      <w:r>
        <w:rPr/>
        <w:t xml:space="preserve">His </w:t>
      </w:r>
      <w:r>
        <w:rPr>
          <w:b/>
        </w:rPr>
        <w:t>suggestion</w:t>
      </w:r>
      <w:r>
        <w:rPr/>
        <w:t xml:space="preserve"> that </w:t>
      </w:r>
      <w:r>
        <w:rPr>
          <w:i/>
        </w:rPr>
        <w:t>we stop</w:t>
      </w:r>
      <w:r>
        <w:rPr/>
        <w:t xml:space="preserve"> and </w:t>
      </w:r>
      <w:r>
        <w:rPr>
          <w:i/>
        </w:rPr>
        <w:t>have</w:t>
      </w:r>
      <w:r>
        <w:rPr/>
        <w:t xml:space="preserve"> a look round the castle was rather sudden. (appositive clause)</w:t>
      </w:r>
    </w:p>
    <w:p>
      <w:pPr>
        <w:pStyle w:val="Normal"/>
        <w:suppressAutoHyphens w:val="true"/>
        <w:spacing w:lineRule="auto" w:line="240"/>
        <w:ind w:firstLine="284" w:start="284" w:end="0"/>
        <w:rPr/>
      </w:pPr>
      <w:r>
        <w:rPr>
          <w:sz w:val="24"/>
        </w:rPr>
        <w:t xml:space="preserve">His </w:t>
      </w:r>
      <w:r>
        <w:rPr>
          <w:b/>
          <w:sz w:val="24"/>
        </w:rPr>
        <w:t xml:space="preserve">suggestion </w:t>
      </w:r>
      <w:r>
        <w:rPr>
          <w:sz w:val="24"/>
        </w:rPr>
        <w:t xml:space="preserve">was that </w:t>
      </w:r>
      <w:r>
        <w:rPr>
          <w:i/>
          <w:sz w:val="24"/>
        </w:rPr>
        <w:t>we stop</w:t>
      </w:r>
      <w:r>
        <w:rPr>
          <w:sz w:val="24"/>
        </w:rPr>
        <w:t xml:space="preserve"> and </w:t>
      </w:r>
      <w:r>
        <w:rPr>
          <w:i/>
          <w:sz w:val="24"/>
        </w:rPr>
        <w:t xml:space="preserve">have </w:t>
      </w:r>
      <w:r>
        <w:rPr>
          <w:sz w:val="24"/>
        </w:rPr>
        <w:t>a look round the castle. (predicative clause)</w:t>
      </w:r>
    </w:p>
    <w:p>
      <w:pPr>
        <w:pStyle w:val="Normal"/>
        <w:suppressAutoHyphens w:val="true"/>
        <w:spacing w:lineRule="auto" w:line="240"/>
        <w:ind w:firstLine="284" w:end="0"/>
        <w:rPr>
          <w:sz w:val="24"/>
        </w:rPr>
      </w:pPr>
      <w:r>
        <w:rPr>
          <w:sz w:val="24"/>
        </w:rPr>
      </w:r>
    </w:p>
    <w:p>
      <w:pPr>
        <w:pStyle w:val="2"/>
        <w:rPr/>
      </w:pPr>
      <w:r>
        <w:rPr/>
        <w:t xml:space="preserve">1. The forms </w:t>
      </w:r>
      <w:r>
        <w:rPr>
          <w:i/>
        </w:rPr>
        <w:t xml:space="preserve">should </w:t>
      </w:r>
      <w:r>
        <w:rPr/>
        <w:t xml:space="preserve">+ </w:t>
      </w:r>
      <w:r>
        <w:rPr>
          <w:i/>
        </w:rPr>
        <w:t xml:space="preserve">infinitive </w:t>
      </w:r>
      <w:r>
        <w:rPr/>
        <w:t xml:space="preserve">or </w:t>
      </w:r>
      <w:r>
        <w:rPr>
          <w:i/>
        </w:rPr>
        <w:t>the present subjunctive</w:t>
      </w:r>
      <w:r>
        <w:rPr/>
        <w:t xml:space="preserve"> are used after nouns expressing </w:t>
      </w:r>
      <w:r>
        <w:rPr>
          <w:i/>
        </w:rPr>
        <w:t>wish, advice, desire, proposal, doubt, hesitation, fear, apprehension</w:t>
      </w:r>
      <w:r>
        <w:rPr/>
        <w:t>, etc. After the last two nouns the conjunction lest is used.</w:t>
      </w:r>
    </w:p>
    <w:p>
      <w:pPr>
        <w:pStyle w:val="Normal"/>
        <w:suppressAutoHyphens w:val="true"/>
        <w:spacing w:lineRule="auto" w:line="240"/>
        <w:ind w:firstLine="284" w:end="0"/>
        <w:rPr>
          <w:sz w:val="24"/>
        </w:rPr>
      </w:pPr>
      <w:r>
        <w:rPr>
          <w:sz w:val="24"/>
        </w:rPr>
      </w:r>
    </w:p>
    <w:p>
      <w:pPr>
        <w:pStyle w:val="2"/>
        <w:ind w:start="284" w:end="0"/>
        <w:rPr/>
      </w:pPr>
      <w:r>
        <w:rPr/>
        <w:t xml:space="preserve">Mary’s </w:t>
      </w:r>
      <w:r>
        <w:rPr>
          <w:b/>
        </w:rPr>
        <w:t xml:space="preserve">wish </w:t>
      </w:r>
      <w:r>
        <w:rPr/>
        <w:t xml:space="preserve">was that </w:t>
      </w:r>
      <w:r>
        <w:rPr>
          <w:i/>
        </w:rPr>
        <w:t>we should stay</w:t>
      </w:r>
      <w:r>
        <w:rPr/>
        <w:t xml:space="preserve"> at her place as long as possible. (predicative clause)</w:t>
      </w:r>
    </w:p>
    <w:p>
      <w:pPr>
        <w:pStyle w:val="2"/>
        <w:ind w:start="284" w:end="0"/>
        <w:rPr/>
      </w:pPr>
      <w:r>
        <w:rPr/>
        <w:t xml:space="preserve">Your </w:t>
      </w:r>
      <w:r>
        <w:rPr>
          <w:b/>
        </w:rPr>
        <w:t>advice</w:t>
      </w:r>
      <w:r>
        <w:rPr/>
        <w:t xml:space="preserve"> that </w:t>
      </w:r>
      <w:r>
        <w:rPr>
          <w:i/>
        </w:rPr>
        <w:t>he wait</w:t>
      </w:r>
      <w:r>
        <w:rPr/>
        <w:t xml:space="preserve"> till next week is reasonable. (appositive clause)</w:t>
      </w:r>
    </w:p>
    <w:p>
      <w:pPr>
        <w:pStyle w:val="2"/>
        <w:ind w:start="284" w:end="0"/>
        <w:rPr/>
      </w:pPr>
      <w:r>
        <w:rPr/>
        <w:t xml:space="preserve">Our </w:t>
      </w:r>
      <w:r>
        <w:rPr>
          <w:b/>
        </w:rPr>
        <w:t xml:space="preserve">fear </w:t>
      </w:r>
      <w:r>
        <w:rPr/>
        <w:t xml:space="preserve">lest </w:t>
      </w:r>
      <w:r>
        <w:rPr>
          <w:i/>
        </w:rPr>
        <w:t>he should give away</w:t>
      </w:r>
      <w:r>
        <w:rPr/>
        <w:t xml:space="preserve"> our secret was great. (appositive clause)</w:t>
      </w:r>
    </w:p>
    <w:p>
      <w:pPr>
        <w:pStyle w:val="2"/>
        <w:ind w:start="284" w:end="0"/>
        <w:rPr/>
      </w:pPr>
      <w:r>
        <w:rPr/>
        <w:t xml:space="preserve">Our </w:t>
      </w:r>
      <w:r>
        <w:rPr>
          <w:b/>
        </w:rPr>
        <w:t>fear</w:t>
      </w:r>
      <w:r>
        <w:rPr/>
        <w:t xml:space="preserve"> was lest </w:t>
      </w:r>
      <w:r>
        <w:rPr>
          <w:i/>
        </w:rPr>
        <w:t>we should get lost</w:t>
      </w:r>
      <w:r>
        <w:rPr/>
        <w:t xml:space="preserve"> in the forest. (predicative clause)</w:t>
      </w:r>
    </w:p>
    <w:p>
      <w:pPr>
        <w:pStyle w:val="Normal"/>
        <w:suppressAutoHyphens w:val="true"/>
        <w:spacing w:lineRule="auto" w:line="240"/>
        <w:ind w:firstLine="284" w:end="0"/>
        <w:rPr>
          <w:sz w:val="24"/>
        </w:rPr>
      </w:pPr>
      <w:r>
        <w:rPr>
          <w:sz w:val="24"/>
        </w:rPr>
      </w:r>
    </w:p>
    <w:p>
      <w:pPr>
        <w:pStyle w:val="2"/>
        <w:rPr/>
      </w:pPr>
      <w:r>
        <w:rPr/>
        <w:t xml:space="preserve">2. In predicative clauses joined by the link verbs </w:t>
      </w:r>
      <w:r>
        <w:rPr>
          <w:i/>
        </w:rPr>
        <w:t>to be, to seem, to look, to feel, to taste, to smell</w:t>
      </w:r>
      <w:r>
        <w:rPr/>
        <w:t xml:space="preserve">, etc. the past subjunctive or non-factual tense forms are used. In this case the clause has a comparative meaning and is accordingly introduced by the comparative conjunctions </w:t>
      </w:r>
      <w:r>
        <w:rPr>
          <w:i/>
        </w:rPr>
        <w:t>as if</w:t>
      </w:r>
      <w:r>
        <w:rPr/>
        <w:t xml:space="preserve">, </w:t>
      </w:r>
      <w:r>
        <w:rPr>
          <w:i/>
        </w:rPr>
        <w:t>as though</w:t>
      </w:r>
      <w:r>
        <w:rPr/>
        <w:t>. If the action in the subordinate clause is simultaneous with the action in the principal clause the past subjunctive or non-factual past in</w:t>
        <w:softHyphen/>
        <w:t>definite is used. If the action is prior to that in the principal clause, the non-factual past perfect is used.</w:t>
      </w:r>
    </w:p>
    <w:p>
      <w:pPr>
        <w:pStyle w:val="2"/>
        <w:rPr/>
      </w:pPr>
      <w:r>
        <w:rPr/>
      </w:r>
    </w:p>
    <w:p>
      <w:pPr>
        <w:pStyle w:val="2"/>
        <w:rPr/>
      </w:pPr>
      <w:r>
        <w:rPr/>
        <w:t xml:space="preserve">He looked </w:t>
      </w:r>
      <w:r>
        <w:rPr>
          <w:i/>
        </w:rPr>
        <w:t>as if he were ill</w:t>
      </w:r>
      <w:r>
        <w:rPr/>
        <w:t xml:space="preserve"> (his being ill is simultaneous with the time when his looks are commented upon).</w:t>
      </w:r>
    </w:p>
    <w:p>
      <w:pPr>
        <w:pStyle w:val="Normal"/>
        <w:suppressAutoHyphens w:val="true"/>
        <w:spacing w:lineRule="auto" w:line="240"/>
        <w:ind w:firstLine="284" w:end="0"/>
        <w:rPr/>
      </w:pPr>
      <w:r>
        <w:rPr>
          <w:sz w:val="24"/>
        </w:rPr>
        <w:t xml:space="preserve">He looked </w:t>
      </w:r>
      <w:r>
        <w:rPr>
          <w:i/>
          <w:sz w:val="24"/>
        </w:rPr>
        <w:t>as if he had been ill</w:t>
      </w:r>
      <w:r>
        <w:rPr>
          <w:sz w:val="24"/>
        </w:rPr>
        <w:t xml:space="preserve"> (his being ill was prior to the time his looks are commented upon).</w:t>
      </w:r>
    </w:p>
    <w:p>
      <w:pPr>
        <w:pStyle w:val="Normal"/>
        <w:suppressAutoHyphens w:val="true"/>
        <w:spacing w:lineRule="auto" w:line="240"/>
        <w:ind w:firstLine="284" w:end="0"/>
        <w:rPr/>
      </w:pPr>
      <w:r>
        <w:rPr>
          <w:sz w:val="24"/>
        </w:rPr>
        <w:t xml:space="preserve">The house looked </w:t>
      </w:r>
      <w:r>
        <w:rPr>
          <w:i/>
          <w:sz w:val="24"/>
        </w:rPr>
        <w:t>as if it had been deserted</w:t>
      </w:r>
      <w:r>
        <w:rPr>
          <w:sz w:val="24"/>
        </w:rPr>
        <w:t xml:space="preserve"> for years. </w:t>
      </w:r>
    </w:p>
    <w:p>
      <w:pPr>
        <w:pStyle w:val="Normal"/>
        <w:suppressAutoHyphens w:val="true"/>
        <w:spacing w:lineRule="auto" w:line="240"/>
        <w:ind w:firstLine="284" w:end="0"/>
        <w:rPr/>
      </w:pPr>
      <w:r>
        <w:rPr>
          <w:sz w:val="24"/>
        </w:rPr>
        <w:t xml:space="preserve">I felt </w:t>
      </w:r>
      <w:r>
        <w:rPr>
          <w:i/>
          <w:sz w:val="24"/>
        </w:rPr>
        <w:t>as though I were talking</w:t>
      </w:r>
      <w:r>
        <w:rPr>
          <w:sz w:val="24"/>
        </w:rPr>
        <w:t xml:space="preserve"> to a child.</w:t>
      </w:r>
    </w:p>
    <w:p>
      <w:pPr>
        <w:pStyle w:val="2"/>
        <w:rPr/>
      </w:pPr>
      <w:r>
        <w:rPr/>
        <w:t xml:space="preserve">It was </w:t>
      </w:r>
      <w:r>
        <w:rPr>
          <w:i/>
        </w:rPr>
        <w:t>as if I were being attacked</w:t>
      </w:r>
      <w:r>
        <w:rPr/>
        <w:t xml:space="preserve"> by an invisible enemy.</w:t>
      </w:r>
    </w:p>
    <w:p>
      <w:pPr>
        <w:pStyle w:val="Normal"/>
        <w:suppressAutoHyphens w:val="true"/>
        <w:spacing w:lineRule="auto" w:line="240"/>
        <w:ind w:firstLine="284" w:end="0"/>
        <w:rPr>
          <w:sz w:val="24"/>
        </w:rPr>
      </w:pPr>
      <w:r>
        <w:rPr>
          <w:sz w:val="24"/>
        </w:rPr>
      </w:r>
    </w:p>
    <w:p>
      <w:pPr>
        <w:pStyle w:val="2"/>
        <w:pBdr>
          <w:top w:val="single" w:sz="4" w:space="1" w:color="000000"/>
          <w:left w:val="single" w:sz="4" w:space="4" w:color="000000"/>
          <w:bottom w:val="single" w:sz="4" w:space="1" w:color="000000"/>
          <w:right w:val="single" w:sz="4" w:space="4" w:color="000000"/>
        </w:pBdr>
        <w:rPr>
          <w:b/>
        </w:rPr>
      </w:pPr>
      <w:r>
        <w:rPr>
          <w:b/>
        </w:rPr>
        <w:t>Note: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t>There is a tendency in informal style to use the indicative forms instead of the subjunctive ones, especially if one is confident of the exactitude of the comparison.</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lang w:val="ru-RU"/>
        </w:rPr>
        <w:t xml:space="preserve">    </w:t>
      </w:r>
      <w:r>
        <w:rPr>
          <w:sz w:val="24"/>
        </w:rPr>
        <w:t xml:space="preserve">Ingrid looks </w:t>
      </w:r>
      <w:r>
        <w:rPr>
          <w:i/>
          <w:sz w:val="24"/>
        </w:rPr>
        <w:t>as if she has a bath every morning.</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40"/>
        <w:ind w:firstLine="284" w:end="0"/>
        <w:rPr/>
      </w:pPr>
      <w:r>
        <w:rPr>
          <w:sz w:val="24"/>
          <w:lang w:val="ru-RU"/>
        </w:rPr>
        <w:t xml:space="preserve">   </w:t>
      </w:r>
      <w:r>
        <w:rPr>
          <w:sz w:val="24"/>
        </w:rPr>
        <w:t xml:space="preserve">You sound </w:t>
      </w:r>
      <w:r>
        <w:rPr>
          <w:i/>
          <w:sz w:val="24"/>
        </w:rPr>
        <w:t>as if you’ve got the whole world on your shoulders.</w:t>
      </w:r>
    </w:p>
    <w:p>
      <w:pPr>
        <w:pStyle w:val="Normal"/>
        <w:suppressAutoHyphens w:val="true"/>
        <w:spacing w:lineRule="auto" w:line="240"/>
        <w:ind w:firstLine="284" w:end="0"/>
        <w:rPr>
          <w:i/>
          <w:i/>
          <w:sz w:val="24"/>
        </w:rPr>
      </w:pPr>
      <w:r>
        <w:rPr>
          <w:i/>
          <w:sz w:val="24"/>
        </w:rPr>
      </w:r>
    </w:p>
    <w:p>
      <w:pPr>
        <w:pStyle w:val="Heading8"/>
        <w:rPr/>
      </w:pPr>
      <w:r>
        <w:rPr/>
        <w:t>The subjunctive mood in complex sentences with adverbial clauses of condition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85.</w:t>
      </w:r>
      <w:r>
        <w:rPr>
          <w:sz w:val="24"/>
        </w:rPr>
        <w:t xml:space="preserve"> Complex sentences may include conditional clauses expressing real condition and unreal condition. In the first case the indicative mood is used, in the second the subjunctive. Both conditions may refer to the past, present or future.</w:t>
      </w:r>
    </w:p>
    <w:p>
      <w:pPr>
        <w:pStyle w:val="Normal"/>
        <w:suppressAutoHyphens w:val="true"/>
        <w:spacing w:lineRule="auto" w:line="240"/>
        <w:ind w:firstLine="284" w:end="0"/>
        <w:rPr>
          <w:sz w:val="24"/>
        </w:rPr>
      </w:pPr>
      <w:r>
        <w:rPr>
          <w:sz w:val="24"/>
        </w:rPr>
        <w:t xml:space="preserve">In sentences with real condition any form of the indicative may be used.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If she </w:t>
      </w:r>
      <w:r>
        <w:rPr>
          <w:i/>
          <w:sz w:val="24"/>
        </w:rPr>
        <w:t>heard it, she gave no sign.</w:t>
      </w:r>
    </w:p>
    <w:p>
      <w:pPr>
        <w:pStyle w:val="Normal"/>
        <w:suppressAutoHyphens w:val="true"/>
        <w:spacing w:lineRule="auto" w:line="240"/>
        <w:ind w:firstLine="284" w:start="284" w:end="0"/>
        <w:rPr/>
      </w:pPr>
      <w:r>
        <w:rPr>
          <w:sz w:val="24"/>
        </w:rPr>
        <w:t xml:space="preserve">Why </w:t>
      </w:r>
      <w:r>
        <w:rPr>
          <w:i/>
          <w:sz w:val="24"/>
        </w:rPr>
        <w:t>did he send</w:t>
      </w:r>
      <w:r>
        <w:rPr>
          <w:sz w:val="24"/>
        </w:rPr>
        <w:t xml:space="preserve"> us matches, </w:t>
      </w:r>
      <w:r>
        <w:rPr>
          <w:i/>
          <w:sz w:val="24"/>
        </w:rPr>
        <w:t>If he knew</w:t>
      </w:r>
      <w:r>
        <w:rPr>
          <w:sz w:val="24"/>
        </w:rPr>
        <w:t xml:space="preserve"> there was no gas? </w:t>
      </w:r>
    </w:p>
    <w:p>
      <w:pPr>
        <w:pStyle w:val="Normal"/>
        <w:suppressAutoHyphens w:val="true"/>
        <w:spacing w:lineRule="auto" w:line="240"/>
        <w:ind w:firstLine="284" w:start="284" w:end="0"/>
        <w:rPr/>
      </w:pPr>
      <w:r>
        <w:rPr>
          <w:i/>
          <w:sz w:val="24"/>
        </w:rPr>
        <w:t>If</w:t>
      </w:r>
      <w:r>
        <w:rPr>
          <w:sz w:val="24"/>
        </w:rPr>
        <w:t xml:space="preserve"> I </w:t>
      </w:r>
      <w:r>
        <w:rPr>
          <w:i/>
          <w:sz w:val="24"/>
        </w:rPr>
        <w:t>have</w:t>
      </w:r>
      <w:r>
        <w:rPr>
          <w:sz w:val="24"/>
        </w:rPr>
        <w:t xml:space="preserve"> </w:t>
      </w:r>
      <w:r>
        <w:rPr>
          <w:i/>
          <w:sz w:val="24"/>
        </w:rPr>
        <w:t>offended you</w:t>
      </w:r>
      <w:r>
        <w:rPr>
          <w:sz w:val="24"/>
        </w:rPr>
        <w:t xml:space="preserve">, I </w:t>
      </w:r>
      <w:r>
        <w:rPr>
          <w:i/>
          <w:sz w:val="24"/>
        </w:rPr>
        <w:t>am very sorry</w:t>
      </w:r>
      <w:r>
        <w:rPr>
          <w:sz w:val="24"/>
        </w:rPr>
        <w:t xml:space="preserve">. </w:t>
      </w:r>
    </w:p>
    <w:p>
      <w:pPr>
        <w:pStyle w:val="Normal"/>
        <w:suppressAutoHyphens w:val="true"/>
        <w:spacing w:lineRule="auto" w:line="240"/>
        <w:ind w:firstLine="284" w:start="284" w:end="0"/>
        <w:rPr/>
      </w:pPr>
      <w:r>
        <w:rPr>
          <w:sz w:val="24"/>
        </w:rPr>
        <w:t xml:space="preserve">You </w:t>
      </w:r>
      <w:r>
        <w:rPr>
          <w:i/>
          <w:sz w:val="24"/>
        </w:rPr>
        <w:t>may go away if</w:t>
      </w:r>
      <w:r>
        <w:rPr>
          <w:sz w:val="24"/>
        </w:rPr>
        <w:t xml:space="preserve"> it </w:t>
      </w:r>
      <w:r>
        <w:rPr>
          <w:i/>
          <w:sz w:val="24"/>
        </w:rPr>
        <w:t xml:space="preserve">bothers </w:t>
      </w:r>
      <w:r>
        <w:rPr>
          <w:sz w:val="24"/>
        </w:rPr>
        <w:t>you.</w:t>
      </w:r>
    </w:p>
    <w:p>
      <w:pPr>
        <w:pStyle w:val="Normal"/>
        <w:suppressAutoHyphens w:val="true"/>
        <w:spacing w:lineRule="auto" w:line="240"/>
        <w:ind w:firstLine="284" w:start="284" w:end="0"/>
        <w:rPr/>
      </w:pPr>
      <w:r>
        <w:rPr>
          <w:sz w:val="24"/>
        </w:rPr>
        <w:t xml:space="preserve">Now it was serious. </w:t>
      </w:r>
      <w:r>
        <w:rPr>
          <w:i/>
          <w:sz w:val="24"/>
        </w:rPr>
        <w:t>If</w:t>
      </w:r>
      <w:r>
        <w:rPr>
          <w:sz w:val="24"/>
        </w:rPr>
        <w:t xml:space="preserve"> I </w:t>
      </w:r>
      <w:r>
        <w:rPr>
          <w:i/>
          <w:sz w:val="24"/>
        </w:rPr>
        <w:t>had laughed about it before</w:t>
      </w:r>
      <w:r>
        <w:rPr>
          <w:sz w:val="24"/>
        </w:rPr>
        <w:t xml:space="preserve">, I </w:t>
      </w:r>
      <w:r>
        <w:rPr>
          <w:i/>
          <w:sz w:val="24"/>
        </w:rPr>
        <w:t>wasn’t laughing</w:t>
      </w:r>
      <w:r>
        <w:rPr>
          <w:sz w:val="24"/>
        </w:rPr>
        <w:t xml:space="preserve"> now.</w:t>
      </w:r>
    </w:p>
    <w:p>
      <w:pPr>
        <w:pStyle w:val="2"/>
        <w:ind w:start="284" w:end="0"/>
        <w:rPr/>
      </w:pPr>
      <w:r>
        <w:rPr>
          <w:i/>
        </w:rPr>
        <w:t xml:space="preserve">If </w:t>
      </w:r>
      <w:r>
        <w:rPr/>
        <w:t xml:space="preserve">he </w:t>
      </w:r>
      <w:r>
        <w:rPr>
          <w:i/>
        </w:rPr>
        <w:t>was lying</w:t>
      </w:r>
      <w:r>
        <w:rPr/>
        <w:t xml:space="preserve">, he </w:t>
      </w:r>
      <w:r>
        <w:rPr>
          <w:i/>
        </w:rPr>
        <w:t>was a good actor.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Since the majority of conditional clauses are introduced by </w:t>
      </w:r>
      <w:r>
        <w:rPr>
          <w:i/>
          <w:sz w:val="24"/>
        </w:rPr>
        <w:t>if</w:t>
      </w:r>
      <w:r>
        <w:rPr>
          <w:sz w:val="24"/>
        </w:rPr>
        <w:t xml:space="preserve"> they are often called </w:t>
      </w:r>
      <w:r>
        <w:rPr>
          <w:i/>
          <w:sz w:val="24"/>
        </w:rPr>
        <w:t>if-clauses</w:t>
      </w:r>
      <w:r>
        <w:rPr>
          <w:sz w:val="24"/>
        </w:rPr>
        <w:t xml:space="preserve">. Other conjunctions used to introduce conditional clauses are </w:t>
      </w:r>
      <w:r>
        <w:rPr>
          <w:i/>
          <w:sz w:val="24"/>
        </w:rPr>
        <w:t>unless, in case, supposing (that), suppose (that), providing (that), provided (that), on condition (that).</w:t>
      </w:r>
      <w:r>
        <w:rPr>
          <w:sz w:val="24"/>
        </w:rPr>
        <w:t xml:space="preserve"> Each of them expresses a conditional relation with a certain shade of meaning, and their use is restricted either for semantic or stylistic reasons. Thus </w:t>
      </w:r>
      <w:r>
        <w:rPr>
          <w:i/>
          <w:sz w:val="24"/>
        </w:rPr>
        <w:t xml:space="preserve">unless </w:t>
      </w:r>
      <w:r>
        <w:rPr>
          <w:sz w:val="24"/>
        </w:rPr>
        <w:t xml:space="preserve">has a negative meaning, although it is not identical with </w:t>
      </w:r>
      <w:r>
        <w:rPr>
          <w:i/>
          <w:sz w:val="24"/>
        </w:rPr>
        <w:t>if not</w:t>
      </w:r>
      <w:r>
        <w:rPr>
          <w:sz w:val="24"/>
        </w:rPr>
        <w:t xml:space="preserve">. Clauses introduced by </w:t>
      </w:r>
      <w:r>
        <w:rPr>
          <w:i/>
          <w:sz w:val="24"/>
        </w:rPr>
        <w:t>unless</w:t>
      </w:r>
      <w:r>
        <w:rPr>
          <w:sz w:val="24"/>
        </w:rPr>
        <w:t xml:space="preserve"> indicate the </w:t>
      </w:r>
      <w:r>
        <w:rPr>
          <w:i/>
          <w:sz w:val="24"/>
        </w:rPr>
        <w:t xml:space="preserve">only condition </w:t>
      </w:r>
      <w:r>
        <w:rPr>
          <w:sz w:val="24"/>
        </w:rPr>
        <w:t xml:space="preserve">which may prevent the realization of the action in the main clause. </w:t>
      </w:r>
      <w:r>
        <w:rPr>
          <w:i/>
          <w:sz w:val="24"/>
        </w:rPr>
        <w:t>Unless</w:t>
      </w:r>
      <w:r>
        <w:rPr>
          <w:sz w:val="24"/>
        </w:rPr>
        <w:t xml:space="preserve"> can be rendered in Russian by</w:t>
      </w:r>
      <w:r>
        <w:rPr>
          <w:sz w:val="24"/>
          <w:lang w:val="ru-RU"/>
        </w:rPr>
        <w:t xml:space="preserve"> 'если только не'.</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start="284" w:end="0"/>
        <w:rPr/>
      </w:pPr>
      <w:r>
        <w:rPr>
          <w:sz w:val="24"/>
        </w:rPr>
        <w:t xml:space="preserve">He is ruined </w:t>
      </w:r>
      <w:r>
        <w:rPr>
          <w:i/>
          <w:sz w:val="24"/>
        </w:rPr>
        <w:t>unless he can get a million to pay off his debts.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The Russian conjunction with negation</w:t>
      </w:r>
      <w:r>
        <w:rPr>
          <w:sz w:val="24"/>
          <w:lang w:val="ru-RU"/>
        </w:rPr>
        <w:t xml:space="preserve"> «если не»</w:t>
      </w:r>
      <w:r>
        <w:rPr>
          <w:sz w:val="24"/>
        </w:rPr>
        <w:t xml:space="preserve"> cannot be rendered by </w:t>
      </w:r>
      <w:r>
        <w:rPr>
          <w:i/>
          <w:sz w:val="24"/>
        </w:rPr>
        <w:t xml:space="preserve">unless </w:t>
      </w:r>
      <w:r>
        <w:rPr>
          <w:sz w:val="24"/>
        </w:rPr>
        <w:t xml:space="preserve">if the negation refers only to the part of the compound predicate. In this case </w:t>
      </w:r>
      <w:r>
        <w:rPr>
          <w:i/>
          <w:sz w:val="24"/>
        </w:rPr>
        <w:t>if not</w:t>
      </w:r>
      <w:r>
        <w:rPr>
          <w:sz w:val="24"/>
        </w:rPr>
        <w:t xml:space="preserve"> should be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lang w:val="ru-RU"/>
        </w:rPr>
      </w:pPr>
      <w:r>
        <w:rPr>
          <w:sz w:val="24"/>
          <w:lang w:val="ru-RU"/>
        </w:rPr>
        <w:t xml:space="preserve">Оденься теплее, если не хочешь заболеть. </w:t>
      </w:r>
    </w:p>
    <w:p>
      <w:pPr>
        <w:pStyle w:val="Normal"/>
        <w:suppressAutoHyphens w:val="true"/>
        <w:spacing w:lineRule="auto" w:line="240"/>
        <w:ind w:firstLine="284" w:start="284" w:end="0"/>
        <w:rPr/>
      </w:pPr>
      <w:r>
        <w:rPr>
          <w:sz w:val="24"/>
        </w:rPr>
        <w:t xml:space="preserve">Put on a warm coat, </w:t>
      </w:r>
      <w:r>
        <w:rPr>
          <w:i/>
          <w:sz w:val="24"/>
        </w:rPr>
        <w:t>if you don’t want to catch cold</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conjunction </w:t>
      </w:r>
      <w:r>
        <w:rPr>
          <w:i/>
          <w:sz w:val="24"/>
        </w:rPr>
        <w:t>in case</w:t>
      </w:r>
      <w:r>
        <w:rPr>
          <w:sz w:val="24"/>
        </w:rPr>
        <w:t xml:space="preserve"> has a specific shade of meaning, combining condition and purpose and may be translated into Russian as</w:t>
      </w:r>
      <w:r>
        <w:rPr>
          <w:sz w:val="24"/>
          <w:lang w:val="ru-RU"/>
        </w:rPr>
        <w:t xml:space="preserve"> </w:t>
      </w:r>
      <w:r>
        <w:rPr>
          <w:sz w:val="24"/>
        </w:rPr>
        <w:t>‘</w:t>
      </w:r>
      <w:r>
        <w:rPr>
          <w:sz w:val="24"/>
          <w:lang w:val="ru-RU"/>
        </w:rPr>
        <w:t>на тот случай если'.</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start="284" w:end="0"/>
        <w:rPr/>
      </w:pPr>
      <w:r>
        <w:rPr>
          <w:sz w:val="24"/>
        </w:rPr>
        <w:t xml:space="preserve">Take an umbrella </w:t>
      </w:r>
      <w:r>
        <w:rPr>
          <w:i/>
          <w:sz w:val="24"/>
        </w:rPr>
        <w:t>in case if rains.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The conjunctions </w:t>
      </w:r>
      <w:r>
        <w:rPr>
          <w:i/>
          <w:sz w:val="24"/>
        </w:rPr>
        <w:t>suppose (that)</w:t>
      </w:r>
      <w:r>
        <w:rPr>
          <w:sz w:val="24"/>
        </w:rPr>
        <w:t xml:space="preserve"> and </w:t>
      </w:r>
      <w:r>
        <w:rPr>
          <w:i/>
          <w:sz w:val="24"/>
        </w:rPr>
        <w:t xml:space="preserve">supposing (that) </w:t>
      </w:r>
      <w:r>
        <w:rPr>
          <w:sz w:val="24"/>
        </w:rPr>
        <w:t xml:space="preserve">retain their original meaning of supposition. The conjunctions </w:t>
      </w:r>
      <w:r>
        <w:rPr>
          <w:i/>
          <w:sz w:val="24"/>
        </w:rPr>
        <w:t>provided (that)</w:t>
      </w:r>
      <w:r>
        <w:rPr>
          <w:sz w:val="24"/>
        </w:rPr>
        <w:t xml:space="preserve"> and </w:t>
      </w:r>
      <w:r>
        <w:rPr>
          <w:i/>
          <w:sz w:val="24"/>
        </w:rPr>
        <w:t>providing (that)</w:t>
      </w:r>
      <w:r>
        <w:rPr>
          <w:sz w:val="24"/>
        </w:rPr>
        <w:t xml:space="preserve"> imply that the supposed condition is favourable or desirable.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Suppose you get lost in the city</w:t>
      </w:r>
      <w:r>
        <w:rPr>
          <w:sz w:val="24"/>
        </w:rPr>
        <w:t xml:space="preserve">, what will you do? </w:t>
      </w:r>
    </w:p>
    <w:p>
      <w:pPr>
        <w:pStyle w:val="Normal"/>
        <w:suppressAutoHyphens w:val="true"/>
        <w:spacing w:lineRule="auto" w:line="240"/>
        <w:ind w:firstLine="284" w:end="0"/>
        <w:rPr/>
      </w:pPr>
      <w:r>
        <w:rPr>
          <w:i/>
          <w:sz w:val="24"/>
        </w:rPr>
        <w:t>Providing (that) there is no opposition</w:t>
      </w:r>
      <w:r>
        <w:rPr>
          <w:sz w:val="24"/>
        </w:rPr>
        <w:t xml:space="preserve"> we will hold the meeting 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These conjunctions may also introduce clauses of unreal condition. </w:t>
      </w:r>
    </w:p>
    <w:p>
      <w:pPr>
        <w:pStyle w:val="Normal"/>
        <w:suppressAutoHyphens w:val="true"/>
        <w:spacing w:lineRule="auto" w:line="240"/>
        <w:ind w:firstLine="284" w:end="0"/>
        <w:rPr>
          <w:sz w:val="24"/>
        </w:rPr>
      </w:pPr>
      <w:r>
        <w:rPr>
          <w:sz w:val="24"/>
        </w:rPr>
        <w:t>In complex sentences containing an unreal condition the subjunctive mood is used in both the conditional clause and in the principal clause, because the action expressed in the principal clause depends on the unreal condition and cannot be realized either. The choice of forms depends on the time-reference of the actions.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If the unreal actions in both the if-clause and the main clause refer to the present or future </w:t>
      </w:r>
      <w:r>
        <w:rPr>
          <w:i/>
          <w:sz w:val="24"/>
        </w:rPr>
        <w:t>the non-factual past indefinite</w:t>
      </w:r>
      <w:r>
        <w:rPr>
          <w:sz w:val="24"/>
        </w:rPr>
        <w:t xml:space="preserve">, or </w:t>
      </w:r>
      <w:r>
        <w:rPr>
          <w:i/>
          <w:sz w:val="24"/>
        </w:rPr>
        <w:t>past continuous</w:t>
      </w:r>
      <w:r>
        <w:rPr>
          <w:sz w:val="24"/>
        </w:rPr>
        <w:t xml:space="preserve">, or </w:t>
      </w:r>
      <w:r>
        <w:rPr>
          <w:i/>
          <w:sz w:val="24"/>
        </w:rPr>
        <w:t>the past subjunctive</w:t>
      </w:r>
      <w:r>
        <w:rPr>
          <w:sz w:val="24"/>
        </w:rPr>
        <w:t xml:space="preserve"> is used in the subordinate clause and </w:t>
      </w:r>
      <w:r>
        <w:rPr>
          <w:i/>
          <w:sz w:val="24"/>
        </w:rPr>
        <w:t>should/would</w:t>
      </w:r>
      <w:r>
        <w:rPr>
          <w:sz w:val="24"/>
        </w:rPr>
        <w:t xml:space="preserve"> + </w:t>
      </w:r>
      <w:r>
        <w:rPr>
          <w:i/>
          <w:sz w:val="24"/>
        </w:rPr>
        <w:t>non-perfect common or continuous infinitive</w:t>
      </w:r>
      <w:r>
        <w:rPr>
          <w:sz w:val="24"/>
        </w:rPr>
        <w:t xml:space="preserve"> in the main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If I </w:t>
      </w:r>
      <w:r>
        <w:rPr>
          <w:i/>
          <w:sz w:val="24"/>
        </w:rPr>
        <w:t>were</w:t>
      </w:r>
      <w:r>
        <w:rPr>
          <w:sz w:val="24"/>
        </w:rPr>
        <w:t xml:space="preserve"> a young man now, you </w:t>
      </w:r>
      <w:r>
        <w:rPr>
          <w:i/>
          <w:sz w:val="24"/>
        </w:rPr>
        <w:t>wouldn’t be looking</w:t>
      </w:r>
      <w:r>
        <w:rPr>
          <w:sz w:val="24"/>
        </w:rPr>
        <w:t xml:space="preserve"> for a porter. </w:t>
      </w:r>
    </w:p>
    <w:p>
      <w:pPr>
        <w:pStyle w:val="Normal"/>
        <w:suppressAutoHyphens w:val="true"/>
        <w:spacing w:lineRule="auto" w:line="240"/>
        <w:ind w:firstLine="284" w:start="284" w:end="0"/>
        <w:rPr/>
      </w:pPr>
      <w:r>
        <w:rPr>
          <w:sz w:val="24"/>
        </w:rPr>
        <w:t xml:space="preserve">You </w:t>
      </w:r>
      <w:r>
        <w:rPr>
          <w:i/>
          <w:sz w:val="24"/>
        </w:rPr>
        <w:t>wouldn’t be talking</w:t>
      </w:r>
      <w:r>
        <w:rPr>
          <w:sz w:val="24"/>
        </w:rPr>
        <w:t xml:space="preserve"> that way unless you </w:t>
      </w:r>
      <w:r>
        <w:rPr>
          <w:i/>
          <w:sz w:val="24"/>
        </w:rPr>
        <w:t>were hurt</w:t>
      </w:r>
      <w:r>
        <w:rPr>
          <w:sz w:val="24"/>
        </w:rPr>
        <w:t xml:space="preserve">. </w:t>
      </w:r>
    </w:p>
    <w:p>
      <w:pPr>
        <w:pStyle w:val="2"/>
        <w:ind w:start="284" w:end="0"/>
        <w:rPr/>
      </w:pPr>
      <w:r>
        <w:rPr/>
        <w:t xml:space="preserve">I </w:t>
      </w:r>
      <w:r>
        <w:rPr>
          <w:i/>
        </w:rPr>
        <w:t>shouldn’t speak</w:t>
      </w:r>
      <w:r>
        <w:rPr/>
        <w:t xml:space="preserve"> to you unless </w:t>
      </w:r>
      <w:r>
        <w:rPr>
          <w:i/>
        </w:rPr>
        <w:t>I were determined.</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end="0"/>
        <w:rPr/>
      </w:pPr>
      <w:r>
        <w:rPr>
          <w:sz w:val="24"/>
        </w:rPr>
        <w:t xml:space="preserve">2. If both actions refer to the past and contradict reality </w:t>
      </w:r>
      <w:r>
        <w:rPr>
          <w:i/>
          <w:sz w:val="24"/>
        </w:rPr>
        <w:t>the non-factual past perfect</w:t>
      </w:r>
      <w:r>
        <w:rPr>
          <w:sz w:val="24"/>
        </w:rPr>
        <w:t xml:space="preserve"> or </w:t>
      </w:r>
      <w:r>
        <w:rPr>
          <w:i/>
          <w:sz w:val="24"/>
        </w:rPr>
        <w:t>past perfect continuous</w:t>
      </w:r>
      <w:r>
        <w:rPr>
          <w:sz w:val="24"/>
        </w:rPr>
        <w:t xml:space="preserve"> is used in the if-clause and </w:t>
      </w:r>
      <w:r>
        <w:rPr>
          <w:i/>
          <w:sz w:val="24"/>
        </w:rPr>
        <w:t xml:space="preserve">should/would </w:t>
      </w:r>
      <w:r>
        <w:rPr>
          <w:sz w:val="24"/>
        </w:rPr>
        <w:t xml:space="preserve">+ </w:t>
      </w:r>
      <w:r>
        <w:rPr>
          <w:i/>
          <w:sz w:val="24"/>
        </w:rPr>
        <w:t>perfect</w:t>
      </w:r>
      <w:r>
        <w:rPr>
          <w:sz w:val="24"/>
        </w:rPr>
        <w:t xml:space="preserve"> or </w:t>
      </w:r>
      <w:r>
        <w:rPr>
          <w:i/>
          <w:sz w:val="24"/>
        </w:rPr>
        <w:t>perfect continuous</w:t>
      </w:r>
      <w:r>
        <w:rPr>
          <w:sz w:val="24"/>
        </w:rPr>
        <w:t xml:space="preserve"> </w:t>
      </w:r>
      <w:r>
        <w:rPr>
          <w:i/>
          <w:sz w:val="24"/>
        </w:rPr>
        <w:t>infinitive</w:t>
      </w:r>
      <w:r>
        <w:rPr>
          <w:sz w:val="24"/>
        </w:rPr>
        <w:t xml:space="preserve"> in the main clause.</w:t>
      </w:r>
    </w:p>
    <w:p>
      <w:pPr>
        <w:pStyle w:val="Normal"/>
        <w:suppressAutoHyphens w:val="true"/>
        <w:spacing w:lineRule="auto" w:line="240"/>
        <w:ind w:firstLine="284" w:end="0"/>
        <w:rPr>
          <w:sz w:val="24"/>
        </w:rPr>
      </w:pPr>
      <w:r>
        <w:rPr>
          <w:sz w:val="24"/>
        </w:rPr>
      </w:r>
    </w:p>
    <w:p>
      <w:pPr>
        <w:pStyle w:val="2"/>
        <w:ind w:start="284" w:end="0"/>
        <w:rPr/>
      </w:pPr>
      <w:r>
        <w:rPr/>
        <w:t xml:space="preserve">If he </w:t>
      </w:r>
      <w:r>
        <w:rPr>
          <w:i/>
        </w:rPr>
        <w:t>had not insisted</w:t>
      </w:r>
      <w:r>
        <w:rPr/>
        <w:t xml:space="preserve"> upon her going there, nothing </w:t>
      </w:r>
      <w:r>
        <w:rPr>
          <w:i/>
        </w:rPr>
        <w:t xml:space="preserve">would </w:t>
      </w:r>
      <w:r>
        <w:rPr/>
        <w:t xml:space="preserve">ever </w:t>
      </w:r>
      <w:r>
        <w:rPr>
          <w:i/>
        </w:rPr>
        <w:t>have happened.</w:t>
      </w:r>
    </w:p>
    <w:p>
      <w:pPr>
        <w:pStyle w:val="Normal"/>
        <w:suppressAutoHyphens w:val="true"/>
        <w:spacing w:lineRule="auto" w:line="240"/>
        <w:ind w:firstLine="284" w:start="284" w:end="0"/>
        <w:rPr/>
      </w:pPr>
      <w:r>
        <w:rPr>
          <w:i/>
          <w:sz w:val="24"/>
        </w:rPr>
        <w:t>Unless he had been grinning</w:t>
      </w:r>
      <w:r>
        <w:rPr>
          <w:sz w:val="24"/>
        </w:rPr>
        <w:t xml:space="preserve"> happily at us, I </w:t>
      </w:r>
      <w:r>
        <w:rPr>
          <w:i/>
          <w:sz w:val="24"/>
        </w:rPr>
        <w:t>should have sworn he was</w:t>
      </w:r>
      <w:r>
        <w:rPr>
          <w:sz w:val="24"/>
        </w:rPr>
        <w:t xml:space="preserve"> mortally </w:t>
      </w:r>
      <w:r>
        <w:rPr>
          <w:i/>
          <w:sz w:val="24"/>
        </w:rPr>
        <w:t>wounded</w:t>
      </w:r>
      <w:r>
        <w:rPr>
          <w:sz w:val="24"/>
        </w:rPr>
        <w:t xml:space="preserv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Clauses of unreal condition with the verb in the non-factual past perfect, past perfect continuous, past subjunctive (also should + infinitive and could + infinitive, see below) may be introduced asyndetically. In this case inversion serves as a means of subordination.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 xml:space="preserve">Had </w:t>
      </w:r>
      <w:r>
        <w:rPr>
          <w:sz w:val="24"/>
        </w:rPr>
        <w:t xml:space="preserve">the world </w:t>
      </w:r>
      <w:r>
        <w:rPr>
          <w:i/>
          <w:sz w:val="24"/>
        </w:rPr>
        <w:t>been watching, it would have been startled.</w:t>
      </w:r>
      <w:r>
        <w:rPr>
          <w:sz w:val="24"/>
        </w:rPr>
        <w:t xml:space="preserve"> </w:t>
      </w:r>
    </w:p>
    <w:p>
      <w:pPr>
        <w:pStyle w:val="Normal"/>
        <w:suppressAutoHyphens w:val="true"/>
        <w:spacing w:lineRule="auto" w:line="240"/>
        <w:ind w:firstLine="284" w:start="284" w:end="0"/>
        <w:rPr/>
      </w:pPr>
      <w:r>
        <w:rPr>
          <w:i/>
          <w:sz w:val="24"/>
        </w:rPr>
        <w:t>Were</w:t>
      </w:r>
      <w:r>
        <w:rPr>
          <w:sz w:val="24"/>
        </w:rPr>
        <w:t xml:space="preserve"> you in my place </w:t>
      </w:r>
      <w:r>
        <w:rPr>
          <w:i/>
          <w:sz w:val="24"/>
        </w:rPr>
        <w:t>you would behave</w:t>
      </w:r>
      <w:r>
        <w:rPr>
          <w:sz w:val="24"/>
        </w:rPr>
        <w:t xml:space="preserve"> in the same way.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86.</w:t>
      </w:r>
      <w:r>
        <w:rPr>
          <w:sz w:val="24"/>
        </w:rPr>
        <w:t xml:space="preserve"> The actions in the main and subordinate clauses may have </w:t>
      </w:r>
      <w:r>
        <w:rPr>
          <w:b/>
          <w:sz w:val="24"/>
        </w:rPr>
        <w:t>different time-reference</w:t>
      </w:r>
      <w:r>
        <w:rPr>
          <w:sz w:val="24"/>
        </w:rPr>
        <w:t xml:space="preserve">, if the sense of the clauses requires it. Sentences of this kind are said to have </w:t>
      </w:r>
      <w:r>
        <w:rPr>
          <w:b/>
          <w:sz w:val="24"/>
        </w:rPr>
        <w:t>split condition</w:t>
      </w:r>
      <w:r>
        <w:rPr>
          <w:sz w:val="24"/>
        </w:rPr>
        <w:t>. The unreal condition may refer to the past and the consequence - to the present or future.</w:t>
      </w:r>
    </w:p>
    <w:p>
      <w:pPr>
        <w:pStyle w:val="Normal"/>
        <w:suppressAutoHyphens w:val="true"/>
        <w:spacing w:lineRule="auto" w:line="240"/>
        <w:ind w:firstLine="284" w:end="0"/>
        <w:rPr>
          <w:sz w:val="24"/>
        </w:rPr>
      </w:pPr>
      <w:r>
        <w:rPr>
          <w:sz w:val="24"/>
        </w:rPr>
      </w:r>
    </w:p>
    <w:p>
      <w:pPr>
        <w:pStyle w:val="2"/>
        <w:ind w:start="284" w:end="0"/>
        <w:rPr/>
      </w:pPr>
      <w:r>
        <w:rPr/>
        <w:t xml:space="preserve">If we </w:t>
      </w:r>
      <w:r>
        <w:rPr>
          <w:i/>
        </w:rPr>
        <w:t>hadn’t been</w:t>
      </w:r>
      <w:r>
        <w:rPr/>
        <w:t xml:space="preserve"> such fools </w:t>
      </w:r>
      <w:r>
        <w:rPr>
          <w:i/>
        </w:rPr>
        <w:t>we should all still be together</w:t>
      </w:r>
      <w:r>
        <w:rPr/>
        <w:t>.</w:t>
      </w:r>
    </w:p>
    <w:p>
      <w:pPr>
        <w:pStyle w:val="2"/>
        <w:ind w:start="284" w:end="0"/>
        <w:rPr/>
      </w:pPr>
      <w:r>
        <w:rPr/>
        <w:t xml:space="preserve">How much better </w:t>
      </w:r>
      <w:r>
        <w:rPr>
          <w:i/>
        </w:rPr>
        <w:t>I should write</w:t>
      </w:r>
      <w:r>
        <w:rPr/>
        <w:t xml:space="preserve"> now if in my youth </w:t>
      </w:r>
      <w:r>
        <w:rPr>
          <w:i/>
        </w:rPr>
        <w:t>I had had</w:t>
      </w:r>
      <w:r>
        <w:rPr/>
        <w:t xml:space="preserve"> the advantage of sensible advice!</w:t>
      </w:r>
    </w:p>
    <w:p>
      <w:pPr>
        <w:pStyle w:val="Normal"/>
        <w:suppressAutoHyphens w:val="true"/>
        <w:spacing w:lineRule="auto" w:line="240"/>
        <w:ind w:firstLine="284" w:start="284" w:end="0"/>
        <w:rPr/>
      </w:pPr>
      <w:r>
        <w:rPr>
          <w:sz w:val="24"/>
        </w:rPr>
        <w:t xml:space="preserve">I </w:t>
      </w:r>
      <w:r>
        <w:rPr>
          <w:i/>
          <w:sz w:val="24"/>
        </w:rPr>
        <w:t>shouldn’t be bothering</w:t>
      </w:r>
      <w:r>
        <w:rPr>
          <w:sz w:val="24"/>
        </w:rPr>
        <w:t xml:space="preserve"> you like this if they </w:t>
      </w:r>
      <w:r>
        <w:rPr>
          <w:i/>
          <w:sz w:val="24"/>
        </w:rPr>
        <w:t>hadn’t told</w:t>
      </w:r>
      <w:r>
        <w:rPr>
          <w:sz w:val="24"/>
        </w:rPr>
        <w:t xml:space="preserve"> me downtown that he was coming up this way.</w:t>
      </w:r>
    </w:p>
    <w:p>
      <w:pPr>
        <w:pStyle w:val="Normal"/>
        <w:suppressAutoHyphens w:val="true"/>
        <w:spacing w:lineRule="auto" w:line="240"/>
        <w:ind w:firstLine="284" w:end="0"/>
        <w:rPr>
          <w:sz w:val="24"/>
        </w:rPr>
      </w:pPr>
      <w:r>
        <w:rPr>
          <w:sz w:val="24"/>
        </w:rPr>
      </w:r>
    </w:p>
    <w:p>
      <w:pPr>
        <w:pStyle w:val="2"/>
        <w:rPr/>
      </w:pPr>
      <w:r>
        <w:rPr/>
        <w:t>Split condition is possible for sentences with real condition as well: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If you saw him yesterday you know all the news. </w:t>
      </w:r>
    </w:p>
    <w:p>
      <w:pPr>
        <w:pStyle w:val="Normal"/>
        <w:suppressAutoHyphens w:val="true"/>
        <w:spacing w:lineRule="auto" w:line="240"/>
        <w:ind w:firstLine="284" w:start="284" w:end="0"/>
        <w:rPr>
          <w:sz w:val="24"/>
        </w:rPr>
      </w:pPr>
      <w:r>
        <w:rPr>
          <w:sz w:val="24"/>
        </w:rPr>
        <w:t>If you live in this part of the city you knew of the accident yesterday.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condition may refer to no particular time, and the consequence may refer to the past.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t>
      </w:r>
      <w:r>
        <w:rPr>
          <w:i/>
          <w:sz w:val="24"/>
        </w:rPr>
        <w:t>wouldn’t have told</w:t>
      </w:r>
      <w:r>
        <w:rPr>
          <w:sz w:val="24"/>
        </w:rPr>
        <w:t xml:space="preserve"> me her story if she </w:t>
      </w:r>
      <w:r>
        <w:rPr>
          <w:i/>
          <w:sz w:val="24"/>
        </w:rPr>
        <w:t xml:space="preserve">disliked </w:t>
      </w:r>
      <w:r>
        <w:rPr>
          <w:sz w:val="24"/>
        </w:rPr>
        <w:t xml:space="preserve">me. </w:t>
      </w:r>
    </w:p>
    <w:p>
      <w:pPr>
        <w:pStyle w:val="Normal"/>
        <w:suppressAutoHyphens w:val="true"/>
        <w:spacing w:lineRule="auto" w:line="240"/>
        <w:ind w:firstLine="284" w:start="284" w:end="0"/>
        <w:rPr/>
      </w:pPr>
      <w:r>
        <w:rPr>
          <w:sz w:val="24"/>
        </w:rPr>
        <w:t xml:space="preserve">John </w:t>
      </w:r>
      <w:r>
        <w:rPr>
          <w:i/>
          <w:sz w:val="24"/>
        </w:rPr>
        <w:t>wouldn’t have lost</w:t>
      </w:r>
      <w:r>
        <w:rPr>
          <w:sz w:val="24"/>
        </w:rPr>
        <w:t xml:space="preserve"> the key unless he </w:t>
      </w:r>
      <w:r>
        <w:rPr>
          <w:i/>
          <w:sz w:val="24"/>
        </w:rPr>
        <w:t>were so absent-minded.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b/>
          <w:sz w:val="24"/>
        </w:rPr>
        <w:t>§ 87.</w:t>
      </w:r>
      <w:r>
        <w:rPr>
          <w:sz w:val="24"/>
        </w:rPr>
        <w:t xml:space="preserve"> There are three more types of conditional clauses with reference to the future.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In the first type </w:t>
      </w:r>
      <w:r>
        <w:rPr>
          <w:b/>
          <w:i/>
          <w:sz w:val="24"/>
        </w:rPr>
        <w:t>should</w:t>
      </w:r>
      <w:r>
        <w:rPr>
          <w:b/>
          <w:sz w:val="24"/>
        </w:rPr>
        <w:t xml:space="preserve"> + </w:t>
      </w:r>
      <w:r>
        <w:rPr>
          <w:b/>
          <w:i/>
          <w:sz w:val="24"/>
        </w:rPr>
        <w:t>infinitive</w:t>
      </w:r>
      <w:r>
        <w:rPr>
          <w:i/>
          <w:sz w:val="24"/>
        </w:rPr>
        <w:t xml:space="preserve"> </w:t>
      </w:r>
      <w:r>
        <w:rPr>
          <w:sz w:val="24"/>
        </w:rPr>
        <w:t xml:space="preserve">for all the persons is used in the conditional clause and </w:t>
      </w:r>
      <w:r>
        <w:rPr>
          <w:i/>
          <w:sz w:val="24"/>
        </w:rPr>
        <w:t>the future indefinite indicative</w:t>
      </w:r>
      <w:r>
        <w:rPr>
          <w:sz w:val="24"/>
        </w:rPr>
        <w:t xml:space="preserve"> or </w:t>
      </w:r>
      <w:r>
        <w:rPr>
          <w:i/>
          <w:sz w:val="24"/>
        </w:rPr>
        <w:t>the imperative mood</w:t>
      </w:r>
      <w:r>
        <w:rPr>
          <w:sz w:val="24"/>
        </w:rPr>
        <w:t xml:space="preserve"> in the principal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If </w:t>
      </w:r>
      <w:r>
        <w:rPr>
          <w:i/>
          <w:sz w:val="24"/>
        </w:rPr>
        <w:t>you should meet</w:t>
      </w:r>
      <w:r>
        <w:rPr>
          <w:sz w:val="24"/>
        </w:rPr>
        <w:t xml:space="preserve"> him, </w:t>
      </w:r>
      <w:r>
        <w:rPr>
          <w:i/>
          <w:sz w:val="24"/>
        </w:rPr>
        <w:t xml:space="preserve">give </w:t>
      </w:r>
      <w:r>
        <w:rPr>
          <w:sz w:val="24"/>
        </w:rPr>
        <w:t xml:space="preserve">him my best regards. </w:t>
      </w:r>
    </w:p>
    <w:p>
      <w:pPr>
        <w:pStyle w:val="Normal"/>
        <w:suppressAutoHyphens w:val="true"/>
        <w:spacing w:lineRule="auto" w:line="240"/>
        <w:ind w:firstLine="284" w:start="284" w:end="0"/>
        <w:rPr/>
      </w:pPr>
      <w:r>
        <w:rPr>
          <w:sz w:val="24"/>
        </w:rPr>
        <w:t xml:space="preserve">If </w:t>
      </w:r>
      <w:r>
        <w:rPr>
          <w:i/>
          <w:sz w:val="24"/>
        </w:rPr>
        <w:t>you should find</w:t>
      </w:r>
      <w:r>
        <w:rPr>
          <w:sz w:val="24"/>
        </w:rPr>
        <w:t xml:space="preserve"> another way out, </w:t>
      </w:r>
      <w:r>
        <w:rPr>
          <w:i/>
          <w:sz w:val="24"/>
        </w:rPr>
        <w:t>will you inform</w:t>
      </w:r>
      <w:r>
        <w:rPr>
          <w:sz w:val="24"/>
        </w:rPr>
        <w:t xml:space="preserve"> 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Conditional clauses of this type are sometimes joined to the main clause asyndetically, by means of inversion.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Should he ask</w:t>
      </w:r>
      <w:r>
        <w:rPr>
          <w:sz w:val="24"/>
        </w:rPr>
        <w:t xml:space="preserve"> for references, </w:t>
      </w:r>
      <w:r>
        <w:rPr>
          <w:i/>
          <w:sz w:val="24"/>
        </w:rPr>
        <w:t xml:space="preserve">tell </w:t>
      </w:r>
      <w:r>
        <w:rPr>
          <w:sz w:val="24"/>
        </w:rPr>
        <w:t xml:space="preserve">him to apply to me. </w:t>
      </w:r>
    </w:p>
    <w:p>
      <w:pPr>
        <w:pStyle w:val="Normal"/>
        <w:suppressAutoHyphens w:val="true"/>
        <w:spacing w:lineRule="auto" w:line="240"/>
        <w:ind w:firstLine="284" w:start="284" w:end="0"/>
        <w:rPr/>
      </w:pPr>
      <w:r>
        <w:rPr>
          <w:i/>
          <w:sz w:val="24"/>
        </w:rPr>
        <w:t>Should anything change, you will return</w:t>
      </w:r>
      <w:r>
        <w:rPr>
          <w:sz w:val="24"/>
        </w:rPr>
        <w:t xml:space="preserve"> home.</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In these sentences the action in the conditional clause is presented as possible, but very unlikely. Such clauses are called clauses of </w:t>
      </w:r>
      <w:r>
        <w:rPr>
          <w:i/>
          <w:sz w:val="24"/>
        </w:rPr>
        <w:t>problematic condition</w:t>
      </w:r>
      <w:r>
        <w:rPr>
          <w:sz w:val="24"/>
        </w:rPr>
        <w:t>. They may be rendered in Russian as</w:t>
      </w:r>
      <w:r>
        <w:rPr>
          <w:sz w:val="24"/>
          <w:lang w:val="ru-RU"/>
        </w:rPr>
        <w:t xml:space="preserve"> «случись так, что... », «если случайно...», «если так случится, что...», «вдруг что-нибудь»,</w:t>
      </w:r>
      <w:r>
        <w:rPr>
          <w:sz w:val="24"/>
        </w:rPr>
        <w:t xml:space="preserve"> 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In the second type </w:t>
      </w:r>
      <w:r>
        <w:rPr>
          <w:b/>
          <w:i/>
          <w:sz w:val="24"/>
        </w:rPr>
        <w:t>would + infinitive</w:t>
      </w:r>
      <w:r>
        <w:rPr>
          <w:sz w:val="24"/>
        </w:rPr>
        <w:t xml:space="preserve"> for all the persons in the singular and plural is used in the conditional clause and </w:t>
      </w:r>
      <w:r>
        <w:rPr>
          <w:i/>
          <w:sz w:val="24"/>
        </w:rPr>
        <w:t xml:space="preserve">should/would + infinitive </w:t>
      </w:r>
      <w:r>
        <w:rPr>
          <w:sz w:val="24"/>
        </w:rPr>
        <w:t xml:space="preserve">or </w:t>
      </w:r>
      <w:r>
        <w:rPr>
          <w:i/>
          <w:sz w:val="24"/>
        </w:rPr>
        <w:t>the indicative mood</w:t>
      </w:r>
      <w:r>
        <w:rPr>
          <w:sz w:val="24"/>
        </w:rPr>
        <w:t xml:space="preserve"> in the main clause. </w:t>
      </w:r>
      <w:r>
        <w:rPr>
          <w:i/>
          <w:sz w:val="24"/>
        </w:rPr>
        <w:t>Would</w:t>
      </w:r>
      <w:r>
        <w:rPr>
          <w:sz w:val="24"/>
        </w:rPr>
        <w:t xml:space="preserve"> retains its original meaning of willingness or consent</w:t>
      </w:r>
      <w:r>
        <w:rPr>
          <w:sz w:val="24"/>
          <w:lang w:val="ru-RU"/>
        </w:rPr>
        <w:t xml:space="preserve"> (если бы вы согласились, изъявили желание, захотели бы).</w:t>
      </w:r>
    </w:p>
    <w:p>
      <w:pPr>
        <w:pStyle w:val="Normal"/>
        <w:suppressAutoHyphens w:val="true"/>
        <w:spacing w:lineRule="auto" w:line="240"/>
        <w:ind w:firstLine="284" w:end="0"/>
        <w:rPr>
          <w:sz w:val="24"/>
          <w:lang w:val="ru-RU"/>
        </w:rPr>
      </w:pPr>
      <w:r>
        <w:rPr>
          <w:sz w:val="24"/>
          <w:lang w:val="ru-RU"/>
        </w:rPr>
      </w:r>
    </w:p>
    <w:p>
      <w:pPr>
        <w:pStyle w:val="2"/>
        <w:ind w:start="284" w:end="0"/>
        <w:rPr/>
      </w:pPr>
      <w:r>
        <w:rPr>
          <w:i/>
        </w:rPr>
        <w:t>If you would only come</w:t>
      </w:r>
      <w:r>
        <w:rPr/>
        <w:t xml:space="preserve"> to our place, </w:t>
      </w:r>
      <w:r>
        <w:rPr>
          <w:i/>
        </w:rPr>
        <w:t>we’ll be very glad</w:t>
      </w:r>
      <w:r>
        <w:rPr/>
        <w:t xml:space="preserve"> (we should be very glad).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In the third type </w:t>
      </w:r>
      <w:r>
        <w:rPr>
          <w:i/>
          <w:sz w:val="24"/>
        </w:rPr>
        <w:t>the past subjunctive</w:t>
      </w:r>
      <w:r>
        <w:rPr>
          <w:sz w:val="24"/>
        </w:rPr>
        <w:t xml:space="preserve"> of the modal verb </w:t>
      </w:r>
      <w:r>
        <w:rPr>
          <w:i/>
          <w:sz w:val="24"/>
        </w:rPr>
        <w:t>to be + (to) infinitive</w:t>
      </w:r>
      <w:r>
        <w:rPr>
          <w:sz w:val="24"/>
        </w:rPr>
        <w:t xml:space="preserve"> is used in the conditional clause and </w:t>
      </w:r>
      <w:r>
        <w:rPr>
          <w:b/>
          <w:i/>
          <w:sz w:val="24"/>
        </w:rPr>
        <w:t>should/would + infinitive</w:t>
      </w:r>
      <w:r>
        <w:rPr>
          <w:sz w:val="24"/>
        </w:rPr>
        <w:t xml:space="preserve"> or </w:t>
      </w:r>
      <w:r>
        <w:rPr>
          <w:i/>
          <w:sz w:val="24"/>
        </w:rPr>
        <w:t>the imperative mood</w:t>
      </w:r>
      <w:r>
        <w:rPr>
          <w:sz w:val="24"/>
        </w:rPr>
        <w:t xml:space="preserve"> in the principal clause. Both actions have future or present time-reference.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If you </w:t>
      </w:r>
      <w:r>
        <w:rPr>
          <w:i/>
          <w:sz w:val="24"/>
        </w:rPr>
        <w:t>were to undertake</w:t>
      </w:r>
      <w:r>
        <w:rPr>
          <w:sz w:val="24"/>
        </w:rPr>
        <w:t xml:space="preserve"> it, everything </w:t>
      </w:r>
      <w:r>
        <w:rPr>
          <w:i/>
          <w:sz w:val="24"/>
        </w:rPr>
        <w:t>would be different</w:t>
      </w:r>
      <w:r>
        <w:rPr>
          <w:sz w:val="24"/>
        </w:rPr>
        <w:t xml:space="preserve"> (if by chance you undertook it).</w:t>
      </w:r>
    </w:p>
    <w:p>
      <w:pPr>
        <w:pStyle w:val="Normal"/>
        <w:suppressAutoHyphens w:val="true"/>
        <w:spacing w:lineRule="auto" w:line="240"/>
        <w:ind w:firstLine="284" w:start="284" w:end="0"/>
        <w:rPr/>
      </w:pPr>
      <w:r>
        <w:rPr>
          <w:sz w:val="24"/>
        </w:rPr>
        <w:t xml:space="preserve">If I </w:t>
      </w:r>
      <w:r>
        <w:rPr>
          <w:i/>
          <w:sz w:val="24"/>
        </w:rPr>
        <w:t>were to tell</w:t>
      </w:r>
      <w:r>
        <w:rPr>
          <w:sz w:val="24"/>
        </w:rPr>
        <w:t xml:space="preserve"> you everything, you </w:t>
      </w:r>
      <w:r>
        <w:rPr>
          <w:i/>
          <w:sz w:val="24"/>
        </w:rPr>
        <w:t>would be amazed</w:t>
      </w:r>
      <w:r>
        <w:rPr>
          <w:sz w:val="24"/>
        </w:rPr>
        <w:t>. -</w:t>
      </w:r>
      <w:r>
        <w:rPr>
          <w:sz w:val="24"/>
          <w:lang w:val="ru-RU"/>
        </w:rPr>
        <w:t xml:space="preserve"> Если бы мне пришлось рассказать вам все, вы </w:t>
      </w:r>
    </w:p>
    <w:p>
      <w:pPr>
        <w:pStyle w:val="Normal"/>
        <w:suppressAutoHyphens w:val="true"/>
        <w:spacing w:lineRule="auto" w:line="240"/>
        <w:ind w:firstLine="284" w:start="284" w:end="0"/>
        <w:rPr>
          <w:sz w:val="24"/>
          <w:lang w:val="ru-RU"/>
        </w:rPr>
      </w:pPr>
      <w:r>
        <w:rPr>
          <w:sz w:val="24"/>
          <w:lang w:val="ru-RU"/>
        </w:rPr>
        <w:t>бы удивились.</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The form </w:t>
      </w:r>
      <w:r>
        <w:rPr>
          <w:i/>
          <w:sz w:val="24"/>
        </w:rPr>
        <w:t>were + to</w:t>
      </w:r>
      <w:r>
        <w:rPr>
          <w:sz w:val="24"/>
        </w:rPr>
        <w:t xml:space="preserve"> implies greater remoteness and improbability of the action, but does not imply a rejection of it.</w:t>
      </w:r>
    </w:p>
    <w:p>
      <w:pPr>
        <w:pStyle w:val="Normal"/>
        <w:suppressAutoHyphens w:val="true"/>
        <w:spacing w:lineRule="auto" w:line="240"/>
        <w:ind w:firstLine="284" w:end="0"/>
        <w:rPr>
          <w:sz w:val="24"/>
        </w:rPr>
      </w:pPr>
      <w:r>
        <w:rPr>
          <w:sz w:val="24"/>
        </w:rPr>
      </w:r>
    </w:p>
    <w:p>
      <w:pPr>
        <w:pStyle w:val="Heading7"/>
        <w:rPr/>
      </w:pPr>
      <w:r>
        <w:rPr/>
        <w:t>Sentences and clauses of implied condition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88.</w:t>
      </w:r>
      <w:r>
        <w:rPr>
          <w:sz w:val="24"/>
        </w:rPr>
        <w:t xml:space="preserve"> An implied condition is not openly stated in a clause, but is suggested either by an adverbial part of the sentence, or else by the context -from the preceding or following sentence, or coordinated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The form </w:t>
      </w:r>
      <w:r>
        <w:rPr>
          <w:b/>
          <w:i/>
          <w:sz w:val="24"/>
        </w:rPr>
        <w:t>should/would + infinitive</w:t>
      </w:r>
      <w:r>
        <w:rPr>
          <w:sz w:val="24"/>
        </w:rPr>
        <w:t xml:space="preserve"> is used in simple sentences with an adverbial modifier of condition introduced by </w:t>
      </w:r>
      <w:r>
        <w:rPr>
          <w:i/>
          <w:sz w:val="24"/>
        </w:rPr>
        <w:t>but for, except for</w:t>
      </w:r>
      <w:r>
        <w:rPr>
          <w:sz w:val="24"/>
          <w:lang w:val="ru-RU"/>
        </w:rPr>
        <w:t xml:space="preserve"> </w:t>
      </w:r>
      <w:r>
        <w:rPr>
          <w:i/>
          <w:sz w:val="24"/>
          <w:lang w:val="ru-RU"/>
        </w:rPr>
        <w:t>(если бы не...)</w:t>
      </w:r>
      <w:r>
        <w:rPr>
          <w:sz w:val="24"/>
        </w:rPr>
        <w:t xml:space="preserve"> which imply an unreal condition with an opposite meaning: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But for luck</w:t>
      </w:r>
      <w:r>
        <w:rPr>
          <w:sz w:val="24"/>
        </w:rPr>
        <w:t xml:space="preserve"> he would be still living alone. -</w:t>
      </w:r>
      <w:r>
        <w:rPr>
          <w:sz w:val="24"/>
          <w:lang w:val="ru-RU"/>
        </w:rPr>
        <w:t xml:space="preserve"> Если бы не удача, он бы все еще жил в одиночестве.</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The implication is: if it had not been for luck, he would be still living alone. (In fact he was lucky and he is not living alone.)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These people </w:t>
      </w:r>
      <w:r>
        <w:rPr>
          <w:i/>
          <w:sz w:val="24"/>
        </w:rPr>
        <w:t>would long ago have been forgotten, but for</w:t>
      </w:r>
      <w:r>
        <w:rPr>
          <w:sz w:val="24"/>
        </w:rPr>
        <w:t xml:space="preserve"> the artist’s genius.</w:t>
      </w:r>
    </w:p>
    <w:p>
      <w:pPr>
        <w:pStyle w:val="Normal"/>
        <w:suppressAutoHyphens w:val="true"/>
        <w:spacing w:lineRule="auto" w:line="240"/>
        <w:ind w:firstLine="284" w:start="284" w:end="0"/>
        <w:rPr/>
      </w:pPr>
      <w:r>
        <w:rPr>
          <w:sz w:val="24"/>
        </w:rPr>
        <w:t xml:space="preserve">That’s all I can remember. I </w:t>
      </w:r>
      <w:r>
        <w:rPr>
          <w:i/>
          <w:sz w:val="24"/>
        </w:rPr>
        <w:t>wouldn’t have remembered</w:t>
      </w:r>
      <w:r>
        <w:rPr>
          <w:sz w:val="24"/>
        </w:rPr>
        <w:t xml:space="preserve"> anything at all </w:t>
      </w:r>
      <w:r>
        <w:rPr>
          <w:i/>
          <w:sz w:val="24"/>
        </w:rPr>
        <w:t>but for you.</w:t>
      </w:r>
    </w:p>
    <w:p>
      <w:pPr>
        <w:pStyle w:val="Normal"/>
        <w:suppressAutoHyphens w:val="true"/>
        <w:spacing w:lineRule="auto" w:line="240"/>
        <w:ind w:firstLine="284" w:start="284" w:end="0"/>
        <w:rPr/>
      </w:pPr>
      <w:r>
        <w:rPr>
          <w:i/>
          <w:sz w:val="24"/>
        </w:rPr>
        <w:t>Except for</w:t>
      </w:r>
      <w:r>
        <w:rPr>
          <w:sz w:val="24"/>
        </w:rPr>
        <w:t xml:space="preserve"> the sound of his breathing, I </w:t>
      </w:r>
      <w:r>
        <w:rPr>
          <w:i/>
          <w:sz w:val="24"/>
        </w:rPr>
        <w:t>wouldn’t have known</w:t>
      </w:r>
      <w:r>
        <w:rPr>
          <w:sz w:val="24"/>
        </w:rPr>
        <w:t xml:space="preserve"> he was there.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2. As stated above a condition may be implied by the preceding or following sentence or coordinated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 What </w:t>
      </w:r>
      <w:r>
        <w:rPr>
          <w:i/>
          <w:sz w:val="24"/>
        </w:rPr>
        <w:t>would you</w:t>
      </w:r>
      <w:r>
        <w:rPr>
          <w:sz w:val="24"/>
        </w:rPr>
        <w:t xml:space="preserve"> </w:t>
      </w:r>
      <w:r>
        <w:rPr>
          <w:i/>
          <w:sz w:val="24"/>
        </w:rPr>
        <w:t>do</w:t>
      </w:r>
      <w:r>
        <w:rPr>
          <w:sz w:val="24"/>
        </w:rPr>
        <w:t xml:space="preserve"> if </w:t>
      </w:r>
      <w:r>
        <w:rPr>
          <w:i/>
          <w:sz w:val="24"/>
        </w:rPr>
        <w:t>you had</w:t>
      </w:r>
      <w:r>
        <w:rPr>
          <w:sz w:val="24"/>
        </w:rPr>
        <w:t xml:space="preserve"> money?</w:t>
      </w:r>
    </w:p>
    <w:p>
      <w:pPr>
        <w:pStyle w:val="Normal"/>
        <w:suppressAutoHyphens w:val="true"/>
        <w:spacing w:lineRule="auto" w:line="240"/>
        <w:ind w:firstLine="284" w:start="284" w:end="0"/>
        <w:rPr/>
      </w:pPr>
      <w:r>
        <w:rPr>
          <w:sz w:val="24"/>
        </w:rPr>
        <w:t xml:space="preserve">- Oh, I </w:t>
      </w:r>
      <w:r>
        <w:rPr>
          <w:i/>
          <w:sz w:val="24"/>
        </w:rPr>
        <w:t>should do</w:t>
      </w:r>
      <w:r>
        <w:rPr>
          <w:sz w:val="24"/>
        </w:rPr>
        <w:t xml:space="preserve"> many things!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This was the sort of thing </w:t>
      </w:r>
      <w:r>
        <w:rPr>
          <w:i/>
          <w:sz w:val="24"/>
        </w:rPr>
        <w:t>he would have liked to explain</w:t>
      </w:r>
      <w:r>
        <w:rPr>
          <w:sz w:val="24"/>
        </w:rPr>
        <w:t xml:space="preserve"> to someone, only no one wanted to hear.</w:t>
      </w:r>
    </w:p>
    <w:p>
      <w:pPr>
        <w:pStyle w:val="2"/>
        <w:ind w:start="284" w:end="0"/>
        <w:rPr/>
      </w:pPr>
      <w:r>
        <w:rPr/>
        <w:t>(If anyone had wanted to hear, he would have explained this sort of thing to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had no desire to spread scandal. Otherwise they </w:t>
      </w:r>
      <w:r>
        <w:rPr>
          <w:i/>
          <w:sz w:val="24"/>
        </w:rPr>
        <w:t>would have demanded their due</w:t>
      </w:r>
      <w:r>
        <w:rPr>
          <w:sz w:val="24"/>
        </w:rPr>
        <w:t>.</w:t>
      </w:r>
    </w:p>
    <w:p>
      <w:pPr>
        <w:pStyle w:val="2"/>
        <w:ind w:start="284" w:end="0"/>
        <w:rPr/>
      </w:pPr>
      <w:r>
        <w:rPr/>
        <w:t>(Had they had the desire to spread scandal, they would have demanded their due.)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would have gone</w:t>
      </w:r>
      <w:r>
        <w:rPr>
          <w:sz w:val="24"/>
        </w:rPr>
        <w:t xml:space="preserve"> too, but I was tied up to Joseph. </w:t>
      </w:r>
    </w:p>
    <w:p>
      <w:pPr>
        <w:pStyle w:val="Normal"/>
        <w:suppressAutoHyphens w:val="true"/>
        <w:spacing w:lineRule="auto" w:line="240"/>
        <w:ind w:firstLine="284" w:start="284" w:end="0"/>
        <w:rPr>
          <w:sz w:val="24"/>
        </w:rPr>
      </w:pPr>
      <w:r>
        <w:rPr>
          <w:sz w:val="24"/>
        </w:rPr>
        <w:t>(If I had not been tied up to Joseph, I would have gone too.)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On the whole the non-factual use of tenses is rather rare in simple sentences, although they do occasionally occur.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As a child </w:t>
      </w:r>
      <w:r>
        <w:rPr>
          <w:i/>
          <w:sz w:val="24"/>
        </w:rPr>
        <w:t>I’d given</w:t>
      </w:r>
      <w:r>
        <w:rPr>
          <w:sz w:val="24"/>
        </w:rPr>
        <w:t xml:space="preserve"> anything for that -</w:t>
      </w:r>
      <w:r>
        <w:rPr>
          <w:sz w:val="24"/>
          <w:lang w:val="ru-RU"/>
        </w:rPr>
        <w:t xml:space="preserve"> В детстве я бы все отдал за это.</w:t>
      </w:r>
    </w:p>
    <w:p>
      <w:pPr>
        <w:pStyle w:val="Normal"/>
        <w:suppressAutoHyphens w:val="true"/>
        <w:spacing w:lineRule="auto" w:line="240"/>
        <w:ind w:firstLine="284" w:end="0"/>
        <w:rPr>
          <w:sz w:val="24"/>
          <w:lang w:val="ru-RU"/>
        </w:rPr>
      </w:pPr>
      <w:r>
        <w:rPr>
          <w:sz w:val="24"/>
          <w:lang w:val="ru-RU"/>
        </w:rPr>
      </w:r>
    </w:p>
    <w:p>
      <w:pPr>
        <w:pStyle w:val="Heading7"/>
        <w:rPr/>
      </w:pPr>
      <w:r>
        <w:rPr/>
        <w:t>Modal verbs or phrases in conditional clauses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89. </w:t>
      </w:r>
      <w:r>
        <w:rPr>
          <w:sz w:val="24"/>
        </w:rPr>
        <w:t xml:space="preserve">The modal verbs </w:t>
      </w:r>
      <w:r>
        <w:rPr>
          <w:i/>
          <w:sz w:val="24"/>
        </w:rPr>
        <w:t>can, will, may/might</w:t>
      </w:r>
      <w:r>
        <w:rPr>
          <w:sz w:val="24"/>
        </w:rPr>
        <w:t xml:space="preserve"> are freely used in the non-factual past indefinite to express unreality in conditional and principal clauses. Like the mood auxiliaries </w:t>
      </w:r>
      <w:r>
        <w:rPr>
          <w:i/>
          <w:sz w:val="24"/>
        </w:rPr>
        <w:t>should, would</w:t>
      </w:r>
      <w:r>
        <w:rPr>
          <w:sz w:val="24"/>
        </w:rPr>
        <w:t xml:space="preserve"> they may be combined with different infinitives:</w:t>
      </w:r>
    </w:p>
    <w:p>
      <w:pPr>
        <w:pStyle w:val="Normal"/>
        <w:suppressAutoHyphens w:val="true"/>
        <w:spacing w:lineRule="auto" w:line="240"/>
        <w:ind w:firstLine="284" w:end="0"/>
        <w:rPr>
          <w:sz w:val="24"/>
        </w:rPr>
      </w:pPr>
      <w:r>
        <w:rPr>
          <w:sz w:val="24"/>
        </w:rPr>
      </w:r>
    </w:p>
    <w:tbl>
      <w:tblPr>
        <w:tblW w:w="10730" w:type="dxa"/>
        <w:jc w:val="start"/>
        <w:tblInd w:w="250" w:type="dxa"/>
        <w:tblLayout w:type="fixed"/>
        <w:tblCellMar>
          <w:top w:w="0" w:type="dxa"/>
          <w:start w:w="108" w:type="dxa"/>
          <w:bottom w:w="0" w:type="dxa"/>
          <w:end w:w="108" w:type="dxa"/>
        </w:tblCellMar>
      </w:tblPr>
      <w:tblGrid>
        <w:gridCol w:w="142"/>
        <w:gridCol w:w="567"/>
        <w:gridCol w:w="1134"/>
        <w:gridCol w:w="1701"/>
        <w:gridCol w:w="425"/>
        <w:gridCol w:w="6761"/>
      </w:tblGrid>
      <w:tr>
        <w:trPr/>
        <w:tc>
          <w:tcPr>
            <w:tcW w:w="709" w:type="dxa"/>
            <w:gridSpan w:val="2"/>
            <w:tcBorders/>
          </w:tcPr>
          <w:p>
            <w:pPr>
              <w:pStyle w:val="Normal"/>
              <w:suppressAutoHyphens w:val="true"/>
              <w:spacing w:lineRule="auto" w:line="240"/>
              <w:ind w:hanging="0" w:end="0"/>
              <w:jc w:val="start"/>
              <w:rPr>
                <w:sz w:val="24"/>
              </w:rPr>
            </w:pPr>
            <w:r>
              <w:rPr>
                <w:sz w:val="24"/>
              </w:rPr>
              <w:t>a)</w:t>
            </w:r>
          </w:p>
        </w:tc>
        <w:tc>
          <w:tcPr>
            <w:tcW w:w="3260" w:type="dxa"/>
            <w:gridSpan w:val="3"/>
            <w:tcBorders/>
          </w:tcPr>
          <w:p>
            <w:pPr>
              <w:pStyle w:val="Normal"/>
              <w:suppressAutoHyphens w:val="true"/>
              <w:spacing w:lineRule="auto" w:line="240"/>
              <w:ind w:hanging="0" w:end="0"/>
              <w:jc w:val="start"/>
              <w:rPr>
                <w:b/>
                <w:sz w:val="24"/>
              </w:rPr>
            </w:pPr>
            <w:r>
              <w:rPr>
                <w:b/>
                <w:sz w:val="24"/>
              </w:rPr>
              <w:t>in main clauses</w:t>
            </w:r>
          </w:p>
          <w:p>
            <w:pPr>
              <w:pStyle w:val="Normal"/>
              <w:suppressAutoHyphens w:val="true"/>
              <w:spacing w:lineRule="auto" w:line="240"/>
              <w:ind w:hanging="0" w:end="0"/>
              <w:jc w:val="start"/>
              <w:rPr>
                <w:b/>
                <w:sz w:val="24"/>
              </w:rPr>
            </w:pPr>
            <w:r>
              <w:rPr>
                <w:b/>
                <w:sz w:val="24"/>
              </w:rPr>
            </w:r>
          </w:p>
        </w:tc>
        <w:tc>
          <w:tcPr>
            <w:tcW w:w="6761" w:type="dxa"/>
            <w:tcBorders/>
          </w:tcPr>
          <w:p>
            <w:pPr>
              <w:pStyle w:val="Normal"/>
              <w:suppressAutoHyphens w:val="true"/>
              <w:snapToGrid w:val="false"/>
              <w:spacing w:lineRule="auto" w:line="240"/>
              <w:ind w:hanging="0" w:end="0"/>
              <w:jc w:val="start"/>
              <w:rPr>
                <w:b/>
                <w:sz w:val="24"/>
              </w:rPr>
            </w:pPr>
            <w:r>
              <w:rPr>
                <w:b/>
                <w:sz w:val="24"/>
              </w:rPr>
            </w:r>
          </w:p>
        </w:tc>
      </w:tr>
      <w:tr>
        <w:trPr/>
        <w:tc>
          <w:tcPr>
            <w:tcW w:w="142" w:type="dxa"/>
            <w:tcBorders/>
            <w:tcMar>
              <w:start w:w="0" w:type="dxa"/>
              <w:end w:w="0" w:type="dxa"/>
            </w:tcMar>
          </w:tcPr>
          <w:p>
            <w:pPr>
              <w:pStyle w:val="Normal"/>
              <w:rPr>
                <w:sz w:val="24"/>
              </w:rPr>
            </w:pPr>
            <w:r>
              <w:rPr>
                <w:sz w:val="24"/>
              </w:rPr>
            </w:r>
          </w:p>
        </w:tc>
        <w:tc>
          <w:tcPr>
            <w:tcW w:w="567"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83">
                      <wp:simplePos x="0" y="0"/>
                      <wp:positionH relativeFrom="margin">
                        <wp:posOffset>1194435</wp:posOffset>
                      </wp:positionH>
                      <wp:positionV relativeFrom="paragraph">
                        <wp:posOffset>21590</wp:posOffset>
                      </wp:positionV>
                      <wp:extent cx="91440" cy="640080"/>
                      <wp:effectExtent l="0" t="5080" r="635" b="5715"/>
                      <wp:wrapNone/>
                      <wp:docPr id="66" name=""/>
                      <a:graphic xmlns:a="http://schemas.openxmlformats.org/drawingml/2006/main">
                        <a:graphicData uri="http://schemas.microsoft.com/office/word/2010/wordprocessingShape">
                          <wps:wsp>
                            <wps:cNvSpPr/>
                            <wps:spPr>
                              <a:xfrm>
                                <a:off x="0" y="0"/>
                                <a:ext cx="91440" cy="640080"/>
                              </a:xfrm>
                              <a:custGeom>
                                <a:avLst/>
                                <a:gdLst>
                                  <a:gd name="textAreaLeft" fmla="*/ 33120 w 51840"/>
                                  <a:gd name="textAreaRight" fmla="*/ 52200 w 51840"/>
                                  <a:gd name="textAreaTop" fmla="*/ 9360 h 362880"/>
                                  <a:gd name="textAreaBottom" fmla="*/ 353520 h 36288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1.7pt;width:7.15pt;height:50.35pt;mso-wrap-style:none;v-text-anchor:middle;mso-position-horizontal-relative:margin" type="_x0000_t87">
                      <v:fill o:detectmouseclick="t" on="false"/>
                      <v:stroke color="black" weight="9360" joinstyle="miter" endcap="flat"/>
                      <w10:wrap type="none"/>
                    </v:shape>
                  </w:pict>
                </mc:Fallback>
              </mc:AlternateContent>
            </w:r>
          </w:p>
        </w:tc>
        <w:tc>
          <w:tcPr>
            <w:tcW w:w="1134"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If I had time</w:t>
            </w:r>
          </w:p>
        </w:tc>
        <w:tc>
          <w:tcPr>
            <w:tcW w:w="8887" w:type="dxa"/>
            <w:gridSpan w:val="3"/>
            <w:tcBorders/>
          </w:tcPr>
          <w:p>
            <w:pPr>
              <w:pStyle w:val="Normal"/>
              <w:suppressAutoHyphens w:val="true"/>
              <w:spacing w:lineRule="auto" w:line="240"/>
              <w:ind w:hanging="0" w:end="0"/>
              <w:jc w:val="start"/>
              <w:rPr>
                <w:sz w:val="24"/>
              </w:rPr>
            </w:pPr>
            <w:r>
              <w:rPr>
                <w:sz w:val="24"/>
              </w:rPr>
              <w:t>I could go there</w:t>
            </w:r>
          </w:p>
          <w:p>
            <w:pPr>
              <w:pStyle w:val="Normal"/>
              <w:suppressAutoHyphens w:val="true"/>
              <w:spacing w:lineRule="auto" w:line="240"/>
              <w:ind w:hanging="0" w:end="0"/>
              <w:jc w:val="start"/>
              <w:rPr/>
            </w:pPr>
            <w:r>
              <w:rPr>
                <w:sz w:val="24"/>
              </w:rPr>
              <w:t xml:space="preserve">I would go there </w:t>
            </w:r>
            <w:r>
              <w:rPr>
                <w:sz w:val="24"/>
                <w:lang w:val="ru-RU"/>
              </w:rPr>
              <w:t xml:space="preserve"> </w:t>
            </w:r>
          </w:p>
          <w:p>
            <w:pPr>
              <w:pStyle w:val="Normal"/>
              <w:suppressAutoHyphens w:val="true"/>
              <w:spacing w:lineRule="auto" w:line="240"/>
              <w:ind w:hanging="0" w:end="0"/>
              <w:jc w:val="start"/>
              <w:rPr/>
            </w:pPr>
            <w:r>
              <w:rPr>
                <w:sz w:val="24"/>
                <w:lang w:val="ru-RU"/>
              </w:rPr>
              <w:t>I m</w:t>
            </w:r>
            <w:r>
              <w:rPr>
                <w:sz w:val="24"/>
              </w:rPr>
              <w:t>ight go there</w:t>
            </w:r>
          </w:p>
          <w:p>
            <w:pPr>
              <w:pStyle w:val="Normal"/>
              <w:suppressAutoHyphens w:val="true"/>
              <w:spacing w:lineRule="auto" w:line="240"/>
              <w:ind w:hanging="0" w:end="0"/>
              <w:jc w:val="start"/>
              <w:rPr>
                <w:sz w:val="24"/>
              </w:rPr>
            </w:pPr>
            <w:r>
              <w:rPr>
                <w:sz w:val="24"/>
              </w:rPr>
              <w:t>I should go there</w:t>
            </w:r>
          </w:p>
        </w:tc>
      </w:tr>
      <w:tr>
        <w:trPr/>
        <w:tc>
          <w:tcPr>
            <w:tcW w:w="142" w:type="dxa"/>
            <w:tcBorders/>
            <w:tcMar>
              <w:start w:w="0" w:type="dxa"/>
              <w:end w:w="0" w:type="dxa"/>
            </w:tcMar>
          </w:tcPr>
          <w:p>
            <w:pPr>
              <w:pStyle w:val="Normal"/>
              <w:rPr>
                <w:sz w:val="24"/>
              </w:rPr>
            </w:pPr>
            <w:r>
              <w:rPr>
                <w:sz w:val="24"/>
              </w:rPr>
            </w:r>
          </w:p>
        </w:tc>
        <w:tc>
          <w:tcPr>
            <w:tcW w:w="567"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b)</w:t>
            </w:r>
          </w:p>
        </w:tc>
        <w:tc>
          <w:tcPr>
            <w:tcW w:w="2835" w:type="dxa"/>
            <w:gridSpan w:val="2"/>
            <w:tcBorders/>
          </w:tcPr>
          <w:p>
            <w:pPr>
              <w:pStyle w:val="Normal"/>
              <w:suppressAutoHyphens w:val="true"/>
              <w:snapToGrid w:val="false"/>
              <w:spacing w:lineRule="auto" w:line="240"/>
              <w:ind w:hanging="0" w:end="0"/>
              <w:jc w:val="start"/>
              <w:rPr>
                <w:b/>
                <w:sz w:val="24"/>
              </w:rPr>
            </w:pPr>
            <w:r>
              <w:rPr>
                <w:b/>
                <w:sz w:val="24"/>
              </w:rPr>
            </w:r>
          </w:p>
          <w:p>
            <w:pPr>
              <w:pStyle w:val="Normal"/>
              <w:suppressAutoHyphens w:val="true"/>
              <w:spacing w:lineRule="auto" w:line="240"/>
              <w:ind w:hanging="0" w:end="0"/>
              <w:jc w:val="start"/>
              <w:rPr>
                <w:b/>
                <w:sz w:val="24"/>
              </w:rPr>
            </w:pPr>
            <w:r>
              <w:rPr>
                <w:b/>
                <w:sz w:val="24"/>
              </w:rPr>
              <w:t>in subordinate clauses</w:t>
            </w:r>
          </w:p>
          <w:p>
            <w:pPr>
              <w:pStyle w:val="Normal"/>
              <w:suppressAutoHyphens w:val="true"/>
              <w:spacing w:lineRule="auto" w:line="240"/>
              <w:ind w:hanging="0" w:end="0"/>
              <w:jc w:val="start"/>
              <w:rPr>
                <w:b/>
                <w:sz w:val="24"/>
              </w:rPr>
            </w:pPr>
            <w:r>
              <w:rPr>
                <w:b/>
                <w:sz w:val="24"/>
              </w:rPr>
            </w:r>
          </w:p>
        </w:tc>
        <w:tc>
          <w:tcPr>
            <w:tcW w:w="7186" w:type="dxa"/>
            <w:gridSpan w:val="2"/>
            <w:tcBorders/>
          </w:tcPr>
          <w:p>
            <w:pPr>
              <w:pStyle w:val="Normal"/>
              <w:suppressAutoHyphens w:val="true"/>
              <w:snapToGrid w:val="false"/>
              <w:spacing w:lineRule="auto" w:line="240"/>
              <w:ind w:hanging="0" w:end="0"/>
              <w:jc w:val="start"/>
              <w:rPr>
                <w:b/>
                <w:sz w:val="24"/>
              </w:rPr>
            </w:pPr>
            <w:r>
              <w:rPr>
                <w:b/>
                <w:sz w:val="24"/>
              </w:rPr>
            </w:r>
          </w:p>
        </w:tc>
      </w:tr>
      <w:tr>
        <w:trPr/>
        <w:tc>
          <w:tcPr>
            <w:tcW w:w="142" w:type="dxa"/>
            <w:tcBorders/>
            <w:tcMar>
              <w:start w:w="0" w:type="dxa"/>
              <w:end w:w="0" w:type="dxa"/>
            </w:tcMar>
          </w:tcPr>
          <w:p>
            <w:pPr>
              <w:pStyle w:val="Normal"/>
              <w:rPr>
                <w:sz w:val="24"/>
              </w:rPr>
            </w:pPr>
            <w:r>
              <w:rPr>
                <w:sz w:val="24"/>
              </w:rPr>
            </w:r>
          </w:p>
        </w:tc>
        <w:tc>
          <w:tcPr>
            <w:tcW w:w="567"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84">
                      <wp:simplePos x="0" y="0"/>
                      <wp:positionH relativeFrom="margin">
                        <wp:posOffset>2291715</wp:posOffset>
                      </wp:positionH>
                      <wp:positionV relativeFrom="paragraph">
                        <wp:posOffset>20955</wp:posOffset>
                      </wp:positionV>
                      <wp:extent cx="91440" cy="1371600"/>
                      <wp:effectExtent l="0" t="5080" r="635" b="5715"/>
                      <wp:wrapNone/>
                      <wp:docPr id="67" name=""/>
                      <a:graphic xmlns:a="http://schemas.openxmlformats.org/drawingml/2006/main">
                        <a:graphicData uri="http://schemas.microsoft.com/office/word/2010/wordprocessingShape">
                          <wps:wsp>
                            <wps:cNvSpPr/>
                            <wps:spPr>
                              <a:xfrm>
                                <a:off x="0" y="0"/>
                                <a:ext cx="91440" cy="1371600"/>
                              </a:xfrm>
                              <a:custGeom>
                                <a:avLst/>
                                <a:gdLst>
                                  <a:gd name="textAreaLeft" fmla="*/ 0 w 51840"/>
                                  <a:gd name="textAreaRight" fmla="*/ 18720 w 51840"/>
                                  <a:gd name="textAreaTop" fmla="*/ 20160 h 777600"/>
                                  <a:gd name="textAreaBottom" fmla="*/ 757440 h 7776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80.45pt;margin-top:1.65pt;width:7.15pt;height:107.95pt;mso-wrap-style:none;v-text-anchor:middle;mso-position-horizontal-relative:margin" type="_x0000_t88">
                      <v:fill o:detectmouseclick="t" on="false"/>
                      <v:stroke color="black" weight="9360" joinstyle="miter" endcap="flat"/>
                      <w10:wrap type="none"/>
                    </v:shape>
                  </w:pict>
                </mc:Fallback>
              </mc:AlternateContent>
            </w:r>
          </w:p>
        </w:tc>
        <w:tc>
          <w:tcPr>
            <w:tcW w:w="2835" w:type="dxa"/>
            <w:gridSpan w:val="2"/>
            <w:tcBorders/>
          </w:tcPr>
          <w:p>
            <w:pPr>
              <w:pStyle w:val="Normal"/>
              <w:suppressAutoHyphens w:val="true"/>
              <w:spacing w:lineRule="auto" w:line="240"/>
              <w:ind w:hanging="0" w:end="0"/>
              <w:jc w:val="start"/>
              <w:rPr>
                <w:sz w:val="24"/>
              </w:rPr>
            </w:pPr>
            <w:r>
              <w:rPr>
                <w:sz w:val="24"/>
              </w:rPr>
              <w:t xml:space="preserve">If I could translate this article    </w:t>
            </w:r>
          </w:p>
          <w:p>
            <w:pPr>
              <w:pStyle w:val="Normal"/>
              <w:suppressAutoHyphens w:val="true"/>
              <w:spacing w:lineRule="auto" w:line="240"/>
              <w:ind w:hanging="0" w:end="0"/>
              <w:jc w:val="start"/>
              <w:rPr>
                <w:sz w:val="24"/>
              </w:rPr>
            </w:pPr>
            <w:r>
              <w:rPr>
                <w:sz w:val="24"/>
              </w:rPr>
              <w:t>If he might translate this article</w:t>
            </w:r>
          </w:p>
          <w:p>
            <w:pPr>
              <w:pStyle w:val="Normal"/>
              <w:suppressAutoHyphens w:val="true"/>
              <w:spacing w:lineRule="auto" w:line="240"/>
              <w:ind w:hanging="0" w:end="0"/>
              <w:jc w:val="start"/>
              <w:rPr>
                <w:sz w:val="24"/>
              </w:rPr>
            </w:pPr>
            <w:r>
              <w:rPr>
                <w:sz w:val="24"/>
              </w:rPr>
              <w:t xml:space="preserve">If I would translate this article </w:t>
            </w:r>
          </w:p>
          <w:p>
            <w:pPr>
              <w:pStyle w:val="Normal"/>
              <w:suppressAutoHyphens w:val="true"/>
              <w:spacing w:lineRule="auto" w:line="240"/>
              <w:ind w:hanging="0" w:end="0"/>
              <w:jc w:val="start"/>
              <w:rPr>
                <w:sz w:val="24"/>
              </w:rPr>
            </w:pPr>
            <w:r>
              <w:rPr>
                <w:sz w:val="24"/>
              </w:rPr>
              <w:t xml:space="preserve">(if I consented to do it) </w:t>
            </w:r>
          </w:p>
          <w:p>
            <w:pPr>
              <w:pStyle w:val="Normal"/>
              <w:suppressAutoHyphens w:val="true"/>
              <w:spacing w:lineRule="auto" w:line="240"/>
              <w:ind w:hanging="0" w:end="0"/>
              <w:jc w:val="start"/>
              <w:rPr>
                <w:sz w:val="24"/>
              </w:rPr>
            </w:pPr>
            <w:r>
              <w:rPr>
                <w:sz w:val="24"/>
              </w:rPr>
              <w:t>If I translated this article</w:t>
            </w:r>
          </w:p>
        </w:tc>
        <w:tc>
          <w:tcPr>
            <w:tcW w:w="7186" w:type="dxa"/>
            <w:gridSpan w:val="2"/>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sz w:val="24"/>
                <w:lang w:val="ru-RU"/>
              </w:rPr>
              <w:t xml:space="preserve">  </w:t>
            </w:r>
            <w:r>
              <w:rPr>
                <w:sz w:val="24"/>
              </w:rPr>
              <w:t>it would be nice.</w:t>
            </w:r>
          </w:p>
          <w:p>
            <w:pPr>
              <w:pStyle w:val="Normal"/>
              <w:suppressAutoHyphens w:val="tru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There may be a modal phrase in both clauses of the sentence, or in one clause only.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If you </w:t>
      </w:r>
      <w:r>
        <w:rPr>
          <w:i/>
          <w:sz w:val="24"/>
        </w:rPr>
        <w:t>would be frank</w:t>
      </w:r>
      <w:r>
        <w:rPr>
          <w:sz w:val="24"/>
        </w:rPr>
        <w:t xml:space="preserve"> with me I </w:t>
      </w:r>
      <w:r>
        <w:rPr>
          <w:i/>
          <w:sz w:val="24"/>
        </w:rPr>
        <w:t>might perhaps be of more help</w:t>
      </w:r>
      <w:r>
        <w:rPr>
          <w:sz w:val="24"/>
        </w:rPr>
        <w:t>.</w:t>
      </w:r>
    </w:p>
    <w:p>
      <w:pPr>
        <w:pStyle w:val="Normal"/>
        <w:suppressAutoHyphens w:val="true"/>
        <w:spacing w:lineRule="auto" w:line="240"/>
        <w:ind w:firstLine="284" w:start="284" w:end="0"/>
        <w:rPr/>
      </w:pPr>
      <w:r>
        <w:rPr>
          <w:sz w:val="24"/>
        </w:rPr>
        <w:t xml:space="preserve">... and had he so desired he </w:t>
      </w:r>
      <w:r>
        <w:rPr>
          <w:i/>
          <w:sz w:val="24"/>
        </w:rPr>
        <w:t>might have been persona grata</w:t>
      </w:r>
      <w:r>
        <w:rPr>
          <w:sz w:val="24"/>
        </w:rPr>
        <w:t xml:space="preserve"> with the diplomatic set.</w:t>
      </w:r>
    </w:p>
    <w:p>
      <w:pPr>
        <w:pStyle w:val="Normal"/>
        <w:suppressAutoHyphens w:val="true"/>
        <w:spacing w:lineRule="auto" w:line="240"/>
        <w:ind w:firstLine="284" w:start="284" w:end="0"/>
        <w:rPr>
          <w:sz w:val="24"/>
          <w:lang w:val="ru-RU"/>
        </w:rPr>
      </w:pPr>
      <w:r>
        <w:rPr>
          <w:sz w:val="24"/>
        </w:rPr>
        <w:t xml:space="preserve">If she </w:t>
      </w:r>
      <w:r>
        <w:rPr>
          <w:i/>
          <w:sz w:val="24"/>
        </w:rPr>
        <w:t>could have been compressed</w:t>
      </w:r>
      <w:r>
        <w:rPr>
          <w:sz w:val="24"/>
        </w:rPr>
        <w:t xml:space="preserve"> to about three quarters of her actual width, she would have been very </w:t>
      </w:r>
    </w:p>
    <w:p>
      <w:pPr>
        <w:pStyle w:val="Normal"/>
        <w:suppressAutoHyphens w:val="true"/>
        <w:spacing w:lineRule="auto" w:line="240"/>
        <w:ind w:firstLine="284" w:start="284" w:end="0"/>
        <w:rPr>
          <w:sz w:val="24"/>
        </w:rPr>
      </w:pPr>
      <w:r>
        <w:rPr>
          <w:sz w:val="24"/>
        </w:rPr>
        <w:t>attractive.</w:t>
      </w:r>
    </w:p>
    <w:p>
      <w:pPr>
        <w:pStyle w:val="Normal"/>
        <w:suppressAutoHyphens w:val="true"/>
        <w:spacing w:lineRule="auto" w:line="240"/>
        <w:ind w:firstLine="284" w:start="284" w:end="0"/>
        <w:rPr>
          <w:sz w:val="24"/>
          <w:lang w:val="ru-RU"/>
        </w:rPr>
      </w:pPr>
      <w:r>
        <w:rPr>
          <w:sz w:val="24"/>
        </w:rPr>
        <w:t xml:space="preserve">Anselmo grinned in the darkness. An hour ago he </w:t>
      </w:r>
      <w:r>
        <w:rPr>
          <w:i/>
          <w:sz w:val="24"/>
        </w:rPr>
        <w:t>could not have imagined</w:t>
      </w:r>
      <w:r>
        <w:rPr>
          <w:sz w:val="24"/>
        </w:rPr>
        <w:t xml:space="preserve"> that he would ever smile </w:t>
      </w:r>
    </w:p>
    <w:p>
      <w:pPr>
        <w:pStyle w:val="Normal"/>
        <w:suppressAutoHyphens w:val="true"/>
        <w:spacing w:lineRule="auto" w:line="240"/>
        <w:ind w:firstLine="284" w:start="284" w:end="0"/>
        <w:rPr>
          <w:sz w:val="24"/>
        </w:rPr>
      </w:pPr>
      <w:r>
        <w:rPr>
          <w:sz w:val="24"/>
        </w:rPr>
        <w:t>again.</w:t>
      </w:r>
    </w:p>
    <w:p>
      <w:pPr>
        <w:pStyle w:val="Normal"/>
        <w:suppressAutoHyphens w:val="true"/>
        <w:spacing w:lineRule="auto" w:line="240"/>
        <w:ind w:firstLine="284" w:start="284" w:end="0"/>
        <w:rPr/>
      </w:pPr>
      <w:r>
        <w:rPr>
          <w:sz w:val="24"/>
        </w:rPr>
        <w:t xml:space="preserve">I </w:t>
      </w:r>
      <w:r>
        <w:rPr>
          <w:i/>
          <w:sz w:val="24"/>
        </w:rPr>
        <w:t>would have kept on going</w:t>
      </w:r>
      <w:r>
        <w:rPr>
          <w:sz w:val="24"/>
        </w:rPr>
        <w:t>, if I hadn’t had to leave Paris.</w:t>
      </w:r>
    </w:p>
    <w:p>
      <w:pPr>
        <w:pStyle w:val="Normal"/>
        <w:suppressAutoHyphens w:val="true"/>
        <w:spacing w:lineRule="auto" w:line="240"/>
        <w:ind w:firstLine="284" w:end="0"/>
        <w:rPr>
          <w:sz w:val="24"/>
        </w:rPr>
      </w:pPr>
      <w:r>
        <w:rPr>
          <w:sz w:val="24"/>
        </w:rPr>
      </w:r>
    </w:p>
    <w:p>
      <w:pPr>
        <w:pStyle w:val="Heading8"/>
        <w:rPr/>
      </w:pPr>
      <w:r>
        <w:rPr/>
        <w:t>The subjunctive mood in adverbial clauses of comparison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90.</w:t>
      </w:r>
      <w:r>
        <w:rPr>
          <w:sz w:val="24"/>
        </w:rPr>
        <w:t xml:space="preserve"> Several forms of subjunctive are used in clauses of comparison depending on the time-reference.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1. If the action in the comparative clause is simultaneous with that in the main clause, the non-factual past indefinite or past subjunctive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2. If the action in the comparative clause is prior to that in the main clause, the non-factual past perfect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usual conjunctions introducing comparative clauses are </w:t>
      </w:r>
      <w:r>
        <w:rPr>
          <w:i/>
          <w:sz w:val="24"/>
        </w:rPr>
        <w:t>as if</w:t>
      </w:r>
      <w:r>
        <w:rPr>
          <w:sz w:val="24"/>
        </w:rPr>
        <w:t xml:space="preserve"> and </w:t>
      </w:r>
      <w:r>
        <w:rPr>
          <w:i/>
          <w:sz w:val="24"/>
        </w:rPr>
        <w:t>as though</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His eyes wandered </w:t>
      </w:r>
      <w:r>
        <w:rPr>
          <w:i/>
          <w:sz w:val="24"/>
        </w:rPr>
        <w:t>as if he were at a loss.</w:t>
      </w:r>
    </w:p>
    <w:p>
      <w:pPr>
        <w:pStyle w:val="2"/>
        <w:ind w:start="284" w:end="0"/>
        <w:rPr/>
      </w:pPr>
      <w:r>
        <w:rPr/>
        <w:t xml:space="preserve">He paid no attention to us, </w:t>
      </w:r>
      <w:r>
        <w:rPr>
          <w:i/>
        </w:rPr>
        <w:t>as though we did not exist</w:t>
      </w:r>
      <w:r>
        <w:rPr/>
        <w:t>.</w:t>
      </w:r>
    </w:p>
    <w:p>
      <w:pPr>
        <w:pStyle w:val="Normal"/>
        <w:suppressAutoHyphens w:val="true"/>
        <w:spacing w:lineRule="auto" w:line="240"/>
        <w:ind w:firstLine="284" w:start="284" w:end="0"/>
        <w:rPr/>
      </w:pPr>
      <w:r>
        <w:rPr>
          <w:sz w:val="24"/>
        </w:rPr>
        <w:t xml:space="preserve">Miss Handforth was holding a tea-pot </w:t>
      </w:r>
      <w:r>
        <w:rPr>
          <w:i/>
          <w:sz w:val="24"/>
        </w:rPr>
        <w:t>as if it were a hand grenade</w:t>
      </w:r>
      <w:r>
        <w:rPr>
          <w:sz w:val="24"/>
        </w:rPr>
        <w:t>.</w:t>
      </w:r>
    </w:p>
    <w:p>
      <w:pPr>
        <w:pStyle w:val="Normal"/>
        <w:suppressAutoHyphens w:val="true"/>
        <w:spacing w:lineRule="auto" w:line="240"/>
        <w:ind w:firstLine="284" w:start="284" w:end="0"/>
        <w:rPr>
          <w:sz w:val="24"/>
          <w:lang w:val="ru-RU"/>
        </w:rPr>
      </w:pPr>
      <w:r>
        <w:rPr>
          <w:sz w:val="24"/>
        </w:rPr>
        <w:t xml:space="preserve">And so we faced each other after three years of letter-writing </w:t>
      </w:r>
      <w:r>
        <w:rPr>
          <w:i/>
          <w:sz w:val="24"/>
        </w:rPr>
        <w:t>as if we had been having a beer</w:t>
      </w:r>
      <w:r>
        <w:rPr>
          <w:sz w:val="24"/>
        </w:rPr>
        <w:t xml:space="preserve"> every </w:t>
      </w:r>
    </w:p>
    <w:p>
      <w:pPr>
        <w:pStyle w:val="Normal"/>
        <w:suppressAutoHyphens w:val="true"/>
        <w:spacing w:lineRule="auto" w:line="240"/>
        <w:ind w:firstLine="284" w:start="284" w:end="0"/>
        <w:rPr>
          <w:sz w:val="24"/>
        </w:rPr>
      </w:pPr>
      <w:r>
        <w:rPr>
          <w:sz w:val="24"/>
        </w:rPr>
        <w:t>afternoon for years.</w:t>
      </w:r>
    </w:p>
    <w:p>
      <w:pPr>
        <w:pStyle w:val="2"/>
        <w:rPr>
          <w:sz w:val="24"/>
        </w:rPr>
      </w:pPr>
      <w:r>
        <w:rPr>
          <w:sz w:val="24"/>
        </w:rPr>
      </w:r>
    </w:p>
    <w:p>
      <w:pPr>
        <w:pStyle w:val="2"/>
        <w:rPr/>
      </w:pPr>
      <w:r>
        <w:rPr/>
        <w:t xml:space="preserve">3. If the action in the subordinate clause is presented as following the action in the main clause </w:t>
      </w:r>
      <w:r>
        <w:rPr>
          <w:b/>
          <w:i/>
        </w:rPr>
        <w:t>would + infinitive</w:t>
      </w:r>
      <w:r>
        <w:rPr/>
        <w:t xml:space="preserv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was whistling gaily </w:t>
      </w:r>
      <w:r>
        <w:rPr>
          <w:i/>
          <w:sz w:val="24"/>
        </w:rPr>
        <w:t>as if his heart would break</w:t>
      </w:r>
      <w:r>
        <w:rPr>
          <w:sz w:val="24"/>
        </w:rPr>
        <w:t xml:space="preserve"> for joy. </w:t>
      </w:r>
    </w:p>
    <w:p>
      <w:pPr>
        <w:pStyle w:val="Normal"/>
        <w:suppressAutoHyphens w:val="true"/>
        <w:spacing w:lineRule="auto" w:line="240"/>
        <w:ind w:firstLine="284" w:end="0"/>
        <w:rPr>
          <w:sz w:val="24"/>
        </w:rPr>
      </w:pPr>
      <w:r>
        <w:rPr>
          <w:sz w:val="24"/>
        </w:rPr>
      </w:r>
    </w:p>
    <w:p>
      <w:pPr>
        <w:pStyle w:val="Heading8"/>
        <w:rPr/>
      </w:pPr>
      <w:r>
        <w:rPr/>
        <w:t>The subjunctive mood in adverbial clauses of purpose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91.</w:t>
      </w:r>
      <w:r>
        <w:rPr>
          <w:sz w:val="24"/>
        </w:rPr>
        <w:t xml:space="preserve"> In clauses of purpose the form used depends on the conjunction introducing the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After the conjunctions </w:t>
      </w:r>
      <w:r>
        <w:rPr>
          <w:b/>
          <w:sz w:val="24"/>
        </w:rPr>
        <w:t>that, so that, in order that, so</w:t>
      </w:r>
      <w:r>
        <w:rPr>
          <w:sz w:val="24"/>
        </w:rPr>
        <w:t xml:space="preserve"> the quasi-subjunctive forms </w:t>
      </w:r>
      <w:r>
        <w:rPr>
          <w:i/>
          <w:sz w:val="24"/>
        </w:rPr>
        <w:t>may (might) + infinitive</w:t>
      </w:r>
      <w:r>
        <w:rPr>
          <w:sz w:val="24"/>
        </w:rPr>
        <w:t xml:space="preserve"> or </w:t>
      </w:r>
      <w:r>
        <w:rPr>
          <w:i/>
          <w:sz w:val="24"/>
        </w:rPr>
        <w:t>can (could) + infinitive</w:t>
      </w:r>
      <w:r>
        <w:rPr>
          <w:sz w:val="24"/>
        </w:rPr>
        <w:t xml:space="preserve"> are used. Only </w:t>
      </w:r>
      <w:r>
        <w:rPr>
          <w:i/>
          <w:sz w:val="24"/>
        </w:rPr>
        <w:t>might</w:t>
      </w:r>
      <w:r>
        <w:rPr>
          <w:sz w:val="24"/>
        </w:rPr>
        <w:t xml:space="preserve"> and </w:t>
      </w:r>
      <w:r>
        <w:rPr>
          <w:i/>
          <w:sz w:val="24"/>
        </w:rPr>
        <w:t>could</w:t>
      </w:r>
      <w:r>
        <w:rPr>
          <w:sz w:val="24"/>
        </w:rPr>
        <w:t xml:space="preserve"> are used if the action in the subordinate clause, though following the action in the main clause, refers to the past. But when the action refers to the present or future, both forms of each verb are possible (</w:t>
      </w:r>
      <w:r>
        <w:rPr>
          <w:i/>
          <w:sz w:val="24"/>
        </w:rPr>
        <w:t xml:space="preserve">may </w:t>
      </w:r>
      <w:r>
        <w:rPr>
          <w:sz w:val="24"/>
        </w:rPr>
        <w:t xml:space="preserve">or </w:t>
      </w:r>
      <w:r>
        <w:rPr>
          <w:i/>
          <w:sz w:val="24"/>
        </w:rPr>
        <w:t>might,</w:t>
      </w:r>
      <w:r>
        <w:rPr>
          <w:sz w:val="24"/>
        </w:rPr>
        <w:t xml:space="preserve"> </w:t>
      </w:r>
      <w:r>
        <w:rPr>
          <w:i/>
          <w:sz w:val="24"/>
        </w:rPr>
        <w:t>can</w:t>
      </w:r>
      <w:r>
        <w:rPr>
          <w:sz w:val="24"/>
        </w:rPr>
        <w:t xml:space="preserve"> or </w:t>
      </w:r>
      <w:r>
        <w:rPr>
          <w:i/>
          <w:sz w:val="24"/>
        </w:rPr>
        <w:t>could</w:t>
      </w:r>
      <w:r>
        <w:rPr>
          <w:sz w:val="24"/>
        </w:rPr>
        <w:t xml:space="preserve">).                               </w:t>
      </w:r>
    </w:p>
    <w:p>
      <w:pPr>
        <w:pStyle w:val="2"/>
        <w:rPr>
          <w:sz w:val="24"/>
        </w:rPr>
      </w:pPr>
      <w:r>
        <w:rPr>
          <w:sz w:val="24"/>
        </w:rPr>
      </w:r>
    </w:p>
    <w:p>
      <w:pPr>
        <w:pStyle w:val="2"/>
        <w:ind w:start="284" w:end="0"/>
        <w:rPr/>
      </w:pPr>
      <w:r>
        <w:rPr/>
        <w:t xml:space="preserve">I tell you this </w:t>
      </w:r>
      <w:r>
        <w:rPr>
          <w:i/>
        </w:rPr>
        <w:t>so that you may understand</w:t>
      </w:r>
      <w:r>
        <w:rPr/>
        <w:t xml:space="preserve"> the situation.</w:t>
      </w:r>
    </w:p>
    <w:p>
      <w:pPr>
        <w:pStyle w:val="Normal"/>
        <w:suppressAutoHyphens w:val="true"/>
        <w:spacing w:lineRule="auto" w:line="240"/>
        <w:ind w:firstLine="284" w:start="284" w:end="0"/>
        <w:rPr/>
      </w:pPr>
      <w:r>
        <w:rPr>
          <w:sz w:val="24"/>
        </w:rPr>
        <w:t xml:space="preserve">She left the lamp on the window-sill, </w:t>
      </w:r>
      <w:r>
        <w:rPr>
          <w:i/>
          <w:sz w:val="24"/>
        </w:rPr>
        <w:t>so that he might see</w:t>
      </w:r>
      <w:r>
        <w:rPr>
          <w:sz w:val="24"/>
        </w:rPr>
        <w:t xml:space="preserve"> it from afar.</w:t>
      </w:r>
    </w:p>
    <w:p>
      <w:pPr>
        <w:pStyle w:val="2"/>
        <w:ind w:start="284" w:end="0"/>
        <w:rPr/>
      </w:pPr>
      <w:r>
        <w:rPr/>
        <w:t xml:space="preserve">She gave him the book </w:t>
      </w:r>
      <w:r>
        <w:rPr>
          <w:i/>
        </w:rPr>
        <w:t>that he might have</w:t>
      </w:r>
      <w:r>
        <w:rPr/>
        <w:t xml:space="preserve"> something to read on the journey.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After the negative conjunction </w:t>
      </w:r>
      <w:r>
        <w:rPr>
          <w:b/>
          <w:sz w:val="24"/>
        </w:rPr>
        <w:t>lest</w:t>
      </w:r>
      <w:r>
        <w:rPr>
          <w:sz w:val="24"/>
          <w:lang w:val="ru-RU"/>
        </w:rPr>
        <w:t xml:space="preserve"> (чтобы не)</w:t>
      </w:r>
      <w:r>
        <w:rPr>
          <w:sz w:val="24"/>
        </w:rPr>
        <w:t xml:space="preserve"> </w:t>
      </w:r>
      <w:r>
        <w:rPr>
          <w:b/>
          <w:i/>
          <w:sz w:val="24"/>
        </w:rPr>
        <w:t>should + infinitive</w:t>
      </w:r>
      <w:r>
        <w:rPr>
          <w:sz w:val="24"/>
        </w:rPr>
        <w:t xml:space="preserve"> is generally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girl whispered these words </w:t>
      </w:r>
      <w:r>
        <w:rPr>
          <w:i/>
          <w:sz w:val="24"/>
        </w:rPr>
        <w:t>lest somebody should overhear</w:t>
      </w:r>
      <w:r>
        <w:rPr>
          <w:sz w:val="24"/>
        </w:rPr>
        <w:t xml:space="preserve"> her. </w:t>
      </w:r>
    </w:p>
    <w:p>
      <w:pPr>
        <w:pStyle w:val="Normal"/>
        <w:suppressAutoHyphens w:val="true"/>
        <w:spacing w:lineRule="auto" w:line="240"/>
        <w:ind w:firstLine="284" w:start="284" w:end="0"/>
        <w:rPr/>
      </w:pPr>
      <w:r>
        <w:rPr>
          <w:sz w:val="24"/>
        </w:rPr>
        <w:t xml:space="preserve">He was afraid to look behind </w:t>
      </w:r>
      <w:r>
        <w:rPr>
          <w:i/>
          <w:sz w:val="24"/>
        </w:rPr>
        <w:t>lest he should see</w:t>
      </w:r>
      <w:r>
        <w:rPr>
          <w:sz w:val="24"/>
        </w:rPr>
        <w:t xml:space="preserve"> something there which ought not to be there.</w:t>
      </w:r>
    </w:p>
    <w:p>
      <w:pPr>
        <w:pStyle w:val="Normal"/>
        <w:suppressAutoHyphens w:val="true"/>
        <w:spacing w:lineRule="auto" w:line="240"/>
        <w:ind w:firstLine="284" w:end="0"/>
        <w:rPr>
          <w:sz w:val="24"/>
        </w:rPr>
      </w:pPr>
      <w:r>
        <w:rPr>
          <w:sz w:val="24"/>
        </w:rPr>
      </w:r>
    </w:p>
    <w:p>
      <w:pPr>
        <w:pStyle w:val="Heading8"/>
        <w:rPr/>
      </w:pPr>
      <w:r>
        <w:rPr/>
        <w:t>The subjunctive mood in adverbial clauses of concession</w:t>
      </w:r>
    </w:p>
    <w:p>
      <w:pPr>
        <w:pStyle w:val="Normal"/>
        <w:rPr/>
      </w:pPr>
      <w:r>
        <w:rPr/>
      </w:r>
    </w:p>
    <w:p>
      <w:pPr>
        <w:pStyle w:val="Normal"/>
        <w:suppressAutoHyphens w:val="true"/>
        <w:spacing w:lineRule="auto" w:line="240"/>
        <w:ind w:firstLine="284" w:end="0"/>
        <w:rPr/>
      </w:pPr>
      <w:r>
        <w:rPr>
          <w:b/>
          <w:sz w:val="24"/>
        </w:rPr>
        <w:t>§ 92.</w:t>
      </w:r>
      <w:r>
        <w:rPr>
          <w:sz w:val="24"/>
        </w:rPr>
        <w:t xml:space="preserve"> Concessive clauses may either be joined to the main clause asyndetically, or else be introduced by a connective </w:t>
      </w:r>
      <w:r>
        <w:rPr>
          <w:i/>
          <w:sz w:val="24"/>
        </w:rPr>
        <w:t>(however, whoever, whatever, whenever</w:t>
      </w:r>
      <w:r>
        <w:rPr>
          <w:sz w:val="24"/>
        </w:rPr>
        <w:t xml:space="preserve">), a conjunction </w:t>
      </w:r>
      <w:r>
        <w:rPr>
          <w:i/>
          <w:sz w:val="24"/>
        </w:rPr>
        <w:t>(though, although, even if, even though)</w:t>
      </w:r>
      <w:r>
        <w:rPr>
          <w:sz w:val="24"/>
        </w:rPr>
        <w:t xml:space="preserve">; also by a phrase, such as </w:t>
      </w:r>
      <w:r>
        <w:rPr>
          <w:i/>
          <w:sz w:val="24"/>
        </w:rPr>
        <w:t>no matter how, no matter when</w:t>
      </w:r>
      <w:r>
        <w:rPr>
          <w:sz w:val="24"/>
        </w:rPr>
        <w:t>.</w:t>
      </w:r>
    </w:p>
    <w:p>
      <w:pPr>
        <w:pStyle w:val="Normal"/>
        <w:suppressAutoHyphens w:val="true"/>
        <w:spacing w:lineRule="auto" w:line="240"/>
        <w:ind w:firstLine="284" w:end="0"/>
        <w:rPr/>
      </w:pPr>
      <w:r>
        <w:rPr>
          <w:sz w:val="24"/>
        </w:rPr>
        <w:t xml:space="preserve">If the action refers to the present or future the quasi-subjunctive form </w:t>
      </w:r>
      <w:r>
        <w:rPr>
          <w:b/>
          <w:i/>
          <w:sz w:val="24"/>
        </w:rPr>
        <w:t>may + infinitive</w:t>
      </w:r>
      <w:r>
        <w:rPr>
          <w:sz w:val="24"/>
        </w:rPr>
        <w:t xml:space="preserve"> </w:t>
      </w:r>
      <w:r>
        <w:rPr>
          <w:b/>
          <w:sz w:val="24"/>
        </w:rPr>
        <w:t>or</w:t>
      </w:r>
      <w:r>
        <w:rPr>
          <w:sz w:val="24"/>
        </w:rPr>
        <w:t xml:space="preserve"> </w:t>
      </w:r>
      <w:r>
        <w:rPr>
          <w:b/>
          <w:i/>
          <w:sz w:val="24"/>
        </w:rPr>
        <w:t>present subjunctive</w:t>
      </w:r>
      <w:r>
        <w:rPr>
          <w:sz w:val="24"/>
        </w:rPr>
        <w:t xml:space="preserve"> is used in the subordinate clause. If the action refers to the past </w:t>
      </w:r>
      <w:r>
        <w:rPr>
          <w:b/>
          <w:i/>
          <w:sz w:val="24"/>
        </w:rPr>
        <w:t>may + perfect infinitive</w:t>
      </w:r>
      <w:r>
        <w:rPr>
          <w:sz w:val="24"/>
        </w:rPr>
        <w:t xml:space="preserve"> or </w:t>
      </w:r>
      <w:r>
        <w:rPr>
          <w:b/>
          <w:i/>
          <w:sz w:val="24"/>
        </w:rPr>
        <w:t>perfect continuous infinitive</w:t>
      </w:r>
      <w:r>
        <w:rPr>
          <w:sz w:val="24"/>
        </w:rPr>
        <w:t xml:space="preserve">, or </w:t>
      </w:r>
      <w:r>
        <w:rPr>
          <w:b/>
          <w:i/>
          <w:sz w:val="24"/>
        </w:rPr>
        <w:t>might + infinitive</w:t>
      </w:r>
      <w:r>
        <w:rPr>
          <w:sz w:val="24"/>
        </w:rPr>
        <w:t xml:space="preserve"> is used. Forms with </w:t>
      </w:r>
      <w:r>
        <w:rPr>
          <w:b/>
          <w:i/>
          <w:sz w:val="24"/>
        </w:rPr>
        <w:t>should + infinitive</w:t>
      </w:r>
      <w:r>
        <w:rPr>
          <w:sz w:val="24"/>
        </w:rPr>
        <w:t xml:space="preserve">, </w:t>
      </w:r>
      <w:r>
        <w:rPr>
          <w:b/>
          <w:i/>
          <w:sz w:val="24"/>
        </w:rPr>
        <w:t>would + infinitive</w:t>
      </w:r>
      <w:r>
        <w:rPr>
          <w:sz w:val="24"/>
        </w:rPr>
        <w:t>, and non-factual tense forms are also possible, though less typical.</w:t>
      </w:r>
    </w:p>
    <w:p>
      <w:pPr>
        <w:pStyle w:val="Normal"/>
        <w:suppressAutoHyphens w:val="true"/>
        <w:spacing w:lineRule="auto" w:line="240"/>
        <w:ind w:firstLine="284" w:end="0"/>
        <w:rPr>
          <w:sz w:val="24"/>
        </w:rPr>
      </w:pPr>
      <w:r>
        <w:rPr>
          <w:sz w:val="24"/>
        </w:rPr>
      </w:r>
    </w:p>
    <w:p>
      <w:pPr>
        <w:pStyle w:val="2"/>
        <w:ind w:start="284" w:end="0"/>
        <w:rPr/>
      </w:pPr>
      <w:r>
        <w:rPr/>
        <w:t xml:space="preserve">He can be right, </w:t>
      </w:r>
      <w:r>
        <w:rPr>
          <w:i/>
        </w:rPr>
        <w:t>no matter whether his arguments be convincing or not.</w:t>
      </w:r>
    </w:p>
    <w:p>
      <w:pPr>
        <w:pStyle w:val="2"/>
        <w:ind w:start="284" w:end="0"/>
        <w:rPr/>
      </w:pPr>
      <w:r>
        <w:rPr>
          <w:i/>
        </w:rPr>
        <w:t>Tired as he may be</w:t>
      </w:r>
      <w:r>
        <w:rPr/>
        <w:t xml:space="preserve"> he will always help me.</w:t>
      </w:r>
    </w:p>
    <w:p>
      <w:pPr>
        <w:pStyle w:val="2"/>
        <w:ind w:start="284" w:end="0"/>
        <w:rPr/>
      </w:pPr>
      <w:r>
        <w:rPr>
          <w:i/>
        </w:rPr>
        <w:t>Though he might have been suspicious</w:t>
      </w:r>
      <w:r>
        <w:rPr/>
        <w:t xml:space="preserve"> he gave no sign.</w:t>
      </w:r>
    </w:p>
    <w:p>
      <w:pPr>
        <w:pStyle w:val="2"/>
        <w:ind w:start="284" w:end="0"/>
        <w:rPr/>
      </w:pPr>
      <w:r>
        <w:rPr>
          <w:i/>
        </w:rPr>
        <w:t>No matter how he might try</w:t>
      </w:r>
      <w:r>
        <w:rPr/>
        <w:t xml:space="preserve"> he couldn’t do it.</w:t>
      </w:r>
    </w:p>
    <w:p>
      <w:pPr>
        <w:pStyle w:val="2"/>
        <w:ind w:start="284" w:end="0"/>
        <w:rPr/>
      </w:pPr>
      <w:r>
        <w:rPr>
          <w:i/>
        </w:rPr>
        <w:t>Much as I would like to help</w:t>
      </w:r>
      <w:r>
        <w:rPr/>
        <w:t>, I didn’t dare to interfere.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When a concessive clause is joined asyndetically, there is usually inversion. The front position is occupied by the part, that states the circumstance despite which the action in the main clause is carried out. Thus it lends a concessive meaning to the clause. In the following sentences the concessive meaning is focused on the part of the predicate: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070"/>
        <w:gridCol w:w="5912"/>
      </w:tblGrid>
      <w:tr>
        <w:trPr/>
        <w:tc>
          <w:tcPr>
            <w:tcW w:w="5070" w:type="dxa"/>
            <w:tcBorders/>
          </w:tcPr>
          <w:p>
            <w:pPr>
              <w:pStyle w:val="Normal"/>
              <w:suppressAutoHyphens w:val="true"/>
              <w:spacing w:lineRule="auto" w:line="240"/>
              <w:ind w:hanging="0" w:end="0"/>
              <w:jc w:val="start"/>
              <w:rPr/>
            </w:pPr>
            <w:r>
              <w:rPr>
                <w:i/>
                <w:sz w:val="24"/>
              </w:rPr>
              <w:t>Come what may</w:t>
            </w:r>
            <w:r>
              <w:rPr>
                <w:sz w:val="24"/>
              </w:rPr>
              <w:t xml:space="preserve">, we shall remain here. </w:t>
            </w:r>
          </w:p>
          <w:p>
            <w:pPr>
              <w:pStyle w:val="Normal"/>
              <w:suppressAutoHyphens w:val="true"/>
              <w:spacing w:lineRule="auto" w:line="240"/>
              <w:ind w:hanging="0" w:end="0"/>
              <w:jc w:val="start"/>
              <w:rPr/>
            </w:pPr>
            <w:r>
              <w:rPr>
                <w:i/>
                <w:sz w:val="24"/>
              </w:rPr>
              <w:t>Cost what it may</w:t>
            </w:r>
            <w:r>
              <w:rPr>
                <w:sz w:val="24"/>
              </w:rPr>
              <w:t xml:space="preserve">, I’ll give you the sum you ask. </w:t>
            </w:r>
          </w:p>
          <w:p>
            <w:pPr>
              <w:pStyle w:val="Normal"/>
              <w:suppressAutoHyphens w:val="true"/>
              <w:spacing w:lineRule="auto" w:line="240"/>
              <w:ind w:hanging="0" w:end="0"/>
              <w:jc w:val="start"/>
              <w:rPr/>
            </w:pPr>
            <w:r>
              <w:rPr>
                <w:i/>
                <w:sz w:val="24"/>
              </w:rPr>
              <w:t>Tired as he might be</w:t>
            </w:r>
            <w:r>
              <w:rPr>
                <w:sz w:val="24"/>
              </w:rPr>
              <w:t xml:space="preserve">, he continued his way. </w:t>
            </w:r>
          </w:p>
        </w:tc>
        <w:tc>
          <w:tcPr>
            <w:tcW w:w="5912" w:type="dxa"/>
            <w:tcBorders/>
          </w:tcPr>
          <w:p>
            <w:pPr>
              <w:pStyle w:val="Normal"/>
              <w:suppressAutoHyphens w:val="true"/>
              <w:spacing w:lineRule="auto" w:line="240"/>
              <w:ind w:hanging="0" w:end="0"/>
              <w:jc w:val="start"/>
              <w:rPr/>
            </w:pPr>
            <w:r>
              <w:rPr>
                <w:sz w:val="24"/>
              </w:rPr>
              <w:t>-</w:t>
            </w:r>
            <w:r>
              <w:rPr>
                <w:sz w:val="24"/>
                <w:lang w:val="ru-RU"/>
              </w:rPr>
              <w:t xml:space="preserve"> Чтобы ни случилось ...</w:t>
            </w:r>
            <w:r>
              <w:rPr>
                <w:sz w:val="24"/>
              </w:rPr>
              <w:t xml:space="preserve"> </w:t>
            </w:r>
          </w:p>
          <w:p>
            <w:pPr>
              <w:pStyle w:val="Normal"/>
              <w:suppressAutoHyphens w:val="true"/>
              <w:spacing w:lineRule="auto" w:line="240"/>
              <w:ind w:hanging="0" w:end="0"/>
              <w:jc w:val="start"/>
              <w:rPr/>
            </w:pPr>
            <w:r>
              <w:rPr>
                <w:sz w:val="24"/>
              </w:rPr>
              <w:t>-</w:t>
            </w:r>
            <w:r>
              <w:rPr>
                <w:sz w:val="24"/>
                <w:lang w:val="ru-RU"/>
              </w:rPr>
              <w:t xml:space="preserve"> Сколько бы это ни стоило...</w:t>
            </w:r>
            <w:r>
              <w:rPr>
                <w:sz w:val="24"/>
              </w:rPr>
              <w:t xml:space="preserve"> </w:t>
            </w:r>
          </w:p>
          <w:p>
            <w:pPr>
              <w:pStyle w:val="Normal"/>
              <w:suppressAutoHyphens w:val="true"/>
              <w:spacing w:lineRule="auto" w:line="240"/>
              <w:ind w:hanging="0" w:end="0"/>
              <w:jc w:val="start"/>
              <w:rPr>
                <w:sz w:val="24"/>
              </w:rPr>
            </w:pPr>
            <w:r>
              <w:rPr>
                <w:sz w:val="24"/>
              </w:rPr>
              <w:t>-</w:t>
            </w:r>
            <w:r>
              <w:rPr>
                <w:sz w:val="24"/>
                <w:lang w:val="ru-RU"/>
              </w:rPr>
              <w:t xml:space="preserve"> Как бы он ни устал ...</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focus of the concessive meaning may fall on the nominal or adverbial part of the clause.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6771"/>
        <w:gridCol w:w="4211"/>
      </w:tblGrid>
      <w:tr>
        <w:trPr/>
        <w:tc>
          <w:tcPr>
            <w:tcW w:w="6771" w:type="dxa"/>
            <w:tcBorders/>
          </w:tcPr>
          <w:p>
            <w:pPr>
              <w:pStyle w:val="Normal"/>
              <w:suppressAutoHyphens w:val="true"/>
              <w:spacing w:lineRule="auto" w:line="240"/>
              <w:ind w:hanging="0" w:end="0"/>
              <w:jc w:val="start"/>
              <w:rPr/>
            </w:pPr>
            <w:r>
              <w:rPr>
                <w:i/>
                <w:sz w:val="24"/>
              </w:rPr>
              <w:t>Whoever he may be</w:t>
            </w:r>
            <w:r>
              <w:rPr>
                <w:sz w:val="24"/>
              </w:rPr>
              <w:t>, he has no right to be rude.</w:t>
            </w:r>
          </w:p>
          <w:p>
            <w:pPr>
              <w:pStyle w:val="Normal"/>
              <w:suppressAutoHyphens w:val="true"/>
              <w:spacing w:lineRule="auto" w:line="240"/>
              <w:ind w:hanging="0" w:end="0"/>
              <w:jc w:val="start"/>
              <w:rPr/>
            </w:pPr>
            <w:r>
              <w:rPr>
                <w:i/>
                <w:sz w:val="24"/>
              </w:rPr>
              <w:t>Whatever you may say</w:t>
            </w:r>
            <w:r>
              <w:rPr>
                <w:sz w:val="24"/>
              </w:rPr>
              <w:t>, our decision remains</w:t>
            </w:r>
            <w:r>
              <w:rPr>
                <w:sz w:val="24"/>
                <w:lang w:val="ru-RU"/>
              </w:rPr>
              <w:t xml:space="preserve"> </w:t>
            </w:r>
            <w:r>
              <w:rPr>
                <w:sz w:val="24"/>
              </w:rPr>
              <w:t>unchanged.</w:t>
            </w:r>
          </w:p>
          <w:p>
            <w:pPr>
              <w:pStyle w:val="Normal"/>
              <w:suppressAutoHyphens w:val="true"/>
              <w:spacing w:lineRule="auto" w:line="240"/>
              <w:ind w:hanging="0" w:end="0"/>
              <w:jc w:val="start"/>
              <w:rPr/>
            </w:pPr>
            <w:r>
              <w:rPr>
                <w:i/>
                <w:sz w:val="24"/>
              </w:rPr>
              <w:t>Whichever of the two roads we may take</w:t>
            </w:r>
            <w:r>
              <w:rPr>
                <w:sz w:val="24"/>
              </w:rPr>
              <w:t>, the distance is great.</w:t>
            </w:r>
            <w:r>
              <w:rPr>
                <w:sz w:val="24"/>
                <w:lang w:val="ru-RU"/>
              </w:rPr>
              <w:t xml:space="preserve"> </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i/>
                <w:sz w:val="24"/>
              </w:rPr>
              <w:t>Wherever we might go</w:t>
            </w:r>
            <w:r>
              <w:rPr>
                <w:sz w:val="24"/>
              </w:rPr>
              <w:t>, we found the same gloomy sight.</w:t>
            </w:r>
          </w:p>
          <w:p>
            <w:pPr>
              <w:pStyle w:val="Normal"/>
              <w:suppressAutoHyphens w:val="true"/>
              <w:spacing w:lineRule="auto" w:line="240"/>
              <w:ind w:hanging="0" w:end="0"/>
              <w:jc w:val="start"/>
              <w:rPr>
                <w:sz w:val="24"/>
              </w:rPr>
            </w:pPr>
            <w:r>
              <w:rPr>
                <w:i/>
                <w:sz w:val="24"/>
              </w:rPr>
              <w:t>Whenever I may ask him a question</w:t>
            </w:r>
            <w:r>
              <w:rPr>
                <w:sz w:val="24"/>
              </w:rPr>
              <w:t>, he always has a ready answer.</w:t>
            </w:r>
            <w:r>
              <w:rPr>
                <w:sz w:val="24"/>
                <w:lang w:val="ru-RU"/>
              </w:rPr>
              <w:t xml:space="preserve"> Не</w:t>
            </w:r>
            <w:r>
              <w:rPr>
                <w:sz w:val="24"/>
              </w:rPr>
              <w:t xml:space="preserve"> will not convince us </w:t>
            </w:r>
            <w:r>
              <w:rPr>
                <w:i/>
                <w:sz w:val="24"/>
              </w:rPr>
              <w:t>however hard he   should try</w:t>
            </w:r>
            <w:r>
              <w:rPr>
                <w:sz w:val="24"/>
              </w:rPr>
              <w:t>.</w:t>
            </w:r>
            <w:r>
              <w:rPr>
                <w:sz w:val="24"/>
                <w:lang w:val="ru-RU"/>
              </w:rPr>
              <w:t xml:space="preserve"> </w:t>
            </w:r>
          </w:p>
        </w:tc>
        <w:tc>
          <w:tcPr>
            <w:tcW w:w="4211" w:type="dxa"/>
            <w:tcBorders/>
          </w:tcPr>
          <w:p>
            <w:pPr>
              <w:pStyle w:val="Normal"/>
              <w:suppressAutoHyphens w:val="true"/>
              <w:spacing w:lineRule="auto" w:line="240"/>
              <w:ind w:hanging="0" w:end="0"/>
              <w:jc w:val="start"/>
              <w:rPr/>
            </w:pPr>
            <w:r>
              <w:rPr>
                <w:sz w:val="24"/>
              </w:rPr>
              <w:t>-</w:t>
            </w:r>
            <w:r>
              <w:rPr>
                <w:sz w:val="24"/>
                <w:lang w:val="ru-RU"/>
              </w:rPr>
              <w:t xml:space="preserve"> Кто бы он ни был ... </w:t>
            </w:r>
          </w:p>
          <w:p>
            <w:pPr>
              <w:pStyle w:val="Normal"/>
              <w:suppressAutoHyphens w:val="true"/>
              <w:spacing w:lineRule="auto" w:line="240"/>
              <w:ind w:hanging="0" w:end="0"/>
              <w:jc w:val="start"/>
              <w:rPr>
                <w:sz w:val="24"/>
                <w:lang w:val="ru-RU"/>
              </w:rPr>
            </w:pPr>
            <w:r>
              <w:rPr>
                <w:sz w:val="24"/>
                <w:lang w:val="ru-RU"/>
              </w:rPr>
              <w:t>- Чтобы ты ни говорил ...</w:t>
            </w:r>
          </w:p>
          <w:p>
            <w:pPr>
              <w:pStyle w:val="Normal"/>
              <w:suppressAutoHyphens w:val="true"/>
              <w:spacing w:lineRule="auto" w:line="240"/>
              <w:ind w:hanging="0" w:end="0"/>
              <w:jc w:val="start"/>
              <w:rPr/>
            </w:pPr>
            <w:r>
              <w:rPr>
                <w:sz w:val="24"/>
              </w:rPr>
              <w:t>-</w:t>
            </w:r>
            <w:r>
              <w:rPr>
                <w:sz w:val="24"/>
                <w:lang w:val="ru-RU"/>
              </w:rPr>
              <w:t xml:space="preserve"> По какой бы из двух дорог мы ни пошли ...</w:t>
            </w:r>
          </w:p>
          <w:p>
            <w:pPr>
              <w:pStyle w:val="Normal"/>
              <w:suppressAutoHyphens w:val="true"/>
              <w:spacing w:lineRule="auto" w:line="240"/>
              <w:ind w:hanging="0" w:end="0"/>
              <w:jc w:val="start"/>
              <w:rPr/>
            </w:pPr>
            <w:r>
              <w:rPr>
                <w:sz w:val="24"/>
                <w:lang w:val="ru-RU"/>
              </w:rPr>
              <w:t>- Куда бы мы ни пошли ...</w:t>
            </w:r>
            <w:r>
              <w:rPr>
                <w:sz w:val="24"/>
              </w:rPr>
              <w:t xml:space="preserve"> </w:t>
            </w:r>
          </w:p>
          <w:p>
            <w:pPr>
              <w:pStyle w:val="Normal"/>
              <w:suppressAutoHyphens w:val="true"/>
              <w:spacing w:lineRule="auto" w:line="240"/>
              <w:ind w:hanging="0" w:end="0"/>
              <w:jc w:val="start"/>
              <w:rPr/>
            </w:pPr>
            <w:r>
              <w:rPr>
                <w:sz w:val="24"/>
              </w:rPr>
              <w:t>-</w:t>
            </w:r>
            <w:r>
              <w:rPr>
                <w:sz w:val="24"/>
                <w:lang w:val="ru-RU"/>
              </w:rPr>
              <w:t xml:space="preserve"> Когда бы я ни задал ему вопрос ...</w:t>
            </w:r>
            <w:r>
              <w:rPr>
                <w:sz w:val="24"/>
              </w:rPr>
              <w:t xml:space="preserve"> </w:t>
            </w:r>
          </w:p>
          <w:p>
            <w:pPr>
              <w:pStyle w:val="Normal"/>
              <w:suppressAutoHyphens w:val="true"/>
              <w:spacing w:lineRule="auto" w:line="240"/>
              <w:ind w:hanging="0" w:end="0"/>
              <w:jc w:val="start"/>
              <w:rPr>
                <w:sz w:val="24"/>
              </w:rPr>
            </w:pPr>
            <w:r>
              <w:rPr>
                <w:sz w:val="24"/>
              </w:rPr>
              <w:t>- ...</w:t>
            </w:r>
            <w:r>
              <w:rPr>
                <w:sz w:val="24"/>
                <w:lang w:val="ru-RU"/>
              </w:rPr>
              <w:t xml:space="preserve"> как бы сильно он ни пытался.</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Concessive clauses introduced by </w:t>
      </w:r>
      <w:r>
        <w:rPr>
          <w:i/>
          <w:sz w:val="24"/>
        </w:rPr>
        <w:t>even if, even though</w:t>
      </w:r>
      <w:r>
        <w:rPr>
          <w:sz w:val="24"/>
        </w:rPr>
        <w:t xml:space="preserve"> are built up on the same pattern as conditional clauses and the same subjunctive mood forms are used in the subordinate 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Even if it were true</w:t>
      </w:r>
      <w:r>
        <w:rPr>
          <w:sz w:val="24"/>
        </w:rPr>
        <w:t xml:space="preserve">, he couldn’t say so. </w:t>
      </w:r>
    </w:p>
    <w:p>
      <w:pPr>
        <w:pStyle w:val="Normal"/>
        <w:suppressAutoHyphens w:val="true"/>
        <w:spacing w:lineRule="auto" w:line="240"/>
        <w:ind w:firstLine="284" w:start="284" w:end="0"/>
        <w:rPr/>
      </w:pPr>
      <w:r>
        <w:rPr>
          <w:i/>
          <w:sz w:val="24"/>
        </w:rPr>
        <w:t>Even though he had proposed</w:t>
      </w:r>
      <w:r>
        <w:rPr>
          <w:sz w:val="24"/>
        </w:rPr>
        <w:t>, nothing has changed since that day.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Concessive meaning may be rendered by the indicative mood in the same patterns of clauses, if the fact despite which the action is carried out is a real 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Cold as it is</w:t>
      </w:r>
      <w:r>
        <w:rPr>
          <w:sz w:val="24"/>
        </w:rPr>
        <w:t>, we shall go out. (it is really cold)</w:t>
      </w:r>
    </w:p>
    <w:p>
      <w:pPr>
        <w:pStyle w:val="Normal"/>
        <w:suppressAutoHyphens w:val="true"/>
        <w:spacing w:lineRule="auto" w:line="240"/>
        <w:ind w:firstLine="284" w:end="0"/>
        <w:rPr/>
      </w:pPr>
      <w:r>
        <w:rPr>
          <w:i/>
          <w:sz w:val="24"/>
        </w:rPr>
        <w:t>Tired as he was</w:t>
      </w:r>
      <w:r>
        <w:rPr>
          <w:sz w:val="24"/>
        </w:rPr>
        <w:t>, he continued his work.</w:t>
      </w:r>
    </w:p>
    <w:p>
      <w:pPr>
        <w:pStyle w:val="Normal"/>
        <w:suppressAutoHyphens w:val="true"/>
        <w:spacing w:lineRule="auto" w:line="240"/>
        <w:ind w:firstLine="284" w:end="0"/>
        <w:rPr/>
      </w:pPr>
      <w:r>
        <w:rPr>
          <w:i/>
          <w:sz w:val="24"/>
        </w:rPr>
        <w:t>Though he was 36</w:t>
      </w:r>
      <w:r>
        <w:rPr>
          <w:sz w:val="24"/>
        </w:rPr>
        <w:t>, he looked very old.</w:t>
      </w:r>
    </w:p>
    <w:p>
      <w:pPr>
        <w:pStyle w:val="Normal"/>
        <w:suppressAutoHyphens w:val="true"/>
        <w:spacing w:lineRule="auto" w:line="240"/>
        <w:ind w:firstLine="284" w:end="0"/>
        <w:rPr/>
      </w:pPr>
      <w:r>
        <w:rPr>
          <w:sz w:val="24"/>
        </w:rPr>
        <w:t xml:space="preserve">It was not meant to offend you, no </w:t>
      </w:r>
      <w:r>
        <w:rPr>
          <w:i/>
          <w:sz w:val="24"/>
        </w:rPr>
        <w:t>matter how ironic it sounded</w:t>
      </w:r>
      <w:r>
        <w:rPr>
          <w:sz w:val="24"/>
        </w:rPr>
        <w:t>.</w:t>
      </w:r>
    </w:p>
    <w:p>
      <w:pPr>
        <w:pStyle w:val="Normal"/>
        <w:suppressAutoHyphens w:val="true"/>
        <w:spacing w:lineRule="auto" w:line="240"/>
        <w:ind w:firstLine="284" w:end="0"/>
        <w:rPr>
          <w:sz w:val="24"/>
        </w:rPr>
      </w:pPr>
      <w:r>
        <w:rPr>
          <w:sz w:val="24"/>
        </w:rPr>
      </w:r>
    </w:p>
    <w:p>
      <w:pPr>
        <w:pStyle w:val="Heading8"/>
        <w:rPr/>
      </w:pPr>
      <w:r>
        <w:rPr/>
        <w:t>The subjunctive mood in simple sentences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93.</w:t>
      </w:r>
      <w:r>
        <w:rPr>
          <w:sz w:val="24"/>
        </w:rPr>
        <w:t xml:space="preserve"> Besides cases when the subjunctive mood forms are used in simple sentences to express an unreal action as a consequence of an implied condition (see § 88), these forms are also used in simple sentences of the following kind: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In exclamatory sentences beginning with </w:t>
      </w:r>
      <w:r>
        <w:rPr>
          <w:b/>
          <w:sz w:val="24"/>
        </w:rPr>
        <w:t>if only</w:t>
      </w:r>
      <w:r>
        <w:rPr>
          <w:sz w:val="24"/>
        </w:rPr>
        <w:t xml:space="preserve"> to express a wish. They follow the same pattern as conditional clauses, and </w:t>
      </w:r>
      <w:r>
        <w:rPr>
          <w:i/>
          <w:sz w:val="24"/>
        </w:rPr>
        <w:t>would + infinitive, past subjunctive</w:t>
      </w:r>
      <w:r>
        <w:rPr>
          <w:sz w:val="24"/>
        </w:rPr>
        <w:t>, non-factual tense forms are used.</w:t>
      </w:r>
    </w:p>
    <w:p>
      <w:pPr>
        <w:pStyle w:val="2"/>
        <w:rPr>
          <w:sz w:val="24"/>
        </w:rPr>
      </w:pPr>
      <w:r>
        <w:rPr>
          <w:sz w:val="24"/>
        </w:rPr>
      </w:r>
    </w:p>
    <w:p>
      <w:pPr>
        <w:pStyle w:val="2"/>
        <w:ind w:start="284" w:end="0"/>
        <w:rPr>
          <w:i/>
          <w:i/>
        </w:rPr>
      </w:pPr>
      <w:r>
        <w:rPr>
          <w:i/>
        </w:rPr>
        <w:t>If only it were true!</w:t>
      </w:r>
    </w:p>
    <w:p>
      <w:pPr>
        <w:pStyle w:val="Normal"/>
        <w:suppressAutoHyphens w:val="true"/>
        <w:spacing w:lineRule="auto" w:line="240"/>
        <w:ind w:firstLine="284" w:start="284" w:end="0"/>
        <w:rPr>
          <w:i/>
          <w:i/>
          <w:sz w:val="24"/>
        </w:rPr>
      </w:pPr>
      <w:r>
        <w:rPr>
          <w:i/>
          <w:sz w:val="24"/>
        </w:rPr>
        <w:t>If only I knew what to do!</w:t>
      </w:r>
    </w:p>
    <w:p>
      <w:pPr>
        <w:pStyle w:val="Normal"/>
        <w:suppressAutoHyphens w:val="true"/>
        <w:spacing w:lineRule="auto" w:line="240"/>
        <w:ind w:firstLine="284" w:start="284" w:end="0"/>
        <w:rPr>
          <w:i/>
          <w:i/>
          <w:sz w:val="24"/>
        </w:rPr>
      </w:pPr>
      <w:r>
        <w:rPr>
          <w:i/>
          <w:sz w:val="24"/>
        </w:rPr>
        <w:t>If only I had listened to my parents!</w:t>
      </w:r>
    </w:p>
    <w:p>
      <w:pPr>
        <w:pStyle w:val="Normal"/>
        <w:suppressAutoHyphens w:val="true"/>
        <w:spacing w:lineRule="auto" w:line="240"/>
        <w:ind w:firstLine="284" w:start="284" w:end="0"/>
        <w:rPr>
          <w:i/>
          <w:i/>
          <w:sz w:val="24"/>
        </w:rPr>
      </w:pPr>
      <w:r>
        <w:rPr>
          <w:i/>
          <w:sz w:val="24"/>
        </w:rPr>
        <w:t>If only it would stop raining!</w:t>
      </w:r>
    </w:p>
    <w:p>
      <w:pPr>
        <w:pStyle w:val="Normal"/>
        <w:suppressAutoHyphens w:val="true"/>
        <w:spacing w:lineRule="auto" w:line="240"/>
        <w:ind w:firstLine="284" w:start="284" w:end="0"/>
        <w:rPr>
          <w:i/>
          <w:i/>
          <w:sz w:val="24"/>
        </w:rPr>
      </w:pPr>
      <w:r>
        <w:rPr>
          <w:i/>
          <w:sz w:val="24"/>
        </w:rPr>
        <w:t>If only we could have stopped him!</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2. In exclamatory sentences to express an emotional attitude of the speaker to real facts (surprise and disbelief). Here </w:t>
      </w:r>
      <w:r>
        <w:rPr>
          <w:i/>
          <w:sz w:val="24"/>
        </w:rPr>
        <w:t>should + infinitive</w:t>
      </w:r>
      <w:r>
        <w:rPr>
          <w:sz w:val="24"/>
        </w:rPr>
        <w:t xml:space="preserv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i/>
          <w:i/>
          <w:sz w:val="24"/>
        </w:rPr>
      </w:pPr>
      <w:r>
        <w:rPr>
          <w:i/>
          <w:sz w:val="24"/>
        </w:rPr>
        <w:t xml:space="preserve">And this should happen just on this day! </w:t>
      </w:r>
    </w:p>
    <w:p>
      <w:pPr>
        <w:pStyle w:val="Normal"/>
        <w:suppressAutoHyphens w:val="true"/>
        <w:spacing w:lineRule="auto" w:line="240"/>
        <w:ind w:firstLine="284" w:start="284" w:end="0"/>
        <w:rPr>
          <w:i/>
          <w:i/>
          <w:sz w:val="24"/>
        </w:rPr>
      </w:pPr>
      <w:r>
        <w:rPr>
          <w:i/>
          <w:sz w:val="24"/>
        </w:rPr>
        <w:t>That it should be you of all people!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3. In questions expressing astonishment or indignation the analytical form </w:t>
      </w:r>
      <w:r>
        <w:rPr>
          <w:i/>
          <w:sz w:val="24"/>
        </w:rPr>
        <w:t>should + infinitive</w:t>
      </w:r>
      <w:r>
        <w:rPr>
          <w:sz w:val="24"/>
        </w:rPr>
        <w:t xml:space="preserv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i/>
          <w:i/>
          <w:sz w:val="24"/>
        </w:rPr>
      </w:pPr>
      <w:r>
        <w:rPr>
          <w:i/>
          <w:sz w:val="24"/>
        </w:rPr>
        <w:t xml:space="preserve">Why should you and I talk about it? </w:t>
      </w:r>
    </w:p>
    <w:p>
      <w:pPr>
        <w:pStyle w:val="Normal"/>
        <w:suppressAutoHyphens w:val="true"/>
        <w:spacing w:lineRule="auto" w:line="240"/>
        <w:ind w:firstLine="284" w:start="284" w:end="0"/>
        <w:rPr>
          <w:i/>
          <w:i/>
          <w:sz w:val="24"/>
        </w:rPr>
      </w:pPr>
      <w:r>
        <w:rPr>
          <w:i/>
          <w:sz w:val="24"/>
        </w:rPr>
        <w:t xml:space="preserve">How should I know? </w:t>
      </w:r>
    </w:p>
    <w:p>
      <w:pPr>
        <w:pStyle w:val="2"/>
        <w:ind w:start="284" w:end="0"/>
        <w:rPr>
          <w:i/>
          <w:i/>
        </w:rPr>
      </w:pPr>
      <w:r>
        <w:rPr>
          <w:i/>
        </w:rPr>
        <w:t xml:space="preserve">Why should you suspect me? </w:t>
      </w:r>
    </w:p>
    <w:p>
      <w:pPr>
        <w:pStyle w:val="Normal"/>
        <w:suppressAutoHyphens w:val="true"/>
        <w:spacing w:lineRule="auto" w:line="240"/>
        <w:ind w:firstLine="284" w:start="284" w:end="0"/>
        <w:rPr>
          <w:i/>
          <w:i/>
          <w:sz w:val="24"/>
        </w:rPr>
      </w:pPr>
      <w:r>
        <w:rPr>
          <w:i/>
          <w:sz w:val="24"/>
        </w:rPr>
        <w:t>Why should you not do it?</w:t>
      </w:r>
    </w:p>
    <w:p>
      <w:pPr>
        <w:pStyle w:val="Normal"/>
        <w:suppressAutoHyphens w:val="true"/>
        <w:spacing w:lineRule="auto" w:line="240"/>
        <w:ind w:firstLine="284" w:end="0"/>
        <w:rPr>
          <w:i/>
          <w:i/>
          <w:sz w:val="24"/>
        </w:rPr>
      </w:pPr>
      <w:r>
        <w:rPr>
          <w:i/>
          <w:sz w:val="24"/>
        </w:rPr>
      </w:r>
    </w:p>
    <w:p>
      <w:pPr>
        <w:pStyle w:val="Heading8"/>
        <w:rPr/>
      </w:pPr>
      <w:r>
        <w:rPr/>
        <w:t>The traditional use of the subjunctive mood in formulaic expressions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94.</w:t>
      </w:r>
      <w:r>
        <w:rPr>
          <w:sz w:val="24"/>
        </w:rPr>
        <w:t xml:space="preserve"> These forms remained as survivals of old usage and they are used as wholes, in which no element of structure can be omitted or replaced.</w:t>
      </w:r>
    </w:p>
    <w:p>
      <w:pPr>
        <w:pStyle w:val="Normal"/>
        <w:suppressAutoHyphens w:val="true"/>
        <w:spacing w:lineRule="auto" w:line="240"/>
        <w:ind w:firstLine="284" w:end="0"/>
        <w:rPr/>
      </w:pPr>
      <w:r>
        <w:rPr>
          <w:sz w:val="24"/>
        </w:rPr>
        <w:t xml:space="preserve">Most of them have a religious origin and express a wish or a prayer: </w:t>
      </w:r>
      <w:r>
        <w:rPr>
          <w:i/>
          <w:sz w:val="24"/>
        </w:rPr>
        <w:t>God bless you! (Bless you!) God save the king! Heaven forbid! The Devil take him!</w:t>
      </w:r>
    </w:p>
    <w:p>
      <w:pPr>
        <w:pStyle w:val="Normal"/>
        <w:suppressAutoHyphens w:val="true"/>
        <w:spacing w:lineRule="auto" w:line="240"/>
        <w:ind w:firstLine="284" w:end="0"/>
        <w:rPr>
          <w:sz w:val="24"/>
        </w:rPr>
      </w:pPr>
      <w:r>
        <w:rPr>
          <w:sz w:val="24"/>
        </w:rPr>
        <w:t>In many cases, however, formulaic expressions may be expanded by variable elements (parts of the sentence or clauses), thus making productive patterns in Modern English. They vary in their meaning, although mostly express a wish. Among them are: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Forms used in slogans:</w:t>
      </w:r>
      <w:r>
        <w:rPr>
          <w:sz w:val="24"/>
        </w:rPr>
        <w:t xml:space="preserve"> </w:t>
      </w:r>
      <w:r>
        <w:rPr>
          <w:i/>
          <w:sz w:val="24"/>
        </w:rPr>
        <w:t>Long live the Army! Long live patriotism! Long live the fighters for peace! Long live heroes!;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2. </w:t>
      </w:r>
      <w:r>
        <w:rPr>
          <w:b/>
          <w:sz w:val="24"/>
        </w:rPr>
        <w:t>Forms used in oaths, curses, and imprecations:</w:t>
      </w:r>
      <w:r>
        <w:rPr>
          <w:sz w:val="24"/>
        </w:rPr>
        <w:t xml:space="preserve"> </w:t>
      </w:r>
      <w:r>
        <w:rPr>
          <w:i/>
          <w:sz w:val="24"/>
        </w:rPr>
        <w:t xml:space="preserve">Manners be hanged! Confound </w:t>
      </w:r>
      <w:r>
        <w:rPr>
          <w:sz w:val="24"/>
        </w:rPr>
        <w:t xml:space="preserve">your ideas! </w:t>
      </w:r>
      <w:r>
        <w:rPr>
          <w:i/>
          <w:sz w:val="24"/>
        </w:rPr>
        <w:t xml:space="preserve">Confound </w:t>
      </w:r>
      <w:r>
        <w:rPr>
          <w:sz w:val="24"/>
        </w:rPr>
        <w:t>the politics!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4219"/>
        <w:gridCol w:w="6763"/>
      </w:tblGrid>
      <w:tr>
        <w:trPr/>
        <w:tc>
          <w:tcPr>
            <w:tcW w:w="4219" w:type="dxa"/>
            <w:tcBorders/>
          </w:tcPr>
          <w:p>
            <w:pPr>
              <w:pStyle w:val="Normal"/>
              <w:suppressAutoHyphens w:val="true"/>
              <w:spacing w:lineRule="auto" w:line="240"/>
              <w:ind w:hanging="0" w:end="0"/>
              <w:jc w:val="start"/>
              <w:rPr/>
            </w:pPr>
            <w:r>
              <w:rPr>
                <w:i/>
                <w:sz w:val="24"/>
              </w:rPr>
              <w:t>Far be it from me</w:t>
            </w:r>
            <w:r>
              <w:rPr>
                <w:sz w:val="24"/>
              </w:rPr>
              <w:t xml:space="preserve"> to spoil the fan! </w:t>
            </w:r>
          </w:p>
          <w:p>
            <w:pPr>
              <w:pStyle w:val="Normal"/>
              <w:suppressAutoHyphens w:val="true"/>
              <w:spacing w:lineRule="auto" w:line="240"/>
              <w:ind w:hanging="0" w:end="0"/>
              <w:jc w:val="start"/>
              <w:rPr/>
            </w:pPr>
            <w:r>
              <w:rPr>
                <w:i/>
                <w:sz w:val="24"/>
              </w:rPr>
              <w:t>Far be it from me</w:t>
            </w:r>
            <w:r>
              <w:rPr>
                <w:sz w:val="24"/>
              </w:rPr>
              <w:t xml:space="preserve"> to conceal the truth! </w:t>
            </w:r>
          </w:p>
          <w:p>
            <w:pPr>
              <w:pStyle w:val="Normal"/>
              <w:suppressAutoHyphens w:val="true"/>
              <w:spacing w:lineRule="auto" w:line="240"/>
              <w:ind w:hanging="0" w:end="0"/>
              <w:jc w:val="start"/>
              <w:rPr/>
            </w:pPr>
            <w:r>
              <w:rPr>
                <w:i/>
                <w:sz w:val="24"/>
              </w:rPr>
              <w:t>Far be it from me</w:t>
            </w:r>
            <w:r>
              <w:rPr>
                <w:sz w:val="24"/>
              </w:rPr>
              <w:t xml:space="preserve"> to argue with you! </w:t>
            </w:r>
          </w:p>
          <w:p>
            <w:pPr>
              <w:pStyle w:val="Normal"/>
              <w:suppressAutoHyphens w:val="true"/>
              <w:spacing w:lineRule="auto" w:line="240"/>
              <w:ind w:hanging="0" w:end="0"/>
              <w:jc w:val="start"/>
              <w:rPr/>
            </w:pPr>
            <w:r>
              <w:rPr>
                <w:i/>
                <w:sz w:val="24"/>
              </w:rPr>
              <w:t>Far be it from me</w:t>
            </w:r>
            <w:r>
              <w:rPr>
                <w:sz w:val="24"/>
              </w:rPr>
              <w:t xml:space="preserve"> to talk back! </w:t>
            </w:r>
          </w:p>
        </w:tc>
        <w:tc>
          <w:tcPr>
            <w:tcW w:w="6763" w:type="dxa"/>
            <w:tcBorders/>
          </w:tcPr>
          <w:p>
            <w:pPr>
              <w:pStyle w:val="Normal"/>
              <w:suppressAutoHyphens w:val="true"/>
              <w:spacing w:lineRule="auto" w:line="240"/>
              <w:ind w:hanging="0" w:end="0"/>
              <w:jc w:val="start"/>
              <w:rPr/>
            </w:pPr>
            <w:r>
              <w:rPr>
                <w:sz w:val="24"/>
                <w:lang w:val="ru-RU"/>
              </w:rPr>
              <w:t>- Чтобы я хотел испортить вам настроение!</w:t>
            </w:r>
            <w:r>
              <w:rPr>
                <w:sz w:val="24"/>
              </w:rPr>
              <w:t xml:space="preserve"> </w:t>
            </w:r>
          </w:p>
          <w:p>
            <w:pPr>
              <w:pStyle w:val="Normal"/>
              <w:suppressAutoHyphens w:val="true"/>
              <w:spacing w:lineRule="auto" w:line="240"/>
              <w:ind w:hanging="0" w:end="0"/>
              <w:jc w:val="start"/>
              <w:rPr>
                <w:sz w:val="24"/>
                <w:lang w:val="ru-RU"/>
              </w:rPr>
            </w:pPr>
            <w:r>
              <w:rPr>
                <w:sz w:val="24"/>
              </w:rPr>
              <w:t>-</w:t>
            </w:r>
            <w:r>
              <w:rPr>
                <w:sz w:val="24"/>
                <w:lang w:val="ru-RU"/>
              </w:rPr>
              <w:t xml:space="preserve"> Чтобы я скрывал правду!</w:t>
            </w:r>
            <w:r>
              <w:rPr>
                <w:sz w:val="24"/>
              </w:rPr>
              <w:t xml:space="preserve"> </w:t>
            </w:r>
          </w:p>
          <w:p>
            <w:pPr>
              <w:pStyle w:val="Normal"/>
              <w:suppressAutoHyphens w:val="true"/>
              <w:spacing w:lineRule="auto" w:line="240"/>
              <w:ind w:hanging="0" w:end="0"/>
              <w:jc w:val="start"/>
              <w:rPr/>
            </w:pPr>
            <w:r>
              <w:rPr>
                <w:sz w:val="24"/>
              </w:rPr>
              <w:t>-</w:t>
            </w:r>
            <w:r>
              <w:rPr>
                <w:sz w:val="24"/>
                <w:lang w:val="ru-RU"/>
              </w:rPr>
              <w:t xml:space="preserve"> Чтобы я стал спорить!</w:t>
            </w:r>
          </w:p>
          <w:p>
            <w:pPr>
              <w:pStyle w:val="Normal"/>
              <w:suppressAutoHyphens w:val="true"/>
              <w:spacing w:lineRule="auto" w:line="240"/>
              <w:ind w:hanging="0" w:end="0"/>
              <w:jc w:val="start"/>
              <w:rPr>
                <w:sz w:val="24"/>
              </w:rPr>
            </w:pPr>
            <w:r>
              <w:rPr>
                <w:sz w:val="24"/>
              </w:rPr>
              <w:t>-</w:t>
            </w:r>
            <w:r>
              <w:rPr>
                <w:sz w:val="24"/>
                <w:lang w:val="ru-RU"/>
              </w:rPr>
              <w:t xml:space="preserve"> Чтобы я грубил!</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Forms with </w:t>
      </w:r>
      <w:r>
        <w:rPr>
          <w:i/>
          <w:sz w:val="24"/>
        </w:rPr>
        <w:t>may + infinitive</w:t>
      </w:r>
      <w:r>
        <w:rPr>
          <w:sz w:val="24"/>
        </w:rPr>
        <w:t>, unlike modern forms with the same verb, retain the old word order: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i/>
          <w:i/>
          <w:sz w:val="24"/>
        </w:rPr>
      </w:pPr>
      <w:r>
        <w:rPr>
          <w:i/>
          <w:sz w:val="24"/>
        </w:rPr>
        <w:t>May success attend you! May you be happy! May he win!</w:t>
      </w:r>
    </w:p>
    <w:p>
      <w:pPr>
        <w:pStyle w:val="Normal"/>
        <w:suppressAutoHyphens w:val="true"/>
        <w:spacing w:lineRule="auto" w:line="240"/>
        <w:ind w:firstLine="284" w:end="0"/>
        <w:rPr>
          <w:i/>
          <w:i/>
          <w:sz w:val="24"/>
        </w:rPr>
      </w:pPr>
      <w:r>
        <w:rPr>
          <w:i/>
          <w:sz w:val="24"/>
        </w:rPr>
      </w:r>
    </w:p>
    <w:p>
      <w:pPr>
        <w:pStyle w:val="2"/>
        <w:rPr/>
      </w:pPr>
      <w:r>
        <w:rPr/>
        <w:t xml:space="preserve">The subjunctive mood forms with </w:t>
      </w:r>
      <w:r>
        <w:rPr>
          <w:i/>
        </w:rPr>
        <w:t>had better, had best, would rather, would sooner</w:t>
      </w:r>
      <w:r>
        <w:rPr/>
        <w:t xml:space="preserve"> are used in sentences denoting wish, admonition, preference, advice. Very often they are used in a contracted form: </w:t>
      </w:r>
      <w:r>
        <w:rPr>
          <w:i/>
        </w:rPr>
        <w:t>You’d better</w:t>
      </w:r>
      <w:r>
        <w:rPr/>
        <w:t xml:space="preserve"> go at once. </w:t>
      </w:r>
      <w:r>
        <w:rPr>
          <w:i/>
        </w:rPr>
        <w:t>You had best</w:t>
      </w:r>
      <w:r>
        <w:rPr/>
        <w:t xml:space="preserve"> take note of my direction if you wish to make sure of it.</w:t>
      </w:r>
    </w:p>
    <w:p>
      <w:pPr>
        <w:pStyle w:val="2"/>
        <w:rPr/>
      </w:pPr>
      <w:r>
        <w:rPr/>
        <w:t>Formulaic expressions with concessive meaning are used in complex sentences as concessive clauses:</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85">
                <wp:simplePos x="0" y="0"/>
                <wp:positionH relativeFrom="column">
                  <wp:posOffset>1377315</wp:posOffset>
                </wp:positionH>
                <wp:positionV relativeFrom="paragraph">
                  <wp:posOffset>120015</wp:posOffset>
                </wp:positionV>
                <wp:extent cx="182880" cy="731520"/>
                <wp:effectExtent l="0" t="5080" r="635" b="5715"/>
                <wp:wrapNone/>
                <wp:docPr id="68" name=""/>
                <a:graphic xmlns:a="http://schemas.openxmlformats.org/drawingml/2006/main">
                  <a:graphicData uri="http://schemas.microsoft.com/office/word/2010/wordprocessingShape">
                    <wps:wsp>
                      <wps:cNvSpPr/>
                      <wps:spPr>
                        <a:xfrm>
                          <a:off x="0" y="0"/>
                          <a:ext cx="182880" cy="731520"/>
                        </a:xfrm>
                        <a:custGeom>
                          <a:avLst/>
                          <a:gdLst>
                            <a:gd name="textAreaLeft" fmla="*/ 0 w 103680"/>
                            <a:gd name="textAreaRight" fmla="*/ 37440 w 103680"/>
                            <a:gd name="textAreaTop" fmla="*/ 10800 h 414720"/>
                            <a:gd name="textAreaBottom" fmla="*/ 403920 h 4147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8.45pt;margin-top:9.45pt;width:14.35pt;height:57.55pt;mso-wrap-style:none;v-text-anchor:middle" type="_x0000_t88">
                <v:fill o:detectmouseclick="t" on="false"/>
                <v:stroke color="black" weight="9360" joinstyle="miter" endcap="flat"/>
                <w10:wrap type="none"/>
              </v:shape>
            </w:pict>
          </mc:Fallback>
        </mc:AlternateContent>
      </w:r>
    </w:p>
    <w:tbl>
      <w:tblPr>
        <w:tblW w:w="10590" w:type="dxa"/>
        <w:jc w:val="start"/>
        <w:tblInd w:w="392" w:type="dxa"/>
        <w:tblLayout w:type="fixed"/>
        <w:tblCellMar>
          <w:top w:w="0" w:type="dxa"/>
          <w:start w:w="108" w:type="dxa"/>
          <w:bottom w:w="0" w:type="dxa"/>
          <w:end w:w="108" w:type="dxa"/>
        </w:tblCellMar>
      </w:tblPr>
      <w:tblGrid>
        <w:gridCol w:w="2268"/>
        <w:gridCol w:w="8322"/>
      </w:tblGrid>
      <w:tr>
        <w:trPr/>
        <w:tc>
          <w:tcPr>
            <w:tcW w:w="2268" w:type="dxa"/>
            <w:tcBorders/>
          </w:tcPr>
          <w:p>
            <w:pPr>
              <w:pStyle w:val="Normal"/>
              <w:suppressAutoHyphens w:val="true"/>
              <w:spacing w:lineRule="auto" w:line="240"/>
              <w:ind w:hanging="0" w:end="0"/>
              <w:jc w:val="start"/>
              <w:rPr/>
            </w:pPr>
            <w:r>
              <w:rPr>
                <w:sz w:val="24"/>
              </w:rPr>
              <w:t xml:space="preserve">Happen what may, </w:t>
            </w:r>
          </w:p>
          <w:p>
            <w:pPr>
              <w:pStyle w:val="Normal"/>
              <w:suppressAutoHyphens w:val="true"/>
              <w:spacing w:lineRule="auto" w:line="240"/>
              <w:ind w:hanging="0" w:end="0"/>
              <w:jc w:val="start"/>
              <w:rPr>
                <w:sz w:val="24"/>
              </w:rPr>
            </w:pPr>
            <w:r>
              <w:rPr>
                <w:sz w:val="24"/>
              </w:rPr>
              <w:t xml:space="preserve">Come what will, </w:t>
            </w:r>
          </w:p>
          <w:p>
            <w:pPr>
              <w:pStyle w:val="Normal"/>
              <w:suppressAutoHyphens w:val="true"/>
              <w:spacing w:lineRule="auto" w:line="240"/>
              <w:ind w:hanging="0" w:end="0"/>
              <w:jc w:val="start"/>
              <w:rPr>
                <w:sz w:val="24"/>
              </w:rPr>
            </w:pPr>
            <w:r>
              <w:rPr>
                <w:sz w:val="24"/>
              </w:rPr>
              <w:t xml:space="preserve">Come what may,   </w:t>
            </w:r>
          </w:p>
          <w:p>
            <w:pPr>
              <w:pStyle w:val="Normal"/>
              <w:suppressAutoHyphens w:val="true"/>
              <w:spacing w:lineRule="auto" w:line="240"/>
              <w:ind w:hanging="0" w:end="0"/>
              <w:jc w:val="start"/>
              <w:rPr>
                <w:sz w:val="24"/>
              </w:rPr>
            </w:pPr>
            <w:r>
              <w:rPr>
                <w:sz w:val="24"/>
              </w:rPr>
              <w:t xml:space="preserve">Cost what it may, </w:t>
            </w:r>
          </w:p>
        </w:tc>
        <w:tc>
          <w:tcPr>
            <w:tcW w:w="8322"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we shall not yield.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formulaic expression </w:t>
      </w:r>
      <w:r>
        <w:rPr>
          <w:i/>
          <w:sz w:val="24"/>
        </w:rPr>
        <w:t>as it were</w:t>
      </w:r>
      <w:r>
        <w:rPr>
          <w:sz w:val="24"/>
          <w:lang w:val="ru-RU"/>
        </w:rPr>
        <w:t xml:space="preserve"> (так сказать)</w:t>
      </w:r>
      <w:r>
        <w:rPr>
          <w:sz w:val="24"/>
        </w:rPr>
        <w:t xml:space="preserve"> is used as parenthesis, emphasizing that the content of the sentence is highly figurative or non-real: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 there is, </w:t>
      </w:r>
      <w:r>
        <w:rPr>
          <w:i/>
          <w:sz w:val="24"/>
        </w:rPr>
        <w:t>as it were</w:t>
      </w:r>
      <w:r>
        <w:rPr>
          <w:sz w:val="24"/>
        </w:rPr>
        <w:t>, a transparent barrier between myself and strong emotion.</w:t>
      </w:r>
    </w:p>
    <w:tbl>
      <w:tblPr>
        <w:tblW w:w="10773" w:type="dxa"/>
        <w:jc w:val="start"/>
        <w:tblInd w:w="40" w:type="dxa"/>
        <w:tblLayout w:type="fixed"/>
        <w:tblCellMar>
          <w:top w:w="0" w:type="dxa"/>
          <w:start w:w="40" w:type="dxa"/>
          <w:bottom w:w="0" w:type="dxa"/>
          <w:end w:w="40" w:type="dxa"/>
        </w:tblCellMar>
      </w:tblPr>
      <w:tblGrid>
        <w:gridCol w:w="2410"/>
        <w:gridCol w:w="2835"/>
        <w:gridCol w:w="2977"/>
        <w:gridCol w:w="2551"/>
      </w:tblGrid>
      <w:tr>
        <w:trPr>
          <w:trHeight w:val="800" w:hRule="exact"/>
        </w:trPr>
        <w:tc>
          <w:tcPr>
            <w:tcW w:w="10773" w:type="dxa"/>
            <w:gridSpan w:val="4"/>
            <w:tcBorders>
              <w:bottom w:val="single" w:sz="6" w:space="0" w:color="000000"/>
            </w:tcBorders>
          </w:tcPr>
          <w:p>
            <w:pPr>
              <w:pStyle w:val="Normal"/>
              <w:suppressAutoHyphens w:val="true"/>
              <w:spacing w:lineRule="auto" w:line="240"/>
              <w:ind w:firstLine="284" w:end="0"/>
              <w:rPr/>
            </w:pPr>
            <w:r>
              <w:rPr>
                <w:sz w:val="24"/>
              </w:rPr>
              <w:t xml:space="preserve">He is my best friend, my second self, </w:t>
            </w:r>
            <w:r>
              <w:rPr>
                <w:i/>
                <w:sz w:val="24"/>
              </w:rPr>
              <w:t>as it were.</w:t>
            </w:r>
            <w:r>
              <w:rPr>
                <w:sz w:val="24"/>
              </w:rPr>
              <w:t xml:space="preserve"> </w:t>
            </w:r>
          </w:p>
          <w:p>
            <w:pPr>
              <w:pStyle w:val="Normal"/>
              <w:suppressAutoHyphens w:val="true"/>
              <w:spacing w:lineRule="auto" w:line="240"/>
              <w:ind w:firstLine="284" w:end="0"/>
              <w:jc w:val="end"/>
              <w:rPr>
                <w:sz w:val="24"/>
              </w:rPr>
            </w:pPr>
            <w:r>
              <w:rPr>
                <w:sz w:val="24"/>
              </w:rPr>
              <w:t xml:space="preserve">Table III </w:t>
            </w:r>
          </w:p>
          <w:p>
            <w:pPr>
              <w:pStyle w:val="Normal"/>
              <w:suppressAutoHyphens w:val="true"/>
              <w:spacing w:lineRule="auto" w:line="240"/>
              <w:ind w:firstLine="284" w:end="0"/>
              <w:jc w:val="center"/>
              <w:rPr>
                <w:b/>
              </w:rPr>
            </w:pPr>
            <w:r>
              <w:rPr>
                <w:b/>
              </w:rPr>
              <w:t>The subjunctive mood forms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sz w:val="24"/>
              </w:rPr>
            </w:pPr>
            <w:r>
              <w:rPr>
                <w:sz w:val="24"/>
              </w:rPr>
            </w:r>
          </w:p>
        </w:tc>
      </w:tr>
      <w:tr>
        <w:trPr/>
        <w:tc>
          <w:tcPr>
            <w:tcW w:w="2410"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Types of Sentences</w:t>
            </w:r>
          </w:p>
          <w:p>
            <w:pPr>
              <w:pStyle w:val="Normal"/>
              <w:suppressAutoHyphens w:val="true"/>
              <w:spacing w:lineRule="auto" w:line="240"/>
              <w:ind w:hanging="0" w:end="0"/>
              <w:jc w:val="center"/>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Synthetic Forms</w:t>
            </w:r>
          </w:p>
          <w:p>
            <w:pPr>
              <w:pStyle w:val="Normal"/>
              <w:suppressAutoHyphens w:val="true"/>
              <w:spacing w:lineRule="auto" w:line="240"/>
              <w:ind w:hanging="0" w:end="0"/>
              <w:jc w:val="center"/>
              <w:rPr/>
            </w:pPr>
            <w:r>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Analytical Forms</w:t>
            </w:r>
          </w:p>
          <w:p>
            <w:pPr>
              <w:pStyle w:val="Normal"/>
              <w:suppressAutoHyphens w:val="true"/>
              <w:spacing w:lineRule="auto" w:line="240"/>
              <w:ind w:hanging="0" w:end="0"/>
              <w:jc w:val="center"/>
              <w:rPr/>
            </w:pPr>
            <w:r>
              <w:rPr/>
            </w:r>
          </w:p>
        </w:tc>
        <w:tc>
          <w:tcPr>
            <w:tcW w:w="2551" w:type="dxa"/>
            <w:tcBorders>
              <w:top w:val="single" w:sz="6" w:space="0" w:color="000000"/>
              <w:start w:val="single" w:sz="6" w:space="0" w:color="000000"/>
              <w:bottom w:val="single" w:sz="6" w:space="0" w:color="000000"/>
            </w:tcBorders>
          </w:tcPr>
          <w:p>
            <w:pPr>
              <w:pStyle w:val="Normal"/>
              <w:suppressAutoHyphens w:val="true"/>
              <w:spacing w:lineRule="auto" w:line="240"/>
              <w:ind w:hanging="0" w:end="0"/>
              <w:jc w:val="center"/>
              <w:rPr/>
            </w:pPr>
            <w:r>
              <w:rPr/>
              <w:t>Non-Factual</w:t>
            </w:r>
          </w:p>
          <w:p>
            <w:pPr>
              <w:pStyle w:val="Normal"/>
              <w:suppressAutoHyphens w:val="true"/>
              <w:spacing w:lineRule="auto" w:line="240"/>
              <w:ind w:hanging="0" w:end="0"/>
              <w:jc w:val="center"/>
              <w:rPr/>
            </w:pPr>
            <w:r>
              <w:rPr/>
              <w:t>Tense Forms</w:t>
            </w:r>
          </w:p>
        </w:tc>
      </w:tr>
      <w:tr>
        <w:trPr/>
        <w:tc>
          <w:tcPr>
            <w:tcW w:w="2410"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Simple sentence</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Ideas be hanged! </w:t>
            </w:r>
          </w:p>
          <w:p>
            <w:pPr>
              <w:pStyle w:val="Normal"/>
              <w:suppressAutoHyphens w:val="true"/>
              <w:spacing w:lineRule="auto" w:line="240"/>
              <w:ind w:hanging="0" w:end="0"/>
              <w:jc w:val="start"/>
              <w:rPr/>
            </w:pPr>
            <w:r>
              <w:rPr/>
              <w:t>If only that were true!</w:t>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May it come true! </w:t>
            </w:r>
          </w:p>
          <w:p>
            <w:pPr>
              <w:pStyle w:val="Normal"/>
              <w:suppressAutoHyphens w:val="true"/>
              <w:spacing w:lineRule="auto" w:line="240"/>
              <w:ind w:hanging="0" w:end="0"/>
              <w:jc w:val="start"/>
              <w:rPr/>
            </w:pPr>
            <w:r>
              <w:rPr/>
              <w:t>I should like to see this film.</w:t>
            </w:r>
          </w:p>
        </w:tc>
        <w:tc>
          <w:tcPr>
            <w:tcW w:w="2551" w:type="dxa"/>
            <w:tcBorders>
              <w:top w:val="single" w:sz="6" w:space="0" w:color="000000"/>
              <w:start w:val="single" w:sz="6" w:space="0" w:color="000000"/>
              <w:bottom w:val="single" w:sz="6" w:space="0" w:color="000000"/>
            </w:tcBorders>
          </w:tcPr>
          <w:p>
            <w:pPr>
              <w:pStyle w:val="Normal"/>
              <w:suppressAutoHyphens w:val="true"/>
              <w:spacing w:lineRule="auto" w:line="240"/>
              <w:ind w:hanging="0" w:end="0"/>
              <w:jc w:val="start"/>
              <w:rPr/>
            </w:pPr>
            <w:r>
              <w:rPr/>
              <w:t>If I only knew!</w:t>
            </w:r>
          </w:p>
          <w:p>
            <w:pPr>
              <w:pStyle w:val="Normal"/>
              <w:suppressAutoHyphens w:val="true"/>
              <w:spacing w:lineRule="auto" w:line="240"/>
              <w:ind w:hanging="0" w:end="0"/>
              <w:jc w:val="start"/>
              <w:rPr/>
            </w:pPr>
            <w:r>
              <w:rPr/>
            </w:r>
          </w:p>
        </w:tc>
      </w:tr>
      <w:tr>
        <w:trPr/>
        <w:tc>
          <w:tcPr>
            <w:tcW w:w="2410"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Complex sentence with a subject clause</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It is required that all be present.</w:t>
            </w:r>
          </w:p>
          <w:p>
            <w:pPr>
              <w:pStyle w:val="Normal"/>
              <w:suppressAutoHyphens w:val="true"/>
              <w:spacing w:lineRule="auto" w:line="240"/>
              <w:ind w:hanging="0" w:end="0"/>
              <w:jc w:val="start"/>
              <w:rPr/>
            </w:pPr>
            <w:r>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It is important that all should come. </w:t>
            </w:r>
          </w:p>
          <w:p>
            <w:pPr>
              <w:pStyle w:val="Normal"/>
              <w:suppressAutoHyphens w:val="true"/>
              <w:spacing w:lineRule="auto" w:line="240"/>
              <w:ind w:hanging="0" w:end="0"/>
              <w:jc w:val="start"/>
              <w:rPr/>
            </w:pPr>
            <w:r>
              <w:rPr/>
              <w:t>It is likely he may come.</w:t>
            </w:r>
          </w:p>
        </w:tc>
        <w:tc>
          <w:tcPr>
            <w:tcW w:w="2551" w:type="dxa"/>
            <w:tcBorders>
              <w:top w:val="single" w:sz="6" w:space="0" w:color="000000"/>
              <w:start w:val="single" w:sz="6" w:space="0" w:color="000000"/>
              <w:bottom w:val="single" w:sz="6" w:space="0" w:color="000000"/>
            </w:tcBorders>
          </w:tcPr>
          <w:p>
            <w:pPr>
              <w:pStyle w:val="Normal"/>
              <w:suppressAutoHyphens w:val="true"/>
              <w:spacing w:lineRule="auto" w:line="240"/>
              <w:ind w:hanging="0" w:end="0"/>
              <w:jc w:val="start"/>
              <w:rPr/>
            </w:pPr>
            <w:r>
              <w:rPr/>
              <w:t>It is time the boy came.</w:t>
            </w:r>
          </w:p>
          <w:p>
            <w:pPr>
              <w:pStyle w:val="Normal"/>
              <w:suppressAutoHyphens w:val="true"/>
              <w:spacing w:lineRule="auto" w:line="240"/>
              <w:ind w:hanging="0" w:end="0"/>
              <w:jc w:val="start"/>
              <w:rPr/>
            </w:pPr>
            <w:r>
              <w:rPr/>
            </w:r>
          </w:p>
        </w:tc>
      </w:tr>
      <w:tr>
        <w:trPr/>
        <w:tc>
          <w:tcPr>
            <w:tcW w:w="2410"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Complex sentence with a predicative clause</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He looks as if he were surprised.</w:t>
            </w:r>
          </w:p>
          <w:p>
            <w:pPr>
              <w:pStyle w:val="Normal"/>
              <w:suppressAutoHyphens w:val="true"/>
              <w:spacing w:lineRule="auto" w:line="240"/>
              <w:ind w:hanging="0" w:end="0"/>
              <w:jc w:val="start"/>
              <w:rPr/>
            </w:pPr>
            <w:r>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It looks as if the weather may change. </w:t>
            </w:r>
          </w:p>
          <w:p>
            <w:pPr>
              <w:pStyle w:val="Normal"/>
              <w:suppressAutoHyphens w:val="true"/>
              <w:spacing w:lineRule="auto" w:line="240"/>
              <w:ind w:hanging="0" w:end="0"/>
              <w:jc w:val="start"/>
              <w:rPr/>
            </w:pPr>
            <w:r>
              <w:rPr/>
              <w:t>The order is that we should move.</w:t>
            </w:r>
          </w:p>
        </w:tc>
        <w:tc>
          <w:tcPr>
            <w:tcW w:w="2551" w:type="dxa"/>
            <w:tcBorders>
              <w:top w:val="single" w:sz="6" w:space="0" w:color="000000"/>
              <w:start w:val="single" w:sz="6" w:space="0" w:color="000000"/>
              <w:bottom w:val="single" w:sz="6" w:space="0" w:color="000000"/>
            </w:tcBorders>
          </w:tcPr>
          <w:p>
            <w:pPr>
              <w:pStyle w:val="Normal"/>
              <w:suppressAutoHyphens w:val="true"/>
              <w:spacing w:lineRule="auto" w:line="240"/>
              <w:ind w:hanging="0" w:end="0"/>
              <w:jc w:val="start"/>
              <w:rPr/>
            </w:pPr>
            <w:r>
              <w:rPr/>
              <w:t>It seems as if every</w:t>
              <w:softHyphen/>
              <w:t xml:space="preserve">body knew. </w:t>
            </w:r>
          </w:p>
          <w:p>
            <w:pPr>
              <w:pStyle w:val="Normal"/>
              <w:suppressAutoHyphens w:val="true"/>
              <w:spacing w:lineRule="auto" w:line="240"/>
              <w:ind w:hanging="0" w:end="0"/>
              <w:jc w:val="start"/>
              <w:rPr/>
            </w:pPr>
            <w:r>
              <w:rPr/>
              <w:t>It looks as if he had known it long ago.</w:t>
            </w:r>
          </w:p>
        </w:tc>
      </w:tr>
      <w:tr>
        <w:trPr/>
        <w:tc>
          <w:tcPr>
            <w:tcW w:w="2410" w:type="dxa"/>
            <w:tcBorders>
              <w:top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Complex sentence with an appositive clause</w:t>
            </w:r>
          </w:p>
        </w:tc>
        <w:tc>
          <w:tcPr>
            <w:tcW w:w="2835" w:type="dxa"/>
            <w:tcBorders>
              <w:top w:val="single" w:sz="6" w:space="0" w:color="000000"/>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The order that we should move surprised us.</w:t>
            </w:r>
          </w:p>
        </w:tc>
        <w:tc>
          <w:tcPr>
            <w:tcW w:w="2551" w:type="dxa"/>
            <w:tcBorders>
              <w:top w:val="single" w:sz="6" w:space="0" w:color="000000"/>
              <w:start w:val="single" w:sz="6" w:space="0" w:color="000000"/>
              <w:bottom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c>
          <w:tcPr>
            <w:tcW w:w="2410" w:type="dxa"/>
            <w:tcBorders>
              <w:top w:val="single" w:sz="6" w:space="0" w:color="000000"/>
              <w:end w:val="single" w:sz="6" w:space="0" w:color="000000"/>
            </w:tcBorders>
          </w:tcPr>
          <w:p>
            <w:pPr>
              <w:pStyle w:val="Normal"/>
              <w:suppressAutoHyphens w:val="true"/>
              <w:spacing w:lineRule="auto" w:line="240"/>
              <w:ind w:hanging="0" w:end="0"/>
              <w:jc w:val="start"/>
              <w:rPr>
                <w:lang w:val="ru-RU"/>
              </w:rPr>
            </w:pPr>
            <w:r>
              <w:rPr/>
              <w:t>Complex sentence with an object clause</w:t>
            </w:r>
          </w:p>
          <w:p>
            <w:pPr>
              <w:pStyle w:val="Normal"/>
              <w:suppressAutoHyphens w:val="true"/>
              <w:spacing w:lineRule="auto" w:line="240"/>
              <w:ind w:hanging="0" w:end="0"/>
              <w:jc w:val="start"/>
              <w:rPr>
                <w:lang w:val="ru-RU"/>
              </w:rPr>
            </w:pPr>
            <w:r>
              <w:rPr>
                <w:lang w:val="ru-RU"/>
              </w:rPr>
            </w:r>
          </w:p>
        </w:tc>
        <w:tc>
          <w:tcPr>
            <w:tcW w:w="2835"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 wish he were here.</w:t>
            </w:r>
          </w:p>
          <w:p>
            <w:pPr>
              <w:pStyle w:val="Normal"/>
              <w:suppressAutoHyphens w:val="true"/>
              <w:spacing w:lineRule="auto" w:line="240"/>
              <w:ind w:hanging="0" w:end="0"/>
              <w:jc w:val="start"/>
              <w:rPr/>
            </w:pPr>
            <w:r>
              <w:rPr/>
            </w:r>
          </w:p>
        </w:tc>
        <w:tc>
          <w:tcPr>
            <w:tcW w:w="2977"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 xml:space="preserve">He ordered that we should come. </w:t>
            </w:r>
          </w:p>
          <w:p>
            <w:pPr>
              <w:pStyle w:val="Normal"/>
              <w:suppressAutoHyphens w:val="true"/>
              <w:spacing w:lineRule="auto" w:line="240"/>
              <w:ind w:hanging="0" w:end="0"/>
              <w:jc w:val="start"/>
              <w:rPr/>
            </w:pPr>
            <w:r>
              <w:rPr/>
              <w:t xml:space="preserve">We feared lest he should find it out. </w:t>
            </w:r>
          </w:p>
          <w:p>
            <w:pPr>
              <w:pStyle w:val="Normal"/>
              <w:suppressAutoHyphens w:val="true"/>
              <w:spacing w:lineRule="auto" w:line="240"/>
              <w:ind w:hanging="0" w:end="0"/>
              <w:jc w:val="start"/>
              <w:rPr/>
            </w:pPr>
            <w:r>
              <w:rPr/>
              <w:t>I wish he would come.</w:t>
            </w:r>
          </w:p>
        </w:tc>
        <w:tc>
          <w:tcPr>
            <w:tcW w:w="2551" w:type="dxa"/>
            <w:tcBorders>
              <w:top w:val="single" w:sz="6" w:space="0" w:color="000000"/>
              <w:start w:val="single" w:sz="6" w:space="0" w:color="000000"/>
            </w:tcBorders>
          </w:tcPr>
          <w:p>
            <w:pPr>
              <w:pStyle w:val="Normal"/>
              <w:suppressAutoHyphens w:val="true"/>
              <w:spacing w:lineRule="auto" w:line="240"/>
              <w:ind w:hanging="0" w:end="0"/>
              <w:jc w:val="start"/>
              <w:rPr/>
            </w:pPr>
            <w:r>
              <w:rPr/>
              <w:t xml:space="preserve">I wish I knew it. </w:t>
            </w:r>
          </w:p>
          <w:p>
            <w:pPr>
              <w:pStyle w:val="Normal"/>
              <w:suppressAutoHyphens w:val="true"/>
              <w:spacing w:lineRule="auto" w:line="240"/>
              <w:ind w:hanging="0" w:end="0"/>
              <w:jc w:val="start"/>
              <w:rPr/>
            </w:pPr>
            <w:r>
              <w:rPr/>
              <w:t>I wish I had never met him.</w:t>
            </w:r>
          </w:p>
          <w:p>
            <w:pPr>
              <w:pStyle w:val="Normal"/>
              <w:suppressAutoHyphens w:val="true"/>
              <w:spacing w:lineRule="auto" w:line="240"/>
              <w:ind w:hanging="0" w:end="0"/>
              <w:jc w:val="start"/>
              <w:rPr/>
            </w:pPr>
            <w:r>
              <w:rPr/>
            </w:r>
          </w:p>
        </w:tc>
      </w:tr>
      <w:tr>
        <w:trPr>
          <w:trHeight w:val="320" w:hRule="exact"/>
        </w:trPr>
        <w:tc>
          <w:tcPr>
            <w:tcW w:w="2410" w:type="dxa"/>
            <w:tcBorders>
              <w:top w:val="single" w:sz="6" w:space="0" w:color="000000"/>
              <w:end w:val="single" w:sz="6" w:space="0" w:color="000000"/>
            </w:tcBorders>
          </w:tcPr>
          <w:p>
            <w:pPr>
              <w:pStyle w:val="Normal"/>
              <w:suppressAutoHyphens w:val="true"/>
              <w:spacing w:lineRule="auto" w:line="240"/>
              <w:ind w:hanging="0" w:end="0"/>
              <w:jc w:val="start"/>
              <w:rPr/>
            </w:pPr>
            <w:r>
              <w:rPr/>
              <w:t>Complex sentence</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The stranger looked</w:t>
            </w:r>
          </w:p>
          <w:p>
            <w:pPr>
              <w:pStyle w:val="Normal"/>
              <w:suppressAutoHyphens w:val="true"/>
              <w:spacing w:lineRule="auto" w:line="240"/>
              <w:ind w:hanging="0" w:end="0"/>
              <w:jc w:val="start"/>
              <w:rPr/>
            </w:pPr>
            <w:r>
              <w:rPr/>
            </w:r>
          </w:p>
        </w:tc>
        <w:tc>
          <w:tcPr>
            <w:tcW w:w="2977" w:type="dxa"/>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551" w:type="dxa"/>
            <w:tcBorders>
              <w:top w:val="single" w:sz="6" w:space="0" w:color="000000"/>
              <w:start w:val="single" w:sz="6" w:space="0" w:color="000000"/>
            </w:tcBorders>
          </w:tcPr>
          <w:p>
            <w:pPr>
              <w:pStyle w:val="Normal"/>
              <w:suppressAutoHyphens w:val="true"/>
              <w:spacing w:lineRule="auto" w:line="240"/>
              <w:ind w:hanging="0" w:end="0"/>
              <w:jc w:val="start"/>
              <w:rPr/>
            </w:pPr>
            <w:r>
              <w:rPr/>
              <w:t>He glanced at me as if he</w:t>
            </w:r>
          </w:p>
        </w:tc>
      </w:tr>
      <w:tr>
        <w:trPr>
          <w:trHeight w:val="220" w:hRule="exact"/>
        </w:trPr>
        <w:tc>
          <w:tcPr>
            <w:tcW w:w="2410" w:type="dxa"/>
            <w:tcBorders>
              <w:end w:val="single" w:sz="6" w:space="0" w:color="000000"/>
            </w:tcBorders>
          </w:tcPr>
          <w:p>
            <w:pPr>
              <w:pStyle w:val="Normal"/>
              <w:suppressAutoHyphens w:val="true"/>
              <w:spacing w:lineRule="auto" w:line="240"/>
              <w:ind w:hanging="0" w:end="0"/>
              <w:jc w:val="start"/>
              <w:rPr/>
            </w:pPr>
            <w:r>
              <w:rPr/>
              <w:t>with an adverbial</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pacing w:lineRule="auto" w:line="240"/>
              <w:ind w:hanging="0" w:end="0"/>
              <w:jc w:val="start"/>
              <w:rPr/>
            </w:pPr>
            <w:r>
              <w:rPr/>
              <w:t>at me as if he were</w:t>
            </w:r>
          </w:p>
          <w:p>
            <w:pPr>
              <w:pStyle w:val="Normal"/>
              <w:suppressAutoHyphens w:val="true"/>
              <w:spacing w:lineRule="auto" w:line="240"/>
              <w:ind w:hanging="0" w:end="0"/>
              <w:jc w:val="start"/>
              <w:rPr/>
            </w:pPr>
            <w:r>
              <w:rPr/>
            </w:r>
          </w:p>
        </w:tc>
        <w:tc>
          <w:tcPr>
            <w:tcW w:w="2977"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551" w:type="dxa"/>
            <w:tcBorders>
              <w:start w:val="single" w:sz="6" w:space="0" w:color="000000"/>
            </w:tcBorders>
          </w:tcPr>
          <w:p>
            <w:pPr>
              <w:pStyle w:val="Normal"/>
              <w:suppressAutoHyphens w:val="true"/>
              <w:spacing w:lineRule="auto" w:line="240"/>
              <w:ind w:hanging="0" w:end="0"/>
              <w:jc w:val="start"/>
              <w:rPr/>
            </w:pPr>
            <w:r>
              <w:rPr/>
              <w:t>knew.</w:t>
            </w:r>
          </w:p>
          <w:p>
            <w:pPr>
              <w:pStyle w:val="Normal"/>
              <w:suppressAutoHyphens w:val="true"/>
              <w:spacing w:lineRule="auto" w:line="240"/>
              <w:ind w:hanging="0" w:end="0"/>
              <w:jc w:val="start"/>
              <w:rPr/>
            </w:pPr>
            <w:r>
              <w:rPr/>
            </w:r>
          </w:p>
        </w:tc>
      </w:tr>
      <w:tr>
        <w:trPr>
          <w:trHeight w:val="240" w:hRule="exact"/>
        </w:trPr>
        <w:tc>
          <w:tcPr>
            <w:tcW w:w="2410" w:type="dxa"/>
            <w:tcBorders>
              <w:end w:val="single" w:sz="6" w:space="0" w:color="000000"/>
            </w:tcBorders>
          </w:tcPr>
          <w:p>
            <w:pPr>
              <w:pStyle w:val="Normal"/>
              <w:suppressAutoHyphens w:val="true"/>
              <w:spacing w:lineRule="auto" w:line="240"/>
              <w:ind w:hanging="0" w:end="0"/>
              <w:jc w:val="start"/>
              <w:rPr/>
            </w:pPr>
            <w:r>
              <w:rPr/>
              <w:t>clause of comparison</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pacing w:lineRule="auto" w:line="240"/>
              <w:ind w:hanging="0" w:end="0"/>
              <w:jc w:val="start"/>
              <w:rPr/>
            </w:pPr>
            <w:r>
              <w:rPr/>
              <w:t>surprised.</w:t>
            </w:r>
          </w:p>
          <w:p>
            <w:pPr>
              <w:pStyle w:val="Normal"/>
              <w:suppressAutoHyphens w:val="true"/>
              <w:spacing w:lineRule="auto" w:line="240"/>
              <w:ind w:hanging="0" w:end="0"/>
              <w:jc w:val="start"/>
              <w:rPr/>
            </w:pPr>
            <w:r>
              <w:rPr/>
            </w:r>
          </w:p>
        </w:tc>
        <w:tc>
          <w:tcPr>
            <w:tcW w:w="2977"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551" w:type="dxa"/>
            <w:tcBorders>
              <w:start w:val="single" w:sz="6" w:space="0" w:color="000000"/>
            </w:tcBorders>
          </w:tcPr>
          <w:p>
            <w:pPr>
              <w:pStyle w:val="Normal"/>
              <w:suppressAutoHyphens w:val="true"/>
              <w:spacing w:lineRule="auto" w:line="240"/>
              <w:ind w:hanging="0" w:end="0"/>
              <w:jc w:val="start"/>
              <w:rPr/>
            </w:pPr>
            <w:r>
              <w:rPr/>
              <w:t>The girl spoke as if she</w:t>
            </w:r>
          </w:p>
          <w:p>
            <w:pPr>
              <w:pStyle w:val="Normal"/>
              <w:suppressAutoHyphens w:val="true"/>
              <w:spacing w:lineRule="auto" w:line="240"/>
              <w:ind w:hanging="0" w:end="0"/>
              <w:jc w:val="start"/>
              <w:rPr/>
            </w:pPr>
            <w:r>
              <w:rPr/>
            </w:r>
          </w:p>
        </w:tc>
      </w:tr>
      <w:tr>
        <w:trPr>
          <w:trHeight w:val="22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551" w:type="dxa"/>
            <w:tcBorders>
              <w:start w:val="single" w:sz="6" w:space="0" w:color="000000"/>
            </w:tcBorders>
          </w:tcPr>
          <w:p>
            <w:pPr>
              <w:pStyle w:val="Normal"/>
              <w:suppressAutoHyphens w:val="true"/>
              <w:spacing w:lineRule="auto" w:line="240"/>
              <w:ind w:hanging="0" w:end="0"/>
              <w:jc w:val="start"/>
              <w:rPr/>
            </w:pPr>
            <w:r>
              <w:rPr/>
              <w:t>had learned it all by</w:t>
            </w:r>
          </w:p>
          <w:p>
            <w:pPr>
              <w:pStyle w:val="Normal"/>
              <w:suppressAutoHyphens w:val="true"/>
              <w:spacing w:lineRule="auto" w:line="240"/>
              <w:ind w:hanging="0" w:end="0"/>
              <w:jc w:val="start"/>
              <w:rPr/>
            </w:pPr>
            <w:r>
              <w:rPr/>
            </w:r>
          </w:p>
        </w:tc>
      </w:tr>
      <w:tr>
        <w:trPr>
          <w:trHeight w:val="300" w:hRule="exact"/>
        </w:trPr>
        <w:tc>
          <w:tcPr>
            <w:tcW w:w="2410" w:type="dxa"/>
            <w:tcBorders>
              <w:bottom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551" w:type="dxa"/>
            <w:tcBorders>
              <w:start w:val="single" w:sz="6" w:space="0" w:color="000000"/>
              <w:bottom w:val="single" w:sz="6" w:space="0" w:color="000000"/>
            </w:tcBorders>
          </w:tcPr>
          <w:p>
            <w:pPr>
              <w:pStyle w:val="Normal"/>
              <w:suppressAutoHyphens w:val="true"/>
              <w:spacing w:lineRule="auto" w:line="240"/>
              <w:ind w:hanging="0" w:end="0"/>
              <w:jc w:val="start"/>
              <w:rPr/>
            </w:pPr>
            <w:r>
              <w:rPr/>
              <w:t>heart.</w:t>
            </w:r>
          </w:p>
          <w:p>
            <w:pPr>
              <w:pStyle w:val="Normal"/>
              <w:suppressAutoHyphens w:val="true"/>
              <w:spacing w:lineRule="auto" w:line="240"/>
              <w:ind w:hanging="0" w:end="0"/>
              <w:jc w:val="start"/>
              <w:rPr/>
            </w:pPr>
            <w:r>
              <w:rPr/>
            </w:r>
          </w:p>
        </w:tc>
      </w:tr>
      <w:tr>
        <w:trPr>
          <w:trHeight w:val="280" w:hRule="exact"/>
        </w:trPr>
        <w:tc>
          <w:tcPr>
            <w:tcW w:w="2410" w:type="dxa"/>
            <w:tcBorders>
              <w:top w:val="single" w:sz="6" w:space="0" w:color="000000"/>
              <w:end w:val="single" w:sz="6" w:space="0" w:color="000000"/>
            </w:tcBorders>
          </w:tcPr>
          <w:p>
            <w:pPr>
              <w:pStyle w:val="Normal"/>
              <w:suppressAutoHyphens w:val="true"/>
              <w:spacing w:lineRule="auto" w:line="240"/>
              <w:ind w:hanging="0" w:end="0"/>
              <w:jc w:val="start"/>
              <w:rPr/>
            </w:pPr>
            <w:r>
              <w:rPr/>
              <w:t>Complex sentence with</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It is true whether it be</w:t>
            </w:r>
          </w:p>
          <w:p>
            <w:pPr>
              <w:pStyle w:val="Normal"/>
              <w:suppressAutoHyphens w:val="true"/>
              <w:spacing w:lineRule="auto" w:line="240"/>
              <w:ind w:hanging="0" w:end="0"/>
              <w:jc w:val="start"/>
              <w:rPr/>
            </w:pPr>
            <w:r>
              <w:rPr/>
            </w:r>
          </w:p>
        </w:tc>
        <w:tc>
          <w:tcPr>
            <w:tcW w:w="2977"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Tired as he might be, he</w:t>
            </w:r>
          </w:p>
        </w:tc>
        <w:tc>
          <w:tcPr>
            <w:tcW w:w="2551" w:type="dxa"/>
            <w:tcBorders>
              <w:top w:val="single" w:sz="6" w:space="0" w:color="000000"/>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pacing w:lineRule="auto" w:line="240"/>
              <w:ind w:hanging="0" w:end="0"/>
              <w:jc w:val="start"/>
              <w:rPr/>
            </w:pPr>
            <w:r>
              <w:rPr/>
              <w:t>an adverbial concessive</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pacing w:lineRule="auto" w:line="240"/>
              <w:ind w:hanging="0" w:end="0"/>
              <w:jc w:val="start"/>
              <w:rPr/>
            </w:pPr>
            <w:r>
              <w:rPr/>
              <w:t>convincing or not.</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continued his way.</w:t>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20" w:hRule="exact"/>
        </w:trPr>
        <w:tc>
          <w:tcPr>
            <w:tcW w:w="2410" w:type="dxa"/>
            <w:tcBorders>
              <w:end w:val="single" w:sz="6" w:space="0" w:color="000000"/>
            </w:tcBorders>
          </w:tcPr>
          <w:p>
            <w:pPr>
              <w:pStyle w:val="Normal"/>
              <w:suppressAutoHyphens w:val="true"/>
              <w:spacing w:lineRule="auto" w:line="240"/>
              <w:ind w:hanging="0" w:end="0"/>
              <w:jc w:val="start"/>
              <w:rPr/>
            </w:pPr>
            <w:r>
              <w:rPr/>
              <w:t>clause</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pPr>
            <w:r>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Though he might be tired, he continued</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his way.</w:t>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He will not manage it</w:t>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2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however hard he should try.</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Whatever faults the book may</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2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have, it is interesting enough.</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He would not have come</w:t>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pacing w:lineRule="auto" w:line="240"/>
              <w:ind w:hanging="0" w:end="0"/>
              <w:jc w:val="start"/>
              <w:rPr>
                <w:lang w:val="ru-RU"/>
              </w:rPr>
            </w:pPr>
            <w:r>
              <w:rPr/>
              <w:t>even if we had warned</w:t>
            </w:r>
          </w:p>
          <w:p>
            <w:pPr>
              <w:pStyle w:val="Normal"/>
              <w:suppressAutoHyphens w:val="true"/>
              <w:spacing w:lineRule="auto" w:line="240"/>
              <w:ind w:hanging="0" w:end="0"/>
              <w:jc w:val="start"/>
              <w:rPr>
                <w:lang w:val="ru-RU"/>
              </w:rPr>
            </w:pPr>
            <w:r>
              <w:rPr>
                <w:lang w:val="ru-RU"/>
              </w:rPr>
            </w:r>
          </w:p>
        </w:tc>
      </w:tr>
      <w:tr>
        <w:trPr>
          <w:trHeight w:val="22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tc>
        <w:tc>
          <w:tcPr>
            <w:tcW w:w="2551" w:type="dxa"/>
            <w:tcBorders>
              <w:start w:val="single" w:sz="6" w:space="0" w:color="000000"/>
            </w:tcBorders>
          </w:tcPr>
          <w:p>
            <w:pPr>
              <w:pStyle w:val="Normal"/>
              <w:suppressAutoHyphens w:val="true"/>
              <w:spacing w:lineRule="auto" w:line="240"/>
              <w:ind w:hanging="0" w:end="0"/>
              <w:jc w:val="start"/>
              <w:rPr/>
            </w:pPr>
            <w:r>
              <w:rPr/>
              <w:t>him.</w:t>
            </w:r>
          </w:p>
          <w:p>
            <w:pPr>
              <w:pStyle w:val="Normal"/>
              <w:suppressAutoHyphens w:val="tru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118"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tc>
      </w:tr>
      <w:tr>
        <w:trPr>
          <w:trHeight w:val="280" w:hRule="exact"/>
        </w:trPr>
        <w:tc>
          <w:tcPr>
            <w:tcW w:w="2410" w:type="dxa"/>
            <w:tcBorders>
              <w:top w:val="single" w:sz="6" w:space="0" w:color="000000"/>
              <w:end w:val="single" w:sz="6" w:space="0" w:color="000000"/>
            </w:tcBorders>
          </w:tcPr>
          <w:p>
            <w:pPr>
              <w:pStyle w:val="Normal"/>
              <w:suppressAutoHyphens w:val="true"/>
              <w:spacing w:lineRule="auto" w:line="240"/>
              <w:ind w:hanging="0" w:end="0"/>
              <w:jc w:val="start"/>
              <w:rPr/>
            </w:pPr>
            <w:r>
              <w:rPr/>
              <w:t>Complex sentence with</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 tell you this so that you may</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top w:val="single" w:sz="6" w:space="0" w:color="000000"/>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pacing w:lineRule="auto" w:line="240"/>
              <w:ind w:hanging="0" w:end="0"/>
              <w:jc w:val="start"/>
              <w:rPr/>
            </w:pPr>
            <w:r>
              <w:rPr/>
              <w:t>an adverbial clause of</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understand the situation.</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pacing w:lineRule="auto" w:line="240"/>
              <w:ind w:hanging="0" w:end="0"/>
              <w:jc w:val="start"/>
              <w:rPr/>
            </w:pPr>
            <w:r>
              <w:rPr/>
              <w:t>purpose</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We put the matches away lest</w:t>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0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the baby should find the box.</w:t>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60" w:hRule="exact"/>
        </w:trPr>
        <w:tc>
          <w:tcPr>
            <w:tcW w:w="2410" w:type="dxa"/>
            <w:tcBorders>
              <w:top w:val="single" w:sz="6" w:space="0" w:color="000000"/>
              <w:end w:val="single" w:sz="6" w:space="0" w:color="000000"/>
            </w:tcBorders>
          </w:tcPr>
          <w:p>
            <w:pPr>
              <w:pStyle w:val="Normal"/>
              <w:suppressAutoHyphens w:val="true"/>
              <w:spacing w:lineRule="auto" w:line="240"/>
              <w:ind w:hanging="0" w:end="0"/>
              <w:jc w:val="start"/>
              <w:rPr/>
            </w:pPr>
            <w:r>
              <w:rPr/>
              <w:t>Complex sentence with</w:t>
            </w:r>
          </w:p>
          <w:p>
            <w:pPr>
              <w:pStyle w:val="Normal"/>
              <w:suppressAutoHyphens w:val="true"/>
              <w:spacing w:lineRule="auto" w:line="240"/>
              <w:ind w:hanging="0" w:end="0"/>
              <w:jc w:val="start"/>
              <w:rPr/>
            </w:pPr>
            <w:r>
              <w:rPr/>
            </w:r>
          </w:p>
        </w:tc>
        <w:tc>
          <w:tcPr>
            <w:tcW w:w="2835"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If I were you ...</w:t>
            </w:r>
          </w:p>
          <w:p>
            <w:pPr>
              <w:pStyle w:val="Normal"/>
              <w:suppressAutoHyphens w:val="true"/>
              <w:spacing w:lineRule="auto" w:line="240"/>
              <w:ind w:hanging="0" w:end="0"/>
              <w:jc w:val="start"/>
              <w:rPr/>
            </w:pPr>
            <w:r>
              <w:rPr/>
            </w:r>
          </w:p>
        </w:tc>
        <w:tc>
          <w:tcPr>
            <w:tcW w:w="2977"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I should not object to it.</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pPr>
            <w:r>
              <w:rPr/>
            </w:r>
          </w:p>
        </w:tc>
        <w:tc>
          <w:tcPr>
            <w:tcW w:w="2551" w:type="dxa"/>
            <w:tcBorders>
              <w:top w:val="single" w:sz="6" w:space="0" w:color="000000"/>
              <w:start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20" w:hRule="exact"/>
        </w:trPr>
        <w:tc>
          <w:tcPr>
            <w:tcW w:w="2410" w:type="dxa"/>
            <w:tcBorders>
              <w:end w:val="single" w:sz="6" w:space="0" w:color="000000"/>
            </w:tcBorders>
          </w:tcPr>
          <w:p>
            <w:pPr>
              <w:pStyle w:val="Normal"/>
              <w:suppressAutoHyphens w:val="true"/>
              <w:spacing w:lineRule="auto" w:line="240"/>
              <w:ind w:hanging="0" w:end="0"/>
              <w:jc w:val="start"/>
              <w:rPr/>
            </w:pPr>
            <w:r>
              <w:rPr/>
              <w:t>an adverbial conditional</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I should come ...</w:t>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pacing w:lineRule="auto" w:line="240"/>
              <w:ind w:hanging="0" w:end="0"/>
              <w:jc w:val="start"/>
              <w:rPr/>
            </w:pPr>
            <w:r>
              <w:rPr/>
              <w:t>if I knew the address</w:t>
            </w:r>
          </w:p>
          <w:p>
            <w:pPr>
              <w:pStyle w:val="Normal"/>
              <w:suppressAutoHyphens w:val="tru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pacing w:lineRule="auto" w:line="240"/>
              <w:ind w:hanging="0" w:end="0"/>
              <w:jc w:val="start"/>
              <w:rPr/>
            </w:pPr>
            <w:r>
              <w:rPr/>
              <w:t>clause</w:t>
            </w:r>
          </w:p>
          <w:p>
            <w:pPr>
              <w:pStyle w:val="Normal"/>
              <w:suppressAutoHyphens w:val="true"/>
              <w:spacing w:lineRule="auto" w:line="240"/>
              <w:ind w:hanging="0" w:end="0"/>
              <w:jc w:val="start"/>
              <w:rPr/>
            </w:pPr>
            <w:r>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I should have called on you</w:t>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napToGrid w:val="false"/>
              <w:spacing w:lineRule="auto" w:line="240"/>
              <w:ind w:hanging="0" w:end="0"/>
              <w:jc w:val="start"/>
              <w:rPr/>
            </w:pPr>
            <w:r>
              <w:rPr/>
            </w:r>
          </w:p>
        </w:tc>
      </w:tr>
      <w:tr>
        <w:trPr>
          <w:trHeight w:val="24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yesterday ...</w:t>
            </w:r>
          </w:p>
          <w:p>
            <w:pPr>
              <w:pStyle w:val="Normal"/>
              <w:suppressAutoHyphens w:val="true"/>
              <w:spacing w:lineRule="auto" w:line="240"/>
              <w:ind w:hanging="0" w:end="0"/>
              <w:jc w:val="start"/>
              <w:rPr/>
            </w:pPr>
            <w:r>
              <w:rPr/>
            </w:r>
          </w:p>
        </w:tc>
        <w:tc>
          <w:tcPr>
            <w:tcW w:w="2551" w:type="dxa"/>
            <w:tcBorders>
              <w:start w:val="single" w:sz="6" w:space="0" w:color="000000"/>
            </w:tcBorders>
          </w:tcPr>
          <w:p>
            <w:pPr>
              <w:pStyle w:val="Normal"/>
              <w:suppressAutoHyphens w:val="true"/>
              <w:spacing w:lineRule="auto" w:line="240"/>
              <w:ind w:hanging="0" w:end="0"/>
              <w:jc w:val="start"/>
              <w:rPr/>
            </w:pPr>
            <w:r>
              <w:rPr/>
              <w:t>if I had known the address</w:t>
            </w:r>
          </w:p>
          <w:p>
            <w:pPr>
              <w:pStyle w:val="Normal"/>
              <w:suppressAutoHyphens w:val="tru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r>
      <w:tr>
        <w:trPr>
          <w:trHeight w:val="240" w:hRule="exact"/>
        </w:trPr>
        <w:tc>
          <w:tcPr>
            <w:tcW w:w="2410" w:type="dxa"/>
            <w:tcBorders>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end w:val="single" w:sz="6" w:space="0" w:color="000000"/>
            </w:tcBorders>
          </w:tcPr>
          <w:p>
            <w:pPr>
              <w:pStyle w:val="Normal"/>
              <w:suppressAutoHyphens w:val="true"/>
              <w:spacing w:lineRule="auto" w:line="240"/>
              <w:ind w:hanging="0" w:end="0"/>
              <w:jc w:val="start"/>
              <w:rPr/>
            </w:pPr>
            <w:r>
              <w:rPr/>
              <w:t>Should I meet him, I shall tell</w:t>
            </w:r>
          </w:p>
        </w:tc>
        <w:tc>
          <w:tcPr>
            <w:tcW w:w="2551" w:type="dxa"/>
            <w:tcBorders>
              <w:start w:val="single" w:sz="6" w:space="0" w:color="000000"/>
            </w:tcBorders>
          </w:tcPr>
          <w:p>
            <w:pPr>
              <w:pStyle w:val="Normal"/>
              <w:suppressAutoHyphens w:val="true"/>
              <w:snapToGrid w:val="false"/>
              <w:spacing w:lineRule="auto" w:line="240"/>
              <w:ind w:hanging="0" w:end="0"/>
              <w:jc w:val="start"/>
              <w:rPr/>
            </w:pPr>
            <w:r>
              <w:rPr/>
            </w:r>
          </w:p>
          <w:p>
            <w:pPr>
              <w:pStyle w:val="Normal"/>
              <w:suppressAutoHyphens w:val="true"/>
              <w:spacing w:lineRule="auto" w:line="240"/>
              <w:ind w:hanging="0" w:end="0"/>
              <w:jc w:val="start"/>
              <w:rPr/>
            </w:pPr>
            <w:r>
              <w:rPr/>
            </w:r>
          </w:p>
        </w:tc>
      </w:tr>
      <w:tr>
        <w:trPr>
          <w:trHeight w:val="220" w:hRule="exact"/>
        </w:trPr>
        <w:tc>
          <w:tcPr>
            <w:tcW w:w="2410" w:type="dxa"/>
            <w:tcBorders>
              <w:bottom w:val="single" w:sz="4"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835" w:type="dxa"/>
            <w:tcBorders>
              <w:start w:val="single" w:sz="6" w:space="0" w:color="000000"/>
              <w:bottom w:val="single" w:sz="4" w:space="0" w:color="000000"/>
              <w:end w:val="single" w:sz="6" w:space="0" w:color="000000"/>
            </w:tcBorders>
          </w:tcPr>
          <w:p>
            <w:pPr>
              <w:pStyle w:val="Normal"/>
              <w:suppressAutoHyphens w:val="true"/>
              <w:snapToGrid w:val="fals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977" w:type="dxa"/>
            <w:tcBorders>
              <w:start w:val="single" w:sz="6" w:space="0" w:color="000000"/>
              <w:bottom w:val="single" w:sz="4" w:space="0" w:color="000000"/>
              <w:end w:val="single" w:sz="6" w:space="0" w:color="000000"/>
            </w:tcBorders>
          </w:tcPr>
          <w:p>
            <w:pPr>
              <w:pStyle w:val="Normal"/>
              <w:suppressAutoHyphens w:val="true"/>
              <w:spacing w:lineRule="auto" w:line="240"/>
              <w:ind w:hanging="0" w:end="0"/>
              <w:jc w:val="start"/>
              <w:rPr/>
            </w:pPr>
            <w:r>
              <w:rPr/>
              <w:t>him about it.</w:t>
            </w:r>
          </w:p>
          <w:p>
            <w:pPr>
              <w:pStyle w:val="Normal"/>
              <w:suppressAutoHyphens w:val="true"/>
              <w:spacing w:lineRule="auto" w:line="240"/>
              <w:ind w:hanging="0" w:end="0"/>
              <w:jc w:val="start"/>
              <w:rPr/>
            </w:pPr>
            <w:r>
              <w:rPr/>
            </w:r>
          </w:p>
          <w:p>
            <w:pPr>
              <w:pStyle w:val="Normal"/>
              <w:suppressAutoHyphens w:val="true"/>
              <w:spacing w:lineRule="auto" w:line="240"/>
              <w:ind w:hanging="0" w:end="0"/>
              <w:jc w:val="start"/>
              <w:rPr>
                <w:lang w:val="ru-RU"/>
              </w:rPr>
            </w:pPr>
            <w:r>
              <w:rPr>
                <w:lang w:val="ru-RU"/>
              </w:rPr>
            </w:r>
          </w:p>
          <w:p>
            <w:pPr>
              <w:pStyle w:val="Normal"/>
              <w:suppressAutoHyphens w:val="true"/>
              <w:spacing w:lineRule="auto" w:line="240"/>
              <w:ind w:hanging="0" w:end="0"/>
              <w:jc w:val="start"/>
              <w:rPr>
                <w:lang w:val="ru-RU"/>
              </w:rPr>
            </w:pPr>
            <w:r>
              <w:rPr>
                <w:lang w:val="ru-RU"/>
              </w:rPr>
            </w:r>
          </w:p>
        </w:tc>
        <w:tc>
          <w:tcPr>
            <w:tcW w:w="2551" w:type="dxa"/>
            <w:tcBorders>
              <w:start w:val="single" w:sz="6" w:space="0" w:color="000000"/>
              <w:bottom w:val="single" w:sz="4" w:space="0" w:color="000000"/>
            </w:tcBorders>
          </w:tcPr>
          <w:p>
            <w:pPr>
              <w:pStyle w:val="Normal"/>
              <w:suppressAutoHyphens w:val="true"/>
              <w:snapToGrid w:val="false"/>
              <w:spacing w:lineRule="auto" w:line="240"/>
              <w:ind w:hanging="0" w:end="0"/>
              <w:jc w:val="start"/>
              <w:rPr>
                <w:lang w:val="ru-RU"/>
              </w:rPr>
            </w:pPr>
            <w:r>
              <w:rPr>
                <w:lang w:val="ru-RU"/>
              </w:rPr>
            </w:r>
          </w:p>
        </w:tc>
      </w:tr>
    </w:tbl>
    <w:p>
      <w:pPr>
        <w:pStyle w:val="Normal"/>
        <w:suppressAutoHyphens w:val="true"/>
        <w:spacing w:lineRule="auto" w:line="240"/>
        <w:ind w:firstLine="284" w:end="0"/>
        <w:rPr>
          <w:sz w:val="24"/>
        </w:rPr>
      </w:pPr>
      <w:r>
        <w:rPr>
          <w:sz w:val="24"/>
        </w:rPr>
      </w:r>
    </w:p>
    <w:p>
      <w:pPr>
        <w:pStyle w:val="Heading2"/>
        <w:rPr/>
      </w:pPr>
      <w:bookmarkStart w:id="16" w:name="__RefHeading___Toc5112954"/>
      <w:bookmarkEnd w:id="16"/>
      <w:r>
        <w:rPr/>
        <w:t>NON-FINITE FORMS OF THE VERB (VERBALS)</w:t>
      </w:r>
    </w:p>
    <w:p>
      <w:pPr>
        <w:pStyle w:val="Normal"/>
        <w:rPr/>
      </w:pPr>
      <w:r>
        <w:rPr/>
      </w:r>
    </w:p>
    <w:p>
      <w:pPr>
        <w:pStyle w:val="Normal"/>
        <w:suppressAutoHyphens w:val="true"/>
        <w:spacing w:lineRule="auto" w:line="240"/>
        <w:ind w:firstLine="284" w:end="0"/>
        <w:rPr/>
      </w:pPr>
      <w:r>
        <w:rPr>
          <w:b/>
          <w:sz w:val="24"/>
        </w:rPr>
        <w:t>§ 95.</w:t>
      </w:r>
      <w:r>
        <w:rPr>
          <w:sz w:val="24"/>
        </w:rPr>
        <w:t xml:space="preserve"> There are four non-finite forms of the verb in English: the infinitive (to take), the gerund (taking), participle I (taking), participle II (taken). These forms possess some verbal and some non-verbal features. The main verbal feature of the infinitive and participles I and II is that it can be used as part of analytical verbal forms (</w:t>
      </w:r>
      <w:r>
        <w:rPr>
          <w:i/>
          <w:sz w:val="24"/>
        </w:rPr>
        <w:t>is standing, is built, have come, will do</w:t>
      </w:r>
      <w:r>
        <w:rPr>
          <w:sz w:val="24"/>
        </w:rPr>
        <w:t>, etc.)</w:t>
      </w:r>
    </w:p>
    <w:p>
      <w:pPr>
        <w:pStyle w:val="2"/>
        <w:rPr/>
      </w:pPr>
      <w:r>
        <w:rPr/>
        <w:t>Lexically non-finites do not differ from finite forms. Grammatically the difference between the two types of forms lies in the fact that non-finites may denote a secondary action or a process related to that expressed by the finite verb.</w:t>
      </w:r>
    </w:p>
    <w:p>
      <w:pPr>
        <w:pStyle w:val="Normal"/>
        <w:suppressAutoHyphens w:val="true"/>
        <w:spacing w:lineRule="auto" w:line="240"/>
        <w:ind w:firstLine="284" w:end="0"/>
        <w:rPr>
          <w:sz w:val="24"/>
        </w:rPr>
      </w:pPr>
      <w:r>
        <w:rPr>
          <w:sz w:val="24"/>
        </w:rPr>
        <w:t>Non-finites possess the verb categories of voice, perfect, and aspect. They lack the categories of person, number, mood, and tense.</w:t>
      </w:r>
    </w:p>
    <w:p>
      <w:pPr>
        <w:pStyle w:val="Normal"/>
        <w:suppressAutoHyphens w:val="true"/>
        <w:spacing w:lineRule="auto" w:line="240"/>
        <w:ind w:firstLine="284" w:end="0"/>
        <w:rPr>
          <w:sz w:val="24"/>
        </w:rPr>
      </w:pPr>
      <w:r>
        <w:rPr>
          <w:sz w:val="24"/>
        </w:rPr>
        <w:t>None of the forms have morphological features of non-verbal parts of speech, neither nominal, adjectival or adverbial. In the sphere of syntax, however, non-finites possess both verbal and non-verbal features. Their non-verbal character reveals itself in their syntactical functions. Thus, the infinitive and the gerund perform the main syntactical functions of the noun, which are those of subject, object and predicative. Participle I functions as attribute, predicative and adverbial modifier; participle II as attribute and predicative. They cannot form a predicate by themselves, although unlike non-verbal parts of speech they can function as part of a compound verbal predicate.</w:t>
      </w:r>
    </w:p>
    <w:p>
      <w:pPr>
        <w:pStyle w:val="Normal"/>
        <w:suppressAutoHyphens w:val="true"/>
        <w:spacing w:lineRule="auto" w:line="240"/>
        <w:ind w:firstLine="284" w:end="0"/>
        <w:rPr>
          <w:sz w:val="24"/>
        </w:rPr>
      </w:pPr>
      <w:r>
        <w:rPr>
          <w:sz w:val="24"/>
        </w:rPr>
        <w:t>Syntactically the verbal character of non-finites is manifested mainly in their combinability. Similarly to finite forms they may combine with nouns functioning as direct, indirect, or prepositional objects, with adverbs and prepositional phrases used as adverbial modifiers, and with subordinate clauses.</w:t>
      </w:r>
    </w:p>
    <w:p>
      <w:pPr>
        <w:pStyle w:val="Normal"/>
        <w:suppressAutoHyphens w:val="true"/>
        <w:spacing w:lineRule="auto" w:line="240"/>
        <w:ind w:firstLine="284" w:end="0"/>
        <w:rPr/>
      </w:pPr>
      <w:r>
        <w:rPr>
          <w:sz w:val="24"/>
        </w:rPr>
        <w:t xml:space="preserve">Non-finites may also work as link verbs, combining with nouns, adjectives or statives as predicatives, as in: </w:t>
      </w:r>
      <w:r>
        <w:rPr>
          <w:i/>
          <w:sz w:val="24"/>
        </w:rPr>
        <w:t>to be/being a doctor (young, afraid).</w:t>
      </w:r>
      <w:r>
        <w:rPr>
          <w:sz w:val="24"/>
        </w:rPr>
        <w:t xml:space="preserve"> They may also act as modal verb semantic equivalents when combined with an infinitive: </w:t>
      </w:r>
      <w:r>
        <w:rPr>
          <w:i/>
          <w:sz w:val="24"/>
        </w:rPr>
        <w:t>to have/having to wait, to be able/being able to stay.</w:t>
      </w:r>
      <w:r>
        <w:rPr>
          <w:sz w:val="24"/>
        </w:rPr>
        <w:t xml:space="preserve"> So the structure of a non-finite verb group resembles the structure of any verb phrase.</w:t>
      </w:r>
    </w:p>
    <w:p>
      <w:pPr>
        <w:pStyle w:val="Normal"/>
        <w:suppressAutoHyphens w:val="true"/>
        <w:spacing w:lineRule="auto" w:line="240"/>
        <w:ind w:firstLine="284" w:end="0"/>
        <w:rPr/>
      </w:pPr>
      <w:r>
        <w:rPr>
          <w:sz w:val="24"/>
        </w:rPr>
        <w:t xml:space="preserve">All non-finite verb forms may participate in the so-called </w:t>
      </w:r>
      <w:r>
        <w:rPr>
          <w:b/>
          <w:sz w:val="24"/>
        </w:rPr>
        <w:t>predicative constructions</w:t>
      </w:r>
      <w:r>
        <w:rPr>
          <w:sz w:val="24"/>
        </w:rPr>
        <w:t xml:space="preserve">, that is, two-component syntactical units where a noun or a pronoun and a non-finite verb form are in predicative relations similar to those of the subiect and the predicate: I heard </w:t>
      </w:r>
      <w:r>
        <w:rPr>
          <w:i/>
          <w:sz w:val="24"/>
        </w:rPr>
        <w:t>Jane singing</w:t>
      </w:r>
      <w:r>
        <w:rPr>
          <w:sz w:val="24"/>
        </w:rPr>
        <w:t xml:space="preserve">; We waited for </w:t>
      </w:r>
      <w:r>
        <w:rPr>
          <w:i/>
          <w:sz w:val="24"/>
        </w:rPr>
        <w:t>the train to pass</w:t>
      </w:r>
      <w:r>
        <w:rPr>
          <w:sz w:val="24"/>
        </w:rPr>
        <w:t xml:space="preserve">; I saw </w:t>
      </w:r>
      <w:r>
        <w:rPr>
          <w:i/>
          <w:sz w:val="24"/>
        </w:rPr>
        <w:t>him run</w:t>
      </w:r>
      <w:r>
        <w:rPr>
          <w:sz w:val="24"/>
        </w:rPr>
        <w:t>, etc.</w:t>
      </w:r>
    </w:p>
    <w:p>
      <w:pPr>
        <w:pStyle w:val="Normal"/>
        <w:suppressAutoHyphens w:val="true"/>
        <w:spacing w:lineRule="auto" w:line="240"/>
        <w:ind w:firstLine="284" w:end="0"/>
        <w:rPr>
          <w:sz w:val="24"/>
        </w:rPr>
      </w:pPr>
      <w:r>
        <w:rPr>
          <w:sz w:val="24"/>
        </w:rPr>
      </w:r>
    </w:p>
    <w:p>
      <w:pPr>
        <w:pStyle w:val="Heading3"/>
        <w:rPr/>
      </w:pPr>
      <w:bookmarkStart w:id="17" w:name="__RefHeading___Toc5112955"/>
      <w:bookmarkEnd w:id="17"/>
      <w:r>
        <w:rPr/>
        <w:t>The Infinitive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96.</w:t>
      </w:r>
      <w:r>
        <w:rPr>
          <w:sz w:val="24"/>
        </w:rPr>
        <w:t xml:space="preserve"> The infinitive is a non-finite form of the verb which names a process in a most general way. As such, it is naturally treated as the initial form of the verb, which represents the verb in dictionaries (much in the same way as the common case singular represents the noun).</w:t>
      </w:r>
    </w:p>
    <w:p>
      <w:pPr>
        <w:pStyle w:val="Normal"/>
        <w:suppressAutoHyphens w:val="true"/>
        <w:spacing w:lineRule="auto" w:line="240"/>
        <w:ind w:firstLine="284" w:end="0"/>
        <w:rPr/>
      </w:pPr>
      <w:r>
        <w:rPr>
          <w:sz w:val="24"/>
        </w:rPr>
        <w:t xml:space="preserve">In all its forms and functions the infinitive has a special marker, </w:t>
      </w:r>
      <w:r>
        <w:rPr>
          <w:b/>
          <w:sz w:val="24"/>
        </w:rPr>
        <w:t>the particle to</w:t>
      </w:r>
      <w:r>
        <w:rPr>
          <w:sz w:val="24"/>
        </w:rPr>
        <w:t xml:space="preserve">. The particle </w:t>
      </w:r>
      <w:r>
        <w:rPr>
          <w:b/>
          <w:sz w:val="24"/>
        </w:rPr>
        <w:t>to</w:t>
      </w:r>
      <w:r>
        <w:rPr>
          <w:sz w:val="24"/>
        </w:rPr>
        <w:t xml:space="preserve"> is generally used with the infinitive stem and is so closely connected with it that does not commonly allow any words to be put between itself and the stem. Occasionally, however, an adverb or particle may be inserted between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She doesn’t want </w:t>
      </w:r>
      <w:r>
        <w:rPr>
          <w:i/>
          <w:sz w:val="24"/>
        </w:rPr>
        <w:t xml:space="preserve">to </w:t>
      </w:r>
      <w:r>
        <w:rPr>
          <w:b/>
          <w:i/>
          <w:sz w:val="24"/>
        </w:rPr>
        <w:t>even</w:t>
      </w:r>
      <w:r>
        <w:rPr>
          <w:i/>
          <w:sz w:val="24"/>
        </w:rPr>
        <w:t xml:space="preserve"> see</w:t>
      </w:r>
      <w:r>
        <w:rPr>
          <w:sz w:val="24"/>
        </w:rPr>
        <w:t xml:space="preserve"> me once more.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infinitive thus used is called </w:t>
      </w:r>
      <w:r>
        <w:rPr>
          <w:b/>
          <w:sz w:val="24"/>
        </w:rPr>
        <w:t>the split infinitive</w:t>
      </w:r>
      <w:r>
        <w:rPr>
          <w:sz w:val="24"/>
        </w:rPr>
        <w:t>, and is acceptable only to give special emphasis to the verb.</w:t>
      </w:r>
    </w:p>
    <w:p>
      <w:pPr>
        <w:pStyle w:val="Normal"/>
        <w:suppressAutoHyphens w:val="true"/>
        <w:spacing w:lineRule="auto" w:line="240"/>
        <w:ind w:firstLine="284" w:end="0"/>
        <w:rPr/>
      </w:pPr>
      <w:r>
        <w:rPr>
          <w:sz w:val="24"/>
        </w:rPr>
        <w:t xml:space="preserve">Although the particle to is very closely connected with the infinitive, sometimes the </w:t>
      </w:r>
      <w:r>
        <w:rPr>
          <w:b/>
          <w:sz w:val="24"/>
        </w:rPr>
        <w:t>bare infinitive stem</w:t>
      </w:r>
      <w:r>
        <w:rPr>
          <w:sz w:val="24"/>
        </w:rPr>
        <w:t xml:space="preserve"> is used. The cases where the infinitive loses its marker are very few in number.    </w:t>
      </w:r>
    </w:p>
    <w:p>
      <w:pPr>
        <w:pStyle w:val="Normal"/>
        <w:suppressAutoHyphens w:val="true"/>
        <w:spacing w:lineRule="auto" w:line="240"/>
        <w:ind w:firstLine="284" w:end="0"/>
        <w:rPr/>
      </w:pPr>
      <w:r>
        <w:rPr/>
        <w:t xml:space="preserve">                   </w:t>
      </w:r>
    </w:p>
    <w:tbl>
      <w:tblPr>
        <w:tblW w:w="10773" w:type="dxa"/>
        <w:jc w:val="start"/>
        <w:tblInd w:w="40" w:type="dxa"/>
        <w:tblLayout w:type="fixed"/>
        <w:tblCellMar>
          <w:top w:w="0" w:type="dxa"/>
          <w:start w:w="40" w:type="dxa"/>
          <w:bottom w:w="0" w:type="dxa"/>
          <w:end w:w="40" w:type="dxa"/>
        </w:tblCellMar>
      </w:tblPr>
      <w:tblGrid>
        <w:gridCol w:w="1134"/>
        <w:gridCol w:w="3119"/>
        <w:gridCol w:w="3260"/>
        <w:gridCol w:w="3119"/>
        <w:gridCol w:w="141"/>
      </w:tblGrid>
      <w:tr>
        <w:trPr>
          <w:trHeight w:val="240" w:hRule="exact"/>
        </w:trPr>
        <w:tc>
          <w:tcPr>
            <w:tcW w:w="10773" w:type="dxa"/>
            <w:gridSpan w:val="5"/>
            <w:tcBorders/>
          </w:tcPr>
          <w:p>
            <w:pPr>
              <w:pStyle w:val="Normal"/>
              <w:suppressAutoHyphens w:val="true"/>
              <w:spacing w:lineRule="auto" w:line="240"/>
              <w:ind w:firstLine="284" w:end="0"/>
              <w:jc w:val="center"/>
              <w:rPr>
                <w:b/>
              </w:rPr>
            </w:pPr>
            <w:r>
              <w:rPr>
                <w:b/>
              </w:rPr>
              <w:t>The use of the Infinitive without the Particle to</w:t>
            </w:r>
          </w:p>
          <w:p>
            <w:pPr>
              <w:pStyle w:val="Normal"/>
              <w:suppressAutoHyphens w:val="true"/>
              <w:spacing w:lineRule="auto" w:line="240"/>
              <w:ind w:firstLine="284" w:end="0"/>
              <w:jc w:val="center"/>
              <w:rPr>
                <w:b/>
              </w:rPr>
            </w:pPr>
            <w:r>
              <w:rPr>
                <w:b/>
              </w:rPr>
            </w:r>
          </w:p>
        </w:tc>
      </w:tr>
      <w:tr>
        <w:trPr>
          <w:trHeight w:val="340" w:hRule="exact"/>
        </w:trPr>
        <w:tc>
          <w:tcPr>
            <w:tcW w:w="10773" w:type="dxa"/>
            <w:gridSpan w:val="5"/>
            <w:tcBorders>
              <w:bottom w:val="single" w:sz="6" w:space="0" w:color="000000"/>
            </w:tcBorders>
          </w:tcPr>
          <w:p>
            <w:pPr>
              <w:pStyle w:val="Normal"/>
              <w:suppressAutoHyphens w:val="true"/>
              <w:spacing w:lineRule="auto" w:line="240"/>
              <w:ind w:firstLine="284" w:end="0"/>
              <w:jc w:val="center"/>
              <w:rPr>
                <w:b/>
              </w:rPr>
            </w:pPr>
            <w:r>
              <w:rPr>
                <w:b/>
              </w:rPr>
              <w:t>(Bare Infinitive)</w:t>
            </w:r>
          </w:p>
          <w:p>
            <w:pPr>
              <w:pStyle w:val="Normal"/>
              <w:suppressAutoHyphens w:val="true"/>
              <w:spacing w:lineRule="auto" w:line="240"/>
              <w:ind w:firstLine="284" w:end="0"/>
              <w:jc w:val="center"/>
              <w:rPr>
                <w:b/>
              </w:rPr>
            </w:pPr>
            <w:r>
              <w:rPr>
                <w:b/>
              </w:rPr>
            </w:r>
          </w:p>
        </w:tc>
      </w:tr>
      <w:tr>
        <w:trPr>
          <w:trHeight w:val="280" w:hRule="exact"/>
        </w:trPr>
        <w:tc>
          <w:tcPr>
            <w:tcW w:w="1134" w:type="dxa"/>
            <w:tcBorders>
              <w:top w:val="single" w:sz="6" w:space="0" w:color="000000"/>
              <w:end w:val="single" w:sz="6" w:space="0" w:color="000000"/>
            </w:tcBorders>
          </w:tcPr>
          <w:p>
            <w:pPr>
              <w:pStyle w:val="Normal"/>
              <w:suppressAutoHyphens w:val="true"/>
              <w:snapToGrid w:val="false"/>
              <w:spacing w:lineRule="auto" w:line="240"/>
              <w:ind w:firstLine="284" w:end="0"/>
              <w:rPr>
                <w:b/>
                <w:sz w:val="24"/>
                <w:lang w:val="ru-RU"/>
              </w:rPr>
            </w:pPr>
            <w:r>
              <w:rPr>
                <w:b/>
                <w:sz w:val="24"/>
                <w:lang w:val="ru-RU"/>
              </w:rPr>
            </w:r>
          </w:p>
          <w:p>
            <w:pPr>
              <w:pStyle w:val="Normal"/>
              <w:suppressAutoHyphens w:val="true"/>
              <w:spacing w:lineRule="auto" w:line="240"/>
              <w:ind w:firstLine="284" w:end="0"/>
              <w:rPr>
                <w:lang w:val="ru-RU"/>
              </w:rPr>
            </w:pPr>
            <w:r>
              <w:rPr>
                <w:lang w:val="ru-RU"/>
              </w:rPr>
            </w:r>
          </w:p>
        </w:tc>
        <w:tc>
          <w:tcPr>
            <w:tcW w:w="3119" w:type="dxa"/>
            <w:tcBorders>
              <w:top w:val="single" w:sz="6" w:space="0" w:color="000000"/>
              <w:start w:val="single" w:sz="6" w:space="0" w:color="000000"/>
              <w:end w:val="single" w:sz="6" w:space="0" w:color="000000"/>
            </w:tcBorders>
          </w:tcPr>
          <w:p>
            <w:pPr>
              <w:pStyle w:val="Normal"/>
              <w:suppressAutoHyphens w:val="true"/>
              <w:spacing w:lineRule="auto" w:line="240"/>
              <w:ind w:firstLine="284" w:end="0"/>
              <w:rPr/>
            </w:pPr>
            <w:r>
              <w:rPr/>
              <w:t>Words and phrases</w:t>
            </w:r>
          </w:p>
          <w:p>
            <w:pPr>
              <w:pStyle w:val="Normal"/>
              <w:suppressAutoHyphens w:val="true"/>
              <w:spacing w:lineRule="auto" w:line="240"/>
              <w:ind w:firstLine="284" w:end="0"/>
              <w:rPr/>
            </w:pPr>
            <w:r>
              <w:rPr/>
            </w:r>
          </w:p>
        </w:tc>
        <w:tc>
          <w:tcPr>
            <w:tcW w:w="3260" w:type="dxa"/>
            <w:tcBorders>
              <w:top w:val="single" w:sz="6" w:space="0" w:color="000000"/>
              <w:start w:val="single" w:sz="6" w:space="0" w:color="000000"/>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260" w:type="dxa"/>
            <w:gridSpan w:val="2"/>
            <w:tcBorders>
              <w:top w:val="single" w:sz="6" w:space="0" w:color="000000"/>
              <w:start w:val="single" w:sz="6" w:space="0" w:color="000000"/>
            </w:tcBorders>
          </w:tcPr>
          <w:p>
            <w:pPr>
              <w:pStyle w:val="Normal"/>
              <w:suppressAutoHyphens w:val="true"/>
              <w:spacing w:lineRule="auto" w:line="240"/>
              <w:ind w:firstLine="284" w:end="0"/>
              <w:rPr/>
            </w:pPr>
            <w:r>
              <w:rPr/>
              <w:t>The rest of the</w:t>
            </w:r>
          </w:p>
          <w:p>
            <w:pPr>
              <w:pStyle w:val="Normal"/>
              <w:suppressAutoHyphens w:val="true"/>
              <w:spacing w:lineRule="auto" w:line="240"/>
              <w:ind w:firstLine="284" w:end="0"/>
              <w:rPr/>
            </w:pPr>
            <w:r>
              <w:rPr/>
            </w:r>
          </w:p>
        </w:tc>
      </w:tr>
      <w:tr>
        <w:trPr>
          <w:trHeight w:val="24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pPr>
            <w:r>
              <w:rPr/>
              <w:t>followed by a bare</w:t>
            </w:r>
          </w:p>
          <w:p>
            <w:pPr>
              <w:pStyle w:val="Normal"/>
              <w:suppressAutoHyphens w:val="true"/>
              <w:spacing w:lineRule="auto" w:line="240"/>
              <w:ind w:firstLine="284" w:end="0"/>
              <w:rPr/>
            </w:pPr>
            <w:r>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Bare infinitive</w:t>
            </w:r>
          </w:p>
          <w:p>
            <w:pPr>
              <w:pStyle w:val="Normal"/>
              <w:suppressAutoHyphens w:val="true"/>
              <w:spacing w:lineRule="auto" w:line="240"/>
              <w:ind w:firstLine="284" w:end="0"/>
              <w:rPr/>
            </w:pPr>
            <w:r>
              <w:rPr/>
            </w:r>
          </w:p>
        </w:tc>
        <w:tc>
          <w:tcPr>
            <w:tcW w:w="3260" w:type="dxa"/>
            <w:gridSpan w:val="2"/>
            <w:tcBorders>
              <w:start w:val="single" w:sz="6" w:space="0" w:color="000000"/>
            </w:tcBorders>
          </w:tcPr>
          <w:p>
            <w:pPr>
              <w:pStyle w:val="Normal"/>
              <w:suppressAutoHyphens w:val="true"/>
              <w:spacing w:lineRule="auto" w:line="240"/>
              <w:ind w:firstLine="284" w:end="0"/>
              <w:rPr/>
            </w:pPr>
            <w:r>
              <w:rPr/>
              <w:t>sentence</w:t>
            </w:r>
          </w:p>
          <w:p>
            <w:pPr>
              <w:pStyle w:val="Normal"/>
              <w:suppressAutoHyphens w:val="true"/>
              <w:spacing w:lineRule="auto" w:line="240"/>
              <w:ind w:firstLine="284" w:end="0"/>
              <w:rPr/>
            </w:pPr>
            <w:r>
              <w:rPr/>
            </w:r>
          </w:p>
        </w:tc>
      </w:tr>
      <w:tr>
        <w:trPr>
          <w:trHeight w:val="280" w:hRule="exact"/>
        </w:trPr>
        <w:tc>
          <w:tcPr>
            <w:tcW w:w="1134" w:type="dxa"/>
            <w:tcBorders>
              <w:bottom w:val="single" w:sz="6" w:space="0" w:color="000000"/>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bottom w:val="single" w:sz="6" w:space="0" w:color="000000"/>
              <w:end w:val="single" w:sz="6" w:space="0" w:color="000000"/>
            </w:tcBorders>
          </w:tcPr>
          <w:p>
            <w:pPr>
              <w:pStyle w:val="Normal"/>
              <w:suppressAutoHyphens w:val="true"/>
              <w:spacing w:lineRule="auto" w:line="240"/>
              <w:ind w:firstLine="284" w:end="0"/>
              <w:rPr/>
            </w:pPr>
            <w:r>
              <w:rPr/>
              <w:t>infinitive</w:t>
            </w:r>
          </w:p>
          <w:p>
            <w:pPr>
              <w:pStyle w:val="Normal"/>
              <w:suppressAutoHyphens w:val="true"/>
              <w:spacing w:lineRule="auto" w:line="240"/>
              <w:ind w:firstLine="284" w:end="0"/>
              <w:rPr/>
            </w:pPr>
            <w:r>
              <w:rPr/>
            </w:r>
          </w:p>
        </w:tc>
        <w:tc>
          <w:tcPr>
            <w:tcW w:w="3260" w:type="dxa"/>
            <w:tcBorders>
              <w:start w:val="single" w:sz="6" w:space="0" w:color="000000"/>
              <w:bottom w:val="single" w:sz="6" w:space="0" w:color="000000"/>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bottom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340" w:hRule="exact"/>
        </w:trPr>
        <w:tc>
          <w:tcPr>
            <w:tcW w:w="1134" w:type="dxa"/>
            <w:tcBorders>
              <w:top w:val="single" w:sz="6" w:space="0" w:color="000000"/>
              <w:bottom w:val="single" w:sz="6" w:space="0" w:color="000000"/>
              <w:end w:val="single" w:sz="6" w:space="0" w:color="000000"/>
            </w:tcBorders>
          </w:tcPr>
          <w:p>
            <w:pPr>
              <w:pStyle w:val="Normal"/>
              <w:suppressAutoHyphens w:val="true"/>
              <w:spacing w:lineRule="auto" w:line="240"/>
              <w:ind w:firstLine="284" w:end="0"/>
              <w:jc w:val="center"/>
              <w:rPr/>
            </w:pPr>
            <w:r>
              <w:rPr/>
              <w:t>1</w:t>
            </w:r>
          </w:p>
          <w:p>
            <w:pPr>
              <w:pStyle w:val="Normal"/>
              <w:suppressAutoHyphens w:val="true"/>
              <w:spacing w:lineRule="auto" w:line="240"/>
              <w:ind w:firstLine="284" w:end="0"/>
              <w:jc w:val="center"/>
              <w:rPr/>
            </w:pPr>
            <w:r>
              <w:rPr/>
            </w:r>
          </w:p>
        </w:tc>
        <w:tc>
          <w:tcPr>
            <w:tcW w:w="3119"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firstLine="284" w:end="0"/>
              <w:jc w:val="center"/>
              <w:rPr/>
            </w:pPr>
            <w:r>
              <w:rPr/>
              <w:t>2</w:t>
            </w:r>
          </w:p>
          <w:p>
            <w:pPr>
              <w:pStyle w:val="Normal"/>
              <w:suppressAutoHyphens w:val="true"/>
              <w:spacing w:lineRule="auto" w:line="240"/>
              <w:ind w:firstLine="284" w:end="0"/>
              <w:jc w:val="center"/>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firstLine="284" w:end="0"/>
              <w:jc w:val="center"/>
              <w:rPr/>
            </w:pPr>
            <w:r>
              <w:rPr/>
              <w:t>3</w:t>
            </w:r>
          </w:p>
          <w:p>
            <w:pPr>
              <w:pStyle w:val="Normal"/>
              <w:suppressAutoHyphens w:val="true"/>
              <w:spacing w:lineRule="auto" w:line="240"/>
              <w:ind w:firstLine="284" w:end="0"/>
              <w:jc w:val="center"/>
              <w:rPr/>
            </w:pPr>
            <w:r>
              <w:rPr/>
            </w:r>
          </w:p>
        </w:tc>
        <w:tc>
          <w:tcPr>
            <w:tcW w:w="3260" w:type="dxa"/>
            <w:gridSpan w:val="2"/>
            <w:tcBorders>
              <w:top w:val="single" w:sz="6" w:space="0" w:color="000000"/>
              <w:start w:val="single" w:sz="6" w:space="0" w:color="000000"/>
              <w:bottom w:val="single" w:sz="6" w:space="0" w:color="000000"/>
            </w:tcBorders>
          </w:tcPr>
          <w:p>
            <w:pPr>
              <w:pStyle w:val="Normal"/>
              <w:suppressAutoHyphens w:val="true"/>
              <w:spacing w:lineRule="auto" w:line="240"/>
              <w:ind w:firstLine="284" w:end="0"/>
              <w:jc w:val="center"/>
              <w:rPr/>
            </w:pPr>
            <w:r>
              <w:rPr/>
              <w:t>4</w:t>
            </w:r>
          </w:p>
          <w:p>
            <w:pPr>
              <w:pStyle w:val="Normal"/>
              <w:suppressAutoHyphens w:val="true"/>
              <w:spacing w:lineRule="auto" w:line="240"/>
              <w:ind w:firstLine="284" w:end="0"/>
              <w:jc w:val="center"/>
              <w:rPr/>
            </w:pPr>
            <w:r>
              <w:rPr/>
            </w:r>
          </w:p>
        </w:tc>
      </w:tr>
      <w:tr>
        <w:trPr>
          <w:trHeight w:val="300" w:hRule="exact"/>
        </w:trPr>
        <w:tc>
          <w:tcPr>
            <w:tcW w:w="1134" w:type="dxa"/>
            <w:tcBorders>
              <w:top w:val="single" w:sz="6" w:space="0" w:color="000000"/>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top w:val="single" w:sz="6" w:space="0" w:color="000000"/>
              <w:start w:val="single" w:sz="6" w:space="0" w:color="000000"/>
              <w:end w:val="single" w:sz="6" w:space="0" w:color="000000"/>
            </w:tcBorders>
          </w:tcPr>
          <w:p>
            <w:pPr>
              <w:pStyle w:val="Normal"/>
              <w:suppressAutoHyphens w:val="true"/>
              <w:spacing w:lineRule="auto" w:line="240"/>
              <w:ind w:firstLine="284" w:end="0"/>
              <w:rPr>
                <w:b/>
              </w:rPr>
            </w:pPr>
            <w:r>
              <w:rPr>
                <w:b/>
              </w:rPr>
              <w:t>Auxiliary verbs:</w:t>
            </w:r>
          </w:p>
          <w:p>
            <w:pPr>
              <w:pStyle w:val="Normal"/>
              <w:suppressAutoHyphens w:val="true"/>
              <w:spacing w:lineRule="auto" w:line="240"/>
              <w:ind w:firstLine="284" w:end="0"/>
              <w:rPr>
                <w:b/>
              </w:rPr>
            </w:pPr>
            <w:r>
              <w:rPr>
                <w:b/>
              </w:rPr>
            </w:r>
          </w:p>
        </w:tc>
        <w:tc>
          <w:tcPr>
            <w:tcW w:w="3260" w:type="dxa"/>
            <w:tcBorders>
              <w:top w:val="single" w:sz="6" w:space="0" w:color="000000"/>
              <w:start w:val="single" w:sz="6" w:space="0" w:color="000000"/>
              <w:end w:val="single" w:sz="6" w:space="0" w:color="000000"/>
            </w:tcBorders>
          </w:tcPr>
          <w:p>
            <w:pPr>
              <w:pStyle w:val="Normal"/>
              <w:suppressAutoHyphens w:val="true"/>
              <w:snapToGrid w:val="false"/>
              <w:spacing w:lineRule="auto" w:line="240"/>
              <w:ind w:firstLine="284" w:end="0"/>
              <w:rPr>
                <w:b/>
                <w:lang w:val="ru-RU"/>
              </w:rPr>
            </w:pPr>
            <w:r>
              <w:rPr>
                <w:b/>
                <w:lang w:val="ru-RU"/>
              </w:rPr>
            </w:r>
          </w:p>
          <w:p>
            <w:pPr>
              <w:pStyle w:val="Normal"/>
              <w:suppressAutoHyphens w:val="true"/>
              <w:spacing w:lineRule="auto" w:line="240"/>
              <w:ind w:firstLine="284" w:end="0"/>
              <w:rPr>
                <w:lang w:val="ru-RU"/>
              </w:rPr>
            </w:pPr>
            <w:r>
              <w:rPr>
                <w:lang w:val="ru-RU"/>
              </w:rPr>
            </w:r>
          </w:p>
        </w:tc>
        <w:tc>
          <w:tcPr>
            <w:tcW w:w="3260" w:type="dxa"/>
            <w:gridSpan w:val="2"/>
            <w:tcBorders>
              <w:top w:val="single" w:sz="6" w:space="0" w:color="000000"/>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40" w:hRule="exact"/>
        </w:trPr>
        <w:tc>
          <w:tcPr>
            <w:tcW w:w="1134" w:type="dxa"/>
            <w:tcBorders>
              <w:end w:val="single" w:sz="6" w:space="0" w:color="000000"/>
            </w:tcBorders>
          </w:tcPr>
          <w:p>
            <w:pPr>
              <w:pStyle w:val="Normal"/>
              <w:suppressAutoHyphens w:val="true"/>
              <w:spacing w:lineRule="auto" w:line="240"/>
              <w:ind w:firstLine="284" w:end="0"/>
              <w:rPr/>
            </w:pPr>
            <w:r>
              <w:rPr/>
              <w:t>I</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Don’t</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like</w:t>
            </w:r>
          </w:p>
          <w:p>
            <w:pPr>
              <w:pStyle w:val="Normal"/>
              <w:suppressAutoHyphens w:val="true"/>
              <w:spacing w:lineRule="auto" w:line="240"/>
              <w:ind w:firstLine="284" w:end="0"/>
              <w:rPr/>
            </w:pPr>
            <w:r>
              <w:rPr/>
            </w:r>
          </w:p>
        </w:tc>
        <w:tc>
          <w:tcPr>
            <w:tcW w:w="3260" w:type="dxa"/>
            <w:gridSpan w:val="2"/>
            <w:tcBorders>
              <w:start w:val="single" w:sz="6" w:space="0" w:color="000000"/>
            </w:tcBorders>
          </w:tcPr>
          <w:p>
            <w:pPr>
              <w:pStyle w:val="Normal"/>
              <w:suppressAutoHyphens w:val="true"/>
              <w:spacing w:lineRule="auto" w:line="240"/>
              <w:ind w:firstLine="284" w:end="0"/>
              <w:rPr/>
            </w:pPr>
            <w:r>
              <w:rPr/>
              <w:t>Jogging.</w:t>
            </w:r>
          </w:p>
          <w:p>
            <w:pPr>
              <w:pStyle w:val="Normal"/>
              <w:suppressAutoHyphens w:val="true"/>
              <w:spacing w:lineRule="auto" w:line="240"/>
              <w:ind w:firstLine="284" w:end="0"/>
              <w:rPr/>
            </w:pPr>
            <w:r>
              <w:rPr/>
            </w:r>
          </w:p>
        </w:tc>
      </w:tr>
      <w:tr>
        <w:trPr>
          <w:trHeight w:val="360" w:hRule="exact"/>
        </w:trPr>
        <w:tc>
          <w:tcPr>
            <w:tcW w:w="1134" w:type="dxa"/>
            <w:tcBorders>
              <w:end w:val="single" w:sz="6" w:space="0" w:color="000000"/>
            </w:tcBorders>
          </w:tcPr>
          <w:p>
            <w:pPr>
              <w:pStyle w:val="Normal"/>
              <w:suppressAutoHyphens w:val="true"/>
              <w:spacing w:lineRule="auto" w:line="240"/>
              <w:ind w:firstLine="284" w:end="0"/>
              <w:rPr/>
            </w:pPr>
            <w:r>
              <w:rPr/>
              <w:t>They</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Will</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see</w:t>
            </w:r>
          </w:p>
          <w:p>
            <w:pPr>
              <w:pStyle w:val="Normal"/>
              <w:suppressAutoHyphens w:val="true"/>
              <w:spacing w:lineRule="auto" w:line="240"/>
              <w:ind w:firstLine="284" w:end="0"/>
              <w:rPr/>
            </w:pPr>
            <w:r>
              <w:rPr/>
            </w:r>
          </w:p>
        </w:tc>
        <w:tc>
          <w:tcPr>
            <w:tcW w:w="3260" w:type="dxa"/>
            <w:gridSpan w:val="2"/>
            <w:tcBorders>
              <w:start w:val="single" w:sz="6" w:space="0" w:color="000000"/>
            </w:tcBorders>
          </w:tcPr>
          <w:p>
            <w:pPr>
              <w:pStyle w:val="Normal"/>
              <w:suppressAutoHyphens w:val="true"/>
              <w:spacing w:lineRule="auto" w:line="240"/>
              <w:ind w:firstLine="284" w:end="0"/>
              <w:rPr/>
            </w:pPr>
            <w:r>
              <w:rPr/>
              <w:t>you to-morrow.</w:t>
            </w:r>
          </w:p>
          <w:p>
            <w:pPr>
              <w:pStyle w:val="Normal"/>
              <w:suppressAutoHyphens w:val="true"/>
              <w:spacing w:lineRule="auto" w:line="240"/>
              <w:ind w:firstLine="284" w:end="0"/>
              <w:rPr/>
            </w:pPr>
            <w:r>
              <w:rPr/>
            </w:r>
          </w:p>
        </w:tc>
      </w:tr>
      <w:tr>
        <w:trPr>
          <w:trHeight w:val="34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b/>
              </w:rPr>
            </w:pPr>
            <w:r>
              <w:rPr>
                <w:b/>
              </w:rPr>
              <w:t>Modal verbs:</w:t>
            </w:r>
          </w:p>
          <w:p>
            <w:pPr>
              <w:pStyle w:val="Normal"/>
              <w:suppressAutoHyphens w:val="true"/>
              <w:spacing w:lineRule="auto" w:line="240"/>
              <w:ind w:firstLine="284" w:end="0"/>
              <w:rPr>
                <w:b/>
              </w:rPr>
            </w:pPr>
            <w:r>
              <w:rPr>
                <w:b/>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b/>
                <w:lang w:val="ru-RU"/>
              </w:rPr>
            </w:pPr>
            <w:r>
              <w:rPr>
                <w:b/>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4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(except ought to,</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i/>
                <w:i/>
                <w:lang w:val="ru-RU"/>
              </w:rPr>
            </w:pPr>
            <w:r>
              <w:rPr>
                <w:i/>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tc>
      </w:tr>
      <w:tr>
        <w:trPr>
          <w:trHeight w:val="24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have to, be to)</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i/>
                <w:i/>
                <w:lang w:val="ru-RU"/>
              </w:rPr>
            </w:pPr>
            <w:r>
              <w:rPr>
                <w:i/>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40" w:hRule="exact"/>
        </w:trPr>
        <w:tc>
          <w:tcPr>
            <w:tcW w:w="1134" w:type="dxa"/>
            <w:tcBorders>
              <w:end w:val="single" w:sz="6" w:space="0" w:color="000000"/>
            </w:tcBorders>
          </w:tcPr>
          <w:p>
            <w:pPr>
              <w:pStyle w:val="Normal"/>
              <w:suppressAutoHyphens w:val="true"/>
              <w:spacing w:lineRule="auto" w:line="240"/>
              <w:ind w:firstLine="284" w:end="0"/>
              <w:rPr/>
            </w:pPr>
            <w:r>
              <w:rPr/>
              <w:t>You</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can’t</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play</w:t>
            </w:r>
          </w:p>
          <w:p>
            <w:pPr>
              <w:pStyle w:val="Normal"/>
              <w:suppressAutoHyphens w:val="true"/>
              <w:spacing w:lineRule="auto" w:line="240"/>
              <w:ind w:firstLine="284" w:end="0"/>
              <w:rPr/>
            </w:pPr>
            <w:r>
              <w:rPr/>
            </w:r>
          </w:p>
        </w:tc>
        <w:tc>
          <w:tcPr>
            <w:tcW w:w="3260" w:type="dxa"/>
            <w:gridSpan w:val="2"/>
            <w:tcBorders>
              <w:start w:val="single" w:sz="6" w:space="0" w:color="000000"/>
            </w:tcBorders>
          </w:tcPr>
          <w:p>
            <w:pPr>
              <w:pStyle w:val="Normal"/>
              <w:suppressAutoHyphens w:val="true"/>
              <w:spacing w:lineRule="auto" w:line="240"/>
              <w:ind w:firstLine="284" w:end="0"/>
              <w:rPr/>
            </w:pPr>
            <w:r>
              <w:rPr/>
              <w:t>football in the street.</w:t>
            </w:r>
          </w:p>
          <w:p>
            <w:pPr>
              <w:pStyle w:val="Normal"/>
              <w:suppressAutoHyphens w:val="true"/>
              <w:spacing w:lineRule="auto" w:line="240"/>
              <w:ind w:firstLine="284" w:end="0"/>
              <w:rPr/>
            </w:pPr>
            <w:r>
              <w:rPr/>
            </w:r>
          </w:p>
        </w:tc>
      </w:tr>
      <w:tr>
        <w:trPr>
          <w:trHeight w:val="240" w:hRule="exact"/>
        </w:trPr>
        <w:tc>
          <w:tcPr>
            <w:tcW w:w="1134" w:type="dxa"/>
            <w:tcBorders>
              <w:end w:val="single" w:sz="6" w:space="0" w:color="000000"/>
            </w:tcBorders>
          </w:tcPr>
          <w:p>
            <w:pPr>
              <w:pStyle w:val="Normal"/>
              <w:suppressAutoHyphens w:val="true"/>
              <w:spacing w:lineRule="auto" w:line="240"/>
              <w:ind w:firstLine="284" w:end="0"/>
              <w:rPr/>
            </w:pPr>
            <w:r>
              <w:rPr/>
              <w:t>I</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must</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go</w:t>
            </w:r>
          </w:p>
          <w:p>
            <w:pPr>
              <w:pStyle w:val="Normal"/>
              <w:suppressAutoHyphens w:val="true"/>
              <w:spacing w:lineRule="auto" w:line="240"/>
              <w:ind w:firstLine="284" w:end="0"/>
              <w:rPr/>
            </w:pPr>
            <w:r>
              <w:rPr/>
            </w:r>
          </w:p>
        </w:tc>
        <w:tc>
          <w:tcPr>
            <w:tcW w:w="3260" w:type="dxa"/>
            <w:gridSpan w:val="2"/>
            <w:tcBorders>
              <w:start w:val="single" w:sz="6" w:space="0" w:color="000000"/>
            </w:tcBorders>
          </w:tcPr>
          <w:p>
            <w:pPr>
              <w:pStyle w:val="Normal"/>
              <w:suppressAutoHyphens w:val="true"/>
              <w:spacing w:lineRule="auto" w:line="240"/>
              <w:ind w:firstLine="284" w:end="0"/>
              <w:rPr/>
            </w:pPr>
            <w:r>
              <w:rPr/>
              <w:t>there to-morrow.</w:t>
            </w:r>
          </w:p>
          <w:p>
            <w:pPr>
              <w:pStyle w:val="Normal"/>
              <w:suppressAutoHyphens w:val="true"/>
              <w:spacing w:lineRule="auto" w:line="240"/>
              <w:ind w:firstLine="284" w:end="0"/>
              <w:rPr/>
            </w:pPr>
            <w:r>
              <w:rPr/>
            </w:r>
          </w:p>
        </w:tc>
      </w:tr>
      <w:tr>
        <w:trPr>
          <w:trHeight w:val="360" w:hRule="exact"/>
        </w:trPr>
        <w:tc>
          <w:tcPr>
            <w:tcW w:w="1134" w:type="dxa"/>
            <w:tcBorders>
              <w:end w:val="single" w:sz="6" w:space="0" w:color="000000"/>
            </w:tcBorders>
          </w:tcPr>
          <w:p>
            <w:pPr>
              <w:pStyle w:val="Normal"/>
              <w:suppressAutoHyphens w:val="true"/>
              <w:spacing w:lineRule="auto" w:line="240"/>
              <w:ind w:firstLine="284" w:end="0"/>
              <w:rPr/>
            </w:pPr>
            <w:r>
              <w:rPr/>
              <w:t>You</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needn’t</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worry.</w:t>
            </w:r>
          </w:p>
          <w:p>
            <w:pPr>
              <w:pStyle w:val="Normal"/>
              <w:suppressAutoHyphens w:val="true"/>
              <w:spacing w:lineRule="auto" w:line="240"/>
              <w:ind w:firstLine="284" w:end="0"/>
              <w:rPr/>
            </w:pPr>
            <w:r>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36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b/>
              </w:rPr>
            </w:pPr>
            <w:r>
              <w:rPr>
                <w:b/>
              </w:rPr>
              <w:t>Modal expression:</w:t>
            </w:r>
          </w:p>
          <w:p>
            <w:pPr>
              <w:pStyle w:val="Normal"/>
              <w:suppressAutoHyphens w:val="true"/>
              <w:spacing w:lineRule="auto" w:line="240"/>
              <w:ind w:firstLine="284" w:end="0"/>
              <w:rPr>
                <w:b/>
              </w:rPr>
            </w:pPr>
            <w:r>
              <w:rPr>
                <w:b/>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b/>
                <w:lang w:val="ru-RU"/>
              </w:rPr>
            </w:pPr>
            <w:r>
              <w:rPr>
                <w:b/>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20" w:hRule="exact"/>
        </w:trPr>
        <w:tc>
          <w:tcPr>
            <w:tcW w:w="1134" w:type="dxa"/>
            <w:tcBorders>
              <w:end w:val="single" w:sz="6" w:space="0" w:color="000000"/>
            </w:tcBorders>
          </w:tcPr>
          <w:p>
            <w:pPr>
              <w:pStyle w:val="Normal"/>
              <w:suppressAutoHyphens w:val="true"/>
              <w:spacing w:lineRule="auto" w:line="240"/>
              <w:ind w:firstLine="284" w:end="0"/>
              <w:rPr/>
            </w:pPr>
            <w:r>
              <w:rPr/>
              <w:t>You</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had better</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i/>
                <w:i/>
                <w:lang w:val="ru-RU"/>
              </w:rPr>
            </w:pPr>
            <w:r>
              <w:rPr>
                <w:i/>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40" w:hRule="exact"/>
        </w:trPr>
        <w:tc>
          <w:tcPr>
            <w:tcW w:w="1134" w:type="dxa"/>
            <w:tcBorders>
              <w:end w:val="single" w:sz="6" w:space="0" w:color="000000"/>
            </w:tcBorders>
          </w:tcPr>
          <w:p>
            <w:pPr>
              <w:pStyle w:val="Normal"/>
              <w:suppressAutoHyphens w:val="true"/>
              <w:spacing w:lineRule="auto" w:line="240"/>
              <w:ind w:firstLine="284" w:end="0"/>
              <w:rPr/>
            </w:pPr>
            <w:r>
              <w:rPr/>
              <w:t>I</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would rather</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i/>
                <w:i/>
                <w:lang w:val="ru-RU"/>
              </w:rPr>
            </w:pPr>
            <w:r>
              <w:rPr>
                <w:i/>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4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would sooner</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i/>
                <w:i/>
                <w:lang w:val="ru-RU"/>
              </w:rPr>
            </w:pPr>
            <w:r>
              <w:rPr>
                <w:i/>
                <w:lang w:val="ru-RU"/>
              </w:rPr>
            </w:r>
          </w:p>
          <w:p>
            <w:pPr>
              <w:pStyle w:val="Normal"/>
              <w:suppressAutoHyphens w:val="true"/>
              <w:spacing w:lineRule="auto" w:line="240"/>
              <w:ind w:firstLine="284" w:end="0"/>
              <w:rPr>
                <w:lang w:val="ru-RU"/>
              </w:rPr>
            </w:pPr>
            <w:r>
              <w:rPr>
                <w:lang w:val="ru-RU"/>
              </w:rPr>
            </w:r>
          </w:p>
        </w:tc>
        <w:tc>
          <w:tcPr>
            <w:tcW w:w="3260" w:type="dxa"/>
            <w:gridSpan w:val="2"/>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r>
      <w:tr>
        <w:trPr>
          <w:trHeight w:val="240" w:hRule="exact"/>
        </w:trPr>
        <w:tc>
          <w:tcPr>
            <w:tcW w:w="1134" w:type="dxa"/>
            <w:tcBorders>
              <w:end w:val="single" w:sz="4" w:space="0" w:color="000000"/>
            </w:tcBorders>
          </w:tcPr>
          <w:p>
            <w:pPr>
              <w:pStyle w:val="Normal"/>
              <w:suppressAutoHyphens w:val="true"/>
              <w:spacing w:lineRule="auto" w:line="240"/>
              <w:ind w:firstLine="284" w:end="0"/>
              <w:rPr/>
            </w:pPr>
            <w:r>
              <w:rPr/>
              <w:t>She</w:t>
            </w:r>
          </w:p>
          <w:p>
            <w:pPr>
              <w:pStyle w:val="Normal"/>
              <w:suppressAutoHyphens w:val="true"/>
              <w:spacing w:lineRule="auto" w:line="240"/>
              <w:ind w:firstLine="284" w:end="0"/>
              <w:rPr/>
            </w:pPr>
            <w:r>
              <w:rPr/>
            </w:r>
          </w:p>
        </w:tc>
        <w:tc>
          <w:tcPr>
            <w:tcW w:w="3119" w:type="dxa"/>
            <w:tcBorders>
              <w:start w:val="single" w:sz="4" w:space="0" w:color="000000"/>
              <w:end w:val="single" w:sz="4" w:space="0" w:color="000000"/>
            </w:tcBorders>
          </w:tcPr>
          <w:p>
            <w:pPr>
              <w:pStyle w:val="Normal"/>
              <w:suppressAutoHyphens w:val="true"/>
              <w:spacing w:lineRule="auto" w:line="240"/>
              <w:ind w:firstLine="284" w:end="0"/>
              <w:rPr>
                <w:i/>
                <w:i/>
              </w:rPr>
            </w:pPr>
            <w:r>
              <w:rPr>
                <w:i/>
              </w:rPr>
              <w:t>‘</w:t>
            </w:r>
            <w:r>
              <w:rPr>
                <w:i/>
              </w:rPr>
              <w:t>d sooner</w:t>
            </w:r>
          </w:p>
          <w:p>
            <w:pPr>
              <w:pStyle w:val="Normal"/>
              <w:suppressAutoHyphens w:val="true"/>
              <w:spacing w:lineRule="auto" w:line="240"/>
              <w:ind w:firstLine="284" w:end="0"/>
              <w:rPr>
                <w:i/>
                <w:i/>
              </w:rPr>
            </w:pPr>
            <w:r>
              <w:rPr>
                <w:i/>
              </w:rPr>
            </w:r>
          </w:p>
        </w:tc>
        <w:tc>
          <w:tcPr>
            <w:tcW w:w="3260" w:type="dxa"/>
            <w:tcBorders>
              <w:start w:val="single" w:sz="4" w:space="0" w:color="000000"/>
              <w:end w:val="single" w:sz="4" w:space="0" w:color="000000"/>
            </w:tcBorders>
          </w:tcPr>
          <w:p>
            <w:pPr>
              <w:pStyle w:val="Normal"/>
              <w:suppressAutoHyphens w:val="true"/>
              <w:spacing w:lineRule="auto" w:line="240"/>
              <w:ind w:firstLine="284" w:end="0"/>
              <w:rPr/>
            </w:pPr>
            <w:r>
              <w:rPr/>
              <w:t>die</w:t>
            </w:r>
          </w:p>
          <w:p>
            <w:pPr>
              <w:pStyle w:val="Normal"/>
              <w:suppressAutoHyphens w:val="true"/>
              <w:spacing w:lineRule="auto" w:line="240"/>
              <w:ind w:firstLine="284" w:end="0"/>
              <w:rPr/>
            </w:pPr>
            <w:r>
              <w:rPr/>
            </w:r>
          </w:p>
        </w:tc>
        <w:tc>
          <w:tcPr>
            <w:tcW w:w="3260" w:type="dxa"/>
            <w:gridSpan w:val="2"/>
            <w:tcBorders>
              <w:start w:val="single" w:sz="4" w:space="0" w:color="000000"/>
            </w:tcBorders>
          </w:tcPr>
          <w:p>
            <w:pPr>
              <w:pStyle w:val="Normal"/>
              <w:suppressAutoHyphens w:val="true"/>
              <w:spacing w:lineRule="auto" w:line="240"/>
              <w:ind w:firstLine="284" w:end="0"/>
              <w:rPr/>
            </w:pPr>
            <w:r>
              <w:rPr/>
              <w:t>than come back</w:t>
            </w:r>
          </w:p>
          <w:p>
            <w:pPr>
              <w:pStyle w:val="Normal"/>
              <w:suppressAutoHyphens w:val="true"/>
              <w:spacing w:lineRule="auto" w:line="240"/>
              <w:ind w:firstLine="284" w:end="0"/>
              <w:rPr/>
            </w:pPr>
            <w:r>
              <w:rPr/>
            </w:r>
          </w:p>
        </w:tc>
      </w:tr>
      <w:tr>
        <w:trPr>
          <w:trHeight w:val="340" w:hRule="exact"/>
        </w:trPr>
        <w:tc>
          <w:tcPr>
            <w:tcW w:w="1134" w:type="dxa"/>
            <w:tcBorders>
              <w:end w:val="single" w:sz="4" w:space="0" w:color="000000"/>
            </w:tcBorders>
          </w:tcPr>
          <w:p>
            <w:pPr>
              <w:pStyle w:val="Normal"/>
              <w:suppressAutoHyphens w:val="true"/>
              <w:spacing w:lineRule="auto" w:line="240"/>
              <w:ind w:firstLine="284" w:end="0"/>
              <w:rPr/>
            </w:pPr>
            <w:r>
              <w:rPr/>
              <w:t>You</w:t>
            </w:r>
          </w:p>
          <w:p>
            <w:pPr>
              <w:pStyle w:val="Normal"/>
              <w:suppressAutoHyphens w:val="true"/>
              <w:spacing w:lineRule="auto" w:line="240"/>
              <w:ind w:firstLine="284" w:end="0"/>
              <w:rPr/>
            </w:pPr>
            <w:r>
              <w:rPr/>
            </w:r>
          </w:p>
        </w:tc>
        <w:tc>
          <w:tcPr>
            <w:tcW w:w="3119" w:type="dxa"/>
            <w:tcBorders>
              <w:start w:val="single" w:sz="4" w:space="0" w:color="000000"/>
              <w:end w:val="single" w:sz="4" w:space="0" w:color="000000"/>
            </w:tcBorders>
          </w:tcPr>
          <w:p>
            <w:pPr>
              <w:pStyle w:val="Normal"/>
              <w:suppressAutoHyphens w:val="true"/>
              <w:spacing w:lineRule="auto" w:line="240"/>
              <w:ind w:firstLine="284" w:end="0"/>
              <w:rPr>
                <w:i/>
                <w:i/>
              </w:rPr>
            </w:pPr>
            <w:r>
              <w:rPr>
                <w:i/>
              </w:rPr>
              <w:t>had better</w:t>
            </w:r>
          </w:p>
          <w:p>
            <w:pPr>
              <w:pStyle w:val="Normal"/>
              <w:suppressAutoHyphens w:val="true"/>
              <w:spacing w:lineRule="auto" w:line="240"/>
              <w:ind w:firstLine="284" w:end="0"/>
              <w:rPr>
                <w:i/>
                <w:i/>
              </w:rPr>
            </w:pPr>
            <w:r>
              <w:rPr>
                <w:i/>
              </w:rPr>
            </w:r>
          </w:p>
        </w:tc>
        <w:tc>
          <w:tcPr>
            <w:tcW w:w="3260" w:type="dxa"/>
            <w:tcBorders>
              <w:start w:val="single" w:sz="4" w:space="0" w:color="000000"/>
              <w:end w:val="single" w:sz="4" w:space="0" w:color="000000"/>
            </w:tcBorders>
          </w:tcPr>
          <w:p>
            <w:pPr>
              <w:pStyle w:val="Normal"/>
              <w:suppressAutoHyphens w:val="true"/>
              <w:spacing w:lineRule="auto" w:line="240"/>
              <w:ind w:firstLine="284" w:end="0"/>
              <w:rPr/>
            </w:pPr>
            <w:r>
              <w:rPr/>
              <w:t>come</w:t>
            </w:r>
          </w:p>
          <w:p>
            <w:pPr>
              <w:pStyle w:val="Normal"/>
              <w:suppressAutoHyphens w:val="true"/>
              <w:spacing w:lineRule="auto" w:line="240"/>
              <w:ind w:firstLine="284" w:end="0"/>
              <w:rPr/>
            </w:pPr>
            <w:r>
              <w:rPr/>
            </w:r>
          </w:p>
        </w:tc>
        <w:tc>
          <w:tcPr>
            <w:tcW w:w="3260" w:type="dxa"/>
            <w:gridSpan w:val="2"/>
            <w:tcBorders>
              <w:start w:val="single" w:sz="4" w:space="0" w:color="000000"/>
            </w:tcBorders>
          </w:tcPr>
          <w:p>
            <w:pPr>
              <w:pStyle w:val="Normal"/>
              <w:suppressAutoHyphens w:val="true"/>
              <w:spacing w:lineRule="auto" w:line="240"/>
              <w:ind w:firstLine="284" w:end="0"/>
              <w:rPr/>
            </w:pPr>
            <w:r>
              <w:rPr/>
              <w:t>at once.</w:t>
            </w:r>
          </w:p>
          <w:p>
            <w:pPr>
              <w:pStyle w:val="Normal"/>
              <w:suppressAutoHyphens w:val="true"/>
              <w:spacing w:lineRule="auto" w:line="240"/>
              <w:ind w:firstLine="284" w:end="0"/>
              <w:rPr/>
            </w:pPr>
            <w:r>
              <w:rPr/>
            </w:r>
          </w:p>
        </w:tc>
      </w:tr>
      <w:tr>
        <w:trPr>
          <w:trHeight w:val="260" w:hRule="exact"/>
        </w:trPr>
        <w:tc>
          <w:tcPr>
            <w:tcW w:w="1134" w:type="dxa"/>
            <w:tcBorders>
              <w:end w:val="single" w:sz="4"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4" w:space="0" w:color="000000"/>
              <w:end w:val="single" w:sz="4" w:space="0" w:color="000000"/>
            </w:tcBorders>
          </w:tcPr>
          <w:p>
            <w:pPr>
              <w:pStyle w:val="Normal"/>
              <w:suppressAutoHyphens w:val="true"/>
              <w:spacing w:lineRule="auto" w:line="240"/>
              <w:ind w:firstLine="284" w:end="0"/>
              <w:rPr>
                <w:b/>
              </w:rPr>
            </w:pPr>
            <w:r>
              <w:rPr>
                <w:b/>
              </w:rPr>
              <w:t>Verbs of sense</w:t>
            </w:r>
          </w:p>
          <w:p>
            <w:pPr>
              <w:pStyle w:val="Normal"/>
              <w:suppressAutoHyphens w:val="true"/>
              <w:spacing w:lineRule="auto" w:line="240"/>
              <w:ind w:firstLine="284" w:end="0"/>
              <w:rPr>
                <w:b/>
              </w:rPr>
            </w:pPr>
            <w:r>
              <w:rPr>
                <w:b/>
              </w:rPr>
            </w:r>
          </w:p>
        </w:tc>
        <w:tc>
          <w:tcPr>
            <w:tcW w:w="3260" w:type="dxa"/>
            <w:tcBorders>
              <w:start w:val="single" w:sz="4" w:space="0" w:color="000000"/>
              <w:end w:val="single" w:sz="4" w:space="0" w:color="000000"/>
            </w:tcBorders>
          </w:tcPr>
          <w:p>
            <w:pPr>
              <w:pStyle w:val="Normal"/>
              <w:suppressAutoHyphens w:val="true"/>
              <w:snapToGrid w:val="false"/>
              <w:spacing w:lineRule="auto" w:line="240"/>
              <w:ind w:firstLine="284" w:end="0"/>
              <w:rPr>
                <w:b/>
                <w:lang w:val="ru-RU"/>
              </w:rPr>
            </w:pPr>
            <w:r>
              <w:rPr>
                <w:b/>
                <w:lang w:val="ru-RU"/>
              </w:rPr>
            </w:r>
          </w:p>
          <w:p>
            <w:pPr>
              <w:pStyle w:val="Normal"/>
              <w:suppressAutoHyphens w:val="true"/>
              <w:spacing w:lineRule="auto" w:line="240"/>
              <w:ind w:firstLine="284" w:end="0"/>
              <w:rPr>
                <w:lang w:val="ru-RU"/>
              </w:rPr>
            </w:pPr>
            <w:r>
              <w:rPr>
                <w:lang w:val="ru-RU"/>
              </w:rPr>
            </w:r>
          </w:p>
        </w:tc>
        <w:tc>
          <w:tcPr>
            <w:tcW w:w="3119" w:type="dxa"/>
            <w:tcBorders>
              <w:start w:val="single" w:sz="4"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141" w:type="dxa"/>
            <w:tcBorders/>
            <w:tcMar>
              <w:start w:w="0" w:type="dxa"/>
              <w:end w:w="0" w:type="dxa"/>
            </w:tcMar>
          </w:tcPr>
          <w:p>
            <w:pPr>
              <w:pStyle w:val="Normal"/>
              <w:snapToGrid w:val="false"/>
              <w:rPr>
                <w:lang w:val="ru-RU"/>
              </w:rPr>
            </w:pPr>
            <w:r>
              <w:rPr>
                <w:lang w:val="ru-RU"/>
              </w:rPr>
            </w:r>
          </w:p>
        </w:tc>
      </w:tr>
      <w:tr>
        <w:trPr>
          <w:trHeight w:val="1540" w:hRule="exact"/>
        </w:trPr>
        <w:tc>
          <w:tcPr>
            <w:tcW w:w="1134" w:type="dxa"/>
            <w:tcBorders>
              <w:end w:val="single" w:sz="6" w:space="0" w:color="000000"/>
            </w:tcBorders>
          </w:tcPr>
          <w:p>
            <w:pPr>
              <w:pStyle w:val="Normal"/>
              <w:suppressAutoHyphens w:val="true"/>
              <w:spacing w:lineRule="auto" w:line="240"/>
              <w:ind w:firstLine="284" w:end="0"/>
              <w:rPr/>
            </w:pPr>
            <w:r>
              <w:rPr/>
              <w:t>I</w:t>
            </w:r>
          </w:p>
          <w:p>
            <w:pPr>
              <w:pStyle w:val="Normal"/>
              <w:suppressAutoHyphens w:val="true"/>
              <w:spacing w:lineRule="auto" w:line="240"/>
              <w:ind w:firstLine="284" w:end="0"/>
              <w:rPr/>
            </w:pPr>
            <w:r>
              <w:rPr/>
              <w:t>He</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b/>
              </w:rPr>
            </w:pPr>
            <w:r>
              <w:rPr>
                <w:b/>
              </w:rPr>
              <w:t>perception:</w:t>
            </w:r>
          </w:p>
          <w:p>
            <w:pPr>
              <w:pStyle w:val="Normal"/>
              <w:suppressAutoHyphens w:val="true"/>
              <w:spacing w:lineRule="auto" w:line="240"/>
              <w:ind w:firstLine="284" w:end="0"/>
              <w:rPr/>
            </w:pPr>
            <w:r>
              <w:rPr/>
              <w:t>(</w:t>
            </w:r>
            <w:r>
              <w:rPr>
                <w:i/>
              </w:rPr>
              <w:t xml:space="preserve">see, watch, observe, </w:t>
            </w:r>
          </w:p>
          <w:p>
            <w:pPr>
              <w:pStyle w:val="Normal"/>
              <w:suppressAutoHyphens w:val="true"/>
              <w:spacing w:lineRule="auto" w:line="240"/>
              <w:ind w:firstLine="284" w:end="0"/>
              <w:rPr>
                <w:i/>
                <w:i/>
              </w:rPr>
            </w:pPr>
            <w:r>
              <w:rPr>
                <w:i/>
              </w:rPr>
              <w:t xml:space="preserve">notice, hear, listen to, </w:t>
            </w:r>
          </w:p>
          <w:p>
            <w:pPr>
              <w:pStyle w:val="Normal"/>
              <w:suppressAutoHyphens w:val="true"/>
              <w:spacing w:lineRule="auto" w:line="240"/>
              <w:ind w:firstLine="284" w:end="0"/>
              <w:rPr/>
            </w:pPr>
            <w:r>
              <w:rPr>
                <w:i/>
              </w:rPr>
              <w:t>feel</w:t>
            </w:r>
            <w:r>
              <w:rPr/>
              <w:t xml:space="preserve">, etc.) </w:t>
            </w:r>
          </w:p>
          <w:p>
            <w:pPr>
              <w:pStyle w:val="Normal"/>
              <w:suppressAutoHyphens w:val="true"/>
              <w:spacing w:lineRule="auto" w:line="240"/>
              <w:ind w:firstLine="284" w:end="0"/>
              <w:rPr/>
            </w:pPr>
            <w:r>
              <w:rPr/>
              <w:t xml:space="preserve">felt somebody </w:t>
            </w:r>
          </w:p>
          <w:p>
            <w:pPr>
              <w:pStyle w:val="Normal"/>
              <w:suppressAutoHyphens w:val="true"/>
              <w:spacing w:lineRule="auto" w:line="240"/>
              <w:ind w:firstLine="284" w:end="0"/>
              <w:rPr/>
            </w:pPr>
            <w:r>
              <w:rPr/>
              <w:t>heard the door</w:t>
            </w:r>
          </w:p>
          <w:p>
            <w:pPr>
              <w:pStyle w:val="Normal"/>
              <w:suppressAutoHyphens w:val="true"/>
              <w:spacing w:lineRule="auto" w:line="240"/>
              <w:ind w:firstLine="284" w:end="0"/>
              <w:rPr/>
            </w:pPr>
            <w:r>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r>
          </w:p>
          <w:p>
            <w:pPr>
              <w:pStyle w:val="Normal"/>
              <w:suppressAutoHyphens w:val="true"/>
              <w:spacing w:lineRule="auto" w:line="240"/>
              <w:ind w:firstLine="284" w:end="0"/>
              <w:rPr/>
            </w:pPr>
            <w:r>
              <w:rPr/>
            </w:r>
          </w:p>
          <w:p>
            <w:pPr>
              <w:pStyle w:val="Normal"/>
              <w:suppressAutoHyphens w:val="true"/>
              <w:spacing w:lineRule="auto" w:line="240"/>
              <w:ind w:firstLine="284" w:end="0"/>
              <w:rPr/>
            </w:pPr>
            <w:r>
              <w:rPr/>
            </w:r>
          </w:p>
          <w:p>
            <w:pPr>
              <w:pStyle w:val="Normal"/>
              <w:suppressAutoHyphens w:val="true"/>
              <w:spacing w:lineRule="auto" w:line="240"/>
              <w:ind w:firstLine="284" w:end="0"/>
              <w:rPr/>
            </w:pPr>
            <w:r>
              <w:rPr/>
              <w:t xml:space="preserve">touch </w:t>
            </w:r>
          </w:p>
          <w:p>
            <w:pPr>
              <w:pStyle w:val="Normal"/>
              <w:suppressAutoHyphens w:val="true"/>
              <w:spacing w:lineRule="auto" w:line="240"/>
              <w:ind w:firstLine="284" w:end="0"/>
              <w:rPr/>
            </w:pPr>
            <w:r>
              <w:rPr/>
              <w:t>close.</w:t>
            </w:r>
          </w:p>
          <w:p>
            <w:pPr>
              <w:pStyle w:val="Normal"/>
              <w:suppressAutoHyphens w:val="true"/>
              <w:spacing w:lineRule="auto" w:line="240"/>
              <w:ind w:firstLine="284" w:end="0"/>
              <w:rPr/>
            </w:pPr>
            <w:r>
              <w:rPr/>
            </w:r>
          </w:p>
        </w:tc>
        <w:tc>
          <w:tcPr>
            <w:tcW w:w="3119" w:type="dxa"/>
            <w:tcBorders>
              <w:start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r>
          </w:p>
          <w:p>
            <w:pPr>
              <w:pStyle w:val="Normal"/>
              <w:suppressAutoHyphens w:val="true"/>
              <w:spacing w:lineRule="auto" w:line="240"/>
              <w:ind w:firstLine="284" w:end="0"/>
              <w:rPr/>
            </w:pPr>
            <w:r>
              <w:rPr/>
            </w:r>
          </w:p>
          <w:p>
            <w:pPr>
              <w:pStyle w:val="Normal"/>
              <w:suppressAutoHyphens w:val="true"/>
              <w:spacing w:lineRule="auto" w:line="240"/>
              <w:ind w:firstLine="284" w:end="0"/>
              <w:rPr/>
            </w:pPr>
            <w:r>
              <w:rPr/>
            </w:r>
          </w:p>
          <w:p>
            <w:pPr>
              <w:pStyle w:val="Normal"/>
              <w:suppressAutoHyphens w:val="true"/>
              <w:spacing w:lineRule="auto" w:line="240"/>
              <w:ind w:firstLine="284" w:end="0"/>
              <w:rPr/>
            </w:pPr>
            <w:r>
              <w:rPr/>
              <w:t>me.</w:t>
            </w:r>
          </w:p>
          <w:p>
            <w:pPr>
              <w:pStyle w:val="Normal"/>
              <w:suppressAutoHyphens w:val="true"/>
              <w:spacing w:lineRule="auto" w:line="240"/>
              <w:ind w:firstLine="284" w:end="0"/>
              <w:rPr/>
            </w:pPr>
            <w:r>
              <w:rPr/>
            </w:r>
          </w:p>
        </w:tc>
        <w:tc>
          <w:tcPr>
            <w:tcW w:w="141" w:type="dxa"/>
            <w:tcBorders/>
            <w:tcMar>
              <w:start w:w="0" w:type="dxa"/>
              <w:end w:w="0" w:type="dxa"/>
            </w:tcMar>
          </w:tcPr>
          <w:p>
            <w:pPr>
              <w:pStyle w:val="Normal"/>
              <w:snapToGrid w:val="false"/>
              <w:rPr/>
            </w:pPr>
            <w:r>
              <w:rPr/>
            </w:r>
          </w:p>
        </w:tc>
      </w:tr>
      <w:tr>
        <w:trPr>
          <w:trHeight w:val="72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b/>
              </w:rPr>
            </w:pPr>
            <w:r>
              <w:rPr>
                <w:b/>
              </w:rPr>
              <w:t xml:space="preserve">Verbs of inducement: </w:t>
            </w:r>
          </w:p>
          <w:p>
            <w:pPr>
              <w:pStyle w:val="Normal"/>
              <w:suppressAutoHyphens w:val="true"/>
              <w:spacing w:lineRule="auto" w:line="240"/>
              <w:ind w:firstLine="284" w:end="0"/>
              <w:rPr/>
            </w:pPr>
            <w:r>
              <w:rPr/>
              <w:t>(</w:t>
            </w:r>
            <w:r>
              <w:rPr>
                <w:i/>
              </w:rPr>
              <w:t>let, make, have, bid</w:t>
            </w:r>
            <w:r>
              <w:rPr/>
              <w:t>)</w:t>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141" w:type="dxa"/>
            <w:tcBorders/>
            <w:tcMar>
              <w:start w:w="0" w:type="dxa"/>
              <w:end w:w="0" w:type="dxa"/>
            </w:tcMar>
          </w:tcPr>
          <w:p>
            <w:pPr>
              <w:pStyle w:val="Normal"/>
              <w:snapToGrid w:val="false"/>
              <w:rPr>
                <w:lang w:val="ru-RU"/>
              </w:rPr>
            </w:pPr>
            <w:r>
              <w:rPr>
                <w:lang w:val="ru-RU"/>
              </w:rPr>
            </w:r>
          </w:p>
        </w:tc>
      </w:tr>
      <w:tr>
        <w:trPr>
          <w:trHeight w:val="720" w:hRule="exact"/>
        </w:trPr>
        <w:tc>
          <w:tcPr>
            <w:tcW w:w="1134" w:type="dxa"/>
            <w:tcBorders>
              <w:end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t>What</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t>Let me</w:t>
            </w:r>
          </w:p>
          <w:p>
            <w:pPr>
              <w:pStyle w:val="Normal"/>
              <w:suppressAutoHyphens w:val="true"/>
              <w:spacing w:lineRule="auto" w:line="240"/>
              <w:ind w:firstLine="284" w:end="0"/>
              <w:rPr/>
            </w:pPr>
            <w:r>
              <w:rPr/>
              <w:t>makes you</w:t>
            </w:r>
          </w:p>
          <w:p>
            <w:pPr>
              <w:pStyle w:val="Normal"/>
              <w:suppressAutoHyphens w:val="true"/>
              <w:spacing w:lineRule="auto" w:line="240"/>
              <w:ind w:firstLine="284" w:end="0"/>
              <w:rPr/>
            </w:pPr>
            <w:r>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t xml:space="preserve">help </w:t>
            </w:r>
          </w:p>
          <w:p>
            <w:pPr>
              <w:pStyle w:val="Normal"/>
              <w:suppressAutoHyphens w:val="true"/>
              <w:spacing w:lineRule="auto" w:line="240"/>
              <w:ind w:firstLine="284" w:end="0"/>
              <w:rPr/>
            </w:pPr>
            <w:r>
              <w:rPr/>
              <w:t>think</w:t>
            </w:r>
          </w:p>
          <w:p>
            <w:pPr>
              <w:pStyle w:val="Normal"/>
              <w:suppressAutoHyphens w:val="true"/>
              <w:spacing w:lineRule="auto" w:line="240"/>
              <w:ind w:firstLine="284" w:end="0"/>
              <w:rPr/>
            </w:pPr>
            <w:r>
              <w:rPr/>
            </w:r>
          </w:p>
        </w:tc>
        <w:tc>
          <w:tcPr>
            <w:tcW w:w="3119" w:type="dxa"/>
            <w:tcBorders>
              <w:start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t xml:space="preserve">you. </w:t>
            </w:r>
          </w:p>
          <w:p>
            <w:pPr>
              <w:pStyle w:val="Normal"/>
              <w:suppressAutoHyphens w:val="true"/>
              <w:spacing w:lineRule="auto" w:line="240"/>
              <w:ind w:firstLine="284" w:end="0"/>
              <w:rPr/>
            </w:pPr>
            <w:r>
              <w:rPr/>
              <w:t>so?</w:t>
            </w:r>
          </w:p>
          <w:p>
            <w:pPr>
              <w:pStyle w:val="Normal"/>
              <w:suppressAutoHyphens w:val="true"/>
              <w:spacing w:lineRule="auto" w:line="240"/>
              <w:ind w:firstLine="284" w:end="0"/>
              <w:rPr/>
            </w:pPr>
            <w:r>
              <w:rPr/>
            </w:r>
          </w:p>
        </w:tc>
        <w:tc>
          <w:tcPr>
            <w:tcW w:w="141" w:type="dxa"/>
            <w:tcBorders/>
            <w:tcMar>
              <w:start w:w="0" w:type="dxa"/>
              <w:end w:w="0" w:type="dxa"/>
            </w:tcMar>
          </w:tcPr>
          <w:p>
            <w:pPr>
              <w:pStyle w:val="Normal"/>
              <w:snapToGrid w:val="false"/>
              <w:rPr/>
            </w:pPr>
            <w:r>
              <w:rPr/>
            </w:r>
          </w:p>
        </w:tc>
      </w:tr>
      <w:tr>
        <w:trPr>
          <w:trHeight w:val="549"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napToGrid w:val="false"/>
              <w:spacing w:lineRule="auto" w:line="240"/>
              <w:ind w:firstLine="284" w:end="0"/>
              <w:rPr>
                <w:b/>
                <w:lang w:val="ru-RU"/>
              </w:rPr>
            </w:pPr>
            <w:r>
              <w:rPr>
                <w:b/>
                <w:lang w:val="ru-RU"/>
              </w:rPr>
            </w:r>
          </w:p>
          <w:p>
            <w:pPr>
              <w:pStyle w:val="Normal"/>
              <w:suppressAutoHyphens w:val="true"/>
              <w:spacing w:lineRule="auto" w:line="240"/>
              <w:ind w:firstLine="284" w:end="0"/>
              <w:rPr>
                <w:b/>
              </w:rPr>
            </w:pPr>
            <w:r>
              <w:rPr>
                <w:b/>
              </w:rPr>
              <w:t>Phrases with but:</w:t>
            </w:r>
          </w:p>
          <w:p>
            <w:pPr>
              <w:pStyle w:val="Normal"/>
              <w:suppressAutoHyphens w:val="true"/>
              <w:spacing w:lineRule="auto" w:line="240"/>
              <w:ind w:firstLine="284" w:end="0"/>
              <w:rPr>
                <w:b/>
              </w:rPr>
            </w:pPr>
            <w:r>
              <w:rPr>
                <w:b/>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b/>
                <w:lang w:val="ru-RU"/>
              </w:rPr>
            </w:pPr>
            <w:r>
              <w:rPr>
                <w:b/>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141" w:type="dxa"/>
            <w:tcBorders/>
            <w:tcMar>
              <w:start w:w="0" w:type="dxa"/>
              <w:end w:w="0" w:type="dxa"/>
            </w:tcMar>
          </w:tcPr>
          <w:p>
            <w:pPr>
              <w:pStyle w:val="Normal"/>
              <w:snapToGrid w:val="false"/>
              <w:rPr>
                <w:lang w:val="ru-RU"/>
              </w:rPr>
            </w:pPr>
            <w:r>
              <w:rPr>
                <w:lang w:val="ru-RU"/>
              </w:rPr>
            </w:r>
          </w:p>
        </w:tc>
      </w:tr>
      <w:tr>
        <w:trPr>
          <w:trHeight w:val="96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i/>
                <w:i/>
              </w:rPr>
            </w:pPr>
            <w:r>
              <w:rPr>
                <w:i/>
              </w:rPr>
              <w:t xml:space="preserve">cannot but, </w:t>
            </w:r>
          </w:p>
          <w:p>
            <w:pPr>
              <w:pStyle w:val="Normal"/>
              <w:suppressAutoHyphens w:val="true"/>
              <w:spacing w:lineRule="auto" w:line="240"/>
              <w:ind w:firstLine="284" w:end="0"/>
              <w:rPr>
                <w:i/>
                <w:i/>
              </w:rPr>
            </w:pPr>
            <w:r>
              <w:rPr>
                <w:i/>
              </w:rPr>
              <w:t xml:space="preserve">do anything but </w:t>
            </w:r>
          </w:p>
          <w:p>
            <w:pPr>
              <w:pStyle w:val="Normal"/>
              <w:suppressAutoHyphens w:val="true"/>
              <w:spacing w:lineRule="auto" w:line="240"/>
              <w:ind w:firstLine="284" w:end="0"/>
              <w:rPr>
                <w:i/>
                <w:i/>
              </w:rPr>
            </w:pPr>
            <w:r>
              <w:rPr>
                <w:i/>
              </w:rPr>
              <w:t xml:space="preserve">do nothing but </w:t>
            </w:r>
          </w:p>
          <w:p>
            <w:pPr>
              <w:pStyle w:val="Normal"/>
              <w:suppressAutoHyphens w:val="true"/>
              <w:spacing w:lineRule="auto" w:line="240"/>
              <w:ind w:firstLine="284" w:end="0"/>
              <w:rPr>
                <w:i/>
                <w:i/>
              </w:rPr>
            </w:pPr>
            <w:r>
              <w:rPr>
                <w:i/>
              </w:rPr>
              <w:t>couldn’t but</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i/>
                <w:i/>
                <w:lang w:val="ru-RU"/>
              </w:rPr>
            </w:pPr>
            <w:r>
              <w:rPr>
                <w:i/>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141" w:type="dxa"/>
            <w:tcBorders/>
            <w:tcMar>
              <w:start w:w="0" w:type="dxa"/>
              <w:end w:w="0" w:type="dxa"/>
            </w:tcMar>
          </w:tcPr>
          <w:p>
            <w:pPr>
              <w:pStyle w:val="Normal"/>
              <w:snapToGrid w:val="false"/>
              <w:rPr>
                <w:lang w:val="ru-RU"/>
              </w:rPr>
            </w:pPr>
            <w:r>
              <w:rPr>
                <w:lang w:val="ru-RU"/>
              </w:rPr>
            </w:r>
          </w:p>
        </w:tc>
      </w:tr>
      <w:tr>
        <w:trPr>
          <w:trHeight w:val="380" w:hRule="exact"/>
        </w:trPr>
        <w:tc>
          <w:tcPr>
            <w:tcW w:w="1134" w:type="dxa"/>
            <w:tcBorders>
              <w:end w:val="single" w:sz="6" w:space="0" w:color="000000"/>
            </w:tcBorders>
          </w:tcPr>
          <w:p>
            <w:pPr>
              <w:pStyle w:val="Normal"/>
              <w:suppressAutoHyphens w:val="true"/>
              <w:spacing w:lineRule="auto" w:line="240"/>
              <w:ind w:firstLine="284" w:end="0"/>
              <w:rPr/>
            </w:pPr>
            <w:r>
              <w:rPr/>
              <w:t>Did you</w:t>
            </w:r>
          </w:p>
          <w:p>
            <w:pPr>
              <w:pStyle w:val="Normal"/>
              <w:suppressAutoHyphens w:val="true"/>
              <w:spacing w:lineRule="auto" w:line="240"/>
              <w:ind w:firstLine="284" w:end="0"/>
              <w:rPr/>
            </w:pPr>
            <w:r>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pPr>
            <w:r>
              <w:rPr/>
              <w:t>do anything but</w:t>
            </w:r>
          </w:p>
          <w:p>
            <w:pPr>
              <w:pStyle w:val="Normal"/>
              <w:suppressAutoHyphens w:val="true"/>
              <w:spacing w:lineRule="auto" w:line="240"/>
              <w:ind w:firstLine="284" w:end="0"/>
              <w:rPr/>
            </w:pPr>
            <w:r>
              <w:rPr/>
            </w:r>
          </w:p>
        </w:tc>
        <w:tc>
          <w:tcPr>
            <w:tcW w:w="3260" w:type="dxa"/>
            <w:tcBorders>
              <w:start w:val="single" w:sz="6" w:space="0" w:color="000000"/>
              <w:end w:val="single" w:sz="6" w:space="0" w:color="000000"/>
            </w:tcBorders>
          </w:tcPr>
          <w:p>
            <w:pPr>
              <w:pStyle w:val="Normal"/>
              <w:suppressAutoHyphens w:val="true"/>
              <w:spacing w:lineRule="auto" w:line="240"/>
              <w:ind w:firstLine="284" w:end="0"/>
              <w:rPr/>
            </w:pPr>
            <w:r>
              <w:rPr/>
              <w:t>ask</w:t>
            </w:r>
          </w:p>
          <w:p>
            <w:pPr>
              <w:pStyle w:val="Normal"/>
              <w:suppressAutoHyphens w:val="true"/>
              <w:spacing w:lineRule="auto" w:line="240"/>
              <w:ind w:firstLine="284" w:end="0"/>
              <w:rPr/>
            </w:pPr>
            <w:r>
              <w:rPr/>
            </w:r>
          </w:p>
        </w:tc>
        <w:tc>
          <w:tcPr>
            <w:tcW w:w="3119" w:type="dxa"/>
            <w:tcBorders>
              <w:start w:val="single" w:sz="6" w:space="0" w:color="000000"/>
            </w:tcBorders>
          </w:tcPr>
          <w:p>
            <w:pPr>
              <w:pStyle w:val="Normal"/>
              <w:suppressAutoHyphens w:val="true"/>
              <w:spacing w:lineRule="auto" w:line="240"/>
              <w:ind w:firstLine="284" w:end="0"/>
              <w:rPr/>
            </w:pPr>
            <w:r>
              <w:rPr/>
              <w:t>questions?</w:t>
            </w:r>
          </w:p>
          <w:p>
            <w:pPr>
              <w:pStyle w:val="Normal"/>
              <w:suppressAutoHyphens w:val="true"/>
              <w:spacing w:lineRule="auto" w:line="240"/>
              <w:ind w:firstLine="284" w:end="0"/>
              <w:rPr/>
            </w:pPr>
            <w:r>
              <w:rPr/>
            </w:r>
          </w:p>
        </w:tc>
        <w:tc>
          <w:tcPr>
            <w:tcW w:w="141" w:type="dxa"/>
            <w:tcBorders/>
            <w:tcMar>
              <w:start w:w="0" w:type="dxa"/>
              <w:end w:w="0" w:type="dxa"/>
            </w:tcMar>
          </w:tcPr>
          <w:p>
            <w:pPr>
              <w:pStyle w:val="Normal"/>
              <w:snapToGrid w:val="false"/>
              <w:rPr/>
            </w:pPr>
            <w:r>
              <w:rPr/>
            </w:r>
          </w:p>
        </w:tc>
      </w:tr>
      <w:tr>
        <w:trPr>
          <w:trHeight w:val="680" w:hRule="exact"/>
        </w:trPr>
        <w:tc>
          <w:tcPr>
            <w:tcW w:w="1134" w:type="dxa"/>
            <w:tcBorders>
              <w:end w:val="single" w:sz="6" w:space="0" w:color="000000"/>
            </w:tcBorders>
          </w:tcPr>
          <w:p>
            <w:pPr>
              <w:pStyle w:val="Normal"/>
              <w:suppressAutoHyphens w:val="true"/>
              <w:snapToGrid w:val="false"/>
              <w:spacing w:lineRule="auto" w:line="240"/>
              <w:ind w:firstLine="284" w:end="0"/>
              <w:rPr>
                <w:lang w:val="ru-RU"/>
              </w:rPr>
            </w:pPr>
            <w:r>
              <w:rPr>
                <w:lang w:val="ru-RU"/>
              </w:rPr>
            </w:r>
          </w:p>
          <w:p>
            <w:pPr>
              <w:pStyle w:val="Normal"/>
              <w:suppressAutoHyphens w:val="true"/>
              <w:spacing w:lineRule="auto" w:line="240"/>
              <w:ind w:firstLine="284" w:end="0"/>
              <w:rPr>
                <w:lang w:val="ru-RU"/>
              </w:rPr>
            </w:pPr>
            <w:r>
              <w:rPr>
                <w:lang w:val="ru-RU"/>
              </w:rPr>
            </w:r>
          </w:p>
        </w:tc>
        <w:tc>
          <w:tcPr>
            <w:tcW w:w="3119" w:type="dxa"/>
            <w:tcBorders>
              <w:start w:val="single" w:sz="6" w:space="0" w:color="000000"/>
              <w:end w:val="single" w:sz="6" w:space="0" w:color="000000"/>
            </w:tcBorders>
          </w:tcPr>
          <w:p>
            <w:pPr>
              <w:pStyle w:val="Normal"/>
              <w:suppressAutoHyphens w:val="true"/>
              <w:spacing w:lineRule="auto" w:line="240"/>
              <w:ind w:firstLine="284" w:end="0"/>
              <w:rPr>
                <w:b/>
              </w:rPr>
            </w:pPr>
            <w:r>
              <w:rPr>
                <w:b/>
              </w:rPr>
              <w:t>Why-not sentences:</w:t>
            </w:r>
          </w:p>
          <w:p>
            <w:pPr>
              <w:pStyle w:val="Normal"/>
              <w:suppressAutoHyphens w:val="true"/>
              <w:spacing w:lineRule="auto" w:line="240"/>
              <w:ind w:firstLine="284" w:end="0"/>
              <w:rPr>
                <w:i/>
                <w:i/>
              </w:rPr>
            </w:pPr>
            <w:r>
              <w:rPr>
                <w:i/>
              </w:rPr>
              <w:t>Why not</w:t>
            </w:r>
          </w:p>
          <w:p>
            <w:pPr>
              <w:pStyle w:val="Normal"/>
              <w:suppressAutoHyphens w:val="true"/>
              <w:spacing w:lineRule="auto" w:line="240"/>
              <w:ind w:firstLine="284" w:end="0"/>
              <w:rPr>
                <w:i/>
                <w:i/>
              </w:rPr>
            </w:pPr>
            <w:r>
              <w:rPr>
                <w:i/>
              </w:rPr>
            </w:r>
          </w:p>
        </w:tc>
        <w:tc>
          <w:tcPr>
            <w:tcW w:w="3260" w:type="dxa"/>
            <w:tcBorders>
              <w:start w:val="single" w:sz="6" w:space="0" w:color="000000"/>
              <w:end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t>begin</w:t>
            </w:r>
          </w:p>
          <w:p>
            <w:pPr>
              <w:pStyle w:val="Normal"/>
              <w:suppressAutoHyphens w:val="true"/>
              <w:spacing w:lineRule="auto" w:line="240"/>
              <w:ind w:firstLine="284" w:end="0"/>
              <w:rPr/>
            </w:pPr>
            <w:r>
              <w:rPr/>
            </w:r>
          </w:p>
        </w:tc>
        <w:tc>
          <w:tcPr>
            <w:tcW w:w="3119" w:type="dxa"/>
            <w:tcBorders>
              <w:start w:val="single" w:sz="6" w:space="0" w:color="000000"/>
            </w:tcBorders>
          </w:tcPr>
          <w:p>
            <w:pPr>
              <w:pStyle w:val="Normal"/>
              <w:suppressAutoHyphens w:val="true"/>
              <w:snapToGrid w:val="false"/>
              <w:spacing w:lineRule="auto" w:line="240"/>
              <w:ind w:firstLine="284" w:end="0"/>
              <w:rPr/>
            </w:pPr>
            <w:r>
              <w:rPr/>
            </w:r>
          </w:p>
          <w:p>
            <w:pPr>
              <w:pStyle w:val="Normal"/>
              <w:suppressAutoHyphens w:val="true"/>
              <w:spacing w:lineRule="auto" w:line="240"/>
              <w:ind w:firstLine="284" w:end="0"/>
              <w:rPr/>
            </w:pPr>
            <w:r>
              <w:rPr/>
              <w:t>at once?</w:t>
            </w:r>
          </w:p>
          <w:p>
            <w:pPr>
              <w:pStyle w:val="Normal"/>
              <w:suppressAutoHyphens w:val="true"/>
              <w:spacing w:lineRule="auto" w:line="240"/>
              <w:ind w:firstLine="284" w:end="0"/>
              <w:rPr/>
            </w:pPr>
            <w:r>
              <w:rPr/>
            </w:r>
          </w:p>
        </w:tc>
        <w:tc>
          <w:tcPr>
            <w:tcW w:w="141" w:type="dxa"/>
            <w:tcBorders/>
            <w:tcMar>
              <w:start w:w="0" w:type="dxa"/>
              <w:end w:w="0" w:type="dxa"/>
            </w:tcMar>
          </w:tcPr>
          <w:p>
            <w:pPr>
              <w:pStyle w:val="Normal"/>
              <w:snapToGrid w:val="false"/>
              <w:rPr/>
            </w:pPr>
            <w:r>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Like other non-finite forms of the verb the infinitive has a double nature: it combines verbal features with those of the noun.</w:t>
      </w:r>
    </w:p>
    <w:p>
      <w:pPr>
        <w:pStyle w:val="Normal"/>
        <w:suppressAutoHyphens w:val="true"/>
        <w:spacing w:lineRule="auto" w:line="240"/>
        <w:ind w:firstLine="284" w:end="0"/>
        <w:rPr/>
      </w:pPr>
      <w:r>
        <w:rPr>
          <w:sz w:val="24"/>
        </w:rPr>
        <w:t xml:space="preserve">The </w:t>
      </w:r>
      <w:r>
        <w:rPr>
          <w:b/>
          <w:sz w:val="24"/>
        </w:rPr>
        <w:t>verbal features</w:t>
      </w:r>
      <w:r>
        <w:rPr>
          <w:sz w:val="24"/>
        </w:rPr>
        <w:t xml:space="preserve"> of the infinitive are of two kinds: morphological and syntactical.</w:t>
      </w:r>
    </w:p>
    <w:p>
      <w:pPr>
        <w:pStyle w:val="2"/>
        <w:rPr>
          <w:sz w:val="24"/>
        </w:rPr>
      </w:pPr>
      <w:r>
        <w:rPr>
          <w:sz w:val="24"/>
        </w:rPr>
      </w:r>
    </w:p>
    <w:p>
      <w:pPr>
        <w:pStyle w:val="2"/>
        <w:rPr/>
      </w:pPr>
      <w:r>
        <w:rPr/>
        <w:t xml:space="preserve">1) </w:t>
      </w:r>
      <w:r>
        <w:rPr>
          <w:spacing w:val="60"/>
        </w:rPr>
        <w:t>Morphological</w:t>
      </w:r>
      <w:r>
        <w:rPr/>
        <w:t>: the infinitive has the verb categories of voice, perfect and aspect:</w:t>
      </w:r>
    </w:p>
    <w:p>
      <w:pPr>
        <w:pStyle w:val="Normal"/>
        <w:suppressAutoHyphens w:val="true"/>
        <w:spacing w:lineRule="auto" w:line="240"/>
        <w:ind w:firstLine="284" w:end="0"/>
        <w:rPr>
          <w:sz w:val="24"/>
        </w:rPr>
      </w:pPr>
      <w:r>
        <w:rPr>
          <w:sz w:val="24"/>
        </w:rPr>
      </w:r>
    </w:p>
    <w:p>
      <w:pPr>
        <w:pStyle w:val="2"/>
        <w:ind w:start="284" w:end="0"/>
        <w:rPr/>
      </w:pPr>
      <w:r>
        <w:rPr/>
        <w:t xml:space="preserve">The evening is the time </w:t>
      </w:r>
      <w:r>
        <w:rPr>
          <w:i/>
        </w:rPr>
        <w:t>to praise</w:t>
      </w:r>
      <w:r>
        <w:rPr/>
        <w:t xml:space="preserve"> the day. (active)</w:t>
      </w:r>
    </w:p>
    <w:p>
      <w:pPr>
        <w:pStyle w:val="Normal"/>
        <w:suppressAutoHyphens w:val="true"/>
        <w:spacing w:lineRule="auto" w:line="240"/>
        <w:ind w:firstLine="284" w:start="284" w:end="0"/>
        <w:rPr/>
      </w:pPr>
      <w:r>
        <w:rPr>
          <w:i/>
          <w:sz w:val="24"/>
        </w:rPr>
        <w:t>To be praised</w:t>
      </w:r>
      <w:r>
        <w:rPr>
          <w:sz w:val="24"/>
        </w:rPr>
        <w:t xml:space="preserve"> for what one has not done was bad enough. (passive)</w:t>
      </w:r>
    </w:p>
    <w:p>
      <w:pPr>
        <w:pStyle w:val="Normal"/>
        <w:suppressAutoHyphens w:val="true"/>
        <w:spacing w:lineRule="auto" w:line="240"/>
        <w:ind w:firstLine="284" w:start="284" w:end="0"/>
        <w:rPr/>
      </w:pPr>
      <w:r>
        <w:rPr>
          <w:sz w:val="24"/>
        </w:rPr>
        <w:t xml:space="preserve">She did not intend </w:t>
      </w:r>
      <w:r>
        <w:rPr>
          <w:i/>
          <w:sz w:val="24"/>
        </w:rPr>
        <w:t>to keep</w:t>
      </w:r>
      <w:r>
        <w:rPr>
          <w:sz w:val="24"/>
        </w:rPr>
        <w:t xml:space="preserve"> me long, she said. (non-perfect)</w:t>
      </w:r>
    </w:p>
    <w:p>
      <w:pPr>
        <w:pStyle w:val="Normal"/>
        <w:suppressAutoHyphens w:val="true"/>
        <w:spacing w:lineRule="auto" w:line="240"/>
        <w:ind w:firstLine="284" w:start="284" w:end="0"/>
        <w:rPr/>
      </w:pPr>
      <w:r>
        <w:rPr>
          <w:sz w:val="24"/>
        </w:rPr>
        <w:t xml:space="preserve">I am so distressed </w:t>
      </w:r>
      <w:r>
        <w:rPr>
          <w:i/>
          <w:sz w:val="24"/>
        </w:rPr>
        <w:t>to have kept</w:t>
      </w:r>
      <w:r>
        <w:rPr>
          <w:sz w:val="24"/>
        </w:rPr>
        <w:t xml:space="preserve"> you waiting, (perfect)</w:t>
      </w:r>
    </w:p>
    <w:p>
      <w:pPr>
        <w:pStyle w:val="Normal"/>
        <w:suppressAutoHyphens w:val="true"/>
        <w:spacing w:lineRule="auto" w:line="240"/>
        <w:ind w:firstLine="284" w:start="284" w:end="0"/>
        <w:rPr/>
      </w:pPr>
      <w:r>
        <w:rPr>
          <w:sz w:val="24"/>
        </w:rPr>
        <w:t xml:space="preserve">She promised </w:t>
      </w:r>
      <w:r>
        <w:rPr>
          <w:i/>
          <w:sz w:val="24"/>
        </w:rPr>
        <w:t>to bring</w:t>
      </w:r>
      <w:r>
        <w:rPr>
          <w:sz w:val="24"/>
        </w:rPr>
        <w:t xml:space="preserve"> the picture down in the course of ten minutes. (common)</w:t>
      </w:r>
    </w:p>
    <w:p>
      <w:pPr>
        <w:pStyle w:val="Normal"/>
        <w:suppressAutoHyphens w:val="true"/>
        <w:spacing w:lineRule="auto" w:line="240"/>
        <w:ind w:firstLine="284" w:start="284" w:end="0"/>
        <w:rPr/>
      </w:pPr>
      <w:r>
        <w:rPr>
          <w:sz w:val="24"/>
        </w:rPr>
        <w:t xml:space="preserve">At that time I happened </w:t>
      </w:r>
      <w:r>
        <w:rPr>
          <w:i/>
          <w:sz w:val="24"/>
        </w:rPr>
        <w:t>to be bringing</w:t>
      </w:r>
      <w:r>
        <w:rPr>
          <w:sz w:val="24"/>
        </w:rPr>
        <w:t xml:space="preserve"> him some of the books borrowed from him two days before, </w:t>
      </w:r>
    </w:p>
    <w:p>
      <w:pPr>
        <w:pStyle w:val="Normal"/>
        <w:suppressAutoHyphens w:val="true"/>
        <w:spacing w:lineRule="auto" w:line="240"/>
        <w:ind w:firstLine="284" w:start="284" w:end="0"/>
        <w:rPr>
          <w:sz w:val="24"/>
        </w:rPr>
      </w:pPr>
      <w:r>
        <w:rPr>
          <w:sz w:val="24"/>
        </w:rPr>
        <w:t>(continuous)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spacing w:val="60"/>
          <w:sz w:val="24"/>
        </w:rPr>
        <w:t>Syntactical</w:t>
      </w:r>
      <w:r>
        <w:rPr>
          <w:sz w:val="24"/>
        </w:rPr>
        <w:t>: the infinitive possesses the verb combinability:</w:t>
      </w:r>
    </w:p>
    <w:p>
      <w:pPr>
        <w:pStyle w:val="Normal"/>
        <w:suppressAutoHyphens w:val="true"/>
        <w:spacing w:lineRule="auto" w:line="240"/>
        <w:ind w:firstLine="284" w:start="284" w:end="0"/>
        <w:rPr>
          <w:sz w:val="24"/>
        </w:rPr>
      </w:pPr>
      <w:r>
        <w:rPr>
          <w:sz w:val="24"/>
        </w:rPr>
        <w:t>a) it takes an object in the same way as the corresponding finite verbs do;</w:t>
      </w:r>
    </w:p>
    <w:p>
      <w:pPr>
        <w:pStyle w:val="Normal"/>
        <w:suppressAutoHyphens w:val="true"/>
        <w:spacing w:lineRule="auto" w:line="240"/>
        <w:ind w:firstLine="284" w:start="284" w:end="0"/>
        <w:rPr>
          <w:sz w:val="24"/>
        </w:rPr>
      </w:pPr>
      <w:r>
        <w:rPr>
          <w:sz w:val="24"/>
        </w:rPr>
        <w:t>b)it takes a predicative if it happens to be a link verb;</w:t>
      </w:r>
    </w:p>
    <w:p>
      <w:pPr>
        <w:pStyle w:val="21"/>
        <w:ind w:firstLine="284" w:start="284" w:end="0"/>
        <w:rPr/>
      </w:pPr>
      <w:r>
        <w:rPr/>
        <w:t xml:space="preserve">c) it is modified by adverbials in the same way as finite verbs: </w:t>
      </w:r>
    </w:p>
    <w:p>
      <w:pPr>
        <w:pStyle w:val="Normal"/>
        <w:suppressAutoHyphens w:val="true"/>
        <w:spacing w:lineRule="auto" w:line="240"/>
        <w:ind w:hanging="0" w:end="0"/>
        <w:rPr>
          <w:sz w:val="24"/>
        </w:rPr>
      </w:pPr>
      <w:r>
        <w:rPr>
          <w:sz w:val="24"/>
        </w:rPr>
      </w:r>
    </w:p>
    <w:tbl>
      <w:tblPr>
        <w:tblW w:w="11023" w:type="dxa"/>
        <w:jc w:val="start"/>
        <w:tblInd w:w="0" w:type="dxa"/>
        <w:tblLayout w:type="fixed"/>
        <w:tblCellMar>
          <w:top w:w="0" w:type="dxa"/>
          <w:start w:w="108" w:type="dxa"/>
          <w:bottom w:w="0" w:type="dxa"/>
          <w:end w:w="108" w:type="dxa"/>
        </w:tblCellMar>
      </w:tblPr>
      <w:tblGrid>
        <w:gridCol w:w="5637"/>
        <w:gridCol w:w="5386"/>
      </w:tblGrid>
      <w:tr>
        <w:trPr/>
        <w:tc>
          <w:tcPr>
            <w:tcW w:w="5637" w:type="dxa"/>
            <w:tcBorders/>
          </w:tcPr>
          <w:p>
            <w:pPr>
              <w:pStyle w:val="Normal"/>
              <w:suppressAutoHyphens w:val="true"/>
              <w:spacing w:lineRule="auto" w:line="240"/>
              <w:ind w:hanging="0" w:end="0"/>
              <w:jc w:val="center"/>
              <w:rPr>
                <w:b/>
                <w:sz w:val="24"/>
              </w:rPr>
            </w:pPr>
            <w:r>
              <w:rPr>
                <w:b/>
                <w:sz w:val="24"/>
              </w:rPr>
              <w:t>Infinitive</w:t>
            </w:r>
          </w:p>
          <w:p>
            <w:pPr>
              <w:pStyle w:val="Normal"/>
              <w:suppressAutoHyphens w:val="true"/>
              <w:spacing w:lineRule="auto" w:line="240"/>
              <w:ind w:hanging="0" w:end="0"/>
              <w:jc w:val="center"/>
              <w:rPr>
                <w:b/>
                <w:sz w:val="24"/>
              </w:rPr>
            </w:pPr>
            <w:r>
              <w:rPr>
                <w:b/>
                <w:sz w:val="24"/>
              </w:rPr>
            </w:r>
          </w:p>
        </w:tc>
        <w:tc>
          <w:tcPr>
            <w:tcW w:w="5386" w:type="dxa"/>
            <w:tcBorders/>
          </w:tcPr>
          <w:p>
            <w:pPr>
              <w:pStyle w:val="Normal"/>
              <w:suppressAutoHyphens w:val="true"/>
              <w:spacing w:lineRule="auto" w:line="240"/>
              <w:ind w:hanging="0" w:end="0"/>
              <w:jc w:val="center"/>
              <w:rPr>
                <w:b/>
                <w:sz w:val="24"/>
              </w:rPr>
            </w:pPr>
            <w:r>
              <w:rPr>
                <w:b/>
                <w:sz w:val="24"/>
              </w:rPr>
              <w:t>Finite verb</w:t>
            </w:r>
          </w:p>
        </w:tc>
      </w:tr>
      <w:tr>
        <w:trPr/>
        <w:tc>
          <w:tcPr>
            <w:tcW w:w="5637" w:type="dxa"/>
            <w:tcBorders/>
          </w:tcPr>
          <w:p>
            <w:pPr>
              <w:pStyle w:val="Normal"/>
              <w:numPr>
                <w:ilvl w:val="0"/>
                <w:numId w:val="9"/>
              </w:numPr>
              <w:suppressAutoHyphens w:val="true"/>
              <w:spacing w:lineRule="auto" w:line="240"/>
              <w:ind w:hanging="0" w:start="0" w:end="0"/>
              <w:jc w:val="start"/>
              <w:rPr>
                <w:sz w:val="24"/>
              </w:rPr>
            </w:pPr>
            <w:r>
              <w:rPr>
                <w:i/>
                <w:sz w:val="24"/>
              </w:rPr>
              <w:t>To tell him about it</w:t>
            </w:r>
            <w:r>
              <w:rPr>
                <w:sz w:val="24"/>
              </w:rPr>
              <w:t xml:space="preserve"> the same </w:t>
              <w:softHyphen/>
              <w:t>night was out of the                                           question.</w:t>
            </w:r>
          </w:p>
          <w:p>
            <w:pPr>
              <w:pStyle w:val="BodyText"/>
              <w:jc w:val="both"/>
              <w:rPr/>
            </w:pPr>
            <w:r>
              <w:rPr/>
              <w:t xml:space="preserve">     </w:t>
            </w:r>
            <w:r>
              <w:rPr/>
              <w:t xml:space="preserve">She did not mean </w:t>
            </w:r>
            <w:r>
              <w:rPr>
                <w:i/>
              </w:rPr>
              <w:t>to depend on her father</w:t>
            </w:r>
            <w:r>
              <w:rPr/>
              <w:t>.</w:t>
            </w:r>
          </w:p>
          <w:p>
            <w:pPr>
              <w:pStyle w:val="21"/>
              <w:numPr>
                <w:ilvl w:val="0"/>
                <w:numId w:val="9"/>
              </w:numPr>
              <w:rPr/>
            </w:pPr>
            <w:r>
              <w:rPr/>
              <w:t xml:space="preserve">She wanted </w:t>
            </w:r>
            <w:r>
              <w:rPr>
                <w:i/>
              </w:rPr>
              <w:t>to be a teacher.</w:t>
            </w:r>
          </w:p>
          <w:p>
            <w:pPr>
              <w:pStyle w:val="21"/>
              <w:rPr/>
            </w:pPr>
            <w:r>
              <w:rPr/>
              <w:t xml:space="preserve">      </w:t>
            </w:r>
            <w:r>
              <w:rPr/>
              <w:t xml:space="preserve">I don’t want </w:t>
            </w:r>
            <w:r>
              <w:rPr>
                <w:i/>
              </w:rPr>
              <w:t>to look pale</w:t>
            </w:r>
            <w:r>
              <w:rPr/>
              <w:t xml:space="preserve"> tonight.</w:t>
            </w:r>
          </w:p>
          <w:p>
            <w:pPr>
              <w:pStyle w:val="Normal"/>
              <w:suppressAutoHyphens w:val="true"/>
              <w:spacing w:lineRule="auto" w:line="240"/>
              <w:ind w:hanging="0" w:end="0"/>
              <w:rPr>
                <w:sz w:val="24"/>
              </w:rPr>
            </w:pPr>
            <w:r>
              <w:rPr>
                <w:sz w:val="24"/>
              </w:rPr>
              <w:t xml:space="preserve">c)  To draw his attention I had </w:t>
            </w:r>
            <w:r>
              <w:rPr>
                <w:i/>
                <w:sz w:val="24"/>
              </w:rPr>
              <w:t>to speak very loudly.</w:t>
            </w:r>
          </w:p>
        </w:tc>
        <w:tc>
          <w:tcPr>
            <w:tcW w:w="5386" w:type="dxa"/>
            <w:tcBorders/>
          </w:tcPr>
          <w:p>
            <w:pPr>
              <w:pStyle w:val="Normal"/>
              <w:suppressAutoHyphens w:val="true"/>
              <w:spacing w:lineRule="auto" w:line="240"/>
              <w:ind w:hanging="0" w:end="0"/>
              <w:jc w:val="start"/>
              <w:rPr/>
            </w:pPr>
            <w:r>
              <w:rPr>
                <w:sz w:val="24"/>
              </w:rPr>
              <w:t xml:space="preserve">She </w:t>
            </w:r>
            <w:r>
              <w:rPr>
                <w:i/>
                <w:sz w:val="24"/>
              </w:rPr>
              <w:t>told me about it</w:t>
            </w:r>
            <w:r>
              <w:rPr>
                <w:sz w:val="24"/>
              </w:rPr>
              <w:t xml:space="preserve"> only yesterday.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You see, </w:t>
            </w:r>
            <w:r>
              <w:rPr>
                <w:i/>
                <w:sz w:val="24"/>
              </w:rPr>
              <w:t>I depend on his word</w:t>
            </w:r>
            <w:r>
              <w:rPr>
                <w:sz w:val="24"/>
              </w:rPr>
              <w:t xml:space="preserve"> only.</w:t>
            </w:r>
          </w:p>
          <w:p>
            <w:pPr>
              <w:pStyle w:val="BodyText"/>
              <w:rPr/>
            </w:pPr>
            <w:r>
              <w:rPr/>
              <w:t xml:space="preserve">He </w:t>
            </w:r>
            <w:r>
              <w:rPr>
                <w:i/>
              </w:rPr>
              <w:t>was a teacher</w:t>
            </w:r>
            <w:r>
              <w:rPr/>
              <w:t xml:space="preserve"> of French. </w:t>
            </w:r>
          </w:p>
          <w:p>
            <w:pPr>
              <w:pStyle w:val="Normal"/>
              <w:suppressAutoHyphens w:val="true"/>
              <w:spacing w:lineRule="auto" w:line="240"/>
              <w:ind w:hanging="0" w:end="0"/>
              <w:jc w:val="start"/>
              <w:rPr>
                <w:sz w:val="24"/>
              </w:rPr>
            </w:pPr>
            <w:r>
              <w:rPr>
                <w:sz w:val="24"/>
              </w:rPr>
              <w:t xml:space="preserve">She </w:t>
            </w:r>
            <w:r>
              <w:rPr>
                <w:i/>
                <w:sz w:val="24"/>
              </w:rPr>
              <w:t>looked pale</w:t>
            </w:r>
            <w:r>
              <w:rPr>
                <w:sz w:val="24"/>
              </w:rPr>
              <w:t xml:space="preserve"> and </w:t>
            </w:r>
            <w:r>
              <w:rPr>
                <w:i/>
                <w:sz w:val="24"/>
              </w:rPr>
              <w:t>haggard.</w:t>
            </w:r>
          </w:p>
          <w:p>
            <w:pPr>
              <w:pStyle w:val="Normal"/>
              <w:suppressAutoHyphens w:val="true"/>
              <w:spacing w:lineRule="auto" w:line="240"/>
              <w:ind w:hanging="0" w:end="0"/>
              <w:jc w:val="start"/>
              <w:rPr/>
            </w:pPr>
            <w:r>
              <w:rPr>
                <w:sz w:val="24"/>
              </w:rPr>
              <w:t xml:space="preserve">He </w:t>
            </w:r>
            <w:r>
              <w:rPr>
                <w:i/>
                <w:sz w:val="24"/>
              </w:rPr>
              <w:t>spoke loudly</w:t>
            </w:r>
            <w:r>
              <w:rPr>
                <w:sz w:val="24"/>
              </w:rPr>
              <w:t xml:space="preserve">, turning his head from side to side. </w:t>
            </w:r>
          </w:p>
        </w:tc>
      </w:tr>
    </w:tbl>
    <w:p>
      <w:pPr>
        <w:pStyle w:val="Normal"/>
        <w:suppressAutoHyphens w:val="true"/>
        <w:spacing w:lineRule="auto" w:line="240"/>
        <w:ind w:hanging="0" w:end="0"/>
        <w:rPr>
          <w:sz w:val="24"/>
        </w:rPr>
      </w:pPr>
      <w:r>
        <w:rPr>
          <w:sz w:val="24"/>
        </w:rPr>
      </w:r>
    </w:p>
    <w:p>
      <w:pPr>
        <w:pStyle w:val="2"/>
        <w:rPr/>
      </w:pPr>
      <w:r>
        <w:rPr/>
        <w:t>The nominal features of the infinitive are revealed only in its function:</w:t>
      </w:r>
    </w:p>
    <w:p>
      <w:pPr>
        <w:pStyle w:val="2"/>
        <w:rPr/>
      </w:pPr>
      <w:r>
        <w:rPr/>
      </w:r>
    </w:p>
    <w:p>
      <w:pPr>
        <w:pStyle w:val="2"/>
        <w:ind w:start="284" w:end="0"/>
        <w:rPr/>
      </w:pPr>
      <w:r>
        <w:rPr>
          <w:i/>
        </w:rPr>
        <w:t>To understand is to forgive</w:t>
      </w:r>
      <w:r>
        <w:rPr/>
        <w:t>. (subject, predicative)</w:t>
      </w:r>
    </w:p>
    <w:p>
      <w:pPr>
        <w:pStyle w:val="Normal"/>
        <w:suppressAutoHyphens w:val="true"/>
        <w:spacing w:lineRule="auto" w:line="240"/>
        <w:ind w:firstLine="284" w:start="284" w:end="0"/>
        <w:rPr/>
      </w:pPr>
      <w:r>
        <w:rPr>
          <w:sz w:val="24"/>
        </w:rPr>
        <w:t xml:space="preserve">That’s what I wanted </w:t>
      </w:r>
      <w:r>
        <w:rPr>
          <w:i/>
          <w:sz w:val="24"/>
        </w:rPr>
        <w:t>to know</w:t>
      </w:r>
      <w:r>
        <w:rPr>
          <w:sz w:val="24"/>
        </w:rPr>
        <w:t>. (object)</w:t>
      </w:r>
    </w:p>
    <w:p>
      <w:pPr>
        <w:pStyle w:val="Normal"/>
        <w:suppressAutoHyphens w:val="true"/>
        <w:spacing w:lineRule="auto" w:line="240"/>
        <w:ind w:firstLine="284" w:start="284" w:end="0"/>
        <w:rPr/>
      </w:pPr>
      <w:r>
        <w:rPr>
          <w:sz w:val="24"/>
        </w:rPr>
        <w:t xml:space="preserve">I saw the chance </w:t>
      </w:r>
      <w:r>
        <w:rPr>
          <w:i/>
          <w:sz w:val="24"/>
        </w:rPr>
        <w:t>to escape</w:t>
      </w:r>
      <w:r>
        <w:rPr>
          <w:sz w:val="24"/>
        </w:rPr>
        <w:t xml:space="preserve"> into the garden. (attribute)</w:t>
      </w:r>
    </w:p>
    <w:p>
      <w:pPr>
        <w:pStyle w:val="Normal"/>
        <w:suppressAutoHyphens w:val="true"/>
        <w:spacing w:lineRule="auto" w:line="240"/>
        <w:ind w:firstLine="284" w:start="284" w:end="0"/>
        <w:rPr/>
      </w:pPr>
      <w:r>
        <w:rPr>
          <w:sz w:val="24"/>
        </w:rPr>
        <w:t xml:space="preserve">I merely came back </w:t>
      </w:r>
      <w:r>
        <w:rPr>
          <w:i/>
          <w:sz w:val="24"/>
        </w:rPr>
        <w:t>to water</w:t>
      </w:r>
      <w:r>
        <w:rPr>
          <w:sz w:val="24"/>
        </w:rPr>
        <w:t xml:space="preserve"> the roses, (adverbial modifier of purpose)</w:t>
      </w:r>
    </w:p>
    <w:p>
      <w:pPr>
        <w:pStyle w:val="Normal"/>
        <w:suppressAutoHyphens w:val="true"/>
        <w:spacing w:lineRule="auto" w:line="240"/>
        <w:ind w:firstLine="284" w:end="0"/>
        <w:rPr>
          <w:sz w:val="24"/>
        </w:rPr>
      </w:pPr>
      <w:r>
        <w:rPr>
          <w:sz w:val="24"/>
        </w:rPr>
      </w:r>
    </w:p>
    <w:p>
      <w:pPr>
        <w:pStyle w:val="Heading8"/>
        <w:rPr/>
      </w:pPr>
      <w:r>
        <w:rPr/>
        <w:t>The Grammatical Categories of the Infinitive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97.</w:t>
      </w:r>
      <w:r>
        <w:rPr>
          <w:sz w:val="24"/>
        </w:rPr>
        <w:t xml:space="preserve"> As has already been stated the infinitive has three grammatical categories, those of perfect, voice, and aspect.</w:t>
      </w:r>
    </w:p>
    <w:p>
      <w:pPr>
        <w:pStyle w:val="2"/>
        <w:rPr/>
      </w:pPr>
      <w:r>
        <w:rPr/>
        <w:t>The system of grammatical categories of the infinitive is shown in the table below.</w:t>
      </w:r>
    </w:p>
    <w:p>
      <w:pPr>
        <w:pStyle w:val="Normal"/>
        <w:suppressAutoHyphens w:val="true"/>
        <w:spacing w:lineRule="auto" w:line="240"/>
        <w:ind w:firstLine="284" w:end="0"/>
        <w:jc w:val="end"/>
        <w:rPr/>
      </w:pPr>
      <w:r>
        <w:rPr/>
        <w:t>Table IV</w:t>
      </w:r>
    </w:p>
    <w:tbl>
      <w:tblPr>
        <w:tblW w:w="10773" w:type="dxa"/>
        <w:jc w:val="start"/>
        <w:tblInd w:w="40" w:type="dxa"/>
        <w:tblLayout w:type="fixed"/>
        <w:tblCellMar>
          <w:top w:w="0" w:type="dxa"/>
          <w:start w:w="40" w:type="dxa"/>
          <w:bottom w:w="0" w:type="dxa"/>
          <w:end w:w="40" w:type="dxa"/>
        </w:tblCellMar>
      </w:tblPr>
      <w:tblGrid>
        <w:gridCol w:w="1701"/>
        <w:gridCol w:w="2552"/>
        <w:gridCol w:w="2977"/>
        <w:gridCol w:w="3543"/>
      </w:tblGrid>
      <w:tr>
        <w:trPr>
          <w:trHeight w:val="160" w:hRule="exact"/>
        </w:trPr>
        <w:tc>
          <w:tcPr>
            <w:tcW w:w="10773" w:type="dxa"/>
            <w:gridSpan w:val="4"/>
            <w:tcBorders>
              <w:bottom w:val="single" w:sz="6" w:space="0" w:color="000000"/>
            </w:tcBorders>
          </w:tcPr>
          <w:p>
            <w:pPr>
              <w:pStyle w:val="Normal"/>
              <w:suppressAutoHyphens w:val="true"/>
              <w:snapToGrid w:val="false"/>
              <w:spacing w:lineRule="auto" w:line="240"/>
              <w:ind w:firstLine="284" w:end="0"/>
              <w:rPr>
                <w:sz w:val="24"/>
                <w:lang w:val="ru-RU" w:eastAsia="en-US"/>
              </w:rPr>
            </w:pPr>
            <w:r>
              <w:rPr>
                <w:sz w:val="24"/>
                <w:lang w:val="ru-RU" w:eastAsia="en-US"/>
              </w:rPr>
              <mc:AlternateContent>
                <mc:Choice Requires="wps">
                  <w:drawing>
                    <wp:anchor behindDoc="0" distT="0" distB="0" distL="114935" distR="114935" simplePos="0" locked="0" layoutInCell="0" allowOverlap="1" relativeHeight="86">
                      <wp:simplePos x="0" y="0"/>
                      <wp:positionH relativeFrom="margin">
                        <wp:posOffset>1102995</wp:posOffset>
                      </wp:positionH>
                      <wp:positionV relativeFrom="paragraph">
                        <wp:posOffset>74930</wp:posOffset>
                      </wp:positionV>
                      <wp:extent cx="1554480" cy="548640"/>
                      <wp:effectExtent l="1905" t="5080" r="1905" b="5080"/>
                      <wp:wrapNone/>
                      <wp:docPr id="69" name=""/>
                      <a:graphic xmlns:a="http://schemas.openxmlformats.org/drawingml/2006/main">
                        <a:graphicData uri="http://schemas.microsoft.com/office/word/2010/wordprocessingShape">
                          <wps:wsp>
                            <wps:cNvSpPr/>
                            <wps:spPr>
                              <a:xfrm>
                                <a:off x="0" y="0"/>
                                <a:ext cx="1554480" cy="5486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5.9pt" to="209.2pt,49.05pt" stroked="t" o:allowincell="f" style="position:absolute;mso-position-horizontal-relative:margin">
                      <v:stroke color="black" weight="9360" joinstyle="miter" endcap="flat"/>
                      <v:fill o:detectmouseclick="t" on="false"/>
                      <w10:wrap type="none"/>
                    </v:line>
                  </w:pict>
                </mc:Fallback>
              </mc:AlternateContent>
            </w:r>
          </w:p>
          <w:p>
            <w:pPr>
              <w:pStyle w:val="Normal"/>
              <w:suppressAutoHyphens w:val="true"/>
              <w:spacing w:lineRule="auto" w:line="240"/>
              <w:ind w:firstLine="284" w:end="0"/>
              <w:rPr>
                <w:sz w:val="24"/>
                <w:lang w:val="ru-RU"/>
              </w:rPr>
            </w:pPr>
            <w:r>
              <w:rPr>
                <w:sz w:val="24"/>
                <w:lang w:val="ru-RU"/>
              </w:rPr>
            </w:r>
          </w:p>
        </w:tc>
      </w:tr>
      <w:tr>
        <w:trPr/>
        <w:tc>
          <w:tcPr>
            <w:tcW w:w="1701" w:type="dxa"/>
            <w:vMerge w:val="restart"/>
            <w:tcBorders>
              <w:top w:val="single" w:sz="6" w:space="0" w:color="000000"/>
              <w:start w:val="single" w:sz="6" w:space="0" w:color="000000"/>
            </w:tcBorders>
          </w:tcPr>
          <w:p>
            <w:pPr>
              <w:pStyle w:val="Normal"/>
              <w:suppressAutoHyphens w:val="true"/>
              <w:spacing w:lineRule="auto" w:line="240"/>
              <w:ind w:firstLine="284" w:end="0"/>
              <w:jc w:val="center"/>
              <w:rPr>
                <w:sz w:val="24"/>
              </w:rPr>
            </w:pPr>
            <w:r>
              <w:rPr>
                <w:sz w:val="24"/>
              </w:rPr>
              <w:t>Perfect</w:t>
            </w:r>
          </w:p>
          <w:p>
            <w:pPr>
              <w:pStyle w:val="Normal"/>
              <w:suppressAutoHyphens w:val="true"/>
              <w:spacing w:lineRule="auto" w:line="240"/>
              <w:ind w:firstLine="284" w:end="0"/>
              <w:jc w:val="center"/>
              <w:rPr>
                <w:sz w:val="24"/>
              </w:rPr>
            </w:pPr>
            <w:r>
              <w:rPr>
                <w:sz w:val="24"/>
              </w:rPr>
            </w:r>
          </w:p>
        </w:tc>
        <w:tc>
          <w:tcPr>
            <w:tcW w:w="2552" w:type="dxa"/>
            <w:tcBorders>
              <w:start w:val="single" w:sz="4" w:space="0" w:color="000000"/>
              <w:end w:val="single" w:sz="4" w:space="0" w:color="000000"/>
            </w:tcBorders>
          </w:tcPr>
          <w:p>
            <w:pPr>
              <w:pStyle w:val="Normal"/>
              <w:suppressAutoHyphens w:val="true"/>
              <w:spacing w:lineRule="auto" w:line="240"/>
              <w:ind w:firstLine="284" w:end="0"/>
              <w:jc w:val="end"/>
              <w:rPr>
                <w:sz w:val="24"/>
              </w:rPr>
            </w:pPr>
            <w:r>
              <w:rPr>
                <w:sz w:val="24"/>
              </w:rPr>
              <w:t xml:space="preserve">Voice </w:t>
            </w:r>
          </w:p>
          <w:p>
            <w:pPr>
              <w:pStyle w:val="Normal"/>
              <w:suppressAutoHyphens w:val="true"/>
              <w:spacing w:lineRule="auto" w:line="240"/>
              <w:ind w:firstLine="284" w:end="0"/>
              <w:jc w:val="end"/>
              <w:rPr>
                <w:sz w:val="24"/>
              </w:rPr>
            </w:pPr>
            <w:r>
              <w:rPr>
                <w:sz w:val="24"/>
              </w:rPr>
            </w:r>
          </w:p>
        </w:tc>
        <w:tc>
          <w:tcPr>
            <w:tcW w:w="2977" w:type="dxa"/>
            <w:vMerge w:val="restart"/>
            <w:tcBorders>
              <w:top w:val="single" w:sz="6" w:space="0" w:color="000000"/>
              <w:end w:val="single" w:sz="6" w:space="0" w:color="000000"/>
            </w:tcBorders>
          </w:tcPr>
          <w:p>
            <w:pPr>
              <w:pStyle w:val="Normal"/>
              <w:suppressAutoHyphens w:val="true"/>
              <w:spacing w:lineRule="auto" w:line="240"/>
              <w:ind w:firstLine="284" w:end="0"/>
              <w:jc w:val="center"/>
              <w:rPr>
                <w:sz w:val="24"/>
              </w:rPr>
            </w:pPr>
            <w:r>
              <w:rPr>
                <w:sz w:val="24"/>
              </w:rPr>
              <w:t>Active</w:t>
            </w:r>
          </w:p>
          <w:p>
            <w:pPr>
              <w:pStyle w:val="Normal"/>
              <w:suppressAutoHyphens w:val="true"/>
              <w:spacing w:lineRule="auto" w:line="240"/>
              <w:ind w:firstLine="284" w:end="0"/>
              <w:jc w:val="center"/>
              <w:rPr>
                <w:sz w:val="24"/>
              </w:rPr>
            </w:pPr>
            <w:r>
              <w:rPr>
                <w:sz w:val="24"/>
              </w:rPr>
            </w:r>
          </w:p>
        </w:tc>
        <w:tc>
          <w:tcPr>
            <w:tcW w:w="3543"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firstLine="284" w:end="0"/>
              <w:jc w:val="center"/>
              <w:rPr>
                <w:sz w:val="24"/>
              </w:rPr>
            </w:pPr>
            <w:r>
              <w:rPr>
                <w:sz w:val="24"/>
              </w:rPr>
              <w:t>Passive</w:t>
            </w:r>
          </w:p>
          <w:p>
            <w:pPr>
              <w:pStyle w:val="Normal"/>
              <w:suppressAutoHyphens w:val="true"/>
              <w:spacing w:lineRule="auto" w:line="240"/>
              <w:ind w:firstLine="284" w:end="0"/>
              <w:jc w:val="center"/>
              <w:rPr>
                <w:sz w:val="24"/>
              </w:rPr>
            </w:pPr>
            <w:r>
              <w:rPr>
                <w:sz w:val="24"/>
              </w:rPr>
            </w:r>
          </w:p>
        </w:tc>
      </w:tr>
      <w:tr>
        <w:trPr/>
        <w:tc>
          <w:tcPr>
            <w:tcW w:w="1701" w:type="dxa"/>
            <w:vMerge w:val="continue"/>
            <w:tcBorders>
              <w:top w:val="single" w:sz="6" w:space="0" w:color="000000"/>
              <w:start w:val="single" w:sz="6" w:space="0" w:color="000000"/>
            </w:tcBorders>
          </w:tcPr>
          <w:p>
            <w:pPr>
              <w:pStyle w:val="Normal"/>
              <w:suppressAutoHyphens w:val="true"/>
              <w:snapToGrid w:val="false"/>
              <w:spacing w:lineRule="auto" w:line="240"/>
              <w:ind w:firstLine="284" w:end="0"/>
              <w:jc w:val="center"/>
              <w:rPr>
                <w:sz w:val="24"/>
              </w:rPr>
            </w:pPr>
            <w:r>
              <w:rPr>
                <w:sz w:val="24"/>
              </w:rPr>
            </w:r>
          </w:p>
        </w:tc>
        <w:tc>
          <w:tcPr>
            <w:tcW w:w="2552" w:type="dxa"/>
            <w:tcBorders>
              <w:start w:val="single" w:sz="4" w:space="0" w:color="000000"/>
              <w:end w:val="single" w:sz="4" w:space="0" w:color="000000"/>
            </w:tcBorders>
          </w:tcPr>
          <w:p>
            <w:pPr>
              <w:pStyle w:val="Normal"/>
              <w:suppressAutoHyphens w:val="true"/>
              <w:spacing w:lineRule="auto" w:line="240"/>
              <w:ind w:firstLine="284" w:end="0"/>
              <w:jc w:val="start"/>
              <w:rPr>
                <w:sz w:val="24"/>
              </w:rPr>
            </w:pPr>
            <w:r>
              <w:rPr>
                <w:sz w:val="24"/>
              </w:rPr>
              <w:t>Aspect</w:t>
            </w:r>
          </w:p>
        </w:tc>
        <w:tc>
          <w:tcPr>
            <w:tcW w:w="2977" w:type="dxa"/>
            <w:vMerge w:val="continue"/>
            <w:tcBorders>
              <w:top w:val="single" w:sz="6" w:space="0" w:color="000000"/>
              <w:end w:val="single" w:sz="6" w:space="0" w:color="000000"/>
            </w:tcBorders>
          </w:tcPr>
          <w:p>
            <w:pPr>
              <w:pStyle w:val="Normal"/>
              <w:suppressAutoHyphens w:val="true"/>
              <w:snapToGrid w:val="false"/>
              <w:spacing w:lineRule="auto" w:line="240"/>
              <w:ind w:firstLine="284" w:end="0"/>
              <w:jc w:val="center"/>
              <w:rPr>
                <w:sz w:val="24"/>
              </w:rPr>
            </w:pPr>
            <w:r>
              <w:rPr>
                <w:sz w:val="24"/>
              </w:rPr>
            </w:r>
          </w:p>
        </w:tc>
        <w:tc>
          <w:tcPr>
            <w:tcW w:w="3543"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firstLine="284" w:end="0"/>
              <w:jc w:val="center"/>
              <w:rPr>
                <w:sz w:val="24"/>
              </w:rPr>
            </w:pPr>
            <w:r>
              <w:rPr>
                <w:sz w:val="24"/>
              </w:rPr>
            </w:r>
          </w:p>
        </w:tc>
      </w:tr>
      <w:tr>
        <w:trPr/>
        <w:tc>
          <w:tcPr>
            <w:tcW w:w="1701"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firstLine="284" w:end="0"/>
              <w:jc w:val="center"/>
              <w:rPr>
                <w:sz w:val="24"/>
              </w:rPr>
            </w:pPr>
            <w:r>
              <w:rPr>
                <w:sz w:val="24"/>
              </w:rPr>
              <w:t>Non-Perfect</w:t>
            </w:r>
          </w:p>
          <w:p>
            <w:pPr>
              <w:pStyle w:val="Normal"/>
              <w:suppressAutoHyphens w:val="true"/>
              <w:spacing w:lineRule="auto" w:line="240"/>
              <w:ind w:firstLine="284" w:end="0"/>
              <w:jc w:val="center"/>
              <w:rPr>
                <w:sz w:val="24"/>
              </w:rPr>
            </w:pPr>
            <w:r>
              <w:rPr>
                <w:sz w:val="24"/>
              </w:rPr>
            </w:r>
          </w:p>
        </w:tc>
        <w:tc>
          <w:tcPr>
            <w:tcW w:w="2552" w:type="dxa"/>
            <w:tcBorders>
              <w:top w:val="single" w:sz="4"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Common</w:t>
            </w:r>
          </w:p>
          <w:p>
            <w:pPr>
              <w:pStyle w:val="Normal"/>
              <w:suppressAutoHyphens w:val="true"/>
              <w:spacing w:lineRule="auto" w:line="24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to go </w:t>
            </w:r>
          </w:p>
          <w:p>
            <w:pPr>
              <w:pStyle w:val="Normal"/>
              <w:suppressAutoHyphens w:val="true"/>
              <w:spacing w:lineRule="auto" w:line="240"/>
              <w:ind w:hanging="0" w:end="0"/>
              <w:jc w:val="start"/>
              <w:rPr>
                <w:sz w:val="24"/>
              </w:rPr>
            </w:pPr>
            <w:r>
              <w:rPr>
                <w:sz w:val="24"/>
              </w:rPr>
              <w:t>to take</w:t>
            </w:r>
          </w:p>
        </w:tc>
        <w:tc>
          <w:tcPr>
            <w:tcW w:w="354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w:t>
            </w:r>
          </w:p>
          <w:p>
            <w:pPr>
              <w:pStyle w:val="Normal"/>
              <w:suppressAutoHyphens w:val="true"/>
              <w:spacing w:lineRule="auto" w:line="240"/>
              <w:ind w:hanging="0" w:end="0"/>
              <w:jc w:val="center"/>
              <w:rPr>
                <w:sz w:val="24"/>
              </w:rPr>
            </w:pPr>
            <w:r>
              <w:rPr>
                <w:sz w:val="24"/>
              </w:rPr>
              <w:t>to be taken</w:t>
            </w:r>
          </w:p>
        </w:tc>
      </w:tr>
      <w:tr>
        <w:trPr/>
        <w:tc>
          <w:tcPr>
            <w:tcW w:w="1701"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firstLine="284" w:end="0"/>
              <w:jc w:val="center"/>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Continuous</w:t>
            </w:r>
          </w:p>
          <w:p>
            <w:pPr>
              <w:pStyle w:val="Normal"/>
              <w:suppressAutoHyphens w:val="true"/>
              <w:spacing w:lineRule="auto" w:line="24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to be going </w:t>
            </w:r>
          </w:p>
          <w:p>
            <w:pPr>
              <w:pStyle w:val="Normal"/>
              <w:suppressAutoHyphens w:val="true"/>
              <w:spacing w:lineRule="auto" w:line="240"/>
              <w:ind w:hanging="0" w:end="0"/>
              <w:jc w:val="start"/>
              <w:rPr>
                <w:sz w:val="24"/>
              </w:rPr>
            </w:pPr>
            <w:r>
              <w:rPr>
                <w:sz w:val="24"/>
              </w:rPr>
              <w:t>to be taking</w:t>
            </w:r>
          </w:p>
        </w:tc>
        <w:tc>
          <w:tcPr>
            <w:tcW w:w="354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w:t>
            </w:r>
          </w:p>
          <w:p>
            <w:pPr>
              <w:pStyle w:val="Normal"/>
              <w:suppressAutoHyphens w:val="true"/>
              <w:spacing w:lineRule="auto" w:line="240"/>
              <w:ind w:hanging="0" w:end="0"/>
              <w:jc w:val="center"/>
              <w:rPr>
                <w:sz w:val="24"/>
              </w:rPr>
            </w:pPr>
            <w:r>
              <w:rPr>
                <w:sz w:val="24"/>
              </w:rPr>
              <w:t>(to be being taken)</w:t>
            </w:r>
          </w:p>
        </w:tc>
      </w:tr>
      <w:tr>
        <w:trPr/>
        <w:tc>
          <w:tcPr>
            <w:tcW w:w="1701" w:type="dxa"/>
            <w:vMerge w:val="restart"/>
            <w:tcBorders>
              <w:top w:val="single" w:sz="6" w:space="0" w:color="000000"/>
              <w:start w:val="single" w:sz="6" w:space="0" w:color="000000"/>
              <w:end w:val="single" w:sz="6" w:space="0" w:color="000000"/>
            </w:tcBorders>
          </w:tcPr>
          <w:p>
            <w:pPr>
              <w:pStyle w:val="Normal"/>
              <w:suppressAutoHyphens w:val="true"/>
              <w:spacing w:lineRule="auto" w:line="240"/>
              <w:ind w:firstLine="284" w:end="0"/>
              <w:jc w:val="center"/>
              <w:rPr>
                <w:sz w:val="24"/>
              </w:rPr>
            </w:pPr>
            <w:r>
              <w:rPr>
                <w:sz w:val="24"/>
              </w:rPr>
              <w:t>Perfect</w:t>
            </w:r>
          </w:p>
          <w:p>
            <w:pPr>
              <w:pStyle w:val="Normal"/>
              <w:suppressAutoHyphens w:val="true"/>
              <w:spacing w:lineRule="auto" w:line="240"/>
              <w:ind w:firstLine="284" w:end="0"/>
              <w:jc w:val="center"/>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Common</w:t>
            </w:r>
          </w:p>
          <w:p>
            <w:pPr>
              <w:pStyle w:val="Normal"/>
              <w:suppressAutoHyphens w:val="true"/>
              <w:spacing w:lineRule="auto" w:line="24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to have gone </w:t>
            </w:r>
          </w:p>
          <w:p>
            <w:pPr>
              <w:pStyle w:val="Normal"/>
              <w:suppressAutoHyphens w:val="true"/>
              <w:spacing w:lineRule="auto" w:line="240"/>
              <w:ind w:hanging="0" w:end="0"/>
              <w:jc w:val="start"/>
              <w:rPr>
                <w:sz w:val="24"/>
              </w:rPr>
            </w:pPr>
            <w:r>
              <w:rPr>
                <w:sz w:val="24"/>
              </w:rPr>
              <w:t>to have taken</w:t>
            </w:r>
          </w:p>
        </w:tc>
        <w:tc>
          <w:tcPr>
            <w:tcW w:w="354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w:t>
            </w:r>
          </w:p>
          <w:p>
            <w:pPr>
              <w:pStyle w:val="Normal"/>
              <w:suppressAutoHyphens w:val="true"/>
              <w:spacing w:lineRule="auto" w:line="240"/>
              <w:ind w:hanging="0" w:end="0"/>
              <w:jc w:val="center"/>
              <w:rPr>
                <w:sz w:val="24"/>
              </w:rPr>
            </w:pPr>
            <w:r>
              <w:rPr>
                <w:sz w:val="24"/>
              </w:rPr>
              <w:t>to have been taken</w:t>
            </w:r>
          </w:p>
        </w:tc>
      </w:tr>
      <w:tr>
        <w:trPr/>
        <w:tc>
          <w:tcPr>
            <w:tcW w:w="1701"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firstLine="284" w:end="0"/>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Continuous</w:t>
            </w:r>
          </w:p>
          <w:p>
            <w:pPr>
              <w:pStyle w:val="Normal"/>
              <w:suppressAutoHyphens w:val="true"/>
              <w:spacing w:lineRule="auto" w:line="24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sz w:val="24"/>
              </w:rPr>
            </w:pPr>
            <w:r>
              <w:rPr>
                <w:sz w:val="24"/>
              </w:rPr>
              <w:t xml:space="preserve">to have been going </w:t>
            </w:r>
          </w:p>
          <w:p>
            <w:pPr>
              <w:pStyle w:val="Normal"/>
              <w:suppressAutoHyphens w:val="true"/>
              <w:spacing w:lineRule="auto" w:line="240"/>
              <w:ind w:hanging="0" w:end="0"/>
              <w:jc w:val="start"/>
              <w:rPr>
                <w:sz w:val="24"/>
              </w:rPr>
            </w:pPr>
            <w:r>
              <w:rPr>
                <w:sz w:val="24"/>
              </w:rPr>
              <w:t>to have been taking</w:t>
            </w:r>
          </w:p>
        </w:tc>
        <w:tc>
          <w:tcPr>
            <w:tcW w:w="3543"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sz w:val="24"/>
              </w:rPr>
            </w:pPr>
            <w:r>
              <w:rPr>
                <w:sz w:val="24"/>
              </w:rPr>
              <w:t>-</w:t>
            </w:r>
          </w:p>
          <w:p>
            <w:pPr>
              <w:pStyle w:val="Normal"/>
              <w:suppressAutoHyphens w:val="true"/>
              <w:spacing w:lineRule="auto" w:line="240"/>
              <w:ind w:hanging="0" w:end="0"/>
              <w:jc w:val="center"/>
              <w:rPr>
                <w:sz w:val="24"/>
              </w:rPr>
            </w:pPr>
            <w:r>
              <w:rPr>
                <w:sz w:val="24"/>
              </w:rPr>
              <w:t>-</w:t>
            </w:r>
          </w:p>
        </w:tc>
      </w:tr>
    </w:tbl>
    <w:p>
      <w:pPr>
        <w:pStyle w:val="Normal"/>
        <w:suppressAutoHyphens w:val="true"/>
        <w:spacing w:lineRule="auto" w:line="240"/>
        <w:ind w:firstLine="284" w:end="0"/>
        <w:rPr>
          <w:sz w:val="24"/>
        </w:rPr>
      </w:pPr>
      <w:r>
        <w:rPr>
          <w:sz w:val="24"/>
        </w:rPr>
      </w:r>
    </w:p>
    <w:p>
      <w:pPr>
        <w:pStyle w:val="2"/>
        <w:rPr/>
      </w:pPr>
      <w:r>
        <w:rPr/>
        <w:t>It is seen from the table, that the passive voice is found only with transitive verbs and there are no perfect continuous forms in the passive voice. As for the non-perfect continuous passive, forms similar to the one in brackets, do sometimes occur, although they are exceptionally rare.</w:t>
      </w:r>
    </w:p>
    <w:p>
      <w:pPr>
        <w:pStyle w:val="2"/>
        <w:rPr/>
      </w:pPr>
      <w:r>
        <w:rPr/>
      </w:r>
    </w:p>
    <w:p>
      <w:pPr>
        <w:pStyle w:val="Heading8"/>
        <w:rPr/>
      </w:pPr>
      <w:r>
        <w:rPr/>
        <w:t>The category of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98.</w:t>
      </w:r>
      <w:r>
        <w:rPr>
          <w:sz w:val="24"/>
        </w:rPr>
        <w:t xml:space="preserve"> The category of perfect finds its expression, as with other verb forms, in the opposition of non-perfect and perfect forms.</w:t>
      </w:r>
    </w:p>
    <w:p>
      <w:pPr>
        <w:pStyle w:val="Normal"/>
        <w:suppressAutoHyphens w:val="true"/>
        <w:spacing w:lineRule="auto" w:line="240"/>
        <w:ind w:firstLine="284" w:end="0"/>
        <w:rPr>
          <w:sz w:val="24"/>
        </w:rPr>
      </w:pPr>
      <w:r>
        <w:rPr>
          <w:sz w:val="24"/>
        </w:rPr>
        <w:t>The non-perfect infinitive denotes an action simultaneous with that of the finite verb (I am glad to take part in it, I am glad to be invited there),</w:t>
      </w:r>
    </w:p>
    <w:p>
      <w:pPr>
        <w:pStyle w:val="Normal"/>
        <w:suppressAutoHyphens w:val="true"/>
        <w:spacing w:lineRule="auto" w:line="240"/>
        <w:ind w:firstLine="284" w:end="0"/>
        <w:rPr>
          <w:sz w:val="24"/>
        </w:rPr>
      </w:pPr>
      <w:r>
        <w:rPr>
          <w:sz w:val="24"/>
        </w:rPr>
        <w:t>The perfect infinitive always denotes an action prior to that of the finite verb - the predicate of the sentences. The meaning of priority is invariable with the perfect and perfect continuous infinitive.</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87">
                <wp:simplePos x="0" y="0"/>
                <wp:positionH relativeFrom="column">
                  <wp:posOffset>1438910</wp:posOffset>
                </wp:positionH>
                <wp:positionV relativeFrom="paragraph">
                  <wp:posOffset>99060</wp:posOffset>
                </wp:positionV>
                <wp:extent cx="90805" cy="548640"/>
                <wp:effectExtent l="635" t="5080" r="635" b="5715"/>
                <wp:wrapNone/>
                <wp:docPr id="70" name=""/>
                <a:graphic xmlns:a="http://schemas.openxmlformats.org/drawingml/2006/main">
                  <a:graphicData uri="http://schemas.microsoft.com/office/word/2010/wordprocessingShape">
                    <wps:wsp>
                      <wps:cNvSpPr/>
                      <wps:spPr>
                        <a:xfrm>
                          <a:off x="0" y="0"/>
                          <a:ext cx="90720" cy="548640"/>
                        </a:xfrm>
                        <a:custGeom>
                          <a:avLst/>
                          <a:gdLst>
                            <a:gd name="textAreaLeft" fmla="*/ 0 w 51480"/>
                            <a:gd name="textAreaRight" fmla="*/ 18720 w 5148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13.3pt;margin-top:7.8pt;width:7.1pt;height:43.15pt;mso-wrap-style:none;v-text-anchor:middle" type="_x0000_t88">
                <v:fill o:detectmouseclick="t" on="false"/>
                <v:stroke color="black" weight="9360" joinstyle="miter" endcap="flat"/>
                <w10:wrap type="none"/>
              </v:shape>
            </w:pict>
          </mc:Fallback>
        </mc:AlternateContent>
      </w:r>
    </w:p>
    <w:tbl>
      <w:tblPr>
        <w:tblW w:w="10165" w:type="dxa"/>
        <w:jc w:val="start"/>
        <w:tblInd w:w="817" w:type="dxa"/>
        <w:tblLayout w:type="fixed"/>
        <w:tblCellMar>
          <w:top w:w="0" w:type="dxa"/>
          <w:start w:w="108" w:type="dxa"/>
          <w:bottom w:w="0" w:type="dxa"/>
          <w:end w:w="108" w:type="dxa"/>
        </w:tblCellMar>
      </w:tblPr>
      <w:tblGrid>
        <w:gridCol w:w="1843"/>
        <w:gridCol w:w="8322"/>
      </w:tblGrid>
      <w:tr>
        <w:trPr/>
        <w:tc>
          <w:tcPr>
            <w:tcW w:w="1843" w:type="dxa"/>
            <w:tcBorders/>
          </w:tcPr>
          <w:p>
            <w:pPr>
              <w:pStyle w:val="Normal"/>
              <w:suppressAutoHyphens w:val="true"/>
              <w:spacing w:lineRule="auto" w:line="240"/>
              <w:ind w:hanging="0" w:end="0"/>
              <w:jc w:val="start"/>
              <w:rPr>
                <w:sz w:val="24"/>
              </w:rPr>
            </w:pPr>
            <w:r>
              <w:rPr>
                <w:sz w:val="24"/>
              </w:rPr>
              <w:t xml:space="preserve">I am glad    </w:t>
            </w:r>
          </w:p>
          <w:p>
            <w:pPr>
              <w:pStyle w:val="Normal"/>
              <w:suppressAutoHyphens w:val="true"/>
              <w:spacing w:lineRule="auto" w:line="240"/>
              <w:ind w:hanging="0" w:end="0"/>
              <w:jc w:val="start"/>
              <w:rPr>
                <w:sz w:val="24"/>
              </w:rPr>
            </w:pPr>
            <w:r>
              <w:rPr>
                <w:sz w:val="24"/>
              </w:rPr>
              <w:t xml:space="preserve">I was glad </w:t>
            </w:r>
          </w:p>
          <w:p>
            <w:pPr>
              <w:pStyle w:val="Normal"/>
              <w:suppressAutoHyphens w:val="true"/>
              <w:spacing w:lineRule="auto" w:line="240"/>
              <w:ind w:hanging="0" w:end="0"/>
              <w:jc w:val="start"/>
              <w:rPr>
                <w:sz w:val="24"/>
              </w:rPr>
            </w:pPr>
            <w:r>
              <w:rPr>
                <w:sz w:val="24"/>
              </w:rPr>
              <w:t xml:space="preserve">I shall be glad </w:t>
            </w:r>
          </w:p>
        </w:tc>
        <w:tc>
          <w:tcPr>
            <w:tcW w:w="8322"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to have seen you again.</w:t>
            </w:r>
          </w:p>
          <w:p>
            <w:pPr>
              <w:pStyle w:val="Normal"/>
              <w:suppressAutoHyphens w:val="tru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non-perfect infinitive is vaguer and more flexible in meaning and its meaning may easily be modified by the context. Thus, it may denote an action preceding or following the action denoted by the finite verb. It expresses succession, that is indicates that the action follows the action denoted by the finite verb, as in the following cases: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1) When used as an adverbial modifier of purpose: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bit her lip </w:t>
      </w:r>
      <w:r>
        <w:rPr>
          <w:i/>
          <w:sz w:val="24"/>
        </w:rPr>
        <w:t>to keep back</w:t>
      </w:r>
      <w:r>
        <w:rPr>
          <w:sz w:val="24"/>
        </w:rPr>
        <w:t xml:space="preserve"> a smile. </w:t>
      </w:r>
    </w:p>
    <w:p>
      <w:pPr>
        <w:pStyle w:val="Normal"/>
        <w:suppressAutoHyphens w:val="true"/>
        <w:spacing w:lineRule="auto" w:line="240"/>
        <w:ind w:firstLine="284" w:start="284" w:end="0"/>
        <w:rPr/>
      </w:pPr>
      <w:r>
        <w:rPr>
          <w:sz w:val="24"/>
        </w:rPr>
        <w:t xml:space="preserve">I came here </w:t>
      </w:r>
      <w:r>
        <w:rPr>
          <w:i/>
          <w:sz w:val="24"/>
        </w:rPr>
        <w:t>to help you, not to quarrel</w:t>
      </w:r>
      <w:r>
        <w:rPr>
          <w:sz w:val="24"/>
        </w:rPr>
        <w:t xml:space="preserve"> with you.</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2) When used as part of a compound verbal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must </w:t>
      </w:r>
      <w:r>
        <w:rPr>
          <w:i/>
          <w:sz w:val="24"/>
        </w:rPr>
        <w:t>do</w:t>
      </w:r>
      <w:r>
        <w:rPr>
          <w:sz w:val="24"/>
        </w:rPr>
        <w:t xml:space="preserve"> it at once. </w:t>
      </w:r>
    </w:p>
    <w:p>
      <w:pPr>
        <w:pStyle w:val="Normal"/>
        <w:suppressAutoHyphens w:val="true"/>
        <w:spacing w:lineRule="auto" w:line="240"/>
        <w:ind w:firstLine="284" w:start="284" w:end="0"/>
        <w:rPr/>
      </w:pPr>
      <w:r>
        <w:rPr>
          <w:sz w:val="24"/>
        </w:rPr>
        <w:t xml:space="preserve">You know, she is beginning </w:t>
      </w:r>
      <w:r>
        <w:rPr>
          <w:i/>
          <w:sz w:val="24"/>
        </w:rPr>
        <w:t>to learn</w:t>
      </w:r>
      <w:r>
        <w:rPr>
          <w:sz w:val="24"/>
        </w:rPr>
        <w:t xml:space="preserve"> eagerly.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3) When used as an object of a verb of inducement: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ordered the man </w:t>
      </w:r>
      <w:r>
        <w:rPr>
          <w:i/>
          <w:sz w:val="24"/>
        </w:rPr>
        <w:t>to come</w:t>
      </w:r>
      <w:r>
        <w:rPr>
          <w:sz w:val="24"/>
        </w:rPr>
        <w:t xml:space="preserve"> at three.</w:t>
      </w:r>
    </w:p>
    <w:p>
      <w:pPr>
        <w:pStyle w:val="Normal"/>
        <w:suppressAutoHyphens w:val="true"/>
        <w:spacing w:lineRule="auto" w:line="240"/>
        <w:ind w:firstLine="284" w:start="284" w:end="0"/>
        <w:rPr/>
      </w:pPr>
      <w:r>
        <w:rPr>
          <w:sz w:val="24"/>
        </w:rPr>
        <w:t xml:space="preserve">She always asks me </w:t>
      </w:r>
      <w:r>
        <w:rPr>
          <w:i/>
          <w:sz w:val="24"/>
        </w:rPr>
        <w:t>to help</w:t>
      </w:r>
      <w:r>
        <w:rPr>
          <w:sz w:val="24"/>
        </w:rPr>
        <w:t xml:space="preserve"> her when she is busy.</w:t>
      </w:r>
    </w:p>
    <w:p>
      <w:pPr>
        <w:pStyle w:val="2"/>
        <w:ind w:start="284" w:end="0"/>
        <w:rPr/>
      </w:pPr>
      <w:r>
        <w:rPr/>
        <w:t xml:space="preserve">He will make you </w:t>
      </w:r>
      <w:r>
        <w:rPr>
          <w:i/>
        </w:rPr>
        <w:t>obey</w:t>
      </w:r>
      <w:r>
        <w:rPr/>
        <w:t>.</w:t>
      </w:r>
    </w:p>
    <w:p>
      <w:pPr>
        <w:pStyle w:val="Normal"/>
        <w:suppressAutoHyphens w:val="true"/>
        <w:spacing w:lineRule="auto" w:line="240"/>
        <w:ind w:firstLine="284" w:end="0"/>
        <w:rPr>
          <w:sz w:val="24"/>
        </w:rPr>
      </w:pPr>
      <w:r>
        <w:rPr>
          <w:sz w:val="24"/>
        </w:rPr>
      </w:r>
    </w:p>
    <w:p>
      <w:pPr>
        <w:pStyle w:val="Heading8"/>
        <w:rPr/>
      </w:pPr>
      <w:r>
        <w:rPr/>
        <w:t>The category of aspect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99.</w:t>
      </w:r>
      <w:r>
        <w:rPr>
          <w:sz w:val="24"/>
        </w:rPr>
        <w:t xml:space="preserve"> The category of aspect finds its expression in contrasting forms of the common aspect and the continuous aspect. The difference between the category of aspect in finite verb forms and in the infinitive is that in the infinitive it is consistently expressed only in the active voice:</w:t>
      </w:r>
    </w:p>
    <w:p>
      <w:pPr>
        <w:pStyle w:val="Normal"/>
        <w:suppressAutoHyphens w:val="true"/>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1843"/>
        <w:gridCol w:w="8747"/>
      </w:tblGrid>
      <w:tr>
        <w:trPr/>
        <w:tc>
          <w:tcPr>
            <w:tcW w:w="1843" w:type="dxa"/>
            <w:tcBorders/>
          </w:tcPr>
          <w:p>
            <w:pPr>
              <w:pStyle w:val="Normal"/>
              <w:suppressAutoHyphens w:val="true"/>
              <w:spacing w:lineRule="auto" w:line="240"/>
              <w:ind w:hanging="0" w:end="0"/>
              <w:rPr>
                <w:sz w:val="24"/>
              </w:rPr>
            </w:pPr>
            <w:r>
              <w:rPr>
                <w:sz w:val="24"/>
              </w:rPr>
              <w:t xml:space="preserve">to speak </w:t>
            </w:r>
          </w:p>
          <w:p>
            <w:pPr>
              <w:pStyle w:val="Normal"/>
              <w:suppressAutoHyphens w:val="true"/>
              <w:spacing w:lineRule="auto" w:line="240"/>
              <w:ind w:hanging="0" w:end="0"/>
              <w:rPr>
                <w:sz w:val="24"/>
              </w:rPr>
            </w:pPr>
            <w:r>
              <w:rPr>
                <w:sz w:val="24"/>
              </w:rPr>
              <w:t>to have spoken</w:t>
            </w:r>
          </w:p>
        </w:tc>
        <w:tc>
          <w:tcPr>
            <w:tcW w:w="8747" w:type="dxa"/>
            <w:tcBorders/>
          </w:tcPr>
          <w:p>
            <w:pPr>
              <w:pStyle w:val="Normal"/>
              <w:suppressAutoHyphens w:val="true"/>
              <w:spacing w:lineRule="auto" w:line="240"/>
              <w:ind w:firstLine="284" w:end="0"/>
              <w:rPr>
                <w:sz w:val="24"/>
              </w:rPr>
            </w:pPr>
            <w:r>
              <w:rPr>
                <w:sz w:val="24"/>
              </w:rPr>
              <w:t xml:space="preserve">- to be speaking </w:t>
            </w:r>
          </w:p>
          <w:p>
            <w:pPr>
              <w:pStyle w:val="Normal"/>
              <w:suppressAutoHyphens w:val="true"/>
              <w:spacing w:lineRule="auto" w:line="240"/>
              <w:ind w:firstLine="284" w:end="0"/>
              <w:rPr>
                <w:sz w:val="24"/>
              </w:rPr>
            </w:pPr>
            <w:r>
              <w:rPr>
                <w:sz w:val="24"/>
              </w:rPr>
              <w:t>- to have been speaking</w:t>
            </w:r>
          </w:p>
          <w:p>
            <w:pPr>
              <w:pStyle w:val="Normal"/>
              <w:suppressAutoHyphens w:val="true"/>
              <w:spacing w:lineRule="auto" w:line="240"/>
              <w:ind w:hanging="0" w:end="0"/>
              <w:rPr>
                <w:sz w:val="24"/>
              </w:rPr>
            </w:pPr>
            <w:r>
              <w:rPr>
                <w:sz w:val="24"/>
              </w:rPr>
            </w:r>
          </w:p>
        </w:tc>
      </w:tr>
    </w:tbl>
    <w:p>
      <w:pPr>
        <w:pStyle w:val="Normal"/>
        <w:suppressAutoHyphens w:val="true"/>
        <w:spacing w:lineRule="auto" w:line="240"/>
        <w:ind w:firstLine="284" w:end="0"/>
        <w:rPr>
          <w:sz w:val="24"/>
        </w:rPr>
      </w:pPr>
      <w:r>
        <w:rPr>
          <w:sz w:val="24"/>
        </w:rPr>
        <w:t>The passive voice has practically no aspect oppositions. (See Table IV). The semantics of the category of aspect in the infinitive is the same as in the finite verb: the continuous aspect forms denote an action in progress at some moment of time in the present, past, or future; the meaning of the common aspect forms is flexible and is easily modified by the context.</w:t>
      </w:r>
    </w:p>
    <w:p>
      <w:pPr>
        <w:pStyle w:val="Normal"/>
        <w:suppressAutoHyphens w:val="true"/>
        <w:spacing w:lineRule="auto" w:line="240"/>
        <w:ind w:firstLine="284" w:end="0"/>
        <w:rPr>
          <w:sz w:val="24"/>
        </w:rPr>
      </w:pPr>
      <w:r>
        <w:rPr>
          <w:sz w:val="24"/>
        </w:rPr>
        <w:t>The two aspects differ in their frequency and functioning; the continuous aspect forms are very seldom used and cannot perform all the functions in which the common aspect forms are used. They can function only as: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1) subject (</w:t>
      </w:r>
      <w:r>
        <w:rPr>
          <w:i/>
          <w:sz w:val="24"/>
        </w:rPr>
        <w:t>To be staying with them</w:t>
      </w:r>
      <w:r>
        <w:rPr>
          <w:sz w:val="24"/>
        </w:rPr>
        <w:t xml:space="preserve"> was a real pleasure.);</w:t>
      </w:r>
    </w:p>
    <w:p>
      <w:pPr>
        <w:pStyle w:val="Normal"/>
        <w:suppressAutoHyphens w:val="true"/>
        <w:spacing w:lineRule="auto" w:line="240"/>
        <w:ind w:firstLine="284" w:end="0"/>
        <w:rPr/>
      </w:pPr>
      <w:r>
        <w:rPr>
          <w:sz w:val="24"/>
        </w:rPr>
        <w:t xml:space="preserve">2) object (I was glad </w:t>
      </w:r>
      <w:r>
        <w:rPr>
          <w:i/>
          <w:sz w:val="24"/>
        </w:rPr>
        <w:t>to be waking</w:t>
      </w:r>
      <w:r>
        <w:rPr>
          <w:sz w:val="24"/>
        </w:rPr>
        <w:t>.)</w:t>
      </w:r>
    </w:p>
    <w:p>
      <w:pPr>
        <w:pStyle w:val="Normal"/>
        <w:suppressAutoHyphens w:val="true"/>
        <w:spacing w:lineRule="auto" w:line="240"/>
        <w:ind w:firstLine="284" w:end="0"/>
        <w:rPr/>
      </w:pPr>
      <w:r>
        <w:rPr>
          <w:sz w:val="24"/>
        </w:rPr>
        <w:t xml:space="preserve">3) part of a compound verbal predicate (Now they </w:t>
      </w:r>
      <w:r>
        <w:rPr>
          <w:i/>
          <w:sz w:val="24"/>
        </w:rPr>
        <w:t>must be getting back</w:t>
      </w:r>
      <w:r>
        <w:rPr>
          <w:sz w:val="24"/>
        </w:rPr>
        <w:t xml:space="preserve">; The leaves </w:t>
      </w:r>
      <w:r>
        <w:rPr>
          <w:i/>
          <w:sz w:val="24"/>
        </w:rPr>
        <w:t>begin to be growing yellowish</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continuous aspect forms do not occur in the function of adverbial - modifiers and attributes.</w:t>
      </w:r>
    </w:p>
    <w:p>
      <w:pPr>
        <w:pStyle w:val="Normal"/>
        <w:suppressAutoHyphens w:val="true"/>
        <w:spacing w:lineRule="auto" w:line="240"/>
        <w:ind w:firstLine="284" w:end="0"/>
        <w:rPr>
          <w:sz w:val="24"/>
        </w:rPr>
      </w:pPr>
      <w:r>
        <w:rPr>
          <w:sz w:val="24"/>
        </w:rPr>
      </w:r>
    </w:p>
    <w:p>
      <w:pPr>
        <w:pStyle w:val="Heading8"/>
        <w:rPr/>
      </w:pPr>
      <w:r>
        <w:rPr/>
        <w:t>The category of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100.</w:t>
      </w:r>
      <w:r>
        <w:rPr>
          <w:sz w:val="24"/>
        </w:rPr>
        <w:t xml:space="preserve"> The infinitive of transitive verbs has the category of voice, similar to all other verb forms:</w:t>
      </w:r>
    </w:p>
    <w:p>
      <w:pPr>
        <w:pStyle w:val="Normal"/>
        <w:suppressAutoHyphens w:val="true"/>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1417"/>
        <w:gridCol w:w="9173"/>
      </w:tblGrid>
      <w:tr>
        <w:trPr/>
        <w:tc>
          <w:tcPr>
            <w:tcW w:w="1417" w:type="dxa"/>
            <w:tcBorders/>
          </w:tcPr>
          <w:p>
            <w:pPr>
              <w:pStyle w:val="Normal"/>
              <w:suppressAutoHyphens w:val="true"/>
              <w:spacing w:lineRule="auto" w:line="240"/>
              <w:ind w:hanging="0" w:end="0"/>
              <w:rPr>
                <w:sz w:val="24"/>
              </w:rPr>
            </w:pPr>
            <w:r>
              <w:rPr>
                <w:sz w:val="24"/>
              </w:rPr>
              <w:t xml:space="preserve">to say </w:t>
            </w:r>
          </w:p>
          <w:p>
            <w:pPr>
              <w:pStyle w:val="Normal"/>
              <w:suppressAutoHyphens w:val="true"/>
              <w:spacing w:lineRule="auto" w:line="240"/>
              <w:ind w:hanging="0" w:end="0"/>
              <w:rPr>
                <w:sz w:val="24"/>
              </w:rPr>
            </w:pPr>
            <w:r>
              <w:rPr>
                <w:sz w:val="24"/>
              </w:rPr>
              <w:t>to have said</w:t>
            </w:r>
          </w:p>
        </w:tc>
        <w:tc>
          <w:tcPr>
            <w:tcW w:w="9173" w:type="dxa"/>
            <w:tcBorders/>
          </w:tcPr>
          <w:p>
            <w:pPr>
              <w:pStyle w:val="Normal"/>
              <w:numPr>
                <w:ilvl w:val="0"/>
                <w:numId w:val="3"/>
              </w:numPr>
              <w:suppressAutoHyphens w:val="true"/>
              <w:spacing w:lineRule="auto" w:line="240"/>
              <w:rPr>
                <w:sz w:val="24"/>
              </w:rPr>
            </w:pPr>
            <w:r>
              <w:rPr>
                <w:sz w:val="24"/>
              </w:rPr>
              <w:t xml:space="preserve">to be said </w:t>
            </w:r>
          </w:p>
          <w:p>
            <w:pPr>
              <w:pStyle w:val="Normal"/>
              <w:numPr>
                <w:ilvl w:val="0"/>
                <w:numId w:val="3"/>
              </w:numPr>
              <w:suppressAutoHyphens w:val="true"/>
              <w:spacing w:lineRule="auto" w:line="240"/>
              <w:rPr>
                <w:sz w:val="24"/>
              </w:rPr>
            </w:pPr>
            <w:r>
              <w:rPr>
                <w:sz w:val="24"/>
              </w:rPr>
              <w:t>to have been said</w:t>
            </w:r>
          </w:p>
          <w:p>
            <w:pPr>
              <w:pStyle w:val="Normal"/>
              <w:suppressAutoHyphens w:val="true"/>
              <w:spacing w:lineRule="auto" w:line="240"/>
              <w:ind w:hanging="0" w:end="0"/>
              <w:rPr>
                <w:sz w:val="24"/>
              </w:rPr>
            </w:pPr>
            <w:r>
              <w:rPr>
                <w:sz w:val="24"/>
              </w:rPr>
            </w:r>
          </w:p>
        </w:tc>
      </w:tr>
    </w:tbl>
    <w:p>
      <w:pPr>
        <w:pStyle w:val="Normal"/>
        <w:suppressAutoHyphens w:val="true"/>
        <w:spacing w:lineRule="auto" w:line="240"/>
        <w:ind w:firstLine="284" w:end="0"/>
        <w:rPr>
          <w:sz w:val="24"/>
        </w:rPr>
      </w:pPr>
      <w:r>
        <w:rPr>
          <w:sz w:val="24"/>
        </w:rPr>
        <w:t>The active infinitive points out that the action is directed from the subject (either expressed or implied), the passive infinitive indicates that the action is directed to the subject:</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center"/>
              <w:rPr>
                <w:sz w:val="24"/>
              </w:rPr>
            </w:pPr>
            <w:r>
              <mc:AlternateContent>
                <mc:Choice Requires="wps">
                  <w:drawing>
                    <wp:anchor behindDoc="0" distT="0" distB="0" distL="114935" distR="114935" simplePos="0" locked="0" layoutInCell="0" allowOverlap="1" relativeHeight="88">
                      <wp:simplePos x="0" y="0"/>
                      <wp:positionH relativeFrom="margin">
                        <wp:posOffset>828675</wp:posOffset>
                      </wp:positionH>
                      <wp:positionV relativeFrom="paragraph">
                        <wp:posOffset>295910</wp:posOffset>
                      </wp:positionV>
                      <wp:extent cx="0" cy="182880"/>
                      <wp:effectExtent l="5080" t="0" r="5080" b="0"/>
                      <wp:wrapNone/>
                      <wp:docPr id="71"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3.3pt" to="65.25pt,37.6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89">
                      <wp:simplePos x="0" y="0"/>
                      <wp:positionH relativeFrom="margin">
                        <wp:posOffset>828675</wp:posOffset>
                      </wp:positionH>
                      <wp:positionV relativeFrom="paragraph">
                        <wp:posOffset>295910</wp:posOffset>
                      </wp:positionV>
                      <wp:extent cx="457200" cy="0"/>
                      <wp:effectExtent l="0" t="5080" r="0" b="5080"/>
                      <wp:wrapNone/>
                      <wp:docPr id="72"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3.3pt" to="101.2pt,23.3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0">
                      <wp:simplePos x="0" y="0"/>
                      <wp:positionH relativeFrom="margin">
                        <wp:posOffset>1285875</wp:posOffset>
                      </wp:positionH>
                      <wp:positionV relativeFrom="paragraph">
                        <wp:posOffset>295910</wp:posOffset>
                      </wp:positionV>
                      <wp:extent cx="0" cy="182880"/>
                      <wp:effectExtent l="5080" t="0" r="5080" b="0"/>
                      <wp:wrapNone/>
                      <wp:docPr id="73"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23.3pt" to="101.25pt,37.6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1">
                      <wp:simplePos x="0" y="0"/>
                      <wp:positionH relativeFrom="margin">
                        <wp:posOffset>1102995</wp:posOffset>
                      </wp:positionH>
                      <wp:positionV relativeFrom="paragraph">
                        <wp:posOffset>113030</wp:posOffset>
                      </wp:positionV>
                      <wp:extent cx="0" cy="182880"/>
                      <wp:effectExtent l="38100" t="0" r="38100" b="0"/>
                      <wp:wrapNone/>
                      <wp:docPr id="74"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6.85pt,8.9pt" to="86.85pt,23.25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2">
                      <wp:simplePos x="0" y="0"/>
                      <wp:positionH relativeFrom="margin">
                        <wp:posOffset>97155</wp:posOffset>
                      </wp:positionH>
                      <wp:positionV relativeFrom="paragraph">
                        <wp:posOffset>113030</wp:posOffset>
                      </wp:positionV>
                      <wp:extent cx="1005840" cy="0"/>
                      <wp:effectExtent l="0" t="5080" r="0" b="5080"/>
                      <wp:wrapNone/>
                      <wp:docPr id="75" name=""/>
                      <a:graphic xmlns:a="http://schemas.openxmlformats.org/drawingml/2006/main">
                        <a:graphicData uri="http://schemas.microsoft.com/office/word/2010/wordprocessingShape">
                          <wps:wsp>
                            <wps:cNvSpPr/>
                            <wps:spPr>
                              <a:xfrm flipH="1">
                                <a:off x="0" y="0"/>
                                <a:ext cx="1005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5pt,8.9pt" to="86.8pt,8.9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3">
                      <wp:simplePos x="0" y="0"/>
                      <wp:positionH relativeFrom="margin">
                        <wp:posOffset>97155</wp:posOffset>
                      </wp:positionH>
                      <wp:positionV relativeFrom="paragraph">
                        <wp:posOffset>113030</wp:posOffset>
                      </wp:positionV>
                      <wp:extent cx="0" cy="182880"/>
                      <wp:effectExtent l="5080" t="0" r="5080" b="0"/>
                      <wp:wrapNone/>
                      <wp:docPr id="7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5pt,8.9pt" to="7.65pt,23.2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4">
                      <wp:simplePos x="0" y="0"/>
                      <wp:positionH relativeFrom="margin">
                        <wp:posOffset>4394835</wp:posOffset>
                      </wp:positionH>
                      <wp:positionV relativeFrom="paragraph">
                        <wp:posOffset>295910</wp:posOffset>
                      </wp:positionV>
                      <wp:extent cx="0" cy="182880"/>
                      <wp:effectExtent l="5080" t="0" r="5080" b="0"/>
                      <wp:wrapNone/>
                      <wp:docPr id="77"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6.05pt,23.3pt" to="346.05pt,37.6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5">
                      <wp:simplePos x="0" y="0"/>
                      <wp:positionH relativeFrom="margin">
                        <wp:posOffset>4394835</wp:posOffset>
                      </wp:positionH>
                      <wp:positionV relativeFrom="paragraph">
                        <wp:posOffset>295910</wp:posOffset>
                      </wp:positionV>
                      <wp:extent cx="731520" cy="0"/>
                      <wp:effectExtent l="0" t="5080" r="0" b="5080"/>
                      <wp:wrapNone/>
                      <wp:docPr id="78"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6.05pt,23.3pt" to="403.6pt,23.3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6">
                      <wp:simplePos x="0" y="0"/>
                      <wp:positionH relativeFrom="margin">
                        <wp:posOffset>5126355</wp:posOffset>
                      </wp:positionH>
                      <wp:positionV relativeFrom="paragraph">
                        <wp:posOffset>295910</wp:posOffset>
                      </wp:positionV>
                      <wp:extent cx="0" cy="182880"/>
                      <wp:effectExtent l="5080" t="0" r="5080" b="0"/>
                      <wp:wrapNone/>
                      <wp:docPr id="7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03.65pt,23.3pt" to="403.65pt,37.6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7">
                      <wp:simplePos x="0" y="0"/>
                      <wp:positionH relativeFrom="margin">
                        <wp:posOffset>4760595</wp:posOffset>
                      </wp:positionH>
                      <wp:positionV relativeFrom="paragraph">
                        <wp:posOffset>204470</wp:posOffset>
                      </wp:positionV>
                      <wp:extent cx="0" cy="91440"/>
                      <wp:effectExtent l="5080" t="0" r="5080" b="0"/>
                      <wp:wrapNone/>
                      <wp:docPr id="80"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16.1pt" to="374.85pt,23.2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8">
                      <wp:simplePos x="0" y="0"/>
                      <wp:positionH relativeFrom="margin">
                        <wp:posOffset>3663315</wp:posOffset>
                      </wp:positionH>
                      <wp:positionV relativeFrom="paragraph">
                        <wp:posOffset>204470</wp:posOffset>
                      </wp:positionV>
                      <wp:extent cx="1097280" cy="0"/>
                      <wp:effectExtent l="0" t="5080" r="0" b="5080"/>
                      <wp:wrapNone/>
                      <wp:docPr id="81" name=""/>
                      <a:graphic xmlns:a="http://schemas.openxmlformats.org/drawingml/2006/main">
                        <a:graphicData uri="http://schemas.microsoft.com/office/word/2010/wordprocessingShape">
                          <wps:wsp>
                            <wps:cNvSpPr/>
                            <wps:spPr>
                              <a:xfrm flipH="1">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8.45pt,16.1pt" to="374.8pt,16.1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99">
                      <wp:simplePos x="0" y="0"/>
                      <wp:positionH relativeFrom="margin">
                        <wp:posOffset>3663315</wp:posOffset>
                      </wp:positionH>
                      <wp:positionV relativeFrom="paragraph">
                        <wp:posOffset>204470</wp:posOffset>
                      </wp:positionV>
                      <wp:extent cx="0" cy="182880"/>
                      <wp:effectExtent l="38100" t="0" r="38100" b="0"/>
                      <wp:wrapNone/>
                      <wp:docPr id="8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88.45pt,16.1pt" to="288.45pt,30.45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r>
              <w:rPr>
                <w:sz w:val="24"/>
              </w:rPr>
              <w:t>Active</w:t>
            </w:r>
          </w:p>
        </w:tc>
        <w:tc>
          <w:tcPr>
            <w:tcW w:w="5491" w:type="dxa"/>
            <w:tcBorders/>
          </w:tcPr>
          <w:p>
            <w:pPr>
              <w:pStyle w:val="Normal"/>
              <w:suppressAutoHyphens w:val="true"/>
              <w:spacing w:lineRule="auto" w:line="240"/>
              <w:ind w:firstLine="284" w:end="0"/>
              <w:jc w:val="center"/>
              <w:rPr>
                <w:sz w:val="24"/>
              </w:rPr>
            </w:pPr>
            <w:r>
              <w:rPr>
                <w:sz w:val="24"/>
              </w:rPr>
              <w:t>Passive</w:t>
            </w:r>
          </w:p>
          <w:p>
            <w:pPr>
              <w:pStyle w:val="Normal"/>
              <w:suppressAutoHyphens w:val="true"/>
              <w:spacing w:lineRule="auto" w:line="240"/>
              <w:ind w:hanging="0" w:end="0"/>
              <w:jc w:val="center"/>
              <w:rPr>
                <w:sz w:val="24"/>
              </w:rPr>
            </w:pPr>
            <w:r>
              <w:rPr>
                <w:sz w:val="24"/>
              </w:rPr>
            </w:r>
          </w:p>
        </w:tc>
      </w:tr>
      <w:tr>
        <w:trPr/>
        <w:tc>
          <w:tcPr>
            <w:tcW w:w="5491" w:type="dxa"/>
            <w:tcBorders/>
          </w:tcPr>
          <w:p>
            <w:pPr>
              <w:pStyle w:val="Normal"/>
              <w:suppressAutoHyphens w:val="true"/>
              <w:spacing w:lineRule="auto" w:line="240"/>
              <w:ind w:hanging="0" w:end="0"/>
              <w:jc w:val="start"/>
              <w:rPr>
                <w:sz w:val="24"/>
              </w:rPr>
            </w:pPr>
            <w:r>
              <w:rPr>
                <w:sz w:val="24"/>
              </w:rPr>
              <w:t>He expected   to find  them very soon.</w:t>
            </w:r>
          </w:p>
        </w:tc>
        <w:tc>
          <w:tcPr>
            <w:tcW w:w="5491" w:type="dxa"/>
            <w:tcBorders/>
          </w:tcPr>
          <w:p>
            <w:pPr>
              <w:pStyle w:val="Normal"/>
              <w:suppressAutoHyphens w:val="true"/>
              <w:spacing w:lineRule="auto" w:line="240"/>
              <w:ind w:hanging="0" w:end="0"/>
              <w:jc w:val="start"/>
              <w:rPr>
                <w:sz w:val="24"/>
              </w:rPr>
            </w:pPr>
            <w:r>
              <w:rPr>
                <w:sz w:val="24"/>
              </w:rPr>
              <w:t>They expected  to be found by night fall.</w:t>
            </w:r>
          </w:p>
          <w:p>
            <w:pPr>
              <w:pStyle w:val="Normal"/>
              <w:suppressAutoHyphens w:val="true"/>
              <w:spacing w:lineRule="auto" w:line="240"/>
              <w:ind w:hanging="0" w:end="0"/>
              <w:jc w:val="start"/>
              <w:rPr>
                <w:sz w:val="24"/>
              </w:rPr>
            </w:pPr>
            <w:r>
              <w:rPr>
                <w:sz w:val="24"/>
              </w:rPr>
            </w:r>
          </w:p>
        </w:tc>
      </w:tr>
      <w:tr>
        <w:trPr/>
        <w:tc>
          <w:tcPr>
            <w:tcW w:w="5491"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She was born    to love .</w:t>
            </w:r>
          </w:p>
        </w:tc>
        <w:tc>
          <w:tcPr>
            <w:tcW w:w="5491"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She born to be loved.</w:t>
            </w:r>
          </w:p>
          <w:p>
            <w:pPr>
              <w:pStyle w:val="Normal"/>
              <w:suppressAutoHyphens w:val="true"/>
              <w:spacing w:lineRule="auto" w:line="240"/>
              <w:ind w:hanging="0" w:end="0"/>
              <w:jc w:val="start"/>
              <w:rPr>
                <w:sz w:val="24"/>
              </w:rPr>
            </w:pPr>
            <w:r>
              <w:rPr>
                <w:sz w:val="24"/>
              </w:rPr>
            </w:r>
          </w:p>
        </w:tc>
      </w:tr>
      <w:tr>
        <w:trPr/>
        <w:tc>
          <w:tcPr>
            <w:tcW w:w="5491"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100">
                      <wp:simplePos x="0" y="0"/>
                      <wp:positionH relativeFrom="margin">
                        <wp:posOffset>1377315</wp:posOffset>
                      </wp:positionH>
                      <wp:positionV relativeFrom="paragraph">
                        <wp:posOffset>-421005</wp:posOffset>
                      </wp:positionV>
                      <wp:extent cx="0" cy="182880"/>
                      <wp:effectExtent l="5080" t="0" r="5080" b="0"/>
                      <wp:wrapNone/>
                      <wp:docPr id="83"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8.45pt,-33.15pt" to="108.45pt,-18.8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1">
                      <wp:simplePos x="0" y="0"/>
                      <wp:positionH relativeFrom="margin">
                        <wp:posOffset>920115</wp:posOffset>
                      </wp:positionH>
                      <wp:positionV relativeFrom="paragraph">
                        <wp:posOffset>-421005</wp:posOffset>
                      </wp:positionV>
                      <wp:extent cx="0" cy="182880"/>
                      <wp:effectExtent l="5080" t="0" r="5080" b="0"/>
                      <wp:wrapNone/>
                      <wp:docPr id="84"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33.15pt" to="72.45pt,-18.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2">
                      <wp:simplePos x="0" y="0"/>
                      <wp:positionH relativeFrom="margin">
                        <wp:posOffset>920115</wp:posOffset>
                      </wp:positionH>
                      <wp:positionV relativeFrom="paragraph">
                        <wp:posOffset>-421005</wp:posOffset>
                      </wp:positionV>
                      <wp:extent cx="457200" cy="0"/>
                      <wp:effectExtent l="0" t="5080" r="0" b="5080"/>
                      <wp:wrapNone/>
                      <wp:docPr id="85"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33.15pt" to="108.4pt,-33.1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3">
                      <wp:simplePos x="0" y="0"/>
                      <wp:positionH relativeFrom="margin">
                        <wp:posOffset>1194435</wp:posOffset>
                      </wp:positionH>
                      <wp:positionV relativeFrom="paragraph">
                        <wp:posOffset>-512445</wp:posOffset>
                      </wp:positionV>
                      <wp:extent cx="0" cy="91440"/>
                      <wp:effectExtent l="38100" t="0" r="38100" b="0"/>
                      <wp:wrapNone/>
                      <wp:docPr id="86"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4.05pt,-40.35pt" to="94.05pt,-33.2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4">
                      <wp:simplePos x="0" y="0"/>
                      <wp:positionH relativeFrom="margin">
                        <wp:posOffset>97155</wp:posOffset>
                      </wp:positionH>
                      <wp:positionV relativeFrom="paragraph">
                        <wp:posOffset>-512445</wp:posOffset>
                      </wp:positionV>
                      <wp:extent cx="1097280" cy="0"/>
                      <wp:effectExtent l="0" t="5080" r="0" b="5080"/>
                      <wp:wrapNone/>
                      <wp:docPr id="87" name=""/>
                      <a:graphic xmlns:a="http://schemas.openxmlformats.org/drawingml/2006/main">
                        <a:graphicData uri="http://schemas.microsoft.com/office/word/2010/wordprocessingShape">
                          <wps:wsp>
                            <wps:cNvSpPr/>
                            <wps:spPr>
                              <a:xfrm flipH="1">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5pt,-40.35pt" to="94pt,-40.3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5">
                      <wp:simplePos x="0" y="0"/>
                      <wp:positionH relativeFrom="margin">
                        <wp:posOffset>97155</wp:posOffset>
                      </wp:positionH>
                      <wp:positionV relativeFrom="paragraph">
                        <wp:posOffset>-512445</wp:posOffset>
                      </wp:positionV>
                      <wp:extent cx="0" cy="91440"/>
                      <wp:effectExtent l="5080" t="0" r="5080" b="0"/>
                      <wp:wrapNone/>
                      <wp:docPr id="88"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5pt,-40.35pt" to="7.65pt,-33.2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6">
                      <wp:simplePos x="0" y="0"/>
                      <wp:positionH relativeFrom="margin">
                        <wp:posOffset>4029075</wp:posOffset>
                      </wp:positionH>
                      <wp:positionV relativeFrom="paragraph">
                        <wp:posOffset>-421005</wp:posOffset>
                      </wp:positionV>
                      <wp:extent cx="0" cy="182880"/>
                      <wp:effectExtent l="5080" t="0" r="5080" b="0"/>
                      <wp:wrapNone/>
                      <wp:docPr id="89"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7.25pt,-33.15pt" to="317.25pt,-18.8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7">
                      <wp:simplePos x="0" y="0"/>
                      <wp:positionH relativeFrom="margin">
                        <wp:posOffset>4029075</wp:posOffset>
                      </wp:positionH>
                      <wp:positionV relativeFrom="paragraph">
                        <wp:posOffset>-421005</wp:posOffset>
                      </wp:positionV>
                      <wp:extent cx="731520" cy="0"/>
                      <wp:effectExtent l="0" t="5080" r="0" b="5080"/>
                      <wp:wrapNone/>
                      <wp:docPr id="90"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7.25pt,-33.15pt" to="374.8pt,-33.1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8">
                      <wp:simplePos x="0" y="0"/>
                      <wp:positionH relativeFrom="margin">
                        <wp:posOffset>4760595</wp:posOffset>
                      </wp:positionH>
                      <wp:positionV relativeFrom="paragraph">
                        <wp:posOffset>-421005</wp:posOffset>
                      </wp:positionV>
                      <wp:extent cx="0" cy="182880"/>
                      <wp:effectExtent l="5080" t="0" r="5080" b="0"/>
                      <wp:wrapNone/>
                      <wp:docPr id="91"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33.15pt" to="374.85pt,-18.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09">
                      <wp:simplePos x="0" y="0"/>
                      <wp:positionH relativeFrom="margin">
                        <wp:posOffset>4394835</wp:posOffset>
                      </wp:positionH>
                      <wp:positionV relativeFrom="paragraph">
                        <wp:posOffset>-512445</wp:posOffset>
                      </wp:positionV>
                      <wp:extent cx="0" cy="91440"/>
                      <wp:effectExtent l="5080" t="0" r="5080" b="0"/>
                      <wp:wrapNone/>
                      <wp:docPr id="92"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46.05pt,-40.35pt" to="346.05pt,-33.2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0">
                      <wp:simplePos x="0" y="0"/>
                      <wp:positionH relativeFrom="margin">
                        <wp:posOffset>3571875</wp:posOffset>
                      </wp:positionH>
                      <wp:positionV relativeFrom="paragraph">
                        <wp:posOffset>-512445</wp:posOffset>
                      </wp:positionV>
                      <wp:extent cx="822960" cy="0"/>
                      <wp:effectExtent l="0" t="5080" r="0" b="5080"/>
                      <wp:wrapNone/>
                      <wp:docPr id="93" name=""/>
                      <a:graphic xmlns:a="http://schemas.openxmlformats.org/drawingml/2006/main">
                        <a:graphicData uri="http://schemas.microsoft.com/office/word/2010/wordprocessingShape">
                          <wps:wsp>
                            <wps:cNvSpPr/>
                            <wps:spPr>
                              <a:xfrm flipH="1">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40.35pt" to="346pt,-40.3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1">
                      <wp:simplePos x="0" y="0"/>
                      <wp:positionH relativeFrom="margin">
                        <wp:posOffset>3571875</wp:posOffset>
                      </wp:positionH>
                      <wp:positionV relativeFrom="paragraph">
                        <wp:posOffset>-512445</wp:posOffset>
                      </wp:positionV>
                      <wp:extent cx="0" cy="182880"/>
                      <wp:effectExtent l="38100" t="0" r="38100" b="0"/>
                      <wp:wrapNone/>
                      <wp:docPr id="94"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81.25pt,-40.35pt" to="281.25pt,-26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2">
                      <wp:simplePos x="0" y="0"/>
                      <wp:positionH relativeFrom="margin">
                        <wp:posOffset>920115</wp:posOffset>
                      </wp:positionH>
                      <wp:positionV relativeFrom="paragraph">
                        <wp:posOffset>310515</wp:posOffset>
                      </wp:positionV>
                      <wp:extent cx="0" cy="182880"/>
                      <wp:effectExtent l="5080" t="0" r="5080" b="0"/>
                      <wp:wrapNone/>
                      <wp:docPr id="9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24.45pt" to="72.45pt,38.8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3">
                      <wp:simplePos x="0" y="0"/>
                      <wp:positionH relativeFrom="margin">
                        <wp:posOffset>1743075</wp:posOffset>
                      </wp:positionH>
                      <wp:positionV relativeFrom="paragraph">
                        <wp:posOffset>310515</wp:posOffset>
                      </wp:positionV>
                      <wp:extent cx="0" cy="182880"/>
                      <wp:effectExtent l="5080" t="0" r="5080" b="0"/>
                      <wp:wrapNone/>
                      <wp:docPr id="96"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24.45pt" to="137.25pt,38.8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4">
                      <wp:simplePos x="0" y="0"/>
                      <wp:positionH relativeFrom="margin">
                        <wp:posOffset>920115</wp:posOffset>
                      </wp:positionH>
                      <wp:positionV relativeFrom="paragraph">
                        <wp:posOffset>310515</wp:posOffset>
                      </wp:positionV>
                      <wp:extent cx="822960" cy="0"/>
                      <wp:effectExtent l="0" t="5080" r="0" b="5080"/>
                      <wp:wrapNone/>
                      <wp:docPr id="97" name=""/>
                      <a:graphic xmlns:a="http://schemas.openxmlformats.org/drawingml/2006/main">
                        <a:graphicData uri="http://schemas.microsoft.com/office/word/2010/wordprocessingShape">
                          <wps:wsp>
                            <wps:cNvSpPr/>
                            <wps:spPr>
                              <a:xfrm>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24.45pt" to="137.2pt,24.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5">
                      <wp:simplePos x="0" y="0"/>
                      <wp:positionH relativeFrom="margin">
                        <wp:posOffset>1377315</wp:posOffset>
                      </wp:positionH>
                      <wp:positionV relativeFrom="paragraph">
                        <wp:posOffset>127635</wp:posOffset>
                      </wp:positionV>
                      <wp:extent cx="0" cy="182880"/>
                      <wp:effectExtent l="38100" t="0" r="38100" b="0"/>
                      <wp:wrapNone/>
                      <wp:docPr id="98"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8.45pt,10.05pt" to="108.45pt,24.4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6">
                      <wp:simplePos x="0" y="0"/>
                      <wp:positionH relativeFrom="margin">
                        <wp:posOffset>462915</wp:posOffset>
                      </wp:positionH>
                      <wp:positionV relativeFrom="paragraph">
                        <wp:posOffset>127635</wp:posOffset>
                      </wp:positionV>
                      <wp:extent cx="914400" cy="0"/>
                      <wp:effectExtent l="0" t="5080" r="0" b="5080"/>
                      <wp:wrapNone/>
                      <wp:docPr id="99" name=""/>
                      <a:graphic xmlns:a="http://schemas.openxmlformats.org/drawingml/2006/main">
                        <a:graphicData uri="http://schemas.microsoft.com/office/word/2010/wordprocessingShape">
                          <wps:wsp>
                            <wps:cNvSpPr/>
                            <wps:spPr>
                              <a:xfrm flipH="1">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0.05pt" to="108.4pt,10.0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7">
                      <wp:simplePos x="0" y="0"/>
                      <wp:positionH relativeFrom="margin">
                        <wp:posOffset>462915</wp:posOffset>
                      </wp:positionH>
                      <wp:positionV relativeFrom="paragraph">
                        <wp:posOffset>127635</wp:posOffset>
                      </wp:positionV>
                      <wp:extent cx="0" cy="182880"/>
                      <wp:effectExtent l="5080" t="0" r="5080" b="0"/>
                      <wp:wrapNone/>
                      <wp:docPr id="10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0.05pt" to="36.45pt,24.4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8">
                      <wp:simplePos x="0" y="0"/>
                      <wp:positionH relativeFrom="margin">
                        <wp:posOffset>4120515</wp:posOffset>
                      </wp:positionH>
                      <wp:positionV relativeFrom="paragraph">
                        <wp:posOffset>310515</wp:posOffset>
                      </wp:positionV>
                      <wp:extent cx="0" cy="182880"/>
                      <wp:effectExtent l="5080" t="0" r="5080" b="0"/>
                      <wp:wrapNone/>
                      <wp:docPr id="101"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4.45pt,24.45pt" to="324.45pt,38.8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19">
                      <wp:simplePos x="0" y="0"/>
                      <wp:positionH relativeFrom="margin">
                        <wp:posOffset>5217795</wp:posOffset>
                      </wp:positionH>
                      <wp:positionV relativeFrom="paragraph">
                        <wp:posOffset>310515</wp:posOffset>
                      </wp:positionV>
                      <wp:extent cx="0" cy="182880"/>
                      <wp:effectExtent l="5080" t="0" r="5080" b="0"/>
                      <wp:wrapNone/>
                      <wp:docPr id="102"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0.85pt,24.45pt" to="410.85pt,38.8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20">
                      <wp:simplePos x="0" y="0"/>
                      <wp:positionH relativeFrom="margin">
                        <wp:posOffset>4120515</wp:posOffset>
                      </wp:positionH>
                      <wp:positionV relativeFrom="paragraph">
                        <wp:posOffset>310515</wp:posOffset>
                      </wp:positionV>
                      <wp:extent cx="1097280" cy="0"/>
                      <wp:effectExtent l="0" t="5080" r="0" b="5080"/>
                      <wp:wrapNone/>
                      <wp:docPr id="103" name=""/>
                      <a:graphic xmlns:a="http://schemas.openxmlformats.org/drawingml/2006/main">
                        <a:graphicData uri="http://schemas.microsoft.com/office/word/2010/wordprocessingShape">
                          <wps:wsp>
                            <wps:cNvSpPr/>
                            <wps:spPr>
                              <a:xfrm>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24.45pt,24.45pt" to="410.8pt,24.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21">
                      <wp:simplePos x="0" y="0"/>
                      <wp:positionH relativeFrom="margin">
                        <wp:posOffset>4760595</wp:posOffset>
                      </wp:positionH>
                      <wp:positionV relativeFrom="paragraph">
                        <wp:posOffset>219075</wp:posOffset>
                      </wp:positionV>
                      <wp:extent cx="0" cy="91440"/>
                      <wp:effectExtent l="5080" t="0" r="5080" b="0"/>
                      <wp:wrapNone/>
                      <wp:docPr id="104"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17.25pt" to="374.85pt,24.4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22">
                      <wp:simplePos x="0" y="0"/>
                      <wp:positionH relativeFrom="margin">
                        <wp:posOffset>3571875</wp:posOffset>
                      </wp:positionH>
                      <wp:positionV relativeFrom="paragraph">
                        <wp:posOffset>219075</wp:posOffset>
                      </wp:positionV>
                      <wp:extent cx="1188720" cy="0"/>
                      <wp:effectExtent l="0" t="5080" r="0" b="5080"/>
                      <wp:wrapNone/>
                      <wp:docPr id="105" name=""/>
                      <a:graphic xmlns:a="http://schemas.openxmlformats.org/drawingml/2006/main">
                        <a:graphicData uri="http://schemas.microsoft.com/office/word/2010/wordprocessingShape">
                          <wps:wsp>
                            <wps:cNvSpPr/>
                            <wps:spPr>
                              <a:xfrm flipH="1">
                                <a:off x="0" y="0"/>
                                <a:ext cx="1188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1.25pt,17.25pt" to="374.8pt,17.2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23">
                      <wp:simplePos x="0" y="0"/>
                      <wp:positionH relativeFrom="margin">
                        <wp:posOffset>3571875</wp:posOffset>
                      </wp:positionH>
                      <wp:positionV relativeFrom="paragraph">
                        <wp:posOffset>219075</wp:posOffset>
                      </wp:positionV>
                      <wp:extent cx="0" cy="182880"/>
                      <wp:effectExtent l="38100" t="0" r="38100" b="0"/>
                      <wp:wrapNone/>
                      <wp:docPr id="10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81.25pt,17.25pt" to="281.25pt,31.6pt" stroked="t" o:allowincell="f" style="position:absolute;mso-position-horizontal-relative:margin">
                      <v:stroke color="black" weight="9360" endarrow="block" endarrowwidth="medium" endarrowlength="medium" joinstyle="miter" endcap="flat"/>
                      <v:fill o:detectmouseclick="t" on="false"/>
                      <w10:wrap type="none"/>
                    </v:line>
                  </w:pict>
                </mc:Fallback>
              </mc:AlternateConten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I know I ought  to have told  you everything long ago.</w:t>
            </w:r>
          </w:p>
        </w:tc>
        <w:tc>
          <w:tcPr>
            <w:tcW w:w="5491"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She ought  to have been told  of  what had actually happened.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However, there are cases where the active form of the non-perfect infinitive denotes an action directed towards the subject, that is although active in form it is passive in meaning:</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24">
                <wp:simplePos x="0" y="0"/>
                <wp:positionH relativeFrom="column">
                  <wp:posOffset>280035</wp:posOffset>
                </wp:positionH>
                <wp:positionV relativeFrom="paragraph">
                  <wp:posOffset>97155</wp:posOffset>
                </wp:positionV>
                <wp:extent cx="0" cy="91440"/>
                <wp:effectExtent l="38100" t="0" r="38100" b="0"/>
                <wp:wrapNone/>
                <wp:docPr id="107"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05pt,7.65pt" to="22.05pt,14.8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25">
                <wp:simplePos x="0" y="0"/>
                <wp:positionH relativeFrom="column">
                  <wp:posOffset>280035</wp:posOffset>
                </wp:positionH>
                <wp:positionV relativeFrom="paragraph">
                  <wp:posOffset>97155</wp:posOffset>
                </wp:positionV>
                <wp:extent cx="457200" cy="0"/>
                <wp:effectExtent l="0" t="5080" r="0" b="5080"/>
                <wp:wrapNone/>
                <wp:docPr id="108"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7.65pt" to="58pt,7.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26">
                <wp:simplePos x="0" y="0"/>
                <wp:positionH relativeFrom="column">
                  <wp:posOffset>737235</wp:posOffset>
                </wp:positionH>
                <wp:positionV relativeFrom="paragraph">
                  <wp:posOffset>97155</wp:posOffset>
                </wp:positionV>
                <wp:extent cx="0" cy="91440"/>
                <wp:effectExtent l="5080" t="0" r="5080" b="0"/>
                <wp:wrapNone/>
                <wp:docPr id="109"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7.65pt" to="58.05pt,14.8pt" stroked="t" o:allowincell="f" style="position:absolute">
                <v:stroke color="black" weight="9360" joinstyle="miter" endcap="flat"/>
                <v:fill o:detectmouseclick="t" on="false"/>
                <w10:wrap type="none"/>
              </v:line>
            </w:pict>
          </mc:Fallback>
        </mc:AlternateContent>
      </w:r>
    </w:p>
    <w:p>
      <w:pPr>
        <w:pStyle w:val="Normal"/>
        <w:suppressAutoHyphens w:val="true"/>
        <w:spacing w:lineRule="auto" w:line="240"/>
        <w:ind w:firstLine="284" w:end="0"/>
        <w:rPr>
          <w:sz w:val="24"/>
        </w:rPr>
      </w:pPr>
      <w:r>
        <w:rPr>
          <w:sz w:val="24"/>
        </w:rPr>
        <w:t>His to blame.</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27">
                <wp:simplePos x="0" y="0"/>
                <wp:positionH relativeFrom="column">
                  <wp:posOffset>645795</wp:posOffset>
                </wp:positionH>
                <wp:positionV relativeFrom="paragraph">
                  <wp:posOffset>20955</wp:posOffset>
                </wp:positionV>
                <wp:extent cx="0" cy="182880"/>
                <wp:effectExtent l="38100" t="0" r="38100" b="0"/>
                <wp:wrapNone/>
                <wp:docPr id="11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50.85pt,1.65pt" to="50.85pt,16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28">
                <wp:simplePos x="0" y="0"/>
                <wp:positionH relativeFrom="column">
                  <wp:posOffset>645795</wp:posOffset>
                </wp:positionH>
                <wp:positionV relativeFrom="paragraph">
                  <wp:posOffset>20955</wp:posOffset>
                </wp:positionV>
                <wp:extent cx="640080" cy="0"/>
                <wp:effectExtent l="0" t="5080" r="0" b="5080"/>
                <wp:wrapNone/>
                <wp:docPr id="111"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65pt" to="101.2pt,1.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29">
                <wp:simplePos x="0" y="0"/>
                <wp:positionH relativeFrom="column">
                  <wp:posOffset>1285875</wp:posOffset>
                </wp:positionH>
                <wp:positionV relativeFrom="paragraph">
                  <wp:posOffset>20955</wp:posOffset>
                </wp:positionV>
                <wp:extent cx="0" cy="182880"/>
                <wp:effectExtent l="5080" t="0" r="5080" b="0"/>
                <wp:wrapNone/>
                <wp:docPr id="11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65pt" to="101.25pt,16pt" stroked="t" o:allowincell="f" style="position:absolute">
                <v:stroke color="black" weight="9360" joinstyle="miter" endcap="flat"/>
                <v:fill o:detectmouseclick="t" on="false"/>
                <w10:wrap type="none"/>
              </v:line>
            </w:pict>
          </mc:Fallback>
        </mc:AlternateContent>
      </w:r>
    </w:p>
    <w:p>
      <w:pPr>
        <w:pStyle w:val="Normal"/>
        <w:suppressAutoHyphens w:val="true"/>
        <w:spacing w:lineRule="auto" w:line="240"/>
        <w:ind w:firstLine="284" w:end="0"/>
        <w:rPr>
          <w:sz w:val="24"/>
        </w:rPr>
      </w:pPr>
      <w:r>
        <w:rPr>
          <w:sz w:val="24"/>
        </w:rPr>
        <w:t>The house is to let.</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30">
                <wp:simplePos x="0" y="0"/>
                <wp:positionH relativeFrom="column">
                  <wp:posOffset>737235</wp:posOffset>
                </wp:positionH>
                <wp:positionV relativeFrom="paragraph">
                  <wp:posOffset>36195</wp:posOffset>
                </wp:positionV>
                <wp:extent cx="0" cy="91440"/>
                <wp:effectExtent l="38100" t="0" r="38100" b="0"/>
                <wp:wrapNone/>
                <wp:docPr id="113"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58.05pt,2.85pt" to="58.05pt,10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31">
                <wp:simplePos x="0" y="0"/>
                <wp:positionH relativeFrom="column">
                  <wp:posOffset>737235</wp:posOffset>
                </wp:positionH>
                <wp:positionV relativeFrom="paragraph">
                  <wp:posOffset>36195</wp:posOffset>
                </wp:positionV>
                <wp:extent cx="1280160" cy="0"/>
                <wp:effectExtent l="0" t="5080" r="0" b="5080"/>
                <wp:wrapNone/>
                <wp:docPr id="114" name=""/>
                <a:graphic xmlns:a="http://schemas.openxmlformats.org/drawingml/2006/main">
                  <a:graphicData uri="http://schemas.microsoft.com/office/word/2010/wordprocessingShape">
                    <wps:wsp>
                      <wps:cNvSpPr/>
                      <wps:spPr>
                        <a:xfrm>
                          <a:off x="0" y="0"/>
                          <a:ext cx="1280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2.85pt" to="158.8pt,2.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32">
                <wp:simplePos x="0" y="0"/>
                <wp:positionH relativeFrom="column">
                  <wp:posOffset>2017395</wp:posOffset>
                </wp:positionH>
                <wp:positionV relativeFrom="paragraph">
                  <wp:posOffset>36195</wp:posOffset>
                </wp:positionV>
                <wp:extent cx="0" cy="182880"/>
                <wp:effectExtent l="5080" t="0" r="5080" b="0"/>
                <wp:wrapNone/>
                <wp:docPr id="115"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2.85pt" to="158.85pt,17.2pt" stroked="t" o:allowincell="f" style="position:absolute">
                <v:stroke color="black" weight="9360" joinstyle="miter" endcap="flat"/>
                <v:fill o:detectmouseclick="t" on="false"/>
                <w10:wrap type="none"/>
              </v:line>
            </w:pict>
          </mc:Fallback>
        </mc:AlternateContent>
      </w:r>
    </w:p>
    <w:p>
      <w:pPr>
        <w:pStyle w:val="Normal"/>
        <w:suppressAutoHyphens w:val="true"/>
        <w:spacing w:lineRule="auto" w:line="240"/>
        <w:ind w:firstLine="284" w:end="0"/>
        <w:rPr>
          <w:sz w:val="24"/>
        </w:rPr>
      </w:pPr>
      <w:r>
        <w:rPr>
          <w:sz w:val="24"/>
        </w:rPr>
        <w:t>The question is difficult to answer.</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33">
                <wp:simplePos x="0" y="0"/>
                <wp:positionH relativeFrom="column">
                  <wp:posOffset>2017395</wp:posOffset>
                </wp:positionH>
                <wp:positionV relativeFrom="paragraph">
                  <wp:posOffset>51435</wp:posOffset>
                </wp:positionV>
                <wp:extent cx="0" cy="91440"/>
                <wp:effectExtent l="5080" t="0" r="5080" b="0"/>
                <wp:wrapNone/>
                <wp:docPr id="116"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4.05pt" to="158.85pt,11.2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34">
                <wp:simplePos x="0" y="0"/>
                <wp:positionH relativeFrom="column">
                  <wp:posOffset>1560195</wp:posOffset>
                </wp:positionH>
                <wp:positionV relativeFrom="paragraph">
                  <wp:posOffset>51435</wp:posOffset>
                </wp:positionV>
                <wp:extent cx="457200" cy="0"/>
                <wp:effectExtent l="0" t="5080" r="0" b="5080"/>
                <wp:wrapNone/>
                <wp:docPr id="117" name=""/>
                <a:graphic xmlns:a="http://schemas.openxmlformats.org/drawingml/2006/main">
                  <a:graphicData uri="http://schemas.microsoft.com/office/word/2010/wordprocessingShape">
                    <wps:wsp>
                      <wps:cNvSpPr/>
                      <wps:spPr>
                        <a:xfrm flipH="1">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4.05pt" to="158.8pt,4.05pt" stroked="t" o:allowincell="f" style="position:absolute;flip:x">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35">
                <wp:simplePos x="0" y="0"/>
                <wp:positionH relativeFrom="column">
                  <wp:posOffset>1560195</wp:posOffset>
                </wp:positionH>
                <wp:positionV relativeFrom="paragraph">
                  <wp:posOffset>51435</wp:posOffset>
                </wp:positionV>
                <wp:extent cx="0" cy="91440"/>
                <wp:effectExtent l="38100" t="0" r="38100" b="0"/>
                <wp:wrapNone/>
                <wp:docPr id="118"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22.85pt,4.05pt" to="122.85pt,11.2pt" stroked="t" o:allowincell="f" style="position:absolute">
                <v:stroke color="black" weight="9360" endarrow="block" endarrowwidth="medium" endarrowlength="medium" joinstyle="miter" endcap="flat"/>
                <v:fill o:detectmouseclick="t" on="false"/>
                <w10:wrap type="none"/>
              </v:line>
            </w:pict>
          </mc:Fallback>
        </mc:AlternateContent>
      </w:r>
    </w:p>
    <w:p>
      <w:pPr>
        <w:pStyle w:val="2"/>
        <w:rPr/>
      </w:pPr>
      <w:r>
        <w:rPr/>
        <w:t>There was only one thing to do.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active infinitive thus used is called </w:t>
      </w:r>
      <w:r>
        <w:rPr>
          <w:b/>
          <w:sz w:val="24"/>
        </w:rPr>
        <w:t>retroactive.</w:t>
      </w:r>
      <w:r>
        <w:rPr>
          <w:sz w:val="24"/>
        </w:rPr>
        <w:t xml:space="preserve"> </w:t>
      </w:r>
    </w:p>
    <w:p>
      <w:pPr>
        <w:pStyle w:val="Normal"/>
        <w:suppressAutoHyphens w:val="true"/>
        <w:spacing w:lineRule="auto" w:line="240"/>
        <w:ind w:firstLine="284" w:end="0"/>
        <w:rPr>
          <w:sz w:val="24"/>
        </w:rPr>
      </w:pPr>
      <w:r>
        <w:rPr>
          <w:sz w:val="24"/>
        </w:rPr>
        <w:t>The retroactive infinitive is rather productive although in nearly all cases it can be replaced by the corresponding passive form: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He is to blame —&gt; He is to be blamed.</w:t>
      </w:r>
    </w:p>
    <w:p>
      <w:pPr>
        <w:pStyle w:val="Normal"/>
        <w:suppressAutoHyphens w:val="true"/>
        <w:spacing w:lineRule="auto" w:line="240"/>
        <w:ind w:firstLine="284" w:start="284" w:end="0"/>
        <w:rPr>
          <w:sz w:val="24"/>
        </w:rPr>
      </w:pPr>
      <w:r>
        <w:rPr>
          <w:sz w:val="24"/>
        </w:rPr>
        <w:t>There was only one thing to do ——&gt; There was only one thing to be done.</w:t>
      </w:r>
    </w:p>
    <w:p>
      <w:pPr>
        <w:pStyle w:val="Normal"/>
        <w:suppressAutoHyphens w:val="true"/>
        <w:spacing w:lineRule="auto" w:line="240"/>
        <w:ind w:firstLine="284" w:end="0"/>
        <w:rPr>
          <w:sz w:val="24"/>
        </w:rPr>
      </w:pPr>
      <w:r>
        <w:rPr>
          <w:sz w:val="24"/>
        </w:rPr>
      </w:r>
    </w:p>
    <w:p>
      <w:pPr>
        <w:pStyle w:val="Heading8"/>
        <w:rPr/>
      </w:pPr>
      <w:r>
        <w:rPr/>
        <w:t>Syntactical functions of the infinitive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101.</w:t>
      </w:r>
      <w:r>
        <w:rPr>
          <w:sz w:val="24"/>
        </w:rPr>
        <w:t xml:space="preserve"> The infinitive performs almost all syntactical functions characteristic of the noun, although in each of them it has certain peculiarities of its own. In all syntactical functions the infinitive may be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1) alone, that is, without any words depending on it:</w:t>
      </w:r>
    </w:p>
    <w:p>
      <w:pPr>
        <w:pStyle w:val="2"/>
        <w:rPr>
          <w:sz w:val="24"/>
        </w:rPr>
      </w:pPr>
      <w:r>
        <w:rPr>
          <w:sz w:val="24"/>
        </w:rPr>
      </w:r>
    </w:p>
    <w:p>
      <w:pPr>
        <w:pStyle w:val="2"/>
        <w:ind w:start="284" w:end="0"/>
        <w:rPr/>
      </w:pPr>
      <w:r>
        <w:rPr/>
        <w:t xml:space="preserve">She would like </w:t>
      </w:r>
      <w:r>
        <w:rPr>
          <w:i/>
        </w:rPr>
        <w:t>to dance.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2) as the headword of an infinitive phrase, that is, with one or more words depending on 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would like </w:t>
      </w:r>
      <w:r>
        <w:rPr>
          <w:i/>
          <w:sz w:val="24"/>
        </w:rPr>
        <w:t>to dance with him tonight.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3) as part of an infinitive predicative construction, that is, as a logical predicate to some nominal element denoting the logical subject of the infinitive:</w:t>
      </w:r>
    </w:p>
    <w:p>
      <w:pPr>
        <w:pStyle w:val="Normal"/>
        <w:suppressAutoHyphens w:val="true"/>
        <w:spacing w:lineRule="auto" w:line="240"/>
        <w:ind w:firstLine="284" w:end="0"/>
        <w:rPr>
          <w:sz w:val="24"/>
        </w:rPr>
      </w:pPr>
      <w:r>
        <w:rPr>
          <w:sz w:val="24"/>
        </w:rPr>
      </w:r>
    </w:p>
    <w:p>
      <w:pPr>
        <w:pStyle w:val="2"/>
        <w:ind w:start="284" w:end="0"/>
        <w:rPr/>
      </w:pPr>
      <w:r>
        <w:rPr/>
        <w:t xml:space="preserve">She would like </w:t>
      </w:r>
      <w:r>
        <w:rPr>
          <w:i/>
        </w:rPr>
        <w:t>him to dance with her</w:t>
      </w:r>
      <w:r>
        <w:rPr/>
        <w:t xml:space="preserve">. </w:t>
      </w:r>
    </w:p>
    <w:p>
      <w:pPr>
        <w:pStyle w:val="Normal"/>
        <w:suppressAutoHyphens w:val="true"/>
        <w:spacing w:lineRule="auto" w:line="240"/>
        <w:ind w:firstLine="284" w:start="284" w:end="0"/>
        <w:rPr/>
      </w:pPr>
      <w:r>
        <w:rPr>
          <w:sz w:val="24"/>
        </w:rPr>
        <w:t xml:space="preserve">She waited for </w:t>
      </w:r>
      <w:r>
        <w:rPr>
          <w:i/>
          <w:sz w:val="24"/>
        </w:rPr>
        <w:t>him to dance first.</w:t>
      </w:r>
    </w:p>
    <w:p>
      <w:pPr>
        <w:pStyle w:val="Normal"/>
        <w:suppressAutoHyphens w:val="true"/>
        <w:spacing w:lineRule="auto" w:line="240"/>
        <w:ind w:firstLine="284" w:end="0"/>
        <w:rPr>
          <w:i/>
          <w:i/>
          <w:sz w:val="24"/>
        </w:rPr>
      </w:pPr>
      <w:r>
        <w:rPr>
          <w:i/>
          <w:sz w:val="24"/>
        </w:rPr>
      </w:r>
    </w:p>
    <w:p>
      <w:pPr>
        <w:pStyle w:val="2"/>
        <w:rPr/>
      </w:pPr>
      <w:r>
        <w:rPr/>
        <w:t>As to the functioning of single infinitives and infinitive phrases, they are identical in this respect and therefore will be used without distinction in illustrations. However it should be noted that in fact the infinitive phrase is much more common than the single infinitive.</w:t>
      </w:r>
    </w:p>
    <w:p>
      <w:pPr>
        <w:pStyle w:val="Normal"/>
        <w:suppressAutoHyphens w:val="true"/>
        <w:spacing w:lineRule="auto" w:line="240"/>
        <w:ind w:firstLine="284" w:end="0"/>
        <w:rPr>
          <w:sz w:val="24"/>
        </w:rPr>
      </w:pPr>
      <w:r>
        <w:rPr>
          <w:sz w:val="24"/>
        </w:rPr>
      </w:r>
    </w:p>
    <w:p>
      <w:pPr>
        <w:pStyle w:val="Heading8"/>
        <w:jc w:val="center"/>
        <w:rPr/>
      </w:pPr>
      <w:r>
        <w:rPr/>
        <w:t>The infinitive as subject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102.</w:t>
      </w:r>
      <w:r>
        <w:rPr>
          <w:sz w:val="24"/>
        </w:rPr>
        <w:t xml:space="preserve"> The infinitive functioning as subject may either precede the predicate or follow it. In the latter case it is introduced by the so-called introductory </w:t>
      </w:r>
      <w:r>
        <w:rPr>
          <w:i/>
          <w:sz w:val="24"/>
        </w:rPr>
        <w:t>it</w:t>
      </w:r>
      <w:r>
        <w:rPr>
          <w:sz w:val="24"/>
        </w:rPr>
        <w:t>, which is placed at the beginning of the sentence: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be good</w:t>
      </w:r>
      <w:r>
        <w:rPr>
          <w:sz w:val="24"/>
        </w:rPr>
        <w:t xml:space="preserve"> is to be in harmony with oneself. </w:t>
      </w:r>
    </w:p>
    <w:p>
      <w:pPr>
        <w:pStyle w:val="Normal"/>
        <w:suppressAutoHyphens w:val="true"/>
        <w:spacing w:lineRule="auto" w:line="240"/>
        <w:ind w:firstLine="284" w:start="284" w:end="0"/>
        <w:rPr>
          <w:sz w:val="24"/>
        </w:rPr>
      </w:pPr>
      <w:r>
        <w:rPr>
          <w:sz w:val="24"/>
        </w:rPr>
        <w:t xml:space="preserve">It’s so silly </w:t>
      </w:r>
      <w:r>
        <w:rPr>
          <w:i/>
          <w:sz w:val="24"/>
        </w:rPr>
        <w:t>to be fussy and jealous.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second of these structural patterns is more common than the first, and the subject in this pattern is more accentuated (compare for example: </w:t>
      </w:r>
      <w:r>
        <w:rPr>
          <w:i/>
          <w:sz w:val="24"/>
        </w:rPr>
        <w:t xml:space="preserve">It’s impossible </w:t>
      </w:r>
      <w:r>
        <w:rPr>
          <w:i/>
          <w:sz w:val="24"/>
          <w:u w:val="single"/>
        </w:rPr>
        <w:t>to do it</w:t>
      </w:r>
      <w:r>
        <w:rPr>
          <w:sz w:val="24"/>
        </w:rPr>
        <w:t xml:space="preserve"> and </w:t>
      </w:r>
      <w:r>
        <w:rPr>
          <w:i/>
          <w:sz w:val="24"/>
          <w:u w:val="single"/>
        </w:rPr>
        <w:t>To do it</w:t>
      </w:r>
      <w:r>
        <w:rPr>
          <w:i/>
          <w:sz w:val="24"/>
        </w:rPr>
        <w:t xml:space="preserve"> is impossible</w:t>
      </w:r>
      <w:r>
        <w:rPr>
          <w:sz w:val="24"/>
        </w:rPr>
        <w:t>). The other difference is that in the second case the sentence can be both declarative and interrogative, while in the first one the sentence can only be declarative:</w:t>
      </w:r>
    </w:p>
    <w:p>
      <w:pPr>
        <w:pStyle w:val="Normal"/>
        <w:suppressAutoHyphens w:val="true"/>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uppressAutoHyphens w:val="true"/>
              <w:spacing w:lineRule="auto" w:line="240"/>
              <w:ind w:hanging="0" w:end="0"/>
              <w:jc w:val="start"/>
              <w:rPr>
                <w:spacing w:val="60"/>
                <w:sz w:val="24"/>
              </w:rPr>
            </w:pPr>
            <w:r>
              <w:rPr>
                <w:spacing w:val="60"/>
                <w:sz w:val="24"/>
              </w:rPr>
              <w:t>Declarative sentences</w:t>
            </w:r>
          </w:p>
          <w:p>
            <w:pPr>
              <w:pStyle w:val="Normal"/>
              <w:suppressAutoHyphens w:val="true"/>
              <w:spacing w:lineRule="auto" w:line="240"/>
              <w:ind w:hanging="0" w:end="0"/>
              <w:jc w:val="start"/>
              <w:rPr>
                <w:spacing w:val="60"/>
                <w:sz w:val="24"/>
              </w:rPr>
            </w:pPr>
            <w:r>
              <w:rPr>
                <w:spacing w:val="60"/>
                <w:sz w:val="24"/>
              </w:rPr>
            </w:r>
          </w:p>
        </w:tc>
        <w:tc>
          <w:tcPr>
            <w:tcW w:w="5491" w:type="dxa"/>
            <w:tcBorders/>
          </w:tcPr>
          <w:p>
            <w:pPr>
              <w:pStyle w:val="Normal"/>
              <w:suppressAutoHyphens w:val="true"/>
              <w:snapToGrid w:val="false"/>
              <w:spacing w:lineRule="auto" w:line="240"/>
              <w:ind w:hanging="0" w:end="0"/>
              <w:jc w:val="start"/>
              <w:rPr>
                <w:sz w:val="24"/>
              </w:rPr>
            </w:pPr>
            <w:r>
              <w:rPr>
                <w:sz w:val="24"/>
              </w:rPr>
            </w:r>
          </w:p>
        </w:tc>
      </w:tr>
      <w:tr>
        <w:trPr/>
        <w:tc>
          <w:tcPr>
            <w:tcW w:w="4957" w:type="dxa"/>
            <w:tcBorders/>
          </w:tcPr>
          <w:p>
            <w:pPr>
              <w:pStyle w:val="Normal"/>
              <w:suppressAutoHyphens w:val="true"/>
              <w:spacing w:lineRule="auto" w:line="240"/>
              <w:ind w:hanging="0" w:end="0"/>
              <w:jc w:val="start"/>
              <w:rPr/>
            </w:pPr>
            <w:r>
              <w:rPr>
                <w:sz w:val="24"/>
              </w:rPr>
              <w:t xml:space="preserve">It’s nice </w:t>
            </w:r>
            <w:r>
              <w:rPr>
                <w:i/>
                <w:sz w:val="24"/>
              </w:rPr>
              <w:t xml:space="preserve">to see you again. </w:t>
            </w:r>
          </w:p>
          <w:p>
            <w:pPr>
              <w:pStyle w:val="Normal"/>
              <w:suppressAutoHyphens w:val="true"/>
              <w:spacing w:lineRule="auto" w:line="240"/>
              <w:ind w:hanging="0" w:end="0"/>
              <w:jc w:val="start"/>
              <w:rPr>
                <w:sz w:val="24"/>
              </w:rPr>
            </w:pPr>
            <w:r>
              <w:rPr>
                <w:sz w:val="24"/>
              </w:rPr>
              <w:t xml:space="preserve">It was not a good idea </w:t>
            </w:r>
            <w:r>
              <w:rPr>
                <w:i/>
                <w:sz w:val="24"/>
              </w:rPr>
              <w:t>to bring her here</w:t>
            </w:r>
          </w:p>
        </w:tc>
        <w:tc>
          <w:tcPr>
            <w:tcW w:w="5491" w:type="dxa"/>
            <w:tcBorders/>
          </w:tcPr>
          <w:p>
            <w:pPr>
              <w:pStyle w:val="Normal"/>
              <w:suppressAutoHyphens w:val="true"/>
              <w:spacing w:lineRule="auto" w:line="240"/>
              <w:ind w:hanging="0" w:end="0"/>
              <w:jc w:val="start"/>
              <w:rPr/>
            </w:pPr>
            <w:r>
              <w:rPr>
                <w:i/>
                <w:sz w:val="24"/>
              </w:rPr>
              <w:t>To find him still at home</w:t>
            </w:r>
            <w:r>
              <w:rPr>
                <w:sz w:val="24"/>
              </w:rPr>
              <w:t xml:space="preserve"> was a relief. </w:t>
            </w:r>
          </w:p>
          <w:p>
            <w:pPr>
              <w:pStyle w:val="Normal"/>
              <w:suppressAutoHyphens w:val="true"/>
              <w:spacing w:lineRule="auto" w:line="240"/>
              <w:ind w:hanging="0" w:end="0"/>
              <w:jc w:val="start"/>
              <w:rPr/>
            </w:pPr>
            <w:r>
              <w:rPr>
                <w:i/>
                <w:sz w:val="24"/>
              </w:rPr>
              <w:t>To see her again</w:t>
            </w:r>
            <w:r>
              <w:rPr>
                <w:sz w:val="24"/>
              </w:rPr>
              <w:t xml:space="preserve"> did not give him the usual pleasure.</w:t>
            </w:r>
          </w:p>
          <w:p>
            <w:pPr>
              <w:pStyle w:val="Normal"/>
              <w:suppressAutoHyphens w:val="true"/>
              <w:spacing w:lineRule="auto" w:line="240"/>
              <w:ind w:hanging="0" w:end="0"/>
              <w:jc w:val="start"/>
              <w:rPr>
                <w:sz w:val="24"/>
              </w:rPr>
            </w:pPr>
            <w:r>
              <w:rPr>
                <w:sz w:val="24"/>
              </w:rPr>
            </w:r>
          </w:p>
        </w:tc>
      </w:tr>
      <w:tr>
        <w:trPr/>
        <w:tc>
          <w:tcPr>
            <w:tcW w:w="4957" w:type="dxa"/>
            <w:tcBorders/>
          </w:tcPr>
          <w:p>
            <w:pPr>
              <w:pStyle w:val="Normal"/>
              <w:suppressAutoHyphens w:val="true"/>
              <w:spacing w:lineRule="auto" w:line="240"/>
              <w:ind w:hanging="0" w:end="0"/>
              <w:jc w:val="start"/>
              <w:rPr>
                <w:spacing w:val="60"/>
                <w:sz w:val="24"/>
              </w:rPr>
            </w:pPr>
            <w:r>
              <w:rPr>
                <w:spacing w:val="60"/>
                <w:sz w:val="24"/>
              </w:rPr>
              <w:t>Interrogative sentences</w:t>
            </w:r>
          </w:p>
          <w:p>
            <w:pPr>
              <w:pStyle w:val="Normal"/>
              <w:suppressAutoHyphens w:val="true"/>
              <w:spacing w:lineRule="auto" w:line="240"/>
              <w:ind w:hanging="0" w:end="0"/>
              <w:jc w:val="start"/>
              <w:rPr>
                <w:spacing w:val="60"/>
                <w:sz w:val="24"/>
              </w:rPr>
            </w:pPr>
            <w:r>
              <w:rPr>
                <w:spacing w:val="60"/>
                <w:sz w:val="24"/>
              </w:rPr>
            </w:r>
          </w:p>
        </w:tc>
        <w:tc>
          <w:tcPr>
            <w:tcW w:w="5491" w:type="dxa"/>
            <w:tcBorders/>
          </w:tcPr>
          <w:p>
            <w:pPr>
              <w:pStyle w:val="Normal"/>
              <w:suppressAutoHyphens w:val="true"/>
              <w:snapToGrid w:val="false"/>
              <w:spacing w:lineRule="auto" w:line="240"/>
              <w:ind w:hanging="0" w:end="0"/>
              <w:jc w:val="start"/>
              <w:rPr>
                <w:sz w:val="24"/>
              </w:rPr>
            </w:pPr>
            <w:r>
              <w:rPr>
                <w:sz w:val="24"/>
              </w:rPr>
            </w:r>
          </w:p>
        </w:tc>
      </w:tr>
      <w:tr>
        <w:trPr/>
        <w:tc>
          <w:tcPr>
            <w:tcW w:w="4957" w:type="dxa"/>
            <w:tcBorders/>
          </w:tcPr>
          <w:p>
            <w:pPr>
              <w:pStyle w:val="Normal"/>
              <w:suppressAutoHyphens w:val="true"/>
              <w:spacing w:lineRule="auto" w:line="240"/>
              <w:ind w:hanging="0" w:end="0"/>
              <w:jc w:val="start"/>
              <w:rPr/>
            </w:pPr>
            <w:r>
              <w:rPr>
                <w:sz w:val="24"/>
              </w:rPr>
              <w:t xml:space="preserve">Is it bad </w:t>
            </w:r>
            <w:r>
              <w:rPr>
                <w:i/>
                <w:sz w:val="24"/>
              </w:rPr>
              <w:t>to love one so dearly</w:t>
            </w:r>
            <w:r>
              <w:rPr>
                <w:sz w:val="24"/>
              </w:rPr>
              <w:t xml:space="preserve">? </w:t>
            </w:r>
          </w:p>
          <w:p>
            <w:pPr>
              <w:pStyle w:val="Normal"/>
              <w:suppressAutoHyphens w:val="true"/>
              <w:spacing w:lineRule="auto" w:line="240"/>
              <w:ind w:hanging="0" w:end="0"/>
              <w:jc w:val="start"/>
              <w:rPr/>
            </w:pPr>
            <w:r>
              <w:rPr>
                <w:sz w:val="24"/>
              </w:rPr>
              <w:t xml:space="preserve">Wasn’t it a waste of time </w:t>
            </w:r>
            <w:r>
              <w:rPr>
                <w:i/>
                <w:sz w:val="24"/>
              </w:rPr>
              <w:t>to sit there</w:t>
            </w:r>
            <w:r>
              <w:rPr>
                <w:sz w:val="24"/>
              </w:rPr>
              <w:t>?</w:t>
            </w:r>
          </w:p>
        </w:tc>
        <w:tc>
          <w:tcPr>
            <w:tcW w:w="5491" w:type="dxa"/>
            <w:tcBorders/>
          </w:tcPr>
          <w:p>
            <w:pPr>
              <w:pStyle w:val="Normal"/>
              <w:suppressAutoHyphens w:val="true"/>
              <w:snapToGrid w:val="fals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infinitive subject in both structural patterns is a “to” - infinitive. If there are two or more homogeneous infinitive subjects in a sentence, all of them keep the particle </w:t>
      </w:r>
      <w:r>
        <w:rPr>
          <w:b/>
          <w:sz w:val="24"/>
        </w:rPr>
        <w:t>to</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be alone, to be free from the daily interests and cruelty</w:t>
      </w:r>
      <w:r>
        <w:rPr>
          <w:sz w:val="24"/>
        </w:rPr>
        <w:t xml:space="preserve"> would be happiness to Asako.</w:t>
      </w:r>
    </w:p>
    <w:p>
      <w:pPr>
        <w:pStyle w:val="Normal"/>
        <w:suppressAutoHyphens w:val="true"/>
        <w:spacing w:lineRule="auto" w:line="240"/>
        <w:ind w:firstLine="284" w:start="284" w:end="0"/>
        <w:rPr>
          <w:sz w:val="24"/>
        </w:rPr>
      </w:pPr>
      <w:r>
        <w:rPr>
          <w:sz w:val="24"/>
        </w:rPr>
        <w:t xml:space="preserve">It was awfully difficult </w:t>
      </w:r>
      <w:r>
        <w:rPr>
          <w:i/>
          <w:sz w:val="24"/>
        </w:rPr>
        <w:t>to do</w:t>
      </w:r>
      <w:r>
        <w:rPr>
          <w:sz w:val="24"/>
        </w:rPr>
        <w:t xml:space="preserve"> or even </w:t>
      </w:r>
      <w:r>
        <w:rPr>
          <w:i/>
          <w:sz w:val="24"/>
        </w:rPr>
        <w:t>to say nothing at all.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function of the subject can be performed by the infinitive of any voice, aspect and perfect form, although the common aspect non-perfect active forms are naturally far more frequent.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expect too much</w:t>
      </w:r>
      <w:r>
        <w:rPr>
          <w:sz w:val="24"/>
        </w:rPr>
        <w:t xml:space="preserve"> is a dangerous thing.</w:t>
      </w:r>
    </w:p>
    <w:p>
      <w:pPr>
        <w:pStyle w:val="Normal"/>
        <w:suppressAutoHyphens w:val="true"/>
        <w:spacing w:lineRule="auto" w:line="240"/>
        <w:ind w:firstLine="284" w:start="284" w:end="0"/>
        <w:rPr/>
      </w:pPr>
      <w:r>
        <w:rPr>
          <w:i/>
          <w:sz w:val="24"/>
        </w:rPr>
        <w:t>To be walking through the fields all alone</w:t>
      </w:r>
      <w:r>
        <w:rPr>
          <w:sz w:val="24"/>
        </w:rPr>
        <w:t xml:space="preserve"> seemed an almost impossible pleasure.</w:t>
      </w:r>
    </w:p>
    <w:p>
      <w:pPr>
        <w:pStyle w:val="Normal"/>
        <w:suppressAutoHyphens w:val="true"/>
        <w:spacing w:lineRule="auto" w:line="240"/>
        <w:ind w:firstLine="284" w:start="284" w:end="0"/>
        <w:rPr/>
      </w:pPr>
      <w:r>
        <w:rPr>
          <w:i/>
          <w:sz w:val="24"/>
        </w:rPr>
        <w:t>To have seen her</w:t>
      </w:r>
      <w:r>
        <w:rPr>
          <w:sz w:val="24"/>
        </w:rPr>
        <w:t xml:space="preserve"> was even a more painful experience.</w:t>
      </w:r>
    </w:p>
    <w:p>
      <w:pPr>
        <w:pStyle w:val="Normal"/>
        <w:suppressAutoHyphens w:val="true"/>
        <w:spacing w:lineRule="auto" w:line="240"/>
        <w:ind w:firstLine="284" w:start="284" w:end="0"/>
        <w:rPr/>
      </w:pPr>
      <w:r>
        <w:rPr>
          <w:i/>
          <w:sz w:val="24"/>
        </w:rPr>
        <w:t>To be recognized, to be greeted by some local personage</w:t>
      </w:r>
      <w:r>
        <w:rPr>
          <w:sz w:val="24"/>
        </w:rPr>
        <w:t xml:space="preserve"> afforded her a joy which was very great.</w:t>
      </w:r>
    </w:p>
    <w:p>
      <w:pPr>
        <w:pStyle w:val="Normal"/>
        <w:suppressAutoHyphens w:val="true"/>
        <w:spacing w:lineRule="auto" w:line="240"/>
        <w:ind w:firstLine="284" w:start="284" w:end="0"/>
        <w:rPr/>
      </w:pPr>
      <w:r>
        <w:rPr>
          <w:i/>
          <w:sz w:val="24"/>
        </w:rPr>
        <w:t>To have been interrogated in such a way</w:t>
      </w:r>
      <w:r>
        <w:rPr>
          <w:sz w:val="24"/>
        </w:rPr>
        <w:t xml:space="preserve"> was a real shock to him.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103. </w:t>
      </w:r>
      <w:r>
        <w:rPr>
          <w:sz w:val="24"/>
        </w:rPr>
        <w:t xml:space="preserve">The predicate of the subject expressed by an infinitive always takes the form of the </w:t>
      </w:r>
      <w:r>
        <w:rPr>
          <w:i/>
          <w:sz w:val="24"/>
        </w:rPr>
        <w:t>3rd person singular</w:t>
      </w:r>
      <w:r>
        <w:rPr>
          <w:sz w:val="24"/>
        </w:rPr>
        <w:t xml:space="preserve">. As to its type, it is usually a compound nominal predicate with the link verb </w:t>
      </w:r>
      <w:r>
        <w:rPr>
          <w:i/>
          <w:sz w:val="24"/>
        </w:rPr>
        <w:t>to be,</w:t>
      </w:r>
      <w:r>
        <w:rPr>
          <w:sz w:val="24"/>
        </w:rPr>
        <w:t xml:space="preserve"> although other link verbs may also occur, as well as a verbal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To acquire knowledge and to acquire it unceasingly </w:t>
      </w:r>
      <w:r>
        <w:rPr>
          <w:i/>
          <w:sz w:val="24"/>
        </w:rPr>
        <w:t>is the first duty</w:t>
      </w:r>
      <w:r>
        <w:rPr>
          <w:sz w:val="24"/>
        </w:rPr>
        <w:t xml:space="preserve"> of the artist.</w:t>
      </w:r>
    </w:p>
    <w:p>
      <w:pPr>
        <w:pStyle w:val="2"/>
        <w:ind w:start="284" w:end="0"/>
        <w:rPr/>
      </w:pPr>
      <w:r>
        <w:rPr/>
        <w:t xml:space="preserve">To understand </w:t>
      </w:r>
      <w:r>
        <w:rPr>
          <w:i/>
        </w:rPr>
        <w:t>is to forgive.</w:t>
      </w:r>
    </w:p>
    <w:p>
      <w:pPr>
        <w:pStyle w:val="Normal"/>
        <w:suppressAutoHyphens w:val="true"/>
        <w:spacing w:lineRule="auto" w:line="240"/>
        <w:ind w:firstLine="284" w:start="284" w:end="0"/>
        <w:rPr/>
      </w:pPr>
      <w:r>
        <w:rPr>
          <w:sz w:val="24"/>
        </w:rPr>
        <w:t xml:space="preserve">To talk to him </w:t>
      </w:r>
      <w:r>
        <w:rPr>
          <w:i/>
          <w:sz w:val="24"/>
        </w:rPr>
        <w:t>bored</w:t>
      </w:r>
      <w:r>
        <w:rPr>
          <w:sz w:val="24"/>
        </w:rPr>
        <w:t xml:space="preserve"> me.</w:t>
      </w:r>
    </w:p>
    <w:p>
      <w:pPr>
        <w:pStyle w:val="Normal"/>
        <w:suppressAutoHyphens w:val="true"/>
        <w:spacing w:lineRule="auto" w:line="240"/>
        <w:ind w:firstLine="284" w:start="284" w:end="0"/>
        <w:rPr/>
      </w:pPr>
      <w:r>
        <w:rPr>
          <w:sz w:val="24"/>
        </w:rPr>
        <w:t xml:space="preserve">To see the struggle </w:t>
      </w:r>
      <w:r>
        <w:rPr>
          <w:i/>
          <w:sz w:val="24"/>
        </w:rPr>
        <w:t>frightened</w:t>
      </w:r>
      <w:r>
        <w:rPr>
          <w:sz w:val="24"/>
        </w:rPr>
        <w:t xml:space="preserve"> him terribly.</w:t>
      </w:r>
    </w:p>
    <w:p>
      <w:pPr>
        <w:pStyle w:val="Normal"/>
        <w:suppressAutoHyphens w:val="true"/>
        <w:spacing w:lineRule="auto" w:line="240"/>
        <w:ind w:firstLine="284" w:start="284" w:end="0"/>
        <w:rPr/>
      </w:pPr>
      <w:r>
        <w:rPr>
          <w:sz w:val="24"/>
        </w:rPr>
        <w:t xml:space="preserve">To write a really good book </w:t>
      </w:r>
      <w:r>
        <w:rPr>
          <w:i/>
          <w:sz w:val="24"/>
        </w:rPr>
        <w:t>requires</w:t>
      </w:r>
      <w:r>
        <w:rPr>
          <w:sz w:val="24"/>
        </w:rPr>
        <w:t xml:space="preserve"> more time than I have.</w:t>
      </w:r>
    </w:p>
    <w:p>
      <w:pPr>
        <w:pStyle w:val="Normal"/>
        <w:suppressAutoHyphens w:val="true"/>
        <w:spacing w:lineRule="auto" w:line="240"/>
        <w:ind w:firstLine="284" w:end="0"/>
        <w:rPr>
          <w:sz w:val="24"/>
        </w:rPr>
      </w:pPr>
      <w:r>
        <w:rPr>
          <w:sz w:val="24"/>
        </w:rPr>
      </w:r>
    </w:p>
    <w:p>
      <w:pPr>
        <w:pStyle w:val="Heading7"/>
        <w:rPr/>
      </w:pPr>
      <w:r>
        <w:rPr/>
        <w:t>The infinitive as part of the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infinitive is used in predicates of several types, both nominal and verbal.</w:t>
      </w:r>
    </w:p>
    <w:p>
      <w:pPr>
        <w:pStyle w:val="Normal"/>
        <w:suppressAutoHyphens w:val="true"/>
        <w:spacing w:lineRule="auto" w:line="240"/>
        <w:ind w:firstLine="284" w:end="0"/>
        <w:rPr>
          <w:sz w:val="24"/>
        </w:rPr>
      </w:pPr>
      <w:r>
        <w:rPr>
          <w:sz w:val="24"/>
        </w:rPr>
      </w:r>
    </w:p>
    <w:p>
      <w:pPr>
        <w:pStyle w:val="Heading5"/>
        <w:rPr>
          <w:lang w:val="en-US"/>
        </w:rPr>
      </w:pPr>
      <w:r>
        <w:rPr>
          <w:lang w:val="en-US"/>
        </w:rPr>
        <w:t>The infinitive as predicative</w:t>
      </w:r>
    </w:p>
    <w:p>
      <w:pPr>
        <w:pStyle w:val="Normal"/>
        <w:suppressAutoHyphens w:val="true"/>
        <w:spacing w:lineRule="auto" w:line="240"/>
        <w:ind w:firstLine="284" w:end="0"/>
        <w:rPr>
          <w:sz w:val="24"/>
          <w:lang w:val="en-US"/>
        </w:rPr>
      </w:pPr>
      <w:r>
        <w:rPr>
          <w:sz w:val="24"/>
          <w:lang w:val="en-US"/>
        </w:rPr>
      </w:r>
    </w:p>
    <w:p>
      <w:pPr>
        <w:pStyle w:val="Normal"/>
        <w:suppressAutoHyphens w:val="true"/>
        <w:spacing w:lineRule="auto" w:line="240"/>
        <w:ind w:firstLine="284" w:end="0"/>
        <w:rPr/>
      </w:pPr>
      <w:r>
        <w:rPr>
          <w:b/>
          <w:sz w:val="24"/>
        </w:rPr>
        <w:t>§ 104.</w:t>
      </w:r>
      <w:r>
        <w:rPr>
          <w:sz w:val="24"/>
        </w:rPr>
        <w:t xml:space="preserve"> In the function of a predicative the “to”-infinitive is used in compound nominal predicates after the link verb </w:t>
      </w:r>
      <w:r>
        <w:rPr>
          <w:b/>
          <w:sz w:val="24"/>
        </w:rPr>
        <w:t>to be</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His dearest wish </w:t>
      </w:r>
      <w:r>
        <w:rPr>
          <w:b/>
          <w:sz w:val="24"/>
        </w:rPr>
        <w:t>was</w:t>
      </w:r>
      <w:r>
        <w:rPr>
          <w:sz w:val="24"/>
        </w:rPr>
        <w:t xml:space="preserve"> to have a son.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With homogeneous predicatives the use of the particle </w:t>
      </w:r>
      <w:r>
        <w:rPr>
          <w:b/>
          <w:sz w:val="24"/>
        </w:rPr>
        <w:t>to</w:t>
      </w:r>
      <w:r>
        <w:rPr>
          <w:sz w:val="24"/>
        </w:rPr>
        <w:t xml:space="preserve"> varies. If the infinitives are not linked by conjunctions, the particle is generally used with all of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My intention </w:t>
      </w:r>
      <w:r>
        <w:rPr>
          <w:b/>
          <w:sz w:val="24"/>
        </w:rPr>
        <w:t>was to</w:t>
      </w:r>
      <w:r>
        <w:rPr>
          <w:sz w:val="24"/>
        </w:rPr>
        <w:t xml:space="preserve"> see her as soon as possible, </w:t>
      </w:r>
      <w:r>
        <w:rPr>
          <w:b/>
          <w:sz w:val="24"/>
        </w:rPr>
        <w:t>to</w:t>
      </w:r>
      <w:r>
        <w:rPr>
          <w:sz w:val="24"/>
        </w:rPr>
        <w:t xml:space="preserve"> talk to her, </w:t>
      </w:r>
      <w:r>
        <w:rPr>
          <w:b/>
          <w:sz w:val="24"/>
        </w:rPr>
        <w:t>to</w:t>
      </w:r>
      <w:r>
        <w:rPr>
          <w:sz w:val="24"/>
        </w:rPr>
        <w:t xml:space="preserve"> calm 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If they are linked by the conjunctions </w:t>
      </w:r>
      <w:r>
        <w:rPr>
          <w:i/>
          <w:sz w:val="24"/>
        </w:rPr>
        <w:t xml:space="preserve">and </w:t>
      </w:r>
      <w:r>
        <w:rPr>
          <w:sz w:val="24"/>
        </w:rPr>
        <w:t xml:space="preserve">or </w:t>
      </w:r>
      <w:r>
        <w:rPr>
          <w:i/>
          <w:sz w:val="24"/>
        </w:rPr>
        <w:t xml:space="preserve">or </w:t>
      </w:r>
      <w:r>
        <w:rPr>
          <w:sz w:val="24"/>
        </w:rPr>
        <w:t xml:space="preserve">the particle </w:t>
      </w:r>
      <w:r>
        <w:rPr>
          <w:b/>
          <w:sz w:val="24"/>
        </w:rPr>
        <w:t xml:space="preserve">to </w:t>
      </w:r>
      <w:r>
        <w:rPr>
          <w:sz w:val="24"/>
        </w:rPr>
        <w:t>is generally used with the first infinitive only: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Your duty </w:t>
      </w:r>
      <w:r>
        <w:rPr>
          <w:b/>
          <w:sz w:val="24"/>
        </w:rPr>
        <w:t xml:space="preserve">will be to </w:t>
      </w:r>
      <w:r>
        <w:rPr>
          <w:sz w:val="24"/>
        </w:rPr>
        <w:t xml:space="preserve">teach him French and play with him. </w:t>
      </w:r>
    </w:p>
    <w:p>
      <w:pPr>
        <w:pStyle w:val="Normal"/>
        <w:suppressAutoHyphens w:val="true"/>
        <w:spacing w:lineRule="auto" w:line="240"/>
        <w:ind w:firstLine="284" w:start="284" w:end="0"/>
        <w:rPr/>
      </w:pPr>
      <w:r>
        <w:rPr>
          <w:sz w:val="24"/>
        </w:rPr>
        <w:t xml:space="preserve">His plan </w:t>
      </w:r>
      <w:r>
        <w:rPr>
          <w:b/>
          <w:sz w:val="24"/>
        </w:rPr>
        <w:t>was to</w:t>
      </w:r>
      <w:r>
        <w:rPr>
          <w:sz w:val="24"/>
        </w:rPr>
        <w:t xml:space="preserve"> ring her up at once, or even call on 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use of the infinitive as a predicative has some peculiarities.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1) In sentences with an infinitive subject the predicative infinitive denotes an action that follows, or results from, the action of the subject infinitive.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see her</w:t>
      </w:r>
      <w:r>
        <w:rPr>
          <w:sz w:val="24"/>
        </w:rPr>
        <w:t xml:space="preserve"> was </w:t>
      </w:r>
      <w:r>
        <w:rPr>
          <w:i/>
          <w:sz w:val="24"/>
        </w:rPr>
        <w:t>to admire her.</w:t>
      </w:r>
    </w:p>
    <w:p>
      <w:pPr>
        <w:pStyle w:val="Normal"/>
        <w:suppressAutoHyphens w:val="true"/>
        <w:spacing w:lineRule="auto" w:line="240"/>
        <w:ind w:firstLine="284" w:start="284" w:end="0"/>
        <w:rPr/>
      </w:pPr>
      <w:r>
        <w:rPr>
          <w:i/>
          <w:sz w:val="24"/>
        </w:rPr>
        <w:t>To come</w:t>
      </w:r>
      <w:r>
        <w:rPr>
          <w:sz w:val="24"/>
        </w:rPr>
        <w:t xml:space="preserve"> there at this hour was </w:t>
      </w:r>
      <w:r>
        <w:rPr>
          <w:i/>
          <w:sz w:val="24"/>
        </w:rPr>
        <w:t>to risk one’s life.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Sentences in which both the infinitives are used without any modifiers are usually of aphoristic meaning: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hear</w:t>
      </w:r>
      <w:r>
        <w:rPr>
          <w:sz w:val="24"/>
        </w:rPr>
        <w:t xml:space="preserve"> is </w:t>
      </w:r>
      <w:r>
        <w:rPr>
          <w:i/>
          <w:sz w:val="24"/>
        </w:rPr>
        <w:t xml:space="preserve">to obey. </w:t>
      </w:r>
    </w:p>
    <w:p>
      <w:pPr>
        <w:pStyle w:val="Normal"/>
        <w:suppressAutoHyphens w:val="true"/>
        <w:spacing w:lineRule="auto" w:line="240"/>
        <w:ind w:firstLine="284" w:start="284" w:end="0"/>
        <w:rPr/>
      </w:pPr>
      <w:r>
        <w:rPr>
          <w:i/>
          <w:sz w:val="24"/>
        </w:rPr>
        <w:t>To see</w:t>
      </w:r>
      <w:r>
        <w:rPr>
          <w:sz w:val="24"/>
        </w:rPr>
        <w:t xml:space="preserve"> is </w:t>
      </w:r>
      <w:r>
        <w:rPr>
          <w:i/>
          <w:sz w:val="24"/>
        </w:rPr>
        <w:t xml:space="preserve">to believe. </w:t>
      </w:r>
    </w:p>
    <w:p>
      <w:pPr>
        <w:pStyle w:val="Normal"/>
        <w:suppressAutoHyphens w:val="true"/>
        <w:spacing w:lineRule="auto" w:line="240"/>
        <w:ind w:firstLine="284" w:start="284" w:end="0"/>
        <w:rPr/>
      </w:pPr>
      <w:r>
        <w:rPr>
          <w:i/>
          <w:sz w:val="24"/>
        </w:rPr>
        <w:t>To define</w:t>
      </w:r>
      <w:r>
        <w:rPr>
          <w:sz w:val="24"/>
        </w:rPr>
        <w:t xml:space="preserve"> is </w:t>
      </w:r>
      <w:r>
        <w:rPr>
          <w:i/>
          <w:sz w:val="24"/>
        </w:rPr>
        <w:t>to limit.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 predicative function is generally performed by the common non-perfect active forms of the infinitive. Still passive forms sometimes occur: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be born</w:t>
      </w:r>
      <w:r>
        <w:rPr>
          <w:sz w:val="24"/>
        </w:rPr>
        <w:t xml:space="preserve"> in poverty was </w:t>
      </w:r>
      <w:r>
        <w:rPr>
          <w:i/>
          <w:sz w:val="24"/>
        </w:rPr>
        <w:t>to be doomed</w:t>
      </w:r>
      <w:r>
        <w:rPr>
          <w:sz w:val="24"/>
        </w:rPr>
        <w:t xml:space="preserve"> to humiliation.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2) The set of nouns that can function as the subject of a compound nominal predicate with an infinitive predicative is very limited. It includes about 50 nouns describing situations:</w:t>
      </w:r>
    </w:p>
    <w:p>
      <w:pPr>
        <w:pStyle w:val="Normal"/>
        <w:suppressAutoHyphens w:val="true"/>
        <w:spacing w:lineRule="auto" w:line="240"/>
        <w:ind w:firstLine="284" w:end="0"/>
        <w:rPr>
          <w:sz w:val="24"/>
        </w:rPr>
      </w:pPr>
      <w:r>
        <w:rPr>
          <w:sz w:val="24"/>
        </w:rPr>
      </w:r>
    </w:p>
    <w:tbl>
      <w:tblPr>
        <w:tblW w:w="10446" w:type="dxa"/>
        <w:jc w:val="start"/>
        <w:tblInd w:w="534" w:type="dxa"/>
        <w:tblLayout w:type="fixed"/>
        <w:tblCellMar>
          <w:top w:w="0" w:type="dxa"/>
          <w:start w:w="108" w:type="dxa"/>
          <w:bottom w:w="0" w:type="dxa"/>
          <w:end w:w="108" w:type="dxa"/>
        </w:tblCellMar>
      </w:tblPr>
      <w:tblGrid>
        <w:gridCol w:w="3126"/>
        <w:gridCol w:w="3660"/>
        <w:gridCol w:w="3660"/>
      </w:tblGrid>
      <w:tr>
        <w:trPr/>
        <w:tc>
          <w:tcPr>
            <w:tcW w:w="3126" w:type="dxa"/>
            <w:tcBorders/>
          </w:tcPr>
          <w:p>
            <w:pPr>
              <w:pStyle w:val="Normal"/>
              <w:suppressAutoHyphens w:val="true"/>
              <w:spacing w:lineRule="auto" w:line="240"/>
              <w:ind w:hanging="0" w:end="0"/>
              <w:jc w:val="start"/>
              <w:rPr>
                <w:sz w:val="24"/>
              </w:rPr>
            </w:pPr>
            <w:r>
              <w:rPr>
                <w:sz w:val="24"/>
              </w:rPr>
              <w:t xml:space="preserve">action </w:t>
            </w:r>
          </w:p>
          <w:p>
            <w:pPr>
              <w:pStyle w:val="Normal"/>
              <w:suppressAutoHyphens w:val="true"/>
              <w:spacing w:lineRule="auto" w:line="240"/>
              <w:ind w:hanging="0" w:end="0"/>
              <w:jc w:val="start"/>
              <w:rPr>
                <w:sz w:val="24"/>
              </w:rPr>
            </w:pPr>
            <w:r>
              <w:rPr>
                <w:sz w:val="24"/>
              </w:rPr>
              <w:t xml:space="preserve">advice </w:t>
            </w:r>
          </w:p>
          <w:p>
            <w:pPr>
              <w:pStyle w:val="Normal"/>
              <w:suppressAutoHyphens w:val="true"/>
              <w:spacing w:lineRule="auto" w:line="240"/>
              <w:ind w:hanging="0" w:end="0"/>
              <w:jc w:val="start"/>
              <w:rPr>
                <w:sz w:val="24"/>
              </w:rPr>
            </w:pPr>
            <w:r>
              <w:rPr>
                <w:sz w:val="24"/>
              </w:rPr>
              <w:t xml:space="preserve">aim </w:t>
            </w:r>
          </w:p>
          <w:p>
            <w:pPr>
              <w:pStyle w:val="Normal"/>
              <w:suppressAutoHyphens w:val="true"/>
              <w:spacing w:lineRule="auto" w:line="240"/>
              <w:ind w:hanging="0" w:end="0"/>
              <w:jc w:val="start"/>
              <w:rPr>
                <w:sz w:val="24"/>
              </w:rPr>
            </w:pPr>
            <w:r>
              <w:rPr>
                <w:sz w:val="24"/>
              </w:rPr>
              <w:t xml:space="preserve">ambition </w:t>
            </w:r>
          </w:p>
          <w:p>
            <w:pPr>
              <w:pStyle w:val="Normal"/>
              <w:suppressAutoHyphens w:val="true"/>
              <w:spacing w:lineRule="auto" w:line="240"/>
              <w:ind w:hanging="0" w:end="0"/>
              <w:jc w:val="start"/>
              <w:rPr>
                <w:sz w:val="24"/>
              </w:rPr>
            </w:pPr>
            <w:r>
              <w:rPr>
                <w:sz w:val="24"/>
              </w:rPr>
              <w:t xml:space="preserve">attempt </w:t>
            </w:r>
          </w:p>
          <w:p>
            <w:pPr>
              <w:pStyle w:val="Normal"/>
              <w:suppressAutoHyphens w:val="true"/>
              <w:spacing w:lineRule="auto" w:line="240"/>
              <w:ind w:hanging="0" w:end="0"/>
              <w:jc w:val="start"/>
              <w:rPr>
                <w:sz w:val="24"/>
              </w:rPr>
            </w:pPr>
            <w:r>
              <w:rPr>
                <w:sz w:val="24"/>
              </w:rPr>
              <w:t xml:space="preserve">business </w:t>
            </w:r>
          </w:p>
          <w:p>
            <w:pPr>
              <w:pStyle w:val="Normal"/>
              <w:suppressAutoHyphens w:val="true"/>
              <w:spacing w:lineRule="auto" w:line="240"/>
              <w:ind w:hanging="0" w:end="0"/>
              <w:jc w:val="start"/>
              <w:rPr>
                <w:sz w:val="24"/>
              </w:rPr>
            </w:pPr>
            <w:r>
              <w:rPr>
                <w:sz w:val="24"/>
              </w:rPr>
              <w:t xml:space="preserve">consequence </w:t>
            </w:r>
          </w:p>
          <w:p>
            <w:pPr>
              <w:pStyle w:val="Normal"/>
              <w:suppressAutoHyphens w:val="true"/>
              <w:spacing w:lineRule="auto" w:line="240"/>
              <w:ind w:hanging="0" w:end="0"/>
              <w:jc w:val="start"/>
              <w:rPr>
                <w:sz w:val="24"/>
              </w:rPr>
            </w:pPr>
            <w:r>
              <w:rPr>
                <w:sz w:val="24"/>
              </w:rPr>
              <w:t xml:space="preserve">custom </w:t>
            </w:r>
          </w:p>
          <w:p>
            <w:pPr>
              <w:pStyle w:val="Normal"/>
              <w:suppressAutoHyphens w:val="true"/>
              <w:spacing w:lineRule="auto" w:line="240"/>
              <w:ind w:hanging="0" w:end="0"/>
              <w:jc w:val="start"/>
              <w:rPr>
                <w:sz w:val="24"/>
              </w:rPr>
            </w:pPr>
            <w:r>
              <w:rPr>
                <w:sz w:val="24"/>
              </w:rPr>
              <w:t xml:space="preserve">desire </w:t>
            </w:r>
          </w:p>
          <w:p>
            <w:pPr>
              <w:pStyle w:val="Normal"/>
              <w:suppressAutoHyphens w:val="true"/>
              <w:spacing w:lineRule="auto" w:line="240"/>
              <w:ind w:hanging="0" w:end="0"/>
              <w:jc w:val="start"/>
              <w:rPr>
                <w:sz w:val="24"/>
              </w:rPr>
            </w:pPr>
            <w:r>
              <w:rPr>
                <w:sz w:val="24"/>
              </w:rPr>
              <w:t xml:space="preserve">difficulty </w:t>
            </w:r>
          </w:p>
          <w:p>
            <w:pPr>
              <w:pStyle w:val="Normal"/>
              <w:suppressAutoHyphens w:val="true"/>
              <w:spacing w:lineRule="auto" w:line="240"/>
              <w:ind w:hanging="0" w:end="0"/>
              <w:jc w:val="start"/>
              <w:rPr>
                <w:sz w:val="24"/>
              </w:rPr>
            </w:pPr>
            <w:r>
              <w:rPr>
                <w:sz w:val="24"/>
              </w:rPr>
              <w:t xml:space="preserve">duty </w:t>
            </w:r>
          </w:p>
          <w:p>
            <w:pPr>
              <w:pStyle w:val="Normal"/>
              <w:suppressAutoHyphens w:val="true"/>
              <w:spacing w:lineRule="auto" w:line="240"/>
              <w:ind w:hanging="0" w:end="0"/>
              <w:jc w:val="start"/>
              <w:rPr>
                <w:sz w:val="24"/>
              </w:rPr>
            </w:pPr>
            <w:r>
              <w:rPr>
                <w:sz w:val="24"/>
              </w:rPr>
              <w:t>experience</w:t>
            </w:r>
          </w:p>
        </w:tc>
        <w:tc>
          <w:tcPr>
            <w:tcW w:w="3660" w:type="dxa"/>
            <w:tcBorders/>
          </w:tcPr>
          <w:p>
            <w:pPr>
              <w:pStyle w:val="Normal"/>
              <w:suppressAutoHyphens w:val="true"/>
              <w:spacing w:lineRule="auto" w:line="240"/>
              <w:ind w:hanging="0" w:end="0"/>
              <w:jc w:val="start"/>
              <w:rPr>
                <w:sz w:val="24"/>
              </w:rPr>
            </w:pPr>
            <w:r>
              <w:rPr>
                <w:sz w:val="24"/>
              </w:rPr>
              <w:t xml:space="preserve">function </w:t>
            </w:r>
          </w:p>
          <w:p>
            <w:pPr>
              <w:pStyle w:val="Normal"/>
              <w:suppressAutoHyphens w:val="true"/>
              <w:spacing w:lineRule="auto" w:line="240"/>
              <w:ind w:hanging="0" w:end="0"/>
              <w:jc w:val="start"/>
              <w:rPr>
                <w:sz w:val="24"/>
              </w:rPr>
            </w:pPr>
            <w:r>
              <w:rPr>
                <w:sz w:val="24"/>
              </w:rPr>
              <w:t xml:space="preserve">habit </w:t>
            </w:r>
          </w:p>
          <w:p>
            <w:pPr>
              <w:pStyle w:val="Normal"/>
              <w:suppressAutoHyphens w:val="true"/>
              <w:spacing w:lineRule="auto" w:line="240"/>
              <w:ind w:hanging="0" w:end="0"/>
              <w:jc w:val="start"/>
              <w:rPr>
                <w:sz w:val="24"/>
              </w:rPr>
            </w:pPr>
            <w:r>
              <w:rPr>
                <w:sz w:val="24"/>
              </w:rPr>
              <w:t xml:space="preserve">happiness </w:t>
            </w:r>
          </w:p>
          <w:p>
            <w:pPr>
              <w:pStyle w:val="Normal"/>
              <w:suppressAutoHyphens w:val="true"/>
              <w:spacing w:lineRule="auto" w:line="240"/>
              <w:ind w:hanging="0" w:end="0"/>
              <w:jc w:val="start"/>
              <w:rPr>
                <w:sz w:val="24"/>
              </w:rPr>
            </w:pPr>
            <w:r>
              <w:rPr>
                <w:sz w:val="24"/>
              </w:rPr>
              <w:t xml:space="preserve">hope </w:t>
            </w:r>
          </w:p>
          <w:p>
            <w:pPr>
              <w:pStyle w:val="Normal"/>
              <w:suppressAutoHyphens w:val="true"/>
              <w:spacing w:lineRule="auto" w:line="240"/>
              <w:ind w:hanging="0" w:end="0"/>
              <w:jc w:val="start"/>
              <w:rPr>
                <w:sz w:val="24"/>
              </w:rPr>
            </w:pPr>
            <w:r>
              <w:rPr>
                <w:sz w:val="24"/>
              </w:rPr>
              <w:t xml:space="preserve">idea </w:t>
            </w:r>
          </w:p>
          <w:p>
            <w:pPr>
              <w:pStyle w:val="Normal"/>
              <w:suppressAutoHyphens w:val="true"/>
              <w:spacing w:lineRule="auto" w:line="240"/>
              <w:ind w:hanging="0" w:end="0"/>
              <w:jc w:val="start"/>
              <w:rPr>
                <w:sz w:val="24"/>
              </w:rPr>
            </w:pPr>
            <w:r>
              <w:rPr>
                <w:sz w:val="24"/>
              </w:rPr>
              <w:t xml:space="preserve">ideal </w:t>
            </w:r>
          </w:p>
          <w:p>
            <w:pPr>
              <w:pStyle w:val="Normal"/>
              <w:suppressAutoHyphens w:val="true"/>
              <w:spacing w:lineRule="auto" w:line="240"/>
              <w:ind w:hanging="0" w:end="0"/>
              <w:jc w:val="start"/>
              <w:rPr>
                <w:sz w:val="24"/>
              </w:rPr>
            </w:pPr>
            <w:r>
              <w:rPr>
                <w:sz w:val="24"/>
              </w:rPr>
              <w:t xml:space="preserve">instruction </w:t>
            </w:r>
          </w:p>
          <w:p>
            <w:pPr>
              <w:pStyle w:val="Normal"/>
              <w:suppressAutoHyphens w:val="true"/>
              <w:spacing w:lineRule="auto" w:line="240"/>
              <w:ind w:hanging="0" w:end="0"/>
              <w:jc w:val="start"/>
              <w:rPr>
                <w:sz w:val="24"/>
              </w:rPr>
            </w:pPr>
            <w:r>
              <w:rPr>
                <w:sz w:val="24"/>
              </w:rPr>
              <w:t xml:space="preserve">intention </w:t>
            </w:r>
          </w:p>
          <w:p>
            <w:pPr>
              <w:pStyle w:val="Normal"/>
              <w:suppressAutoHyphens w:val="true"/>
              <w:spacing w:lineRule="auto" w:line="240"/>
              <w:ind w:hanging="0" w:end="0"/>
              <w:jc w:val="start"/>
              <w:rPr>
                <w:sz w:val="24"/>
              </w:rPr>
            </w:pPr>
            <w:r>
              <w:rPr>
                <w:sz w:val="24"/>
              </w:rPr>
              <w:t xml:space="preserve">job </w:t>
            </w:r>
          </w:p>
          <w:p>
            <w:pPr>
              <w:pStyle w:val="Normal"/>
              <w:suppressAutoHyphens w:val="true"/>
              <w:spacing w:lineRule="auto" w:line="240"/>
              <w:ind w:hanging="0" w:end="0"/>
              <w:jc w:val="start"/>
              <w:rPr>
                <w:sz w:val="24"/>
              </w:rPr>
            </w:pPr>
            <w:r>
              <w:rPr>
                <w:sz w:val="24"/>
              </w:rPr>
              <w:t xml:space="preserve">method </w:t>
            </w:r>
          </w:p>
          <w:p>
            <w:pPr>
              <w:pStyle w:val="Normal"/>
              <w:suppressAutoHyphens w:val="true"/>
              <w:spacing w:lineRule="auto" w:line="240"/>
              <w:ind w:hanging="0" w:end="0"/>
              <w:jc w:val="start"/>
              <w:rPr>
                <w:sz w:val="24"/>
              </w:rPr>
            </w:pPr>
            <w:r>
              <w:rPr>
                <w:sz w:val="24"/>
              </w:rPr>
              <w:t xml:space="preserve">need </w:t>
            </w:r>
          </w:p>
          <w:p>
            <w:pPr>
              <w:pStyle w:val="Normal"/>
              <w:suppressAutoHyphens w:val="true"/>
              <w:spacing w:lineRule="auto" w:line="240"/>
              <w:ind w:hanging="0" w:end="0"/>
              <w:jc w:val="start"/>
              <w:rPr>
                <w:sz w:val="24"/>
              </w:rPr>
            </w:pPr>
            <w:r>
              <w:rPr>
                <w:sz w:val="24"/>
              </w:rPr>
              <w:t>object</w:t>
            </w:r>
          </w:p>
        </w:tc>
        <w:tc>
          <w:tcPr>
            <w:tcW w:w="3660" w:type="dxa"/>
            <w:tcBorders/>
          </w:tcPr>
          <w:p>
            <w:pPr>
              <w:pStyle w:val="Normal"/>
              <w:suppressAutoHyphens w:val="true"/>
              <w:spacing w:lineRule="auto" w:line="240"/>
              <w:ind w:hanging="0" w:end="0"/>
              <w:jc w:val="start"/>
              <w:rPr>
                <w:sz w:val="24"/>
              </w:rPr>
            </w:pPr>
            <w:r>
              <w:rPr>
                <w:sz w:val="24"/>
              </w:rPr>
              <w:t xml:space="preserve">order </w:t>
            </w:r>
          </w:p>
          <w:p>
            <w:pPr>
              <w:pStyle w:val="Normal"/>
              <w:suppressAutoHyphens w:val="true"/>
              <w:spacing w:lineRule="auto" w:line="240"/>
              <w:ind w:hanging="0" w:end="0"/>
              <w:jc w:val="start"/>
              <w:rPr>
                <w:sz w:val="24"/>
              </w:rPr>
            </w:pPr>
            <w:r>
              <w:rPr>
                <w:sz w:val="24"/>
              </w:rPr>
              <w:t xml:space="preserve">plan </w:t>
            </w:r>
          </w:p>
          <w:p>
            <w:pPr>
              <w:pStyle w:val="Normal"/>
              <w:suppressAutoHyphens w:val="true"/>
              <w:spacing w:lineRule="auto" w:line="240"/>
              <w:ind w:hanging="0" w:end="0"/>
              <w:jc w:val="start"/>
              <w:rPr>
                <w:sz w:val="24"/>
              </w:rPr>
            </w:pPr>
            <w:r>
              <w:rPr>
                <w:sz w:val="24"/>
              </w:rPr>
              <w:t xml:space="preserve">principle </w:t>
            </w:r>
          </w:p>
          <w:p>
            <w:pPr>
              <w:pStyle w:val="Normal"/>
              <w:suppressAutoHyphens w:val="true"/>
              <w:spacing w:lineRule="auto" w:line="240"/>
              <w:ind w:hanging="0" w:end="0"/>
              <w:jc w:val="start"/>
              <w:rPr>
                <w:sz w:val="24"/>
              </w:rPr>
            </w:pPr>
            <w:r>
              <w:rPr>
                <w:sz w:val="24"/>
              </w:rPr>
              <w:t xml:space="preserve">problem </w:t>
            </w:r>
          </w:p>
          <w:p>
            <w:pPr>
              <w:pStyle w:val="Normal"/>
              <w:suppressAutoHyphens w:val="true"/>
              <w:spacing w:lineRule="auto" w:line="240"/>
              <w:ind w:hanging="0" w:end="0"/>
              <w:jc w:val="start"/>
              <w:rPr>
                <w:sz w:val="24"/>
              </w:rPr>
            </w:pPr>
            <w:r>
              <w:rPr>
                <w:sz w:val="24"/>
              </w:rPr>
              <w:t xml:space="preserve">purpose </w:t>
            </w:r>
          </w:p>
          <w:p>
            <w:pPr>
              <w:pStyle w:val="Normal"/>
              <w:suppressAutoHyphens w:val="true"/>
              <w:spacing w:lineRule="auto" w:line="240"/>
              <w:ind w:hanging="0" w:end="0"/>
              <w:jc w:val="start"/>
              <w:rPr>
                <w:sz w:val="24"/>
              </w:rPr>
            </w:pPr>
            <w:r>
              <w:rPr>
                <w:sz w:val="24"/>
              </w:rPr>
              <w:t xml:space="preserve">reason </w:t>
            </w:r>
          </w:p>
          <w:p>
            <w:pPr>
              <w:pStyle w:val="Normal"/>
              <w:suppressAutoHyphens w:val="true"/>
              <w:spacing w:lineRule="auto" w:line="240"/>
              <w:ind w:hanging="0" w:end="0"/>
              <w:jc w:val="start"/>
              <w:rPr>
                <w:sz w:val="24"/>
              </w:rPr>
            </w:pPr>
            <w:r>
              <w:rPr>
                <w:sz w:val="24"/>
              </w:rPr>
              <w:t xml:space="preserve">risk </w:t>
            </w:r>
          </w:p>
          <w:p>
            <w:pPr>
              <w:pStyle w:val="Normal"/>
              <w:suppressAutoHyphens w:val="true"/>
              <w:spacing w:lineRule="auto" w:line="240"/>
              <w:ind w:hanging="0" w:end="0"/>
              <w:jc w:val="start"/>
              <w:rPr>
                <w:sz w:val="24"/>
              </w:rPr>
            </w:pPr>
            <w:r>
              <w:rPr>
                <w:sz w:val="24"/>
              </w:rPr>
              <w:t xml:space="preserve">role </w:t>
            </w:r>
          </w:p>
          <w:p>
            <w:pPr>
              <w:pStyle w:val="Normal"/>
              <w:suppressAutoHyphens w:val="true"/>
              <w:spacing w:lineRule="auto" w:line="240"/>
              <w:ind w:hanging="0" w:end="0"/>
              <w:jc w:val="start"/>
              <w:rPr>
                <w:sz w:val="24"/>
              </w:rPr>
            </w:pPr>
            <w:r>
              <w:rPr>
                <w:sz w:val="24"/>
              </w:rPr>
              <w:t xml:space="preserve">rule </w:t>
            </w:r>
          </w:p>
          <w:p>
            <w:pPr>
              <w:pStyle w:val="Normal"/>
              <w:suppressAutoHyphens w:val="true"/>
              <w:spacing w:lineRule="auto" w:line="240"/>
              <w:ind w:hanging="0" w:end="0"/>
              <w:jc w:val="start"/>
              <w:rPr>
                <w:sz w:val="24"/>
              </w:rPr>
            </w:pPr>
            <w:r>
              <w:rPr>
                <w:sz w:val="24"/>
              </w:rPr>
              <w:t xml:space="preserve">task </w:t>
            </w:r>
          </w:p>
          <w:p>
            <w:pPr>
              <w:pStyle w:val="Normal"/>
              <w:suppressAutoHyphens w:val="true"/>
              <w:spacing w:lineRule="auto" w:line="240"/>
              <w:ind w:hanging="0" w:end="0"/>
              <w:jc w:val="start"/>
              <w:rPr>
                <w:sz w:val="24"/>
              </w:rPr>
            </w:pPr>
            <w:r>
              <w:rPr>
                <w:sz w:val="24"/>
              </w:rPr>
              <w:t xml:space="preserve">thing </w:t>
            </w:r>
          </w:p>
          <w:p>
            <w:pPr>
              <w:pStyle w:val="Normal"/>
              <w:suppressAutoHyphens w:val="true"/>
              <w:spacing w:lineRule="auto" w:line="240"/>
              <w:ind w:hanging="0" w:end="0"/>
              <w:jc w:val="start"/>
              <w:rPr>
                <w:sz w:val="24"/>
              </w:rPr>
            </w:pPr>
            <w:r>
              <w:rPr>
                <w:sz w:val="24"/>
              </w:rPr>
              <w:t xml:space="preserve">wish, etc. </w:t>
            </w:r>
          </w:p>
        </w:tc>
      </w:tr>
    </w:tbl>
    <w:p>
      <w:pPr>
        <w:pStyle w:val="Normal"/>
        <w:suppressAutoHyphens w:val="true"/>
        <w:spacing w:lineRule="auto" w:line="240"/>
        <w:ind w:firstLine="284" w:end="0"/>
        <w:rPr>
          <w:sz w:val="24"/>
        </w:rPr>
      </w:pPr>
      <w:r>
        <w:rPr>
          <w:sz w:val="24"/>
        </w:rPr>
      </w:r>
    </w:p>
    <w:p>
      <w:pPr>
        <w:pStyle w:val="2"/>
        <w:rPr/>
      </w:pPr>
      <w:r>
        <w:rPr/>
        <w:t xml:space="preserve">A predicative infinitive phrase may be introduced by the conjunctive, adverbs and pronouns </w:t>
      </w:r>
      <w:r>
        <w:rPr>
          <w:i/>
        </w:rPr>
        <w:t>how, when, where, what, whom,</w:t>
      </w:r>
      <w:r>
        <w:rPr/>
        <w:t xml:space="preserve"> the choice depending on the lexical meaning of the noun:</w:t>
      </w:r>
    </w:p>
    <w:p>
      <w:pPr>
        <w:pStyle w:val="2"/>
        <w:rPr/>
      </w:pPr>
      <w:r>
        <w:rPr/>
      </w:r>
    </w:p>
    <w:p>
      <w:pPr>
        <w:pStyle w:val="Normal"/>
        <w:suppressAutoHyphens w:val="true"/>
        <w:spacing w:lineRule="auto" w:line="240"/>
        <w:ind w:firstLine="284" w:start="284" w:end="0"/>
        <w:rPr/>
      </w:pPr>
      <w:r>
        <w:rPr>
          <w:sz w:val="24"/>
        </w:rPr>
        <w:t xml:space="preserve">Now the question was </w:t>
      </w:r>
      <w:r>
        <w:rPr>
          <w:i/>
          <w:sz w:val="24"/>
        </w:rPr>
        <w:t xml:space="preserve">what </w:t>
      </w:r>
      <w:r>
        <w:rPr>
          <w:sz w:val="24"/>
        </w:rPr>
        <w:t xml:space="preserve">to tell him. </w:t>
      </w:r>
    </w:p>
    <w:p>
      <w:pPr>
        <w:pStyle w:val="Normal"/>
        <w:suppressAutoHyphens w:val="true"/>
        <w:spacing w:lineRule="auto" w:line="240"/>
        <w:ind w:firstLine="284" w:start="284" w:end="0"/>
        <w:rPr/>
      </w:pPr>
      <w:r>
        <w:rPr>
          <w:sz w:val="24"/>
        </w:rPr>
        <w:t xml:space="preserve">The problem was </w:t>
      </w:r>
      <w:r>
        <w:rPr>
          <w:i/>
          <w:sz w:val="24"/>
        </w:rPr>
        <w:t>how</w:t>
      </w:r>
      <w:r>
        <w:rPr>
          <w:sz w:val="24"/>
        </w:rPr>
        <w:t xml:space="preserve"> to begin.</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3) The function of the subject may be also performed by the pronoun </w:t>
      </w:r>
      <w:r>
        <w:rPr>
          <w:i/>
          <w:sz w:val="24"/>
        </w:rPr>
        <w:t xml:space="preserve">all </w:t>
      </w:r>
      <w:r>
        <w:rPr>
          <w:sz w:val="24"/>
        </w:rPr>
        <w:t xml:space="preserve">or the substantivized superlatives </w:t>
      </w:r>
      <w:r>
        <w:rPr>
          <w:i/>
          <w:sz w:val="24"/>
        </w:rPr>
        <w:t>the most</w:t>
      </w:r>
      <w:r>
        <w:rPr>
          <w:sz w:val="24"/>
        </w:rPr>
        <w:t xml:space="preserve"> and </w:t>
      </w:r>
      <w:r>
        <w:rPr>
          <w:i/>
          <w:sz w:val="24"/>
        </w:rPr>
        <w:t>the least</w:t>
      </w:r>
      <w:r>
        <w:rPr>
          <w:sz w:val="24"/>
        </w:rPr>
        <w:t xml:space="preserve"> with an attributive clause attached to them: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 xml:space="preserve">All </w:t>
      </w:r>
      <w:r>
        <w:rPr>
          <w:sz w:val="24"/>
        </w:rPr>
        <w:t xml:space="preserve">he wanted was to be left alone. </w:t>
      </w:r>
    </w:p>
    <w:p>
      <w:pPr>
        <w:pStyle w:val="Normal"/>
        <w:suppressAutoHyphens w:val="true"/>
        <w:spacing w:lineRule="auto" w:line="240"/>
        <w:ind w:firstLine="284" w:start="284" w:end="0"/>
        <w:rPr/>
      </w:pPr>
      <w:r>
        <w:rPr>
          <w:i/>
          <w:sz w:val="24"/>
        </w:rPr>
        <w:t>The least</w:t>
      </w:r>
      <w:r>
        <w:rPr>
          <w:sz w:val="24"/>
        </w:rPr>
        <w:t xml:space="preserve"> I can expect is to have this day all to myself.</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such cases the predicative infinitive can lose its marker </w:t>
      </w:r>
      <w:r>
        <w:rPr>
          <w:b/>
          <w:sz w:val="24"/>
        </w:rPr>
        <w:t>to:</w:t>
      </w:r>
    </w:p>
    <w:p>
      <w:pPr>
        <w:pStyle w:val="Normal"/>
        <w:suppressAutoHyphens w:val="true"/>
        <w:spacing w:lineRule="auto" w:line="240"/>
        <w:ind w:firstLine="284" w:end="0"/>
        <w:rPr>
          <w:b/>
          <w:sz w:val="24"/>
        </w:rPr>
      </w:pPr>
      <w:r>
        <w:rPr>
          <w:b/>
          <w:sz w:val="24"/>
        </w:rPr>
      </w:r>
    </w:p>
    <w:p>
      <w:pPr>
        <w:pStyle w:val="2"/>
        <w:ind w:start="284" w:end="0"/>
        <w:rPr/>
      </w:pPr>
      <w:r>
        <w:rPr/>
        <w:t>All I can do is get you out of 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4) Occasionally the function of the subject can be performed by a gerund or a what-clause: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Living with hemophilia</w:t>
      </w:r>
      <w:r>
        <w:rPr>
          <w:sz w:val="24"/>
        </w:rPr>
        <w:t xml:space="preserve"> was to live off balance all the time. </w:t>
      </w:r>
    </w:p>
    <w:p>
      <w:pPr>
        <w:pStyle w:val="Normal"/>
        <w:suppressAutoHyphens w:val="true"/>
        <w:spacing w:lineRule="auto" w:line="240"/>
        <w:ind w:firstLine="284" w:start="284" w:end="0"/>
        <w:rPr/>
      </w:pPr>
      <w:r>
        <w:rPr>
          <w:i/>
          <w:sz w:val="24"/>
        </w:rPr>
        <w:t>“</w:t>
      </w:r>
      <w:r>
        <w:rPr>
          <w:i/>
          <w:sz w:val="24"/>
        </w:rPr>
        <w:t>What we want to do,“</w:t>
      </w:r>
      <w:r>
        <w:rPr>
          <w:sz w:val="24"/>
        </w:rPr>
        <w:t xml:space="preserve"> said Brady, “is to fight a world.”</w:t>
      </w:r>
    </w:p>
    <w:p>
      <w:pPr>
        <w:pStyle w:val="Normal"/>
        <w:suppressAutoHyphens w:val="true"/>
        <w:spacing w:lineRule="auto" w:line="240"/>
        <w:ind w:firstLine="284" w:start="284" w:end="0"/>
        <w:rPr>
          <w:sz w:val="24"/>
        </w:rPr>
      </w:pPr>
      <w:r>
        <w:rPr>
          <w:sz w:val="24"/>
        </w:rPr>
      </w:r>
    </w:p>
    <w:p>
      <w:pPr>
        <w:pStyle w:val="Heading7"/>
        <w:rPr/>
      </w:pPr>
      <w:r>
        <w:rPr/>
        <w:t>The infinitive as simple nominal predicate</w:t>
      </w:r>
    </w:p>
    <w:p>
      <w:pPr>
        <w:pStyle w:val="Normal"/>
        <w:suppressAutoHyphens w:val="true"/>
        <w:spacing w:lineRule="auto" w:line="240"/>
        <w:ind w:firstLine="284" w:end="0"/>
        <w:jc w:val="center"/>
        <w:rPr>
          <w:b/>
          <w:sz w:val="24"/>
        </w:rPr>
      </w:pPr>
      <w:r>
        <w:rPr>
          <w:b/>
          <w:sz w:val="24"/>
        </w:rPr>
      </w:r>
    </w:p>
    <w:p>
      <w:pPr>
        <w:pStyle w:val="Normal"/>
        <w:pBdr>
          <w:bottom w:val="single" w:sz="4" w:space="1" w:color="000000"/>
        </w:pBdr>
        <w:suppressAutoHyphens w:val="true"/>
        <w:spacing w:lineRule="auto" w:line="240"/>
        <w:ind w:firstLine="284" w:end="0"/>
        <w:rPr/>
      </w:pPr>
      <w:r>
        <w:rPr>
          <w:b/>
          <w:sz w:val="24"/>
        </w:rPr>
        <w:t>§ 105.</w:t>
      </w:r>
      <w:r>
        <w:rPr>
          <w:sz w:val="24"/>
        </w:rPr>
        <w:t xml:space="preserve"> The infinitive as simple nominal predicate may be used in exclamatory sentences expressing the speaker’s rejection of the idea that the person to whom the action of the infinitive is ascribed is likely to perform this action, or belong to such sort of people*, as in:</w:t>
      </w:r>
    </w:p>
    <w:p>
      <w:pPr>
        <w:pStyle w:val="3"/>
        <w:rPr/>
      </w:pPr>
      <w:r>
        <w:rPr/>
        <w:t>* For details see Syntax § 41.</w:t>
      </w:r>
    </w:p>
    <w:p>
      <w:pPr>
        <w:pStyle w:val="2"/>
        <w:rPr/>
      </w:pPr>
      <w:r>
        <w:rPr/>
      </w:r>
    </w:p>
    <w:p>
      <w:pPr>
        <w:pStyle w:val="2"/>
        <w:ind w:start="284" w:end="0"/>
        <w:rPr/>
      </w:pPr>
      <w:r>
        <w:rPr/>
        <w:t xml:space="preserve">You - of all men - </w:t>
      </w:r>
      <w:r>
        <w:rPr>
          <w:i/>
        </w:rPr>
        <w:t xml:space="preserve">to say such a thing! </w:t>
      </w:r>
    </w:p>
    <w:p>
      <w:pPr>
        <w:pStyle w:val="2"/>
        <w:ind w:start="284" w:end="0"/>
        <w:rPr/>
      </w:pPr>
      <w:r>
        <w:rPr/>
        <w:t xml:space="preserve">Me - </w:t>
      </w:r>
      <w:r>
        <w:rPr>
          <w:i/>
        </w:rPr>
        <w:t>to be your lover!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As a rule the infinitive in exclamatory sentences is used with the particle </w:t>
      </w:r>
      <w:r>
        <w:rPr>
          <w:b/>
          <w:sz w:val="24"/>
        </w:rPr>
        <w:t>to,</w:t>
      </w:r>
      <w:r>
        <w:rPr>
          <w:sz w:val="24"/>
        </w:rPr>
        <w:t xml:space="preserve"> although it occasionally occurs without 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Me - </w:t>
      </w:r>
      <w:r>
        <w:rPr>
          <w:i/>
          <w:sz w:val="24"/>
        </w:rPr>
        <w:t>marry him</w:t>
      </w:r>
      <w:r>
        <w:rPr>
          <w:sz w:val="24"/>
        </w:rPr>
        <w:t>! Never!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infinitive may be also used as predicate in interrogative infinitive why-sentences, both affirmative and negative, where it expresses a suggestion: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Why </w:t>
      </w:r>
      <w:r>
        <w:rPr>
          <w:i/>
          <w:sz w:val="24"/>
        </w:rPr>
        <w:t>let</w:t>
      </w:r>
      <w:r>
        <w:rPr>
          <w:sz w:val="24"/>
        </w:rPr>
        <w:t xml:space="preserve"> him </w:t>
      </w:r>
      <w:r>
        <w:rPr>
          <w:i/>
          <w:sz w:val="24"/>
        </w:rPr>
        <w:t>sleep</w:t>
      </w:r>
      <w:r>
        <w:rPr>
          <w:sz w:val="24"/>
        </w:rPr>
        <w:t xml:space="preserve"> so long? </w:t>
      </w:r>
    </w:p>
    <w:p>
      <w:pPr>
        <w:pStyle w:val="Normal"/>
        <w:suppressAutoHyphens w:val="true"/>
        <w:spacing w:lineRule="auto" w:line="240"/>
        <w:ind w:firstLine="284" w:start="284" w:end="0"/>
        <w:rPr/>
      </w:pPr>
      <w:r>
        <w:rPr>
          <w:sz w:val="24"/>
        </w:rPr>
        <w:t xml:space="preserve">Why </w:t>
      </w:r>
      <w:r>
        <w:rPr>
          <w:i/>
          <w:sz w:val="24"/>
        </w:rPr>
        <w:t>not go away</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such sentences the infinitive is always used without the particle </w:t>
      </w:r>
      <w:r>
        <w:rPr>
          <w:b/>
          <w:sz w:val="24"/>
        </w:rPr>
        <w:t>to.</w:t>
      </w:r>
      <w:r>
        <w:rPr>
          <w:sz w:val="24"/>
        </w:rPr>
        <w:t xml:space="preserve"> </w:t>
      </w:r>
    </w:p>
    <w:p>
      <w:pPr>
        <w:pStyle w:val="Normal"/>
        <w:suppressAutoHyphens w:val="true"/>
        <w:spacing w:lineRule="auto" w:line="240"/>
        <w:ind w:firstLine="284" w:end="0"/>
        <w:rPr>
          <w:sz w:val="24"/>
        </w:rPr>
      </w:pPr>
      <w:r>
        <w:rPr>
          <w:sz w:val="24"/>
        </w:rPr>
      </w:r>
    </w:p>
    <w:p>
      <w:pPr>
        <w:pStyle w:val="Heading7"/>
        <w:rPr/>
      </w:pPr>
      <w:r>
        <w:rPr/>
        <w:t>The infinitive as part of a compound verbal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106.</w:t>
      </w:r>
      <w:r>
        <w:rPr>
          <w:sz w:val="24"/>
        </w:rPr>
        <w:t xml:space="preserve"> The infinitive is used in compound verbal predicates of three types.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w:t>
      </w:r>
      <w:r>
        <w:rPr>
          <w:b/>
          <w:sz w:val="24"/>
        </w:rPr>
        <w:t>In a compound verbal modal predicate</w:t>
      </w:r>
      <w:r>
        <w:rPr>
          <w:sz w:val="24"/>
        </w:rPr>
        <w:t xml:space="preserve"> after the modal verbs </w:t>
      </w:r>
      <w:r>
        <w:rPr>
          <w:i/>
          <w:sz w:val="24"/>
        </w:rPr>
        <w:t>can, may, might, ought, must, shall, should, will, would, need, dare, to be, to have</w:t>
      </w:r>
      <w:r>
        <w:rPr>
          <w:sz w:val="24"/>
        </w:rPr>
        <w:t xml:space="preserve">, and expressions with modal meaning </w:t>
      </w:r>
      <w:r>
        <w:rPr>
          <w:i/>
          <w:sz w:val="24"/>
        </w:rPr>
        <w:t>had better, would rather.</w:t>
      </w:r>
    </w:p>
    <w:p>
      <w:pPr>
        <w:pStyle w:val="Normal"/>
        <w:suppressAutoHyphens w:val="true"/>
        <w:spacing w:lineRule="auto" w:line="240"/>
        <w:ind w:firstLine="284" w:end="0"/>
        <w:rPr>
          <w:i/>
          <w:i/>
          <w:sz w:val="24"/>
        </w:rPr>
      </w:pPr>
      <w:r>
        <w:rPr>
          <w:i/>
          <w:sz w:val="24"/>
        </w:rPr>
      </w:r>
    </w:p>
    <w:p>
      <w:pPr>
        <w:pStyle w:val="2"/>
        <w:ind w:start="284" w:end="0"/>
        <w:rPr/>
      </w:pPr>
      <w:r>
        <w:rPr/>
        <w:t xml:space="preserve">I </w:t>
      </w:r>
      <w:r>
        <w:rPr>
          <w:i/>
        </w:rPr>
        <w:t xml:space="preserve">can tell </w:t>
      </w:r>
      <w:r>
        <w:rPr/>
        <w:t xml:space="preserve">you nothing at all about him. </w:t>
      </w:r>
    </w:p>
    <w:p>
      <w:pPr>
        <w:pStyle w:val="Normal"/>
        <w:suppressAutoHyphens w:val="true"/>
        <w:spacing w:lineRule="auto" w:line="240"/>
        <w:ind w:firstLine="284" w:start="284" w:end="0"/>
        <w:rPr/>
      </w:pPr>
      <w:r>
        <w:rPr>
          <w:sz w:val="24"/>
        </w:rPr>
        <w:t xml:space="preserve">She </w:t>
      </w:r>
      <w:r>
        <w:rPr>
          <w:i/>
          <w:sz w:val="24"/>
        </w:rPr>
        <w:t>ought to have told</w:t>
      </w:r>
      <w:r>
        <w:rPr>
          <w:sz w:val="24"/>
        </w:rPr>
        <w:t xml:space="preserve"> me before.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II. </w:t>
      </w:r>
      <w:r>
        <w:rPr>
          <w:b/>
          <w:sz w:val="24"/>
        </w:rPr>
        <w:t>In a compound verbal phasal predicate</w:t>
      </w:r>
      <w:r>
        <w:rPr>
          <w:sz w:val="24"/>
        </w:rPr>
        <w:t xml:space="preserve"> after verbs denoting various stages of the action, such as its beginning, continuation, or end. These verbs (</w:t>
      </w:r>
      <w:r>
        <w:rPr>
          <w:i/>
          <w:sz w:val="24"/>
        </w:rPr>
        <w:t>to begin, to come, to start, to continue, to go on, to cease</w:t>
      </w:r>
      <w:r>
        <w:rPr>
          <w:sz w:val="24"/>
        </w:rPr>
        <w:t>, etc.) followed by a “to”-infinitive form a compound verbal phasal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Now I </w:t>
      </w:r>
      <w:r>
        <w:rPr>
          <w:i/>
          <w:sz w:val="24"/>
        </w:rPr>
        <w:t>begin to understand you.</w:t>
      </w:r>
    </w:p>
    <w:p>
      <w:pPr>
        <w:pStyle w:val="2"/>
        <w:ind w:start="284" w:end="0"/>
        <w:rPr/>
      </w:pPr>
      <w:r>
        <w:rPr/>
        <w:t xml:space="preserve">Then she </w:t>
      </w:r>
      <w:r>
        <w:rPr>
          <w:i/>
        </w:rPr>
        <w:t>came to realize</w:t>
      </w:r>
      <w:r>
        <w:rPr/>
        <w:t xml:space="preserve"> what it all meant.</w:t>
      </w:r>
    </w:p>
    <w:p>
      <w:pPr>
        <w:pStyle w:val="Normal"/>
        <w:suppressAutoHyphens w:val="true"/>
        <w:spacing w:lineRule="auto" w:line="240"/>
        <w:ind w:firstLine="284" w:start="284" w:end="0"/>
        <w:rPr/>
      </w:pPr>
      <w:r>
        <w:rPr>
          <w:sz w:val="24"/>
        </w:rPr>
        <w:t xml:space="preserve">They </w:t>
      </w:r>
      <w:r>
        <w:rPr>
          <w:i/>
          <w:sz w:val="24"/>
        </w:rPr>
        <w:t>continued to whisper.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The verbs </w:t>
      </w:r>
      <w:r>
        <w:rPr>
          <w:i/>
          <w:sz w:val="24"/>
        </w:rPr>
        <w:t>to begin, to continue</w:t>
      </w:r>
      <w:r>
        <w:rPr>
          <w:sz w:val="24"/>
        </w:rPr>
        <w:t xml:space="preserve"> and </w:t>
      </w:r>
      <w:r>
        <w:rPr>
          <w:i/>
          <w:sz w:val="24"/>
        </w:rPr>
        <w:t>to start</w:t>
      </w:r>
      <w:r>
        <w:rPr>
          <w:sz w:val="24"/>
        </w:rPr>
        <w:t xml:space="preserve"> can also be followed by a gerund, although with a certain difference in meaning. Thus the verb </w:t>
      </w:r>
      <w:r>
        <w:rPr>
          <w:i/>
          <w:sz w:val="24"/>
        </w:rPr>
        <w:t>to stop</w:t>
      </w:r>
      <w:r>
        <w:rPr>
          <w:sz w:val="24"/>
        </w:rPr>
        <w:t xml:space="preserve"> followed by a gerund means </w:t>
      </w:r>
      <w:r>
        <w:rPr>
          <w:i/>
          <w:sz w:val="24"/>
        </w:rPr>
        <w:t>to put an end to an action, to interrupt</w:t>
      </w:r>
      <w:r>
        <w:rPr>
          <w:sz w:val="24"/>
        </w:rPr>
        <w:t xml:space="preserve">, whereas followed by an infinitive means </w:t>
      </w:r>
      <w:r>
        <w:rPr>
          <w:i/>
          <w:sz w:val="24"/>
        </w:rPr>
        <w:t>to pause in order to do something</w:t>
      </w:r>
      <w:r>
        <w:rPr>
          <w:sz w:val="24"/>
        </w:rPr>
        <w:t xml:space="preserve">. So the infinitive after the verb </w:t>
      </w:r>
      <w:r>
        <w:rPr>
          <w:i/>
          <w:sz w:val="24"/>
        </w:rPr>
        <w:t>to stop</w:t>
      </w:r>
      <w:r>
        <w:rPr>
          <w:sz w:val="24"/>
        </w:rPr>
        <w:t xml:space="preserve"> is used in the function of an adverbial modifier of purpose.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He </w:t>
            </w:r>
            <w:r>
              <w:rPr>
                <w:i/>
                <w:sz w:val="24"/>
              </w:rPr>
              <w:t xml:space="preserve">stopped to see </w:t>
            </w:r>
            <w:r>
              <w:rPr>
                <w:sz w:val="24"/>
              </w:rPr>
              <w:t>what it was.</w:t>
            </w:r>
            <w:r>
              <w:rPr>
                <w:sz w:val="24"/>
                <w:lang w:val="ru-RU"/>
              </w:rPr>
              <w:t xml:space="preserve"> </w:t>
            </w:r>
          </w:p>
          <w:p>
            <w:pPr>
              <w:pStyle w:val="Normal"/>
              <w:suppressAutoHyphens w:val="true"/>
              <w:spacing w:lineRule="auto" w:line="240"/>
              <w:ind w:hanging="0" w:end="0"/>
              <w:jc w:val="start"/>
              <w:rPr>
                <w:sz w:val="24"/>
              </w:rPr>
            </w:pPr>
            <w:r>
              <w:rPr>
                <w:sz w:val="24"/>
                <w:lang w:val="ru-RU"/>
              </w:rPr>
              <w:t>Он остановился, чтобы посмотреть, что это такое.</w:t>
            </w:r>
          </w:p>
        </w:tc>
        <w:tc>
          <w:tcPr>
            <w:tcW w:w="5491" w:type="dxa"/>
            <w:tcBorders/>
          </w:tcPr>
          <w:p>
            <w:pPr>
              <w:pStyle w:val="Normal"/>
              <w:suppressAutoHyphens w:val="true"/>
              <w:spacing w:lineRule="auto" w:line="240"/>
              <w:ind w:hanging="0" w:end="0"/>
              <w:jc w:val="start"/>
              <w:rPr/>
            </w:pPr>
            <w:r>
              <w:rPr>
                <w:sz w:val="24"/>
              </w:rPr>
              <w:t xml:space="preserve">He </w:t>
            </w:r>
            <w:r>
              <w:rPr>
                <w:i/>
                <w:sz w:val="24"/>
              </w:rPr>
              <w:t>stopped seeing</w:t>
            </w:r>
            <w:r>
              <w:rPr>
                <w:sz w:val="24"/>
              </w:rPr>
              <w:t xml:space="preserve"> her.</w:t>
            </w:r>
          </w:p>
          <w:p>
            <w:pPr>
              <w:pStyle w:val="Normal"/>
              <w:suppressAutoHyphens w:val="true"/>
              <w:spacing w:lineRule="auto" w:line="240"/>
              <w:ind w:hanging="0" w:end="0"/>
              <w:jc w:val="start"/>
              <w:rPr>
                <w:sz w:val="24"/>
              </w:rPr>
            </w:pPr>
            <w:r>
              <w:rPr>
                <w:sz w:val="24"/>
                <w:lang w:val="ru-RU"/>
              </w:rPr>
              <w:t>Он перестал с ней встречаться.</w:t>
            </w:r>
          </w:p>
        </w:tc>
      </w:tr>
    </w:tbl>
    <w:p>
      <w:pPr>
        <w:pStyle w:val="Normal"/>
        <w:suppressAutoHyphens w:val="true"/>
        <w:spacing w:lineRule="auto" w:line="240"/>
        <w:ind w:firstLine="284" w:end="0"/>
        <w:rPr>
          <w:sz w:val="24"/>
        </w:rPr>
      </w:pPr>
      <w:r>
        <w:rPr>
          <w:sz w:val="24"/>
        </w:rPr>
      </w:r>
    </w:p>
    <w:p>
      <w:pPr>
        <w:pStyle w:val="Normal"/>
        <w:pBdr>
          <w:bottom w:val="single" w:sz="4" w:space="1" w:color="000000"/>
        </w:pBdr>
        <w:suppressAutoHyphens w:val="true"/>
        <w:spacing w:lineRule="auto" w:line="240"/>
        <w:ind w:firstLine="284" w:end="0"/>
        <w:rPr/>
      </w:pPr>
      <w:r>
        <w:rPr>
          <w:sz w:val="24"/>
        </w:rPr>
        <w:t xml:space="preserve">III. </w:t>
      </w:r>
      <w:r>
        <w:rPr>
          <w:b/>
          <w:sz w:val="24"/>
        </w:rPr>
        <w:t>The compound verbal predicate of double orientation</w:t>
      </w:r>
      <w:r>
        <w:rPr>
          <w:sz w:val="24"/>
        </w:rPr>
        <w:t>* has no analogy in Russian. The three subtypes of this predicate can be distinguished according to the expression of the first part:</w:t>
      </w:r>
    </w:p>
    <w:p>
      <w:pPr>
        <w:pStyle w:val="3"/>
        <w:rPr/>
      </w:pPr>
      <w:r>
        <w:rPr/>
        <w:t>* For details see Syntax § 53.</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The first part is expressed by one of the following intransitive verbs in the active voice: </w:t>
      </w:r>
      <w:r>
        <w:rPr>
          <w:i/>
          <w:sz w:val="24"/>
        </w:rPr>
        <w:t>to seem</w:t>
      </w:r>
      <w:r>
        <w:rPr>
          <w:sz w:val="24"/>
        </w:rPr>
        <w:t xml:space="preserve"> -</w:t>
      </w:r>
      <w:r>
        <w:rPr>
          <w:sz w:val="24"/>
          <w:lang w:val="ru-RU"/>
        </w:rPr>
        <w:t xml:space="preserve"> казаться;</w:t>
      </w:r>
      <w:r>
        <w:rPr>
          <w:sz w:val="24"/>
        </w:rPr>
        <w:t xml:space="preserve"> </w:t>
      </w:r>
      <w:r>
        <w:rPr>
          <w:i/>
          <w:sz w:val="24"/>
        </w:rPr>
        <w:t>to appear</w:t>
      </w:r>
      <w:r>
        <w:rPr>
          <w:sz w:val="24"/>
        </w:rPr>
        <w:t xml:space="preserve"> -</w:t>
      </w:r>
      <w:r>
        <w:rPr>
          <w:sz w:val="24"/>
          <w:lang w:val="ru-RU"/>
        </w:rPr>
        <w:t xml:space="preserve"> оказаться, казаться;</w:t>
      </w:r>
      <w:r>
        <w:rPr>
          <w:sz w:val="24"/>
        </w:rPr>
        <w:t xml:space="preserve"> </w:t>
      </w:r>
      <w:r>
        <w:rPr>
          <w:i/>
          <w:sz w:val="24"/>
        </w:rPr>
        <w:t>to prove, to turn out</w:t>
      </w:r>
      <w:r>
        <w:rPr>
          <w:sz w:val="24"/>
        </w:rPr>
        <w:t xml:space="preserve"> -</w:t>
      </w:r>
      <w:r>
        <w:rPr>
          <w:sz w:val="24"/>
          <w:lang w:val="ru-RU"/>
        </w:rPr>
        <w:t xml:space="preserve"> оказаться;</w:t>
      </w:r>
      <w:r>
        <w:rPr>
          <w:sz w:val="24"/>
        </w:rPr>
        <w:t xml:space="preserve"> </w:t>
      </w:r>
      <w:r>
        <w:rPr>
          <w:i/>
          <w:sz w:val="24"/>
        </w:rPr>
        <w:t>to happen, to chance</w:t>
      </w:r>
      <w:r>
        <w:rPr>
          <w:sz w:val="24"/>
        </w:rPr>
        <w:t xml:space="preserve"> -</w:t>
      </w:r>
      <w:r>
        <w:rPr>
          <w:sz w:val="24"/>
          <w:lang w:val="ru-RU"/>
        </w:rPr>
        <w:t xml:space="preserve"> случаться.</w:t>
      </w:r>
      <w:r>
        <w:rPr>
          <w:sz w:val="24"/>
        </w:rPr>
        <w:t xml:space="preserve"> After the verbs </w:t>
      </w:r>
      <w:r>
        <w:rPr>
          <w:i/>
          <w:sz w:val="24"/>
        </w:rPr>
        <w:t>to prove</w:t>
      </w:r>
      <w:r>
        <w:rPr>
          <w:sz w:val="24"/>
        </w:rPr>
        <w:t xml:space="preserve"> and </w:t>
      </w:r>
      <w:r>
        <w:rPr>
          <w:i/>
          <w:sz w:val="24"/>
        </w:rPr>
        <w:t xml:space="preserve">to turn out </w:t>
      </w:r>
      <w:r>
        <w:rPr>
          <w:sz w:val="24"/>
        </w:rPr>
        <w:t xml:space="preserve">the infinitive is mostly nominal, that is presented by </w:t>
      </w:r>
      <w:r>
        <w:rPr>
          <w:i/>
          <w:sz w:val="24"/>
        </w:rPr>
        <w:t>to be + noun or adjective</w:t>
      </w:r>
      <w:r>
        <w:rPr>
          <w:sz w:val="24"/>
        </w:rPr>
        <w:t xml:space="preserve">. After the verbs </w:t>
      </w:r>
      <w:r>
        <w:rPr>
          <w:i/>
          <w:sz w:val="24"/>
        </w:rPr>
        <w:t>to seem, to appear, to happen</w:t>
      </w:r>
      <w:r>
        <w:rPr>
          <w:sz w:val="24"/>
        </w:rPr>
        <w:t xml:space="preserve"> all types and forms of the infinitive are possible.</w:t>
      </w:r>
    </w:p>
    <w:p>
      <w:pPr>
        <w:pStyle w:val="Normal"/>
        <w:suppressAutoHyphens w:val="true"/>
        <w:spacing w:lineRule="auto" w:line="240"/>
        <w:ind w:firstLine="284" w:end="0"/>
        <w:rPr>
          <w:sz w:val="24"/>
        </w:rPr>
      </w:pPr>
      <w:r>
        <w:rPr>
          <w:sz w:val="24"/>
        </w:rPr>
        <w:t>Simple sentences with this type of predicate are synonymous with complex sentences of a certain pattern: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sz w:val="24"/>
              </w:rPr>
            </w:pPr>
            <w:r>
              <w:rPr>
                <w:sz w:val="24"/>
              </w:rPr>
              <w:t xml:space="preserve">He seems to be smiling. </w:t>
            </w:r>
          </w:p>
          <w:p>
            <w:pPr>
              <w:pStyle w:val="Normal"/>
              <w:suppressAutoHyphens w:val="true"/>
              <w:spacing w:lineRule="auto" w:line="240"/>
              <w:ind w:hanging="0" w:end="0"/>
              <w:jc w:val="start"/>
              <w:rPr>
                <w:sz w:val="24"/>
              </w:rPr>
            </w:pPr>
            <w:r>
              <w:rPr>
                <w:sz w:val="24"/>
              </w:rPr>
              <w:t>She appeared to have said all.</w:t>
            </w:r>
          </w:p>
        </w:tc>
        <w:tc>
          <w:tcPr>
            <w:tcW w:w="5491" w:type="dxa"/>
            <w:tcBorders/>
          </w:tcPr>
          <w:p>
            <w:pPr>
              <w:pStyle w:val="Normal"/>
              <w:suppressAutoHyphens w:val="true"/>
              <w:spacing w:lineRule="auto" w:line="240"/>
              <w:ind w:hanging="0" w:end="0"/>
              <w:jc w:val="start"/>
              <w:rPr>
                <w:sz w:val="24"/>
              </w:rPr>
            </w:pPr>
            <w:r>
              <w:rPr>
                <w:sz w:val="24"/>
              </w:rPr>
              <w:t xml:space="preserve">It seems that he is smiling. </w:t>
            </w:r>
          </w:p>
          <w:p>
            <w:pPr>
              <w:pStyle w:val="Normal"/>
              <w:suppressAutoHyphens w:val="true"/>
              <w:spacing w:lineRule="auto" w:line="240"/>
              <w:ind w:hanging="0" w:end="0"/>
              <w:jc w:val="start"/>
              <w:rPr>
                <w:sz w:val="24"/>
              </w:rPr>
            </w:pPr>
            <w:r>
              <w:rPr>
                <w:sz w:val="24"/>
              </w:rPr>
              <w:t>It appeared that she had said all.</w:t>
            </w:r>
          </w:p>
          <w:p>
            <w:pPr>
              <w:pStyle w:val="Normal"/>
              <w:suppressAutoHyphens w:val="true"/>
              <w:spacing w:lineRule="auto" w:line="240"/>
              <w:ind w:hanging="0" w:end="0"/>
              <w:jc w:val="start"/>
              <w:rPr>
                <w:sz w:val="24"/>
              </w:rPr>
            </w:pPr>
            <w:r>
              <w:rPr>
                <w:sz w:val="24"/>
              </w:rPr>
            </w:r>
          </w:p>
        </w:tc>
      </w:tr>
    </w:tbl>
    <w:p>
      <w:pPr>
        <w:pStyle w:val="2"/>
        <w:rPr/>
      </w:pPr>
      <w:r>
        <w:rPr/>
        <w:t>Sentences with compound verbal predicates of double orientation are translated into Russian in different ways depending on the meaning of the first verbal element:</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The strange little man </w:t>
            </w:r>
            <w:r>
              <w:rPr>
                <w:i/>
                <w:sz w:val="24"/>
              </w:rPr>
              <w:t>seemed to read</w:t>
            </w:r>
            <w:r>
              <w:rPr>
                <w:sz w:val="24"/>
              </w:rPr>
              <w:t xml:space="preserve"> my thoughts. The man </w:t>
            </w:r>
            <w:r>
              <w:rPr>
                <w:i/>
                <w:sz w:val="24"/>
              </w:rPr>
              <w:t>seemed to have come</w:t>
            </w:r>
            <w:r>
              <w:rPr>
                <w:sz w:val="24"/>
              </w:rPr>
              <w:t xml:space="preserve"> from far off.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Nothing </w:t>
            </w:r>
            <w:r>
              <w:rPr>
                <w:i/>
                <w:sz w:val="24"/>
              </w:rPr>
              <w:t>appeared to be happening</w:t>
            </w:r>
            <w:r>
              <w:rPr>
                <w:sz w:val="24"/>
              </w:rPr>
              <w:t xml:space="preserve"> there.</w:t>
            </w:r>
            <w:r>
              <w:rPr>
                <w:sz w:val="24"/>
                <w:lang w:val="ru-RU"/>
              </w:rPr>
              <w:t xml:space="preserve"> </w:t>
            </w:r>
          </w:p>
          <w:p>
            <w:pPr>
              <w:pStyle w:val="Normal"/>
              <w:suppressAutoHyphens w:val="true"/>
              <w:spacing w:lineRule="auto" w:line="240"/>
              <w:ind w:hanging="0" w:end="0"/>
              <w:jc w:val="start"/>
              <w:rPr/>
            </w:pPr>
            <w:r>
              <w:rPr>
                <w:sz w:val="24"/>
                <w:lang w:val="ru-RU"/>
              </w:rPr>
              <w:t>Не</w:t>
            </w:r>
            <w:r>
              <w:rPr>
                <w:sz w:val="24"/>
              </w:rPr>
              <w:t xml:space="preserve"> </w:t>
            </w:r>
            <w:r>
              <w:rPr>
                <w:i/>
                <w:sz w:val="24"/>
              </w:rPr>
              <w:t>appeared to have been running</w:t>
            </w:r>
            <w:r>
              <w:rPr>
                <w:sz w:val="24"/>
              </w:rPr>
              <w:t xml:space="preserve"> all the way.</w:t>
            </w:r>
            <w:r>
              <w:rPr>
                <w:sz w:val="24"/>
                <w:lang w:val="ru-RU"/>
              </w:rPr>
              <w:t xml:space="preserve"> </w:t>
            </w:r>
          </w:p>
          <w:p>
            <w:pPr>
              <w:pStyle w:val="Normal"/>
              <w:suppressAutoHyphens w:val="true"/>
              <w:spacing w:lineRule="auto" w:line="240"/>
              <w:ind w:hanging="0" w:end="0"/>
              <w:jc w:val="start"/>
              <w:rPr/>
            </w:pPr>
            <w:r>
              <w:rPr>
                <w:sz w:val="24"/>
                <w:lang w:val="ru-RU"/>
              </w:rPr>
              <w:t>Не</w:t>
            </w:r>
            <w:r>
              <w:rPr>
                <w:sz w:val="24"/>
              </w:rPr>
              <w:t xml:space="preserve"> </w:t>
            </w:r>
            <w:r>
              <w:rPr>
                <w:i/>
                <w:sz w:val="24"/>
              </w:rPr>
              <w:t>proved to be a healthy child</w:t>
            </w:r>
            <w:r>
              <w:rPr>
                <w:sz w:val="24"/>
              </w:rPr>
              <w:t xml:space="preserve">. </w:t>
            </w:r>
          </w:p>
          <w:p>
            <w:pPr>
              <w:pStyle w:val="BodyText"/>
              <w:rPr/>
            </w:pPr>
            <w:r>
              <w:rPr/>
              <w:t xml:space="preserve">The night </w:t>
            </w:r>
            <w:r>
              <w:rPr>
                <w:i/>
              </w:rPr>
              <w:t xml:space="preserve">turned out to be cold. </w:t>
            </w:r>
          </w:p>
          <w:p>
            <w:pPr>
              <w:pStyle w:val="Normal"/>
              <w:suppressAutoHyphens w:val="true"/>
              <w:spacing w:lineRule="auto" w:line="240"/>
              <w:ind w:hanging="0" w:end="0"/>
              <w:jc w:val="start"/>
              <w:rPr/>
            </w:pPr>
            <w:r>
              <w:rPr>
                <w:i/>
                <w:sz w:val="24"/>
              </w:rPr>
              <w:t>Don’t</w:t>
            </w:r>
            <w:r>
              <w:rPr>
                <w:sz w:val="24"/>
              </w:rPr>
              <w:t xml:space="preserve"> you </w:t>
            </w:r>
            <w:r>
              <w:rPr>
                <w:i/>
                <w:sz w:val="24"/>
              </w:rPr>
              <w:t>happen to know her</w:t>
            </w:r>
            <w:r>
              <w:rPr>
                <w:sz w:val="24"/>
              </w:rPr>
              <w:t>?</w:t>
            </w:r>
          </w:p>
        </w:tc>
        <w:tc>
          <w:tcPr>
            <w:tcW w:w="5491" w:type="dxa"/>
            <w:tcBorders/>
          </w:tcPr>
          <w:p>
            <w:pPr>
              <w:pStyle w:val="Normal"/>
              <w:suppressAutoHyphens w:val="true"/>
              <w:spacing w:lineRule="auto" w:line="240"/>
              <w:ind w:hanging="0" w:end="0"/>
              <w:jc w:val="start"/>
              <w:rPr>
                <w:sz w:val="24"/>
                <w:lang w:val="ru-RU"/>
              </w:rPr>
            </w:pPr>
            <w:r>
              <w:rPr>
                <w:sz w:val="24"/>
                <w:lang w:val="ru-RU"/>
              </w:rPr>
              <w:t>Странный человечек, казалось, читал мои мысли.</w:t>
            </w:r>
          </w:p>
          <w:p>
            <w:pPr>
              <w:pStyle w:val="BodyText"/>
              <w:rPr>
                <w:lang w:val="ru-RU"/>
              </w:rPr>
            </w:pPr>
            <w:r>
              <w:rPr>
                <w:lang w:val="ru-RU"/>
              </w:rPr>
              <w:t>Казалось, этот человек приехал откуда-то издалека.</w:t>
            </w:r>
          </w:p>
          <w:p>
            <w:pPr>
              <w:pStyle w:val="Normal"/>
              <w:suppressAutoHyphens w:val="true"/>
              <w:spacing w:lineRule="auto" w:line="240"/>
              <w:ind w:hanging="0" w:end="0"/>
              <w:jc w:val="start"/>
              <w:rPr>
                <w:sz w:val="24"/>
                <w:lang w:val="ru-RU"/>
              </w:rPr>
            </w:pPr>
            <w:r>
              <w:rPr>
                <w:sz w:val="24"/>
                <w:lang w:val="ru-RU"/>
              </w:rPr>
              <w:t>Казалось, что здесь ничего не происходит.</w:t>
            </w:r>
          </w:p>
          <w:p>
            <w:pPr>
              <w:pStyle w:val="Normal"/>
              <w:suppressAutoHyphens w:val="true"/>
              <w:spacing w:lineRule="auto" w:line="240"/>
              <w:ind w:hanging="0" w:end="0"/>
              <w:jc w:val="start"/>
              <w:rPr>
                <w:sz w:val="24"/>
                <w:lang w:val="ru-RU"/>
              </w:rPr>
            </w:pPr>
            <w:r>
              <w:rPr>
                <w:sz w:val="24"/>
                <w:lang w:val="ru-RU"/>
              </w:rPr>
              <w:t>Казалось, что он пробежал всю дорогу бегом.</w:t>
            </w:r>
          </w:p>
          <w:p>
            <w:pPr>
              <w:pStyle w:val="Normal"/>
              <w:suppressAutoHyphens w:val="true"/>
              <w:spacing w:lineRule="auto" w:line="240"/>
              <w:ind w:hanging="0" w:end="0"/>
              <w:jc w:val="start"/>
              <w:rPr>
                <w:sz w:val="24"/>
                <w:lang w:val="ru-RU"/>
              </w:rPr>
            </w:pPr>
            <w:r>
              <w:rPr>
                <w:sz w:val="24"/>
                <w:lang w:val="ru-RU"/>
              </w:rPr>
              <w:t xml:space="preserve">Он оказался здоровым ребенком. </w:t>
            </w:r>
          </w:p>
          <w:p>
            <w:pPr>
              <w:pStyle w:val="Normal"/>
              <w:suppressAutoHyphens w:val="true"/>
              <w:spacing w:lineRule="auto" w:line="240"/>
              <w:ind w:hanging="0" w:end="0"/>
              <w:jc w:val="start"/>
              <w:rPr>
                <w:sz w:val="24"/>
                <w:lang w:val="ru-RU"/>
              </w:rPr>
            </w:pPr>
            <w:r>
              <w:rPr>
                <w:sz w:val="24"/>
                <w:lang w:val="ru-RU"/>
              </w:rPr>
              <w:t xml:space="preserve">Ночь оказалась холодной. </w:t>
            </w:r>
          </w:p>
          <w:p>
            <w:pPr>
              <w:pStyle w:val="Normal"/>
              <w:suppressAutoHyphens w:val="true"/>
              <w:spacing w:lineRule="auto" w:line="240"/>
              <w:ind w:hanging="0" w:end="0"/>
              <w:jc w:val="start"/>
              <w:rPr>
                <w:sz w:val="24"/>
              </w:rPr>
            </w:pPr>
            <w:r>
              <w:rPr>
                <w:sz w:val="24"/>
                <w:lang w:val="ru-RU"/>
              </w:rPr>
              <w:t>Ты ее случайно не знаешь?</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2. The first part of the predicate is expressed by the passive voice forms of certain transitive verbs. They are:</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start="284" w:end="0"/>
        <w:rPr>
          <w:sz w:val="24"/>
          <w:lang w:val="ru-RU"/>
        </w:rPr>
      </w:pPr>
      <w:r>
        <w:rPr>
          <w:sz w:val="24"/>
        </w:rPr>
        <w:t xml:space="preserve">a) verbs of saying: </w:t>
      </w:r>
      <w:r>
        <w:rPr>
          <w:i/>
          <w:sz w:val="24"/>
        </w:rPr>
        <w:t>to announce, to declare, to report, to say, to state</w:t>
      </w:r>
      <w:r>
        <w:rPr>
          <w:sz w:val="24"/>
        </w:rPr>
        <w:t>, etc.</w:t>
      </w:r>
    </w:p>
    <w:p>
      <w:pPr>
        <w:pStyle w:val="Normal"/>
        <w:suppressAutoHyphens w:val="true"/>
        <w:spacing w:lineRule="auto" w:line="240"/>
        <w:ind w:firstLine="284" w:end="0"/>
        <w:rPr>
          <w:sz w:val="24"/>
          <w:lang w:val="ru-RU"/>
        </w:rPr>
      </w:pPr>
      <w:r>
        <w:rPr>
          <w:sz w:val="24"/>
          <w:lang w:val="ru-RU"/>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She </w:t>
            </w:r>
            <w:r>
              <w:rPr>
                <w:i/>
                <w:sz w:val="24"/>
              </w:rPr>
              <w:t>was announced to be the winner.</w:t>
            </w:r>
            <w:r>
              <w:rPr>
                <w:i/>
                <w:sz w:val="24"/>
                <w:lang w:val="ru-RU"/>
              </w:rPr>
              <w:t xml:space="preserve"> </w:t>
            </w:r>
          </w:p>
          <w:p>
            <w:pPr>
              <w:pStyle w:val="Normal"/>
              <w:suppressAutoHyphens w:val="true"/>
              <w:spacing w:lineRule="auto" w:line="240"/>
              <w:ind w:hanging="0" w:end="0"/>
              <w:jc w:val="start"/>
              <w:rPr>
                <w:sz w:val="24"/>
                <w:lang w:val="ru-RU"/>
              </w:rPr>
            </w:pPr>
            <w:r>
              <w:rPr>
                <w:sz w:val="24"/>
                <w:lang w:val="ru-RU"/>
              </w:rPr>
              <w:t>Не</w:t>
            </w:r>
            <w:r>
              <w:rPr>
                <w:sz w:val="24"/>
              </w:rPr>
              <w:t xml:space="preserve"> </w:t>
            </w:r>
            <w:r>
              <w:rPr>
                <w:i/>
                <w:sz w:val="24"/>
              </w:rPr>
              <w:t>is said to have returned</w:t>
            </w:r>
            <w:r>
              <w:rPr>
                <w:sz w:val="24"/>
              </w:rPr>
              <w:t xml:space="preserve"> at last.</w:t>
            </w:r>
          </w:p>
        </w:tc>
        <w:tc>
          <w:tcPr>
            <w:tcW w:w="5491" w:type="dxa"/>
            <w:tcBorders/>
          </w:tcPr>
          <w:p>
            <w:pPr>
              <w:pStyle w:val="Normal"/>
              <w:suppressAutoHyphens w:val="true"/>
              <w:spacing w:lineRule="auto" w:line="240"/>
              <w:ind w:hanging="0" w:end="0"/>
              <w:jc w:val="start"/>
              <w:rPr>
                <w:sz w:val="24"/>
                <w:lang w:val="ru-RU"/>
              </w:rPr>
            </w:pPr>
            <w:r>
              <w:rPr>
                <w:sz w:val="24"/>
                <w:lang w:val="ru-RU"/>
              </w:rPr>
              <w:t xml:space="preserve">Было объявлено, что победила она. </w:t>
            </w:r>
          </w:p>
          <w:p>
            <w:pPr>
              <w:pStyle w:val="Normal"/>
              <w:suppressAutoHyphens w:val="true"/>
              <w:spacing w:lineRule="auto" w:line="240"/>
              <w:ind w:hanging="0" w:end="0"/>
              <w:jc w:val="start"/>
              <w:rPr>
                <w:sz w:val="24"/>
                <w:lang w:val="ru-RU"/>
              </w:rPr>
            </w:pPr>
            <w:r>
              <w:rPr>
                <w:sz w:val="24"/>
                <w:lang w:val="ru-RU"/>
              </w:rPr>
              <w:t>Говорят, что он наконец вернулся.</w:t>
            </w:r>
          </w:p>
        </w:tc>
      </w:tr>
    </w:tbl>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firstLine="284" w:end="0"/>
        <w:rPr/>
      </w:pPr>
      <w:r>
        <w:rPr>
          <w:sz w:val="24"/>
        </w:rPr>
        <w:t xml:space="preserve">     </w:t>
      </w:r>
      <w:r>
        <w:rPr>
          <w:sz w:val="24"/>
        </w:rPr>
        <w:t xml:space="preserve">b) verbs of mental activity: </w:t>
      </w:r>
      <w:r>
        <w:rPr>
          <w:i/>
          <w:sz w:val="24"/>
        </w:rPr>
        <w:t xml:space="preserve">to believe, to consider, to expect, to find, to known, to mean, to presume, </w:t>
      </w:r>
    </w:p>
    <w:p>
      <w:pPr>
        <w:pStyle w:val="Normal"/>
        <w:suppressAutoHyphens w:val="true"/>
        <w:spacing w:lineRule="auto" w:line="240"/>
        <w:ind w:firstLine="284" w:start="720" w:end="0"/>
        <w:rPr/>
      </w:pPr>
      <w:r>
        <w:rPr>
          <w:i/>
          <w:sz w:val="24"/>
        </w:rPr>
        <w:t>to regard, to suppose, to think, to understand</w:t>
      </w:r>
      <w:r>
        <w:rPr>
          <w:sz w:val="24"/>
        </w:rPr>
        <w:t>, etc.</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He’</w:t>
            </w:r>
            <w:r>
              <w:rPr>
                <w:i/>
                <w:sz w:val="24"/>
              </w:rPr>
              <w:t>s supposed to be leaving</w:t>
            </w:r>
            <w:r>
              <w:rPr>
                <w:sz w:val="24"/>
              </w:rPr>
              <w:t xml:space="preserve"> tonight.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She </w:t>
            </w:r>
            <w:r>
              <w:rPr>
                <w:i/>
                <w:sz w:val="24"/>
              </w:rPr>
              <w:t xml:space="preserve">is believed to be a clever girl. </w:t>
            </w:r>
          </w:p>
          <w:p>
            <w:pPr>
              <w:pStyle w:val="Normal"/>
              <w:suppressAutoHyphens w:val="true"/>
              <w:spacing w:lineRule="auto" w:line="240"/>
              <w:ind w:hanging="0" w:end="0"/>
              <w:jc w:val="start"/>
              <w:rPr>
                <w:i/>
                <w:i/>
                <w:sz w:val="24"/>
              </w:rPr>
            </w:pPr>
            <w:r>
              <w:rPr>
                <w:i/>
                <w:sz w:val="24"/>
              </w:rPr>
            </w:r>
          </w:p>
          <w:p>
            <w:pPr>
              <w:pStyle w:val="Normal"/>
              <w:suppressAutoHyphens w:val="true"/>
              <w:spacing w:lineRule="auto" w:line="240"/>
              <w:ind w:hanging="0" w:end="0"/>
              <w:jc w:val="start"/>
              <w:rPr/>
            </w:pPr>
            <w:r>
              <w:rPr>
                <w:sz w:val="24"/>
              </w:rPr>
              <w:t xml:space="preserve">Her father </w:t>
            </w:r>
            <w:r>
              <w:rPr>
                <w:i/>
                <w:sz w:val="24"/>
              </w:rPr>
              <w:t>was thought to have died</w:t>
            </w:r>
            <w:r>
              <w:rPr>
                <w:sz w:val="24"/>
              </w:rPr>
              <w:t xml:space="preserve"> long ago.</w:t>
            </w:r>
          </w:p>
        </w:tc>
        <w:tc>
          <w:tcPr>
            <w:tcW w:w="5491" w:type="dxa"/>
            <w:tcBorders/>
          </w:tcPr>
          <w:p>
            <w:pPr>
              <w:pStyle w:val="Normal"/>
              <w:suppressAutoHyphens w:val="true"/>
              <w:spacing w:lineRule="auto" w:line="240"/>
              <w:ind w:hanging="0" w:end="0"/>
              <w:jc w:val="start"/>
              <w:rPr>
                <w:sz w:val="24"/>
                <w:lang w:val="ru-RU"/>
              </w:rPr>
            </w:pPr>
            <w:r>
              <w:rPr>
                <w:sz w:val="24"/>
                <w:lang w:val="ru-RU"/>
              </w:rPr>
              <w:t>Предполагают (предполагается), что он уезжает сегодня вечером.</w:t>
            </w:r>
          </w:p>
          <w:p>
            <w:pPr>
              <w:pStyle w:val="Normal"/>
              <w:suppressAutoHyphens w:val="true"/>
              <w:spacing w:lineRule="auto" w:line="240"/>
              <w:ind w:hanging="0" w:end="0"/>
              <w:jc w:val="start"/>
              <w:rPr>
                <w:sz w:val="24"/>
                <w:lang w:val="ru-RU"/>
              </w:rPr>
            </w:pPr>
            <w:r>
              <w:rPr>
                <w:sz w:val="24"/>
                <w:lang w:val="ru-RU"/>
              </w:rPr>
              <w:t>Ее считают умной девушкой. (Считается, что она умная де</w:t>
              <w:softHyphen/>
              <w:t>вушка.)</w:t>
            </w:r>
          </w:p>
          <w:p>
            <w:pPr>
              <w:pStyle w:val="Normal"/>
              <w:suppressAutoHyphens w:val="true"/>
              <w:spacing w:lineRule="auto" w:line="240"/>
              <w:ind w:hanging="0" w:end="0"/>
              <w:jc w:val="start"/>
              <w:rPr>
                <w:sz w:val="24"/>
              </w:rPr>
            </w:pPr>
            <w:r>
              <w:rPr>
                <w:sz w:val="24"/>
                <w:lang w:val="ru-RU"/>
              </w:rPr>
              <w:t>Считалось (считали, думали, полагали), что ее отец давным-давно умер.</w:t>
            </w:r>
          </w:p>
        </w:tc>
      </w:tr>
    </w:tbl>
    <w:p>
      <w:pPr>
        <w:pStyle w:val="Normal"/>
        <w:suppressAutoHyphens w:val="true"/>
        <w:spacing w:lineRule="auto" w:line="240"/>
        <w:ind w:firstLine="284" w:end="0"/>
        <w:rPr>
          <w:sz w:val="24"/>
        </w:rPr>
      </w:pPr>
      <w:r>
        <w:rPr>
          <w:sz w:val="24"/>
        </w:rPr>
      </w:r>
    </w:p>
    <w:p>
      <w:pPr>
        <w:pStyle w:val="Normal"/>
        <w:numPr>
          <w:ilvl w:val="0"/>
          <w:numId w:val="9"/>
        </w:numPr>
        <w:tabs>
          <w:tab w:val="clear" w:pos="720"/>
          <w:tab w:val="left" w:pos="1080" w:leader="none"/>
        </w:tabs>
        <w:suppressAutoHyphens w:val="true"/>
        <w:spacing w:lineRule="auto" w:line="240"/>
        <w:ind w:hanging="360" w:start="1080" w:end="0"/>
        <w:rPr>
          <w:sz w:val="24"/>
        </w:rPr>
      </w:pPr>
      <w:r>
        <w:rPr>
          <w:sz w:val="24"/>
        </w:rPr>
        <w:t xml:space="preserve">verbs of sense perception: </w:t>
      </w:r>
      <w:r>
        <w:rPr>
          <w:i/>
          <w:sz w:val="24"/>
        </w:rPr>
        <w:t>to feel, to hear, to see, to watch</w:t>
      </w:r>
      <w:r>
        <w:rPr>
          <w:sz w:val="24"/>
        </w:rPr>
        <w:t>.</w:t>
      </w:r>
    </w:p>
    <w:p>
      <w:pPr>
        <w:pStyle w:val="Normal"/>
        <w:suppressAutoHyphens w:val="true"/>
        <w:spacing w:lineRule="auto" w:line="240"/>
        <w:ind w:hanging="0"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4786"/>
        <w:gridCol w:w="6196"/>
      </w:tblGrid>
      <w:tr>
        <w:trPr/>
        <w:tc>
          <w:tcPr>
            <w:tcW w:w="4786" w:type="dxa"/>
            <w:tcBorders/>
          </w:tcPr>
          <w:p>
            <w:pPr>
              <w:pStyle w:val="Normal"/>
              <w:suppressAutoHyphens w:val="true"/>
              <w:spacing w:lineRule="auto" w:line="240"/>
              <w:ind w:hanging="0" w:end="0"/>
              <w:jc w:val="start"/>
              <w:rPr/>
            </w:pPr>
            <w:r>
              <w:rPr>
                <w:sz w:val="24"/>
              </w:rPr>
              <w:t xml:space="preserve">Soon he </w:t>
            </w:r>
            <w:r>
              <w:rPr>
                <w:i/>
                <w:sz w:val="24"/>
              </w:rPr>
              <w:t>was heard to open</w:t>
            </w:r>
            <w:r>
              <w:rPr>
                <w:sz w:val="24"/>
              </w:rPr>
              <w:t xml:space="preserve"> the front door. </w:t>
            </w:r>
          </w:p>
          <w:p>
            <w:pPr>
              <w:pStyle w:val="Normal"/>
              <w:suppressAutoHyphens w:val="true"/>
              <w:spacing w:lineRule="auto" w:line="240"/>
              <w:ind w:hanging="0" w:end="0"/>
              <w:jc w:val="start"/>
              <w:rPr/>
            </w:pPr>
            <w:r>
              <w:rPr>
                <w:sz w:val="24"/>
              </w:rPr>
              <w:t xml:space="preserve">She </w:t>
            </w:r>
            <w:r>
              <w:rPr>
                <w:i/>
                <w:sz w:val="24"/>
              </w:rPr>
              <w:t xml:space="preserve">was </w:t>
            </w:r>
            <w:r>
              <w:rPr>
                <w:sz w:val="24"/>
              </w:rPr>
              <w:t xml:space="preserve">often </w:t>
            </w:r>
            <w:r>
              <w:rPr>
                <w:i/>
                <w:sz w:val="24"/>
              </w:rPr>
              <w:t>seen to walk</w:t>
            </w:r>
            <w:r>
              <w:rPr>
                <w:sz w:val="24"/>
              </w:rPr>
              <w:t xml:space="preserve"> all alone.</w:t>
            </w:r>
          </w:p>
        </w:tc>
        <w:tc>
          <w:tcPr>
            <w:tcW w:w="6196" w:type="dxa"/>
            <w:tcBorders/>
          </w:tcPr>
          <w:p>
            <w:pPr>
              <w:pStyle w:val="Normal"/>
              <w:suppressAutoHyphens w:val="true"/>
              <w:spacing w:lineRule="auto" w:line="240"/>
              <w:ind w:hanging="0" w:end="0"/>
              <w:jc w:val="start"/>
              <w:rPr>
                <w:sz w:val="24"/>
                <w:lang w:val="ru-RU"/>
              </w:rPr>
            </w:pPr>
            <w:r>
              <w:rPr>
                <w:sz w:val="24"/>
                <w:lang w:val="ru-RU"/>
              </w:rPr>
              <w:t>Вскоре услышали, как он открыл парадную дверь.</w:t>
            </w:r>
          </w:p>
          <w:p>
            <w:pPr>
              <w:pStyle w:val="Normal"/>
              <w:suppressAutoHyphens w:val="true"/>
              <w:spacing w:lineRule="auto" w:line="240"/>
              <w:ind w:hanging="0" w:end="0"/>
              <w:jc w:val="start"/>
              <w:rPr>
                <w:sz w:val="24"/>
              </w:rPr>
            </w:pPr>
            <w:r>
              <w:rPr>
                <w:sz w:val="24"/>
                <w:lang w:val="ru-RU"/>
              </w:rPr>
              <w:t>Часто видели, как она гуляет сов</w:t>
              <w:softHyphen/>
              <w:t>сем одна.</w:t>
            </w:r>
          </w:p>
        </w:tc>
      </w:tr>
    </w:tbl>
    <w:p>
      <w:pPr>
        <w:pStyle w:val="Normal"/>
        <w:suppressAutoHyphens w:val="true"/>
        <w:spacing w:lineRule="auto" w:line="240"/>
        <w:ind w:hanging="0" w:end="0"/>
        <w:rPr>
          <w:sz w:val="24"/>
        </w:rPr>
      </w:pPr>
      <w:r>
        <w:rPr>
          <w:sz w:val="24"/>
        </w:rPr>
      </w:r>
    </w:p>
    <w:p>
      <w:pPr>
        <w:pStyle w:val="Normal"/>
        <w:suppressAutoHyphens w:val="true"/>
        <w:spacing w:lineRule="auto" w:line="240"/>
        <w:ind w:hanging="0" w:start="720" w:end="0"/>
        <w:rPr/>
      </w:pPr>
      <w:r>
        <w:rPr>
          <w:sz w:val="24"/>
        </w:rPr>
        <w:t xml:space="preserve">d) the verb </w:t>
      </w:r>
      <w:r>
        <w:rPr>
          <w:i/>
          <w:sz w:val="24"/>
        </w:rPr>
        <w:t xml:space="preserve">to make. </w:t>
      </w:r>
    </w:p>
    <w:p>
      <w:pPr>
        <w:pStyle w:val="Normal"/>
        <w:suppressAutoHyphens w:val="true"/>
        <w:spacing w:lineRule="auto" w:line="240"/>
        <w:ind w:hanging="0"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sz w:val="24"/>
                <w:lang w:val="ru-RU"/>
              </w:rPr>
            </w:pPr>
            <w:r>
              <w:rPr>
                <w:sz w:val="24"/>
              </w:rPr>
              <w:t xml:space="preserve">He </w:t>
            </w:r>
            <w:r>
              <w:rPr>
                <w:i/>
                <w:sz w:val="24"/>
              </w:rPr>
              <w:t>was made to keep silent</w:t>
            </w:r>
            <w:r>
              <w:rPr>
                <w:sz w:val="24"/>
              </w:rPr>
              <w:t>.</w:t>
            </w:r>
          </w:p>
        </w:tc>
        <w:tc>
          <w:tcPr>
            <w:tcW w:w="5491" w:type="dxa"/>
            <w:tcBorders/>
          </w:tcPr>
          <w:p>
            <w:pPr>
              <w:pStyle w:val="Normal"/>
              <w:suppressAutoHyphens w:val="true"/>
              <w:spacing w:lineRule="auto" w:line="240"/>
              <w:ind w:hanging="0" w:end="0"/>
              <w:rPr>
                <w:sz w:val="24"/>
                <w:lang w:val="ru-RU"/>
              </w:rPr>
            </w:pPr>
            <w:r>
              <w:rPr>
                <w:sz w:val="24"/>
                <w:lang w:val="ru-RU"/>
              </w:rPr>
              <w:t>Его заставили молчать.</w:t>
            </w:r>
          </w:p>
        </w:tc>
      </w:tr>
    </w:tbl>
    <w:p>
      <w:pPr>
        <w:pStyle w:val="Normal"/>
        <w:suppressAutoHyphens w:val="true"/>
        <w:spacing w:lineRule="auto" w:line="240"/>
        <w:ind w:hanging="0" w:end="0"/>
        <w:rPr>
          <w:sz w:val="24"/>
          <w:lang w:val="ru-RU"/>
        </w:rPr>
      </w:pPr>
      <w:r>
        <w:rPr>
          <w:sz w:val="24"/>
          <w:lang w:val="ru-RU"/>
        </w:rPr>
      </w:r>
    </w:p>
    <w:p>
      <w:pPr>
        <w:pStyle w:val="Normal"/>
        <w:suppressAutoHyphens w:val="true"/>
        <w:spacing w:lineRule="auto" w:line="240"/>
        <w:ind w:firstLine="284" w:end="0"/>
        <w:rPr/>
      </w:pPr>
      <w:r>
        <w:rPr>
          <w:sz w:val="24"/>
        </w:rPr>
        <w:t xml:space="preserve">3. The first part is expressed by the phrases: </w:t>
      </w:r>
      <w:r>
        <w:rPr>
          <w:i/>
          <w:sz w:val="24"/>
        </w:rPr>
        <w:t>to be likely, to be unlikely, to be sure, to be certain</w:t>
      </w:r>
      <w:r>
        <w:rPr>
          <w:sz w:val="24"/>
        </w:rPr>
        <w:t>. In this case only the non-perfect forms of the infinitive are used, with future reference.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t>
      </w:r>
      <w:r>
        <w:rPr>
          <w:i/>
          <w:sz w:val="24"/>
        </w:rPr>
        <w:t>is likely to be late.</w:t>
      </w:r>
    </w:p>
    <w:p>
      <w:pPr>
        <w:pStyle w:val="Normal"/>
        <w:suppressAutoHyphens w:val="true"/>
        <w:spacing w:lineRule="auto" w:line="240"/>
        <w:ind w:firstLine="284" w:start="284" w:end="0"/>
        <w:rPr/>
      </w:pPr>
      <w:r>
        <w:rPr>
          <w:sz w:val="24"/>
        </w:rPr>
        <w:t xml:space="preserve">He </w:t>
      </w:r>
      <w:r>
        <w:rPr>
          <w:i/>
          <w:sz w:val="24"/>
        </w:rPr>
        <w:t>is sure to become your friend.</w:t>
      </w:r>
    </w:p>
    <w:p>
      <w:pPr>
        <w:pStyle w:val="Normal"/>
        <w:suppressAutoHyphens w:val="true"/>
        <w:spacing w:lineRule="auto" w:line="240"/>
        <w:ind w:firstLine="284" w:start="284" w:end="0"/>
        <w:rPr/>
      </w:pPr>
      <w:r>
        <w:rPr>
          <w:sz w:val="24"/>
        </w:rPr>
        <w:t xml:space="preserve">They </w:t>
      </w:r>
      <w:r>
        <w:rPr>
          <w:i/>
          <w:sz w:val="24"/>
        </w:rPr>
        <w:t>are sure to be wanted as evidence.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In all these three subtypes the “to” - infinitive is always used.</w:t>
      </w:r>
    </w:p>
    <w:p>
      <w:pPr>
        <w:pStyle w:val="Normal"/>
        <w:suppressAutoHyphens w:val="true"/>
        <w:spacing w:lineRule="auto" w:line="240"/>
        <w:ind w:firstLine="284" w:end="0"/>
        <w:rPr>
          <w:sz w:val="24"/>
        </w:rPr>
      </w:pPr>
      <w:r>
        <w:rPr>
          <w:sz w:val="24"/>
        </w:rPr>
      </w:r>
    </w:p>
    <w:p>
      <w:pPr>
        <w:pStyle w:val="Heading8"/>
        <w:jc w:val="center"/>
        <w:rPr/>
      </w:pPr>
      <w:r>
        <w:rPr/>
        <w:t>The infinitive as object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107.</w:t>
      </w:r>
      <w:r>
        <w:rPr>
          <w:sz w:val="24"/>
        </w:rPr>
        <w:t xml:space="preserve"> The infinitive can have the function of object after verbs, adjectives, adjectivized participles and statives.</w:t>
      </w:r>
    </w:p>
    <w:p>
      <w:pPr>
        <w:pStyle w:val="Normal"/>
        <w:suppressAutoHyphens w:val="true"/>
        <w:spacing w:lineRule="auto" w:line="240"/>
        <w:ind w:firstLine="284" w:end="0"/>
        <w:rPr>
          <w:sz w:val="24"/>
        </w:rPr>
      </w:pPr>
      <w:r>
        <w:rPr>
          <w:sz w:val="24"/>
        </w:rPr>
        <w:t>After verbs the infinitive may be either the only object of a verb or one of two objects.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Verbs that take only one object are: </w:t>
      </w:r>
      <w:r>
        <w:rPr>
          <w:i/>
          <w:sz w:val="24"/>
        </w:rPr>
        <w:t>to agree, to arrange, to attempt, to care</w:t>
      </w:r>
      <w:r>
        <w:rPr>
          <w:sz w:val="24"/>
        </w:rPr>
        <w:t xml:space="preserve"> (to like), </w:t>
      </w:r>
      <w:r>
        <w:rPr>
          <w:i/>
          <w:sz w:val="24"/>
        </w:rPr>
        <w:t>to choose, to claim, to consent, to decide, to deserve, to determine, to expect, to fail, to fear, to forget, to hesitate, to hope, to intend, to learn, to like, to long, to love, to manage, to mean, to neglect, to omit, to plan, to prefer, to pretend, to refuse, to regret, to remember, to swear, to tend</w:t>
      </w:r>
      <w:r>
        <w:rPr>
          <w:sz w:val="24"/>
        </w:rPr>
        <w:t>, 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agreed </w:t>
      </w:r>
      <w:r>
        <w:rPr>
          <w:i/>
          <w:sz w:val="24"/>
        </w:rPr>
        <w:t>to come at ten</w:t>
      </w:r>
      <w:r>
        <w:rPr>
          <w:sz w:val="24"/>
        </w:rPr>
        <w:t>.</w:t>
      </w:r>
    </w:p>
    <w:p>
      <w:pPr>
        <w:pStyle w:val="Normal"/>
        <w:suppressAutoHyphens w:val="true"/>
        <w:spacing w:lineRule="auto" w:line="240"/>
        <w:ind w:firstLine="284" w:start="284" w:end="0"/>
        <w:rPr/>
      </w:pPr>
      <w:r>
        <w:rPr>
          <w:sz w:val="24"/>
        </w:rPr>
        <w:t xml:space="preserve">He planned </w:t>
      </w:r>
      <w:r>
        <w:rPr>
          <w:i/>
          <w:sz w:val="24"/>
        </w:rPr>
        <w:t>to spend the day</w:t>
      </w:r>
      <w:r>
        <w:rPr>
          <w:sz w:val="24"/>
        </w:rPr>
        <w:t xml:space="preserve"> in town.</w:t>
      </w:r>
    </w:p>
    <w:p>
      <w:pPr>
        <w:pStyle w:val="Normal"/>
        <w:suppressAutoHyphens w:val="true"/>
        <w:spacing w:lineRule="auto" w:line="240"/>
        <w:ind w:firstLine="284" w:start="284" w:end="0"/>
        <w:rPr/>
      </w:pPr>
      <w:r>
        <w:rPr>
          <w:sz w:val="24"/>
        </w:rPr>
        <w:t xml:space="preserve">You’ll soon learn </w:t>
      </w:r>
      <w:r>
        <w:rPr>
          <w:i/>
          <w:sz w:val="24"/>
        </w:rPr>
        <w:t>to read</w:t>
      </w:r>
      <w:r>
        <w:rPr>
          <w:sz w:val="24"/>
        </w:rPr>
        <w:t>, sonny.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Among these verbs two groups can be distinguished: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the verbs </w:t>
      </w:r>
      <w:r>
        <w:rPr>
          <w:i/>
          <w:sz w:val="24"/>
        </w:rPr>
        <w:t>to claim, to fail, to forget, to hate, to like, to omit, to regret, to remember, to swear</w:t>
      </w:r>
      <w:r>
        <w:rPr>
          <w:sz w:val="24"/>
        </w:rPr>
        <w:t>, with which the perfect infinitive denotes actions prior to those of the finite verbs. It can be accounted for by the fact that semantically these verbs denote an action or state following or resulting from that of the infinitive (you can regret only what was or has been done).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regret </w:t>
      </w:r>
      <w:r>
        <w:rPr>
          <w:i/>
          <w:sz w:val="24"/>
        </w:rPr>
        <w:t>to have said it to her</w:t>
      </w:r>
      <w:r>
        <w:rPr>
          <w:sz w:val="24"/>
        </w:rPr>
        <w:t>.</w:t>
      </w:r>
    </w:p>
    <w:p>
      <w:pPr>
        <w:pStyle w:val="Normal"/>
        <w:suppressAutoHyphens w:val="true"/>
        <w:spacing w:lineRule="auto" w:line="240"/>
        <w:ind w:firstLine="284" w:start="284" w:end="0"/>
        <w:rPr>
          <w:sz w:val="24"/>
        </w:rPr>
      </w:pPr>
      <w:r>
        <w:rPr>
          <w:sz w:val="24"/>
        </w:rPr>
        <w:t xml:space="preserve">I remembered </w:t>
      </w:r>
      <w:r>
        <w:rPr>
          <w:i/>
          <w:sz w:val="24"/>
        </w:rPr>
        <w:t>to have met him once.</w:t>
      </w:r>
    </w:p>
    <w:p>
      <w:pPr>
        <w:pStyle w:val="Normal"/>
        <w:suppressAutoHyphens w:val="true"/>
        <w:spacing w:lineRule="auto" w:line="240"/>
        <w:ind w:firstLine="284" w:start="284" w:end="0"/>
        <w:rPr/>
      </w:pPr>
      <w:r>
        <w:rPr>
          <w:sz w:val="24"/>
        </w:rPr>
        <w:t xml:space="preserve">She claims </w:t>
      </w:r>
      <w:r>
        <w:rPr>
          <w:i/>
          <w:sz w:val="24"/>
        </w:rPr>
        <w:t>to have seen him before</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b) The verbs</w:t>
      </w:r>
      <w:r>
        <w:rPr>
          <w:i/>
          <w:sz w:val="24"/>
        </w:rPr>
        <w:t xml:space="preserve"> to attempt, to expect, to hope, to intend, to mean, to plan, to try</w:t>
      </w:r>
      <w:r>
        <w:rPr>
          <w:sz w:val="24"/>
        </w:rPr>
        <w:t>, when followed by the perfect infinitive imply that the action of the infinitive was not fulfilled.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hoped </w:t>
      </w:r>
      <w:r>
        <w:rPr>
          <w:i/>
          <w:sz w:val="24"/>
        </w:rPr>
        <w:t xml:space="preserve">to have found him at home. </w:t>
      </w:r>
    </w:p>
    <w:p>
      <w:pPr>
        <w:pStyle w:val="Normal"/>
        <w:suppressAutoHyphens w:val="true"/>
        <w:spacing w:lineRule="auto" w:line="240"/>
        <w:ind w:firstLine="284" w:start="284" w:end="0"/>
        <w:rPr/>
      </w:pPr>
      <w:r>
        <w:rPr>
          <w:sz w:val="24"/>
        </w:rPr>
        <w:t xml:space="preserve">He intended </w:t>
      </w:r>
      <w:r>
        <w:rPr>
          <w:i/>
          <w:sz w:val="24"/>
        </w:rPr>
        <w:t>to have reached the coast long before.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In this case the finite verb can be used only in the past tense.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10982"/>
      </w:tblGrid>
      <w:tr>
        <w:trPr/>
        <w:tc>
          <w:tcPr>
            <w:tcW w:w="10982"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ind w:firstLine="284" w:end="0"/>
              <w:rPr>
                <w:b/>
                <w:sz w:val="24"/>
              </w:rPr>
            </w:pPr>
            <w:r>
              <w:rPr>
                <w:b/>
                <w:sz w:val="24"/>
              </w:rPr>
              <w:t>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As most of these verbs (item la) and b)) denote an attitude to the action expressed by the infinitive, the verb + infinitive may be treated syntactically as one whole. Thus the succes</w:t>
              <w:softHyphen/>
              <w:t xml:space="preserve">sion of two verbs (... </w:t>
            </w:r>
            <w:r>
              <w:rPr>
                <w:i/>
                <w:sz w:val="24"/>
              </w:rPr>
              <w:t>like to help</w:t>
            </w:r>
            <w:r>
              <w:rPr>
                <w:sz w:val="24"/>
              </w:rPr>
              <w:t xml:space="preserve"> ..., ... </w:t>
            </w:r>
            <w:r>
              <w:rPr>
                <w:i/>
                <w:sz w:val="24"/>
              </w:rPr>
              <w:t>expect to arrive ..., ... plan to do</w:t>
            </w:r>
            <w:r>
              <w:rPr>
                <w:sz w:val="24"/>
              </w:rPr>
              <w:t xml:space="preserve"> ...) allow of two modes of analysis, as a verb + its object or as a compound verbal predicate with the first element expressing attitude.</w:t>
            </w:r>
          </w:p>
          <w:p>
            <w:pPr>
              <w:pStyle w:val="Normal"/>
              <w:suppressAutoHyphens w:val="true"/>
              <w:spacing w:lineRule="auto" w:line="240"/>
              <w:ind w:hanging="0" w:end="0"/>
              <w:rPr>
                <w:sz w:val="24"/>
              </w:rPr>
            </w:pPr>
            <w:r>
              <w:rPr>
                <w:sz w:val="24"/>
              </w:rPr>
            </w:r>
          </w:p>
        </w:tc>
      </w:tr>
    </w:tbl>
    <w:p>
      <w:pPr>
        <w:pStyle w:val="Normal"/>
        <w:suppressAutoHyphens w:val="true"/>
        <w:spacing w:lineRule="auto" w:line="240"/>
        <w:ind w:firstLine="284" w:end="0"/>
        <w:rPr>
          <w:sz w:val="24"/>
        </w:rPr>
      </w:pPr>
      <w:r>
        <w:rPr>
          <w:sz w:val="24"/>
        </w:rPr>
      </w:r>
    </w:p>
    <w:p>
      <w:pPr>
        <w:pStyle w:val="2"/>
        <w:rPr/>
      </w:pPr>
      <w:r>
        <w:rPr/>
        <w:t xml:space="preserve">Besides the above-mentioned verbs there are also some rather common phrases used with the infinitive-object. They are the phrases </w:t>
      </w:r>
      <w:r>
        <w:rPr>
          <w:i/>
        </w:rPr>
        <w:t>can afford, can bear</w:t>
      </w:r>
      <w:r>
        <w:rPr/>
        <w:t xml:space="preserve"> in the negative or interrogative and such phrases as </w:t>
      </w:r>
      <w:r>
        <w:rPr>
          <w:i/>
        </w:rPr>
        <w:t>to make sure, to make up one’s mind, to take care, to take the trouble.</w:t>
      </w:r>
    </w:p>
    <w:p>
      <w:pPr>
        <w:pStyle w:val="2"/>
        <w:rPr>
          <w:i/>
          <w:i/>
        </w:rPr>
      </w:pPr>
      <w:r>
        <w:rPr>
          <w:i/>
        </w:rPr>
      </w:r>
    </w:p>
    <w:p>
      <w:pPr>
        <w:pStyle w:val="Normal"/>
        <w:suppressAutoHyphens w:val="true"/>
        <w:spacing w:lineRule="auto" w:line="240"/>
        <w:ind w:firstLine="284" w:start="284" w:end="0"/>
        <w:rPr/>
      </w:pPr>
      <w:r>
        <w:rPr>
          <w:sz w:val="24"/>
        </w:rPr>
        <w:t xml:space="preserve">Can you afford </w:t>
      </w:r>
      <w:r>
        <w:rPr>
          <w:i/>
          <w:sz w:val="24"/>
        </w:rPr>
        <w:t>to buy it yourself</w:t>
      </w:r>
      <w:r>
        <w:rPr>
          <w:sz w:val="24"/>
        </w:rPr>
        <w:t>?</w:t>
      </w:r>
    </w:p>
    <w:p>
      <w:pPr>
        <w:pStyle w:val="Normal"/>
        <w:suppressAutoHyphens w:val="true"/>
        <w:spacing w:lineRule="auto" w:line="240"/>
        <w:ind w:firstLine="284" w:start="284" w:end="0"/>
        <w:rPr/>
      </w:pPr>
      <w:r>
        <w:rPr>
          <w:sz w:val="24"/>
        </w:rPr>
        <w:t xml:space="preserve">I can’t bear </w:t>
      </w:r>
      <w:r>
        <w:rPr>
          <w:i/>
          <w:sz w:val="24"/>
        </w:rPr>
        <w:t>to hear of it again.</w:t>
      </w:r>
    </w:p>
    <w:p>
      <w:pPr>
        <w:pStyle w:val="Normal"/>
        <w:suppressAutoHyphens w:val="true"/>
        <w:spacing w:lineRule="auto" w:line="240"/>
        <w:ind w:firstLine="284" w:start="284" w:end="0"/>
        <w:rPr>
          <w:sz w:val="24"/>
        </w:rPr>
      </w:pPr>
      <w:r>
        <w:rPr>
          <w:sz w:val="24"/>
        </w:rPr>
        <w:t xml:space="preserve">At last he made up his mind </w:t>
      </w:r>
      <w:r>
        <w:rPr>
          <w:i/>
          <w:sz w:val="24"/>
        </w:rPr>
        <w:t>to answer Sibyl’s letter.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Verbs that take two objects, the first of which is a noun or a pronoun and the second an infinitive. These are </w:t>
      </w:r>
      <w:r>
        <w:rPr>
          <w:i/>
          <w:sz w:val="24"/>
        </w:rPr>
        <w:t>the verbs of inducement;</w:t>
      </w:r>
      <w:r>
        <w:rPr>
          <w:sz w:val="24"/>
        </w:rPr>
        <w:t xml:space="preserve"> they all have the general meaning </w:t>
      </w:r>
      <w:r>
        <w:rPr>
          <w:i/>
          <w:sz w:val="24"/>
        </w:rPr>
        <w:t>to persuade, to cause to do something</w:t>
      </w:r>
      <w:r>
        <w:rPr>
          <w:sz w:val="24"/>
        </w:rPr>
        <w:t>.</w:t>
      </w:r>
    </w:p>
    <w:p>
      <w:pPr>
        <w:pStyle w:val="Normal"/>
        <w:suppressAutoHyphens w:val="true"/>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2745"/>
        <w:gridCol w:w="2745"/>
        <w:gridCol w:w="2745"/>
        <w:gridCol w:w="2745"/>
      </w:tblGrid>
      <w:tr>
        <w:trPr/>
        <w:tc>
          <w:tcPr>
            <w:tcW w:w="2745" w:type="dxa"/>
            <w:tcBorders/>
          </w:tcPr>
          <w:p>
            <w:pPr>
              <w:pStyle w:val="Normal"/>
              <w:suppressAutoHyphens w:val="true"/>
              <w:spacing w:lineRule="auto" w:line="240"/>
              <w:ind w:hanging="0" w:end="0"/>
              <w:jc w:val="start"/>
              <w:rPr>
                <w:sz w:val="24"/>
              </w:rPr>
            </w:pPr>
            <w:r>
              <w:rPr>
                <w:sz w:val="24"/>
              </w:rPr>
              <w:t xml:space="preserve">to advise </w:t>
            </w:r>
          </w:p>
          <w:p>
            <w:pPr>
              <w:pStyle w:val="Normal"/>
              <w:suppressAutoHyphens w:val="true"/>
              <w:spacing w:lineRule="auto" w:line="240"/>
              <w:ind w:hanging="0" w:end="0"/>
              <w:jc w:val="start"/>
              <w:rPr>
                <w:sz w:val="24"/>
              </w:rPr>
            </w:pPr>
            <w:r>
              <w:rPr>
                <w:sz w:val="24"/>
              </w:rPr>
              <w:t xml:space="preserve">to allow </w:t>
            </w:r>
          </w:p>
          <w:p>
            <w:pPr>
              <w:pStyle w:val="Normal"/>
              <w:suppressAutoHyphens w:val="true"/>
              <w:spacing w:lineRule="auto" w:line="240"/>
              <w:ind w:hanging="0" w:end="0"/>
              <w:jc w:val="start"/>
              <w:rPr>
                <w:sz w:val="24"/>
              </w:rPr>
            </w:pPr>
            <w:r>
              <w:rPr>
                <w:sz w:val="24"/>
              </w:rPr>
              <w:t xml:space="preserve">to ask </w:t>
            </w:r>
          </w:p>
          <w:p>
            <w:pPr>
              <w:pStyle w:val="Normal"/>
              <w:suppressAutoHyphens w:val="true"/>
              <w:spacing w:lineRule="auto" w:line="240"/>
              <w:ind w:hanging="0" w:end="0"/>
              <w:jc w:val="start"/>
              <w:rPr>
                <w:sz w:val="24"/>
              </w:rPr>
            </w:pPr>
            <w:r>
              <w:rPr>
                <w:sz w:val="24"/>
              </w:rPr>
              <w:t xml:space="preserve">to beg </w:t>
            </w:r>
          </w:p>
          <w:p>
            <w:pPr>
              <w:pStyle w:val="Normal"/>
              <w:suppressAutoHyphens w:val="true"/>
              <w:spacing w:lineRule="auto" w:line="240"/>
              <w:ind w:hanging="0" w:end="0"/>
              <w:jc w:val="start"/>
              <w:rPr>
                <w:sz w:val="24"/>
              </w:rPr>
            </w:pPr>
            <w:r>
              <w:rPr>
                <w:sz w:val="24"/>
              </w:rPr>
              <w:t xml:space="preserve">to cause </w:t>
            </w:r>
          </w:p>
          <w:p>
            <w:pPr>
              <w:pStyle w:val="Normal"/>
              <w:suppressAutoHyphens w:val="true"/>
              <w:spacing w:lineRule="auto" w:line="240"/>
              <w:ind w:hanging="0" w:end="0"/>
              <w:jc w:val="start"/>
              <w:rPr>
                <w:sz w:val="24"/>
              </w:rPr>
            </w:pPr>
            <w:r>
              <w:rPr>
                <w:sz w:val="24"/>
              </w:rPr>
              <w:t xml:space="preserve">to command </w:t>
            </w:r>
          </w:p>
          <w:p>
            <w:pPr>
              <w:pStyle w:val="Normal"/>
              <w:suppressAutoHyphens w:val="true"/>
              <w:spacing w:lineRule="auto" w:line="240"/>
              <w:ind w:hanging="0" w:end="0"/>
              <w:jc w:val="start"/>
              <w:rPr>
                <w:sz w:val="24"/>
              </w:rPr>
            </w:pPr>
            <w:r>
              <w:rPr>
                <w:sz w:val="24"/>
              </w:rPr>
              <w:t>to compel</w:t>
            </w:r>
          </w:p>
        </w:tc>
        <w:tc>
          <w:tcPr>
            <w:tcW w:w="2745" w:type="dxa"/>
            <w:tcBorders/>
          </w:tcPr>
          <w:p>
            <w:pPr>
              <w:pStyle w:val="Normal"/>
              <w:suppressAutoHyphens w:val="true"/>
              <w:spacing w:lineRule="auto" w:line="240"/>
              <w:ind w:hanging="0" w:end="0"/>
              <w:jc w:val="start"/>
              <w:rPr>
                <w:sz w:val="24"/>
              </w:rPr>
            </w:pPr>
            <w:r>
              <w:rPr>
                <w:sz w:val="24"/>
              </w:rPr>
              <w:t xml:space="preserve">to direct </w:t>
            </w:r>
          </w:p>
          <w:p>
            <w:pPr>
              <w:pStyle w:val="Normal"/>
              <w:suppressAutoHyphens w:val="true"/>
              <w:spacing w:lineRule="auto" w:line="240"/>
              <w:ind w:hanging="0" w:end="0"/>
              <w:jc w:val="start"/>
              <w:rPr>
                <w:sz w:val="24"/>
              </w:rPr>
            </w:pPr>
            <w:r>
              <w:rPr>
                <w:sz w:val="24"/>
              </w:rPr>
              <w:t xml:space="preserve">to encourage </w:t>
            </w:r>
          </w:p>
          <w:p>
            <w:pPr>
              <w:pStyle w:val="Normal"/>
              <w:suppressAutoHyphens w:val="true"/>
              <w:spacing w:lineRule="auto" w:line="240"/>
              <w:ind w:hanging="0" w:end="0"/>
              <w:jc w:val="start"/>
              <w:rPr>
                <w:sz w:val="24"/>
              </w:rPr>
            </w:pPr>
            <w:r>
              <w:rPr>
                <w:sz w:val="24"/>
              </w:rPr>
              <w:t xml:space="preserve">to forbid </w:t>
            </w:r>
          </w:p>
          <w:p>
            <w:pPr>
              <w:pStyle w:val="Normal"/>
              <w:suppressAutoHyphens w:val="true"/>
              <w:spacing w:lineRule="auto" w:line="240"/>
              <w:ind w:hanging="0" w:end="0"/>
              <w:jc w:val="start"/>
              <w:rPr>
                <w:sz w:val="24"/>
              </w:rPr>
            </w:pPr>
            <w:r>
              <w:rPr>
                <w:sz w:val="24"/>
              </w:rPr>
              <w:t xml:space="preserve">to force </w:t>
            </w:r>
          </w:p>
          <w:p>
            <w:pPr>
              <w:pStyle w:val="Normal"/>
              <w:suppressAutoHyphens w:val="true"/>
              <w:spacing w:lineRule="auto" w:line="240"/>
              <w:ind w:hanging="0" w:end="0"/>
              <w:jc w:val="start"/>
              <w:rPr>
                <w:sz w:val="24"/>
              </w:rPr>
            </w:pPr>
            <w:r>
              <w:rPr>
                <w:sz w:val="24"/>
              </w:rPr>
              <w:t xml:space="preserve">to have </w:t>
            </w:r>
          </w:p>
          <w:p>
            <w:pPr>
              <w:pStyle w:val="Normal"/>
              <w:suppressAutoHyphens w:val="true"/>
              <w:spacing w:lineRule="auto" w:line="240"/>
              <w:ind w:hanging="0" w:end="0"/>
              <w:jc w:val="start"/>
              <w:rPr>
                <w:sz w:val="24"/>
              </w:rPr>
            </w:pPr>
            <w:r>
              <w:rPr>
                <w:sz w:val="24"/>
              </w:rPr>
              <w:t xml:space="preserve">to impel </w:t>
            </w:r>
          </w:p>
          <w:p>
            <w:pPr>
              <w:pStyle w:val="Normal"/>
              <w:suppressAutoHyphens w:val="true"/>
              <w:spacing w:lineRule="auto" w:line="240"/>
              <w:ind w:hanging="0" w:end="0"/>
              <w:jc w:val="start"/>
              <w:rPr>
                <w:sz w:val="24"/>
              </w:rPr>
            </w:pPr>
            <w:r>
              <w:rPr>
                <w:sz w:val="24"/>
              </w:rPr>
              <w:t>to implore</w:t>
            </w:r>
          </w:p>
        </w:tc>
        <w:tc>
          <w:tcPr>
            <w:tcW w:w="2745" w:type="dxa"/>
            <w:tcBorders/>
          </w:tcPr>
          <w:p>
            <w:pPr>
              <w:pStyle w:val="Normal"/>
              <w:suppressAutoHyphens w:val="true"/>
              <w:spacing w:lineRule="auto" w:line="240"/>
              <w:ind w:hanging="0" w:end="0"/>
              <w:jc w:val="start"/>
              <w:rPr>
                <w:sz w:val="24"/>
              </w:rPr>
            </w:pPr>
            <w:r>
              <w:rPr>
                <w:sz w:val="24"/>
              </w:rPr>
              <w:t xml:space="preserve">to induce </w:t>
            </w:r>
          </w:p>
          <w:p>
            <w:pPr>
              <w:pStyle w:val="Normal"/>
              <w:suppressAutoHyphens w:val="true"/>
              <w:spacing w:lineRule="auto" w:line="240"/>
              <w:ind w:hanging="0" w:end="0"/>
              <w:jc w:val="start"/>
              <w:rPr>
                <w:sz w:val="24"/>
              </w:rPr>
            </w:pPr>
            <w:r>
              <w:rPr>
                <w:sz w:val="24"/>
              </w:rPr>
              <w:t xml:space="preserve">to instruct </w:t>
            </w:r>
          </w:p>
          <w:p>
            <w:pPr>
              <w:pStyle w:val="Normal"/>
              <w:suppressAutoHyphens w:val="true"/>
              <w:spacing w:lineRule="auto" w:line="240"/>
              <w:ind w:hanging="0" w:end="0"/>
              <w:jc w:val="start"/>
              <w:rPr>
                <w:sz w:val="24"/>
              </w:rPr>
            </w:pPr>
            <w:r>
              <w:rPr>
                <w:sz w:val="24"/>
              </w:rPr>
              <w:t xml:space="preserve">to invite </w:t>
            </w:r>
          </w:p>
          <w:p>
            <w:pPr>
              <w:pStyle w:val="Normal"/>
              <w:suppressAutoHyphens w:val="true"/>
              <w:spacing w:lineRule="auto" w:line="240"/>
              <w:ind w:hanging="0" w:end="0"/>
              <w:jc w:val="start"/>
              <w:rPr>
                <w:sz w:val="24"/>
              </w:rPr>
            </w:pPr>
            <w:r>
              <w:rPr>
                <w:sz w:val="24"/>
              </w:rPr>
              <w:t xml:space="preserve">to leave </w:t>
            </w:r>
          </w:p>
          <w:p>
            <w:pPr>
              <w:pStyle w:val="Normal"/>
              <w:suppressAutoHyphens w:val="true"/>
              <w:spacing w:lineRule="auto" w:line="240"/>
              <w:ind w:hanging="0" w:end="0"/>
              <w:jc w:val="start"/>
              <w:rPr>
                <w:sz w:val="24"/>
              </w:rPr>
            </w:pPr>
            <w:r>
              <w:rPr>
                <w:sz w:val="24"/>
              </w:rPr>
              <w:t xml:space="preserve">to let </w:t>
            </w:r>
          </w:p>
          <w:p>
            <w:pPr>
              <w:pStyle w:val="Normal"/>
              <w:suppressAutoHyphens w:val="true"/>
              <w:spacing w:lineRule="auto" w:line="240"/>
              <w:ind w:hanging="0" w:end="0"/>
              <w:jc w:val="start"/>
              <w:rPr>
                <w:sz w:val="24"/>
              </w:rPr>
            </w:pPr>
            <w:r>
              <w:rPr>
                <w:sz w:val="24"/>
              </w:rPr>
              <w:t xml:space="preserve">to make </w:t>
            </w:r>
          </w:p>
          <w:p>
            <w:pPr>
              <w:pStyle w:val="Normal"/>
              <w:suppressAutoHyphens w:val="true"/>
              <w:spacing w:lineRule="auto" w:line="240"/>
              <w:ind w:hanging="0" w:end="0"/>
              <w:jc w:val="start"/>
              <w:rPr>
                <w:sz w:val="24"/>
              </w:rPr>
            </w:pPr>
            <w:r>
              <w:rPr>
                <w:sz w:val="24"/>
              </w:rPr>
              <w:t>to order</w:t>
            </w:r>
          </w:p>
        </w:tc>
        <w:tc>
          <w:tcPr>
            <w:tcW w:w="2745" w:type="dxa"/>
            <w:tcBorders/>
          </w:tcPr>
          <w:p>
            <w:pPr>
              <w:pStyle w:val="Normal"/>
              <w:suppressAutoHyphens w:val="true"/>
              <w:spacing w:lineRule="auto" w:line="240"/>
              <w:ind w:hanging="0" w:end="0"/>
              <w:jc w:val="start"/>
              <w:rPr>
                <w:sz w:val="24"/>
              </w:rPr>
            </w:pPr>
            <w:r>
              <w:rPr>
                <w:sz w:val="24"/>
              </w:rPr>
              <w:t xml:space="preserve">to permit </w:t>
            </w:r>
          </w:p>
          <w:p>
            <w:pPr>
              <w:pStyle w:val="Normal"/>
              <w:suppressAutoHyphens w:val="true"/>
              <w:spacing w:lineRule="auto" w:line="240"/>
              <w:ind w:hanging="0" w:end="0"/>
              <w:jc w:val="start"/>
              <w:rPr>
                <w:sz w:val="24"/>
              </w:rPr>
            </w:pPr>
            <w:r>
              <w:rPr>
                <w:sz w:val="24"/>
              </w:rPr>
              <w:t xml:space="preserve">to persuade </w:t>
            </w:r>
          </w:p>
          <w:p>
            <w:pPr>
              <w:pStyle w:val="Normal"/>
              <w:suppressAutoHyphens w:val="true"/>
              <w:spacing w:lineRule="auto" w:line="240"/>
              <w:ind w:hanging="0" w:end="0"/>
              <w:jc w:val="start"/>
              <w:rPr>
                <w:sz w:val="24"/>
              </w:rPr>
            </w:pPr>
            <w:r>
              <w:rPr>
                <w:sz w:val="24"/>
              </w:rPr>
              <w:t xml:space="preserve">to recommend </w:t>
            </w:r>
          </w:p>
          <w:p>
            <w:pPr>
              <w:pStyle w:val="Normal"/>
              <w:suppressAutoHyphens w:val="true"/>
              <w:spacing w:lineRule="auto" w:line="240"/>
              <w:ind w:hanging="0" w:end="0"/>
              <w:jc w:val="start"/>
              <w:rPr>
                <w:sz w:val="24"/>
              </w:rPr>
            </w:pPr>
            <w:r>
              <w:rPr>
                <w:sz w:val="24"/>
              </w:rPr>
              <w:t xml:space="preserve">to request </w:t>
            </w:r>
          </w:p>
          <w:p>
            <w:pPr>
              <w:pStyle w:val="Normal"/>
              <w:suppressAutoHyphens w:val="true"/>
              <w:spacing w:lineRule="auto" w:line="240"/>
              <w:ind w:hanging="0" w:end="0"/>
              <w:jc w:val="start"/>
              <w:rPr>
                <w:sz w:val="24"/>
              </w:rPr>
            </w:pPr>
            <w:r>
              <w:rPr>
                <w:sz w:val="24"/>
              </w:rPr>
              <w:t xml:space="preserve">to require </w:t>
            </w:r>
          </w:p>
          <w:p>
            <w:pPr>
              <w:pStyle w:val="Normal"/>
              <w:suppressAutoHyphens w:val="true"/>
              <w:spacing w:lineRule="auto" w:line="240"/>
              <w:ind w:hanging="0" w:end="0"/>
              <w:jc w:val="start"/>
              <w:rPr>
                <w:sz w:val="24"/>
              </w:rPr>
            </w:pPr>
            <w:r>
              <w:rPr>
                <w:sz w:val="24"/>
              </w:rPr>
              <w:t xml:space="preserve">to tell </w:t>
            </w:r>
          </w:p>
          <w:p>
            <w:pPr>
              <w:pStyle w:val="Normal"/>
              <w:suppressAutoHyphens w:val="true"/>
              <w:spacing w:lineRule="auto" w:line="240"/>
              <w:ind w:hanging="0" w:end="0"/>
              <w:jc w:val="start"/>
              <w:rPr>
                <w:sz w:val="24"/>
              </w:rPr>
            </w:pPr>
            <w:r>
              <w:rPr>
                <w:sz w:val="24"/>
              </w:rPr>
              <w:t>to urge</w:t>
            </w:r>
          </w:p>
        </w:tc>
      </w:tr>
    </w:tbl>
    <w:p>
      <w:pPr>
        <w:pStyle w:val="Normal"/>
        <w:suppressAutoHyphens w:val="true"/>
        <w:spacing w:lineRule="auto" w:line="240"/>
        <w:ind w:firstLine="284" w:end="0"/>
        <w:rPr>
          <w:sz w:val="24"/>
        </w:rPr>
      </w:pPr>
      <w:r>
        <w:rPr>
          <w:sz w:val="24"/>
        </w:rPr>
      </w:r>
    </w:p>
    <w:p>
      <w:pPr>
        <w:pStyle w:val="2"/>
        <w:ind w:start="284" w:end="0"/>
        <w:rPr/>
      </w:pPr>
      <w:r>
        <w:rPr/>
        <w:t xml:space="preserve">Tell him </w:t>
      </w:r>
      <w:r>
        <w:rPr>
          <w:i/>
        </w:rPr>
        <w:t>to hurry.</w:t>
      </w:r>
    </w:p>
    <w:p>
      <w:pPr>
        <w:pStyle w:val="Normal"/>
        <w:suppressAutoHyphens w:val="true"/>
        <w:spacing w:lineRule="auto" w:line="240"/>
        <w:ind w:firstLine="284" w:start="284" w:end="0"/>
        <w:rPr/>
      </w:pPr>
      <w:r>
        <w:rPr>
          <w:sz w:val="24"/>
        </w:rPr>
        <w:t xml:space="preserve">He asked her </w:t>
      </w:r>
      <w:r>
        <w:rPr>
          <w:i/>
          <w:sz w:val="24"/>
        </w:rPr>
        <w:t>to keep an eye on the clock</w:t>
      </w:r>
      <w:r>
        <w:rPr>
          <w:sz w:val="24"/>
        </w:rPr>
        <w:t>.</w:t>
      </w:r>
    </w:p>
    <w:p>
      <w:pPr>
        <w:pStyle w:val="Normal"/>
        <w:suppressAutoHyphens w:val="true"/>
        <w:spacing w:lineRule="auto" w:line="240"/>
        <w:ind w:firstLine="284" w:start="284" w:end="0"/>
        <w:rPr/>
      </w:pPr>
      <w:r>
        <w:rPr>
          <w:sz w:val="24"/>
        </w:rPr>
        <w:t xml:space="preserve">What would you recommend me </w:t>
      </w:r>
      <w:r>
        <w:rPr>
          <w:i/>
          <w:sz w:val="24"/>
        </w:rPr>
        <w:t>to do</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With all these verbs, except </w:t>
      </w:r>
      <w:r>
        <w:rPr>
          <w:i/>
          <w:sz w:val="24"/>
        </w:rPr>
        <w:t>to have, to let</w:t>
      </w:r>
      <w:r>
        <w:rPr>
          <w:sz w:val="24"/>
        </w:rPr>
        <w:t xml:space="preserve"> and </w:t>
      </w:r>
      <w:r>
        <w:rPr>
          <w:i/>
          <w:sz w:val="24"/>
        </w:rPr>
        <w:t>to make</w:t>
      </w:r>
      <w:r>
        <w:rPr>
          <w:sz w:val="24"/>
        </w:rPr>
        <w:t xml:space="preserve">, a “to”- infinitive is used. After the verbs </w:t>
      </w:r>
      <w:r>
        <w:rPr>
          <w:i/>
          <w:sz w:val="24"/>
        </w:rPr>
        <w:t>to have, to</w:t>
      </w:r>
      <w:r>
        <w:rPr>
          <w:sz w:val="24"/>
        </w:rPr>
        <w:t xml:space="preserve"> </w:t>
      </w:r>
      <w:r>
        <w:rPr>
          <w:i/>
          <w:sz w:val="24"/>
        </w:rPr>
        <w:t xml:space="preserve">let </w:t>
      </w:r>
      <w:r>
        <w:rPr>
          <w:sz w:val="24"/>
        </w:rPr>
        <w:t xml:space="preserve">and </w:t>
      </w:r>
      <w:r>
        <w:rPr>
          <w:i/>
          <w:sz w:val="24"/>
        </w:rPr>
        <w:t>to make</w:t>
      </w:r>
      <w:r>
        <w:rPr>
          <w:sz w:val="24"/>
        </w:rPr>
        <w:t xml:space="preserve"> it loses the particle “to”.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She’ll </w:t>
      </w:r>
      <w:r>
        <w:rPr>
          <w:i/>
          <w:sz w:val="24"/>
        </w:rPr>
        <w:t xml:space="preserve">have </w:t>
      </w:r>
      <w:r>
        <w:rPr>
          <w:sz w:val="24"/>
        </w:rPr>
        <w:t xml:space="preserve">you </w:t>
      </w:r>
      <w:r>
        <w:rPr>
          <w:i/>
          <w:sz w:val="24"/>
        </w:rPr>
        <w:t xml:space="preserve">do </w:t>
      </w:r>
      <w:r>
        <w:rPr>
          <w:sz w:val="24"/>
        </w:rPr>
        <w:t>it at once.</w:t>
      </w:r>
    </w:p>
    <w:p>
      <w:pPr>
        <w:pStyle w:val="2"/>
        <w:ind w:start="284" w:end="0"/>
        <w:rPr/>
      </w:pPr>
      <w:r>
        <w:rPr/>
        <w:t xml:space="preserve">Don’t </w:t>
      </w:r>
      <w:r>
        <w:rPr>
          <w:i/>
        </w:rPr>
        <w:t xml:space="preserve">let </w:t>
      </w:r>
      <w:r>
        <w:rPr/>
        <w:t xml:space="preserve">it </w:t>
      </w:r>
      <w:r>
        <w:rPr>
          <w:i/>
        </w:rPr>
        <w:t>bother</w:t>
      </w:r>
      <w:r>
        <w:rPr/>
        <w:t xml:space="preserve"> you.</w:t>
      </w:r>
    </w:p>
    <w:p>
      <w:pPr>
        <w:pStyle w:val="Normal"/>
        <w:suppressAutoHyphens w:val="true"/>
        <w:spacing w:lineRule="auto" w:line="240"/>
        <w:ind w:firstLine="284" w:start="284" w:end="0"/>
        <w:rPr/>
      </w:pPr>
      <w:r>
        <w:rPr>
          <w:sz w:val="24"/>
        </w:rPr>
        <w:t xml:space="preserve">Soon she </w:t>
      </w:r>
      <w:r>
        <w:rPr>
          <w:i/>
          <w:sz w:val="24"/>
        </w:rPr>
        <w:t>made</w:t>
      </w:r>
      <w:r>
        <w:rPr>
          <w:sz w:val="24"/>
        </w:rPr>
        <w:t xml:space="preserve"> me </w:t>
      </w:r>
      <w:r>
        <w:rPr>
          <w:i/>
          <w:sz w:val="24"/>
        </w:rPr>
        <w:t>see</w:t>
      </w:r>
      <w:r>
        <w:rPr>
          <w:sz w:val="24"/>
        </w:rPr>
        <w:t xml:space="preserve"> where I was wrong.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object, which is a noun in the common case or a pronoun in the objective case, denotes a person (or, very seldom, a non-person) who is to perform the required action expressed by the infinitive.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verb </w:t>
      </w:r>
      <w:r>
        <w:rPr>
          <w:i/>
          <w:sz w:val="24"/>
        </w:rPr>
        <w:t>to help</w:t>
      </w:r>
      <w:r>
        <w:rPr>
          <w:sz w:val="24"/>
        </w:rPr>
        <w:t xml:space="preserve"> can be used either with one or with two objects: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helped </w:t>
      </w:r>
      <w:r>
        <w:rPr>
          <w:i/>
          <w:sz w:val="24"/>
        </w:rPr>
        <w:t>to pack.</w:t>
      </w:r>
      <w:r>
        <w:rPr>
          <w:sz w:val="24"/>
        </w:rPr>
        <w:t xml:space="preserve"> </w:t>
      </w:r>
    </w:p>
    <w:p>
      <w:pPr>
        <w:pStyle w:val="Normal"/>
        <w:suppressAutoHyphens w:val="true"/>
        <w:spacing w:lineRule="auto" w:line="240"/>
        <w:ind w:firstLine="284" w:start="284" w:end="0"/>
        <w:rPr/>
      </w:pPr>
      <w:r>
        <w:rPr>
          <w:sz w:val="24"/>
        </w:rPr>
        <w:t xml:space="preserve">She helped </w:t>
      </w:r>
      <w:r>
        <w:rPr>
          <w:i/>
          <w:sz w:val="24"/>
        </w:rPr>
        <w:t>me to make up my mind.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In either case a “to”- infinitive or a bare infinitive can be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And she actually </w:t>
      </w:r>
      <w:r>
        <w:rPr>
          <w:i/>
          <w:sz w:val="24"/>
        </w:rPr>
        <w:t>helped find</w:t>
      </w:r>
      <w:r>
        <w:rPr>
          <w:sz w:val="24"/>
        </w:rPr>
        <w:t xml:space="preserve"> it. </w:t>
      </w:r>
    </w:p>
    <w:p>
      <w:pPr>
        <w:pStyle w:val="Normal"/>
        <w:suppressAutoHyphens w:val="true"/>
        <w:spacing w:lineRule="auto" w:line="240"/>
        <w:ind w:firstLine="284" w:start="284" w:end="0"/>
        <w:rPr/>
      </w:pPr>
      <w:r>
        <w:rPr>
          <w:sz w:val="24"/>
        </w:rPr>
        <w:t>I’</w:t>
      </w:r>
      <w:r>
        <w:rPr>
          <w:i/>
          <w:sz w:val="24"/>
        </w:rPr>
        <w:t xml:space="preserve">ll help </w:t>
      </w:r>
      <w:r>
        <w:rPr>
          <w:sz w:val="24"/>
        </w:rPr>
        <w:t xml:space="preserve">you </w:t>
      </w:r>
      <w:r>
        <w:rPr>
          <w:i/>
          <w:sz w:val="24"/>
        </w:rPr>
        <w:t>do</w:t>
      </w:r>
      <w:r>
        <w:rPr>
          <w:sz w:val="24"/>
        </w:rPr>
        <w:t xml:space="preserve"> 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With some verbs the function of object may be performed by a conjunctive infinitive phrase. These verbs are very few in number and fall into two groups: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Verbs that can take either an infinitive or a conjunctive infinitive phrase as their object. These are: </w:t>
      </w:r>
      <w:r>
        <w:rPr>
          <w:i/>
          <w:sz w:val="24"/>
        </w:rPr>
        <w:t>to advise, to decide, to forget, to learn, to remember.</w:t>
      </w:r>
    </w:p>
    <w:p>
      <w:pPr>
        <w:pStyle w:val="Normal"/>
        <w:suppressAutoHyphens w:val="true"/>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sz w:val="24"/>
              </w:rPr>
            </w:pPr>
            <w:r>
              <w:rPr>
                <w:sz w:val="24"/>
              </w:rPr>
              <w:t xml:space="preserve">They advised me to go on. </w:t>
            </w:r>
          </w:p>
          <w:p>
            <w:pPr>
              <w:pStyle w:val="Normal"/>
              <w:suppressAutoHyphens w:val="true"/>
              <w:spacing w:lineRule="auto" w:line="240"/>
              <w:ind w:hanging="0" w:end="0"/>
              <w:jc w:val="start"/>
              <w:rPr>
                <w:sz w:val="24"/>
              </w:rPr>
            </w:pPr>
            <w:r>
              <w:rPr>
                <w:sz w:val="24"/>
              </w:rPr>
              <w:t xml:space="preserve">He decided to begin at once. </w:t>
            </w:r>
          </w:p>
          <w:p>
            <w:pPr>
              <w:pStyle w:val="Normal"/>
              <w:suppressAutoHyphens w:val="true"/>
              <w:spacing w:lineRule="auto" w:line="240"/>
              <w:ind w:hanging="0" w:end="0"/>
              <w:jc w:val="start"/>
              <w:rPr>
                <w:sz w:val="24"/>
              </w:rPr>
            </w:pPr>
            <w:r>
              <w:rPr>
                <w:sz w:val="24"/>
              </w:rPr>
              <w:t>I forgot to tell you about the last incident.</w:t>
            </w:r>
          </w:p>
        </w:tc>
        <w:tc>
          <w:tcPr>
            <w:tcW w:w="5491" w:type="dxa"/>
            <w:tcBorders/>
          </w:tcPr>
          <w:p>
            <w:pPr>
              <w:pStyle w:val="Normal"/>
              <w:suppressAutoHyphens w:val="true"/>
              <w:spacing w:lineRule="auto" w:line="240"/>
              <w:ind w:hanging="0" w:end="0"/>
              <w:jc w:val="start"/>
              <w:rPr>
                <w:sz w:val="24"/>
              </w:rPr>
            </w:pPr>
            <w:r>
              <w:rPr>
                <w:sz w:val="24"/>
              </w:rPr>
              <w:t xml:space="preserve">He advised me at last how to settle the matter. </w:t>
            </w:r>
          </w:p>
          <w:p>
            <w:pPr>
              <w:pStyle w:val="Normal"/>
              <w:suppressAutoHyphens w:val="true"/>
              <w:spacing w:lineRule="auto" w:line="240"/>
              <w:ind w:hanging="0" w:end="0"/>
              <w:jc w:val="start"/>
              <w:rPr>
                <w:sz w:val="24"/>
              </w:rPr>
            </w:pPr>
            <w:r>
              <w:rPr>
                <w:sz w:val="24"/>
              </w:rPr>
              <w:t xml:space="preserve">He could not decide whether to come at all. </w:t>
            </w:r>
          </w:p>
          <w:p>
            <w:pPr>
              <w:pStyle w:val="Normal"/>
              <w:suppressAutoHyphens w:val="true"/>
              <w:spacing w:lineRule="auto" w:line="240"/>
              <w:ind w:hanging="0" w:end="0"/>
              <w:jc w:val="start"/>
              <w:rPr>
                <w:sz w:val="24"/>
              </w:rPr>
            </w:pPr>
            <w:r>
              <w:rPr>
                <w:sz w:val="24"/>
              </w:rPr>
              <w:t xml:space="preserve">I forgot how to do it. </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b) Verbs that can take only a conjunctive infinitive phrase as their object: </w:t>
      </w:r>
      <w:r>
        <w:rPr>
          <w:i/>
          <w:sz w:val="24"/>
        </w:rPr>
        <w:t>to know, to show, to wonder.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did not know </w:t>
      </w:r>
      <w:r>
        <w:rPr>
          <w:i/>
          <w:sz w:val="24"/>
        </w:rPr>
        <w:t>what to say.</w:t>
      </w:r>
      <w:r>
        <w:rPr>
          <w:sz w:val="24"/>
        </w:rPr>
        <w:t xml:space="preserve"> </w:t>
      </w:r>
    </w:p>
    <w:p>
      <w:pPr>
        <w:pStyle w:val="Normal"/>
        <w:suppressAutoHyphens w:val="true"/>
        <w:spacing w:lineRule="auto" w:line="240"/>
        <w:ind w:firstLine="284" w:start="284" w:end="0"/>
        <w:rPr/>
      </w:pPr>
      <w:r>
        <w:rPr>
          <w:sz w:val="24"/>
        </w:rPr>
        <w:t xml:space="preserve">I know well enough </w:t>
      </w:r>
      <w:r>
        <w:rPr>
          <w:i/>
          <w:sz w:val="24"/>
        </w:rPr>
        <w:t xml:space="preserve">where to stop. </w:t>
      </w:r>
    </w:p>
    <w:p>
      <w:pPr>
        <w:pStyle w:val="Normal"/>
        <w:suppressAutoHyphens w:val="true"/>
        <w:spacing w:lineRule="auto" w:line="240"/>
        <w:ind w:firstLine="284" w:start="284" w:end="0"/>
        <w:rPr/>
      </w:pPr>
      <w:r>
        <w:rPr>
          <w:sz w:val="24"/>
        </w:rPr>
        <w:t xml:space="preserve">Will you show me </w:t>
      </w:r>
      <w:r>
        <w:rPr>
          <w:i/>
          <w:sz w:val="24"/>
        </w:rPr>
        <w:t>how to do it?</w:t>
      </w:r>
    </w:p>
    <w:p>
      <w:pPr>
        <w:pStyle w:val="Normal"/>
        <w:suppressAutoHyphens w:val="true"/>
        <w:spacing w:lineRule="auto" w:line="240"/>
        <w:ind w:firstLine="284" w:end="0"/>
        <w:rPr>
          <w:i/>
          <w:i/>
          <w:sz w:val="24"/>
        </w:rPr>
      </w:pPr>
      <w:r>
        <w:rPr>
          <w:i/>
          <w:sz w:val="24"/>
        </w:rPr>
      </w:r>
    </w:p>
    <w:p>
      <w:pPr>
        <w:pStyle w:val="2"/>
        <w:rPr/>
      </w:pPr>
      <w:r>
        <w:rPr/>
        <w:t>The infinitive can have the function of object after certain adjectives (adjectivized participles), mostly used as predicatives. Semantically and structurally these fall into two groups.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The most frequent adjectives of the first group are: </w:t>
      </w:r>
      <w:r>
        <w:rPr>
          <w:i/>
          <w:sz w:val="24"/>
        </w:rPr>
        <w:t>anxious, apt, bound, careful, curious, determined, difficult, eager, easy, entitled, fit, free, hard, impatient, inclined, interested, keen, liable, powerless, prepared, quick, ready, reluctant, resolved, set, slow, worthy.</w:t>
      </w:r>
    </w:p>
    <w:p>
      <w:pPr>
        <w:pStyle w:val="Normal"/>
        <w:suppressAutoHyphens w:val="true"/>
        <w:spacing w:lineRule="auto" w:line="240"/>
        <w:ind w:firstLine="284" w:end="0"/>
        <w:rPr>
          <w:i/>
          <w:i/>
          <w:sz w:val="24"/>
        </w:rPr>
      </w:pPr>
      <w:r>
        <w:rPr>
          <w:i/>
          <w:sz w:val="24"/>
        </w:rPr>
      </w:r>
    </w:p>
    <w:p>
      <w:pPr>
        <w:pStyle w:val="2"/>
        <w:ind w:start="284" w:end="0"/>
        <w:rPr/>
      </w:pPr>
      <w:r>
        <w:rPr/>
        <w:t xml:space="preserve">She’s </w:t>
      </w:r>
      <w:r>
        <w:rPr>
          <w:b/>
        </w:rPr>
        <w:t>determined</w:t>
      </w:r>
      <w:r>
        <w:rPr/>
        <w:t xml:space="preserve"> </w:t>
      </w:r>
      <w:r>
        <w:rPr>
          <w:i/>
        </w:rPr>
        <w:t>to go on</w:t>
      </w:r>
      <w:r>
        <w:rPr/>
        <w:t>.</w:t>
      </w:r>
    </w:p>
    <w:p>
      <w:pPr>
        <w:pStyle w:val="Normal"/>
        <w:suppressAutoHyphens w:val="true"/>
        <w:spacing w:lineRule="auto" w:line="240"/>
        <w:ind w:firstLine="284" w:start="284" w:end="0"/>
        <w:rPr/>
      </w:pPr>
      <w:r>
        <w:rPr>
          <w:sz w:val="24"/>
        </w:rPr>
        <w:t xml:space="preserve">I am </w:t>
      </w:r>
      <w:r>
        <w:rPr>
          <w:b/>
          <w:sz w:val="24"/>
        </w:rPr>
        <w:t xml:space="preserve">powerless </w:t>
      </w:r>
      <w:r>
        <w:rPr>
          <w:i/>
          <w:sz w:val="24"/>
        </w:rPr>
        <w:t>to do anything.</w:t>
      </w:r>
    </w:p>
    <w:p>
      <w:pPr>
        <w:pStyle w:val="Normal"/>
        <w:suppressAutoHyphens w:val="true"/>
        <w:spacing w:lineRule="auto" w:line="240"/>
        <w:ind w:firstLine="284" w:start="284" w:end="0"/>
        <w:rPr/>
      </w:pPr>
      <w:r>
        <w:rPr>
          <w:sz w:val="24"/>
        </w:rPr>
        <w:t xml:space="preserve">He’s fully </w:t>
      </w:r>
      <w:r>
        <w:rPr>
          <w:b/>
          <w:sz w:val="24"/>
        </w:rPr>
        <w:t>prepared</w:t>
      </w:r>
      <w:r>
        <w:rPr>
          <w:sz w:val="24"/>
        </w:rPr>
        <w:t xml:space="preserve"> </w:t>
      </w:r>
      <w:r>
        <w:rPr>
          <w:i/>
          <w:sz w:val="24"/>
        </w:rPr>
        <w:t>to meet them</w:t>
      </w:r>
      <w:r>
        <w:rPr>
          <w:sz w:val="24"/>
        </w:rPr>
        <w:t xml:space="preserve"> any time they choose.</w:t>
      </w:r>
    </w:p>
    <w:p>
      <w:pPr>
        <w:pStyle w:val="Normal"/>
        <w:suppressAutoHyphens w:val="true"/>
        <w:spacing w:lineRule="auto" w:line="240"/>
        <w:ind w:firstLine="284" w:start="284" w:end="0"/>
        <w:rPr/>
      </w:pPr>
      <w:r>
        <w:rPr>
          <w:sz w:val="24"/>
        </w:rPr>
        <w:t xml:space="preserve">I was so </w:t>
      </w:r>
      <w:r>
        <w:rPr>
          <w:b/>
          <w:sz w:val="24"/>
        </w:rPr>
        <w:t>impatient</w:t>
      </w:r>
      <w:r>
        <w:rPr>
          <w:sz w:val="24"/>
        </w:rPr>
        <w:t xml:space="preserve"> </w:t>
      </w:r>
      <w:r>
        <w:rPr>
          <w:i/>
          <w:sz w:val="24"/>
        </w:rPr>
        <w:t>to start.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When used with these adjectives, the infinitive denotes actions either simultaneous with, or posterior to, the states expressed by the predicates, and cannot therefore be used in perfect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The most frequent adjectives (adjectivized participles) of the second group are: </w:t>
      </w:r>
      <w:r>
        <w:rPr>
          <w:i/>
          <w:sz w:val="24"/>
        </w:rPr>
        <w:t>amused, annoyed, astonished, delighted, distressed, frightened, furious, glad, grateful, happy, horrified, pleased, proud, puzzled, relieved, scared, sorry, surprised, thankful, touched.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He was </w:t>
      </w:r>
      <w:r>
        <w:rPr>
          <w:b/>
          <w:sz w:val="24"/>
        </w:rPr>
        <w:t>amused</w:t>
      </w:r>
      <w:r>
        <w:rPr>
          <w:sz w:val="24"/>
        </w:rPr>
        <w:t xml:space="preserve"> </w:t>
      </w:r>
      <w:r>
        <w:rPr>
          <w:i/>
          <w:sz w:val="24"/>
        </w:rPr>
        <w:t xml:space="preserve">to hear it. </w:t>
      </w:r>
    </w:p>
    <w:p>
      <w:pPr>
        <w:pStyle w:val="Normal"/>
        <w:suppressAutoHyphens w:val="true"/>
        <w:spacing w:lineRule="auto" w:line="240"/>
        <w:ind w:firstLine="284" w:start="284" w:end="0"/>
        <w:rPr/>
      </w:pPr>
      <w:r>
        <w:rPr>
          <w:sz w:val="24"/>
        </w:rPr>
        <w:t xml:space="preserve">I’m </w:t>
      </w:r>
      <w:r>
        <w:rPr>
          <w:b/>
          <w:sz w:val="24"/>
        </w:rPr>
        <w:t>delighted</w:t>
      </w:r>
      <w:r>
        <w:rPr>
          <w:sz w:val="24"/>
        </w:rPr>
        <w:t xml:space="preserve"> </w:t>
      </w:r>
      <w:r>
        <w:rPr>
          <w:i/>
          <w:sz w:val="24"/>
        </w:rPr>
        <w:t>to see you again</w:t>
      </w:r>
      <w:r>
        <w:rPr>
          <w:sz w:val="24"/>
        </w:rPr>
        <w:t xml:space="preserve">, darling. </w:t>
      </w:r>
    </w:p>
    <w:p>
      <w:pPr>
        <w:pStyle w:val="Normal"/>
        <w:suppressAutoHyphens w:val="true"/>
        <w:spacing w:lineRule="auto" w:line="240"/>
        <w:ind w:firstLine="284" w:start="284" w:end="0"/>
        <w:rPr/>
      </w:pPr>
      <w:r>
        <w:rPr>
          <w:sz w:val="24"/>
        </w:rPr>
        <w:t xml:space="preserve">She is </w:t>
      </w:r>
      <w:r>
        <w:rPr>
          <w:b/>
          <w:sz w:val="24"/>
        </w:rPr>
        <w:t>proud</w:t>
      </w:r>
      <w:r>
        <w:rPr>
          <w:sz w:val="24"/>
        </w:rPr>
        <w:t xml:space="preserve"> </w:t>
      </w:r>
      <w:r>
        <w:rPr>
          <w:i/>
          <w:sz w:val="24"/>
        </w:rPr>
        <w:t xml:space="preserve">to have grown such a son. </w:t>
      </w:r>
    </w:p>
    <w:p>
      <w:pPr>
        <w:pStyle w:val="2"/>
        <w:ind w:start="284" w:end="0"/>
        <w:rPr/>
      </w:pPr>
      <w:r>
        <w:rPr/>
        <w:t xml:space="preserve">Mother was </w:t>
      </w:r>
      <w:r>
        <w:rPr>
          <w:b/>
        </w:rPr>
        <w:t xml:space="preserve">furious </w:t>
      </w:r>
      <w:r>
        <w:rPr>
          <w:i/>
        </w:rPr>
        <w:t>to see them together again.</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These adjectives and participles express certain psychological states which are the result of the action expressed by the infinitive object, so the latter therefore always denotes an action slightly preceding the state expressed by the predicate, and can have both non-perfect and perfect forms. The non-perfect forms are used to express immediate priority, that is, an action immediately preceding the state: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I’m </w:t>
      </w:r>
      <w:r>
        <w:rPr>
          <w:i/>
          <w:sz w:val="24"/>
        </w:rPr>
        <w:t>glad to see you</w:t>
      </w:r>
      <w:r>
        <w:rPr>
          <w:sz w:val="24"/>
        </w:rPr>
        <w:t xml:space="preserve"> (I see you and that is why I am glad).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perfect forms are used to show that there is a gap between the action and the resulting state.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am glad </w:t>
      </w:r>
      <w:r>
        <w:rPr>
          <w:i/>
          <w:sz w:val="24"/>
        </w:rPr>
        <w:t>to have seen you</w:t>
      </w:r>
      <w:r>
        <w:rPr>
          <w:sz w:val="24"/>
        </w:rPr>
        <w:t xml:space="preserve"> (I saw/have seen you and that is why I am glad).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After certain statives denoting psychological states, such as </w:t>
      </w:r>
      <w:r>
        <w:rPr>
          <w:i/>
          <w:sz w:val="24"/>
        </w:rPr>
        <w:t>afraid, agog, ashamed: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He was ashamed</w:t>
      </w:r>
      <w:r>
        <w:rPr>
          <w:i/>
          <w:sz w:val="24"/>
        </w:rPr>
        <w:t xml:space="preserve"> to</w:t>
      </w:r>
      <w:r>
        <w:rPr>
          <w:sz w:val="24"/>
        </w:rPr>
        <w:t xml:space="preserve"> </w:t>
      </w:r>
      <w:r>
        <w:rPr>
          <w:i/>
          <w:sz w:val="24"/>
        </w:rPr>
        <w:t>tell us this.</w:t>
      </w:r>
    </w:p>
    <w:p>
      <w:pPr>
        <w:pStyle w:val="Normal"/>
        <w:suppressAutoHyphens w:val="true"/>
        <w:spacing w:lineRule="auto" w:line="240"/>
        <w:ind w:firstLine="284" w:start="284" w:end="0"/>
        <w:rPr/>
      </w:pPr>
      <w:r>
        <w:rPr>
          <w:sz w:val="24"/>
        </w:rPr>
        <w:t xml:space="preserve">I’d be afraid </w:t>
      </w:r>
      <w:r>
        <w:rPr>
          <w:i/>
          <w:sz w:val="24"/>
        </w:rPr>
        <w:t>to step inside a house</w:t>
      </w:r>
      <w:r>
        <w:rPr>
          <w:sz w:val="24"/>
        </w:rPr>
        <w:t xml:space="preserve"> that Rupert had designed all by himself.</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such cases the infinitive points out the source of the state expressed by the stative.</w:t>
      </w:r>
    </w:p>
    <w:p>
      <w:pPr>
        <w:pStyle w:val="Normal"/>
        <w:suppressAutoHyphens w:val="true"/>
        <w:spacing w:lineRule="auto" w:line="240"/>
        <w:ind w:firstLine="284" w:end="0"/>
        <w:rPr>
          <w:sz w:val="24"/>
        </w:rPr>
      </w:pPr>
      <w:r>
        <w:rPr>
          <w:sz w:val="24"/>
        </w:rPr>
      </w:r>
    </w:p>
    <w:p>
      <w:pPr>
        <w:pStyle w:val="Heading7"/>
        <w:rPr/>
      </w:pPr>
      <w:r>
        <w:rPr/>
        <w:t>The infinitive as attribute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108. </w:t>
      </w:r>
      <w:r>
        <w:rPr>
          <w:sz w:val="24"/>
        </w:rPr>
        <w:t xml:space="preserve">The English infinitive functioning as an attribute is far more frequent than the Russian infinitive. This is because in Russian the infinitive attribute can combine with abstract nouns only, while in English it is used with a much wider range of words. In this function the infinitive always denotes a not yet fulfilled action, which is regarded as </w:t>
      </w:r>
      <w:r>
        <w:rPr>
          <w:i/>
          <w:sz w:val="24"/>
        </w:rPr>
        <w:t>desirable, possible, advisable, necessary</w:t>
      </w:r>
      <w:r>
        <w:rPr>
          <w:sz w:val="24"/>
        </w:rPr>
        <w:t>, etc. The modal meaning of the infinitive attribute is generally rendered in Russian by modal verbs or expressions, as is shown by the translations below.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infinitive attribute can modify:</w:t>
      </w:r>
    </w:p>
    <w:p>
      <w:pPr>
        <w:pStyle w:val="Normal"/>
        <w:suppressAutoHyphens w:val="true"/>
        <w:spacing w:lineRule="auto" w:line="240"/>
        <w:ind w:firstLine="284" w:end="0"/>
        <w:rPr>
          <w:sz w:val="24"/>
        </w:rPr>
      </w:pPr>
      <w:r>
        <w:rPr>
          <w:sz w:val="24"/>
        </w:rPr>
      </w:r>
    </w:p>
    <w:p>
      <w:pPr>
        <w:pStyle w:val="2"/>
        <w:rPr>
          <w:spacing w:val="60"/>
        </w:rPr>
      </w:pPr>
      <w:r>
        <w:rPr>
          <w:spacing w:val="60"/>
        </w:rPr>
        <w:t>1. nouns, both abstract and concrete:</w:t>
      </w:r>
    </w:p>
    <w:p>
      <w:pPr>
        <w:pStyle w:val="Normal"/>
        <w:suppressAutoHyphens w:val="true"/>
        <w:spacing w:lineRule="auto" w:line="240"/>
        <w:ind w:firstLine="284" w:end="0"/>
        <w:rPr>
          <w:spacing w:val="60"/>
          <w:sz w:val="24"/>
        </w:rPr>
      </w:pPr>
      <w:r>
        <w:rPr>
          <w:spacing w:val="60"/>
          <w:sz w:val="24"/>
        </w:rPr>
      </w:r>
    </w:p>
    <w:p>
      <w:pPr>
        <w:pStyle w:val="Normal"/>
        <w:suppressAutoHyphens w:val="true"/>
        <w:spacing w:lineRule="auto" w:line="240"/>
        <w:ind w:firstLine="284" w:start="284" w:end="0"/>
        <w:rPr/>
      </w:pPr>
      <w:r>
        <w:rPr>
          <w:sz w:val="24"/>
        </w:rPr>
        <w:t xml:space="preserve">Because of his quarrel with his family he was in no </w:t>
      </w:r>
      <w:r>
        <w:rPr>
          <w:i/>
          <w:sz w:val="24"/>
        </w:rPr>
        <w:t>position to get</w:t>
      </w:r>
      <w:r>
        <w:rPr>
          <w:sz w:val="24"/>
        </w:rPr>
        <w:t xml:space="preserve"> the news. (...</w:t>
      </w:r>
      <w:r>
        <w:rPr>
          <w:sz w:val="24"/>
          <w:lang w:val="ru-RU"/>
        </w:rPr>
        <w:t xml:space="preserve"> не мог получить </w:t>
      </w:r>
    </w:p>
    <w:p>
      <w:pPr>
        <w:pStyle w:val="Normal"/>
        <w:suppressAutoHyphens w:val="true"/>
        <w:spacing w:lineRule="auto" w:line="240"/>
        <w:ind w:firstLine="284" w:start="284" w:end="0"/>
        <w:rPr>
          <w:sz w:val="24"/>
          <w:lang w:val="ru-RU"/>
        </w:rPr>
      </w:pPr>
      <w:r>
        <w:rPr>
          <w:sz w:val="24"/>
          <w:lang w:val="ru-RU"/>
        </w:rPr>
        <w:t>известий)</w:t>
      </w:r>
    </w:p>
    <w:p>
      <w:pPr>
        <w:pStyle w:val="Normal"/>
        <w:suppressAutoHyphens w:val="true"/>
        <w:spacing w:lineRule="auto" w:line="240"/>
        <w:ind w:firstLine="284" w:start="284" w:end="0"/>
        <w:rPr/>
      </w:pPr>
      <w:r>
        <w:rPr>
          <w:sz w:val="24"/>
        </w:rPr>
        <w:t xml:space="preserve">The best </w:t>
      </w:r>
      <w:r>
        <w:rPr>
          <w:i/>
          <w:sz w:val="24"/>
        </w:rPr>
        <w:t>thing to do</w:t>
      </w:r>
      <w:r>
        <w:rPr>
          <w:sz w:val="24"/>
        </w:rPr>
        <w:t xml:space="preserve"> would be to go back.</w:t>
      </w:r>
      <w:r>
        <w:rPr>
          <w:sz w:val="24"/>
          <w:lang w:val="ru-RU"/>
        </w:rPr>
        <w:t xml:space="preserve"> (самое лучшее, что можно было сделать ...)</w:t>
      </w:r>
    </w:p>
    <w:p>
      <w:pPr>
        <w:pStyle w:val="Normal"/>
        <w:suppressAutoHyphens w:val="true"/>
        <w:spacing w:lineRule="auto" w:line="240"/>
        <w:ind w:firstLine="284" w:start="284" w:end="0"/>
        <w:rPr/>
      </w:pPr>
      <w:r>
        <w:rPr>
          <w:sz w:val="24"/>
          <w:lang w:val="ru-RU"/>
        </w:rPr>
        <w:t>Не</w:t>
      </w:r>
      <w:r>
        <w:rPr>
          <w:sz w:val="24"/>
        </w:rPr>
        <w:t xml:space="preserve"> is just </w:t>
      </w:r>
      <w:r>
        <w:rPr>
          <w:i/>
          <w:sz w:val="24"/>
        </w:rPr>
        <w:t>the man to do it.</w:t>
      </w:r>
      <w:r>
        <w:rPr>
          <w:sz w:val="24"/>
          <w:lang w:val="ru-RU"/>
        </w:rPr>
        <w:t xml:space="preserve"> (он как раз тот человек, который может/должен это сделать)</w:t>
      </w:r>
    </w:p>
    <w:p>
      <w:pPr>
        <w:pStyle w:val="Normal"/>
        <w:suppressAutoHyphens w:val="true"/>
        <w:spacing w:lineRule="auto" w:line="240"/>
        <w:ind w:firstLine="284" w:start="284" w:end="0"/>
        <w:rPr/>
      </w:pPr>
      <w:r>
        <w:rPr>
          <w:sz w:val="24"/>
        </w:rPr>
        <w:t xml:space="preserve">I suppose there was </w:t>
      </w:r>
      <w:r>
        <w:rPr>
          <w:i/>
          <w:sz w:val="24"/>
        </w:rPr>
        <w:t>nothing to he done, but depart.</w:t>
      </w:r>
      <w:r>
        <w:rPr>
          <w:sz w:val="24"/>
          <w:lang w:val="ru-RU"/>
        </w:rPr>
        <w:t xml:space="preserve"> (ничего нельзя было сделать, оставалось только </w:t>
      </w:r>
    </w:p>
    <w:p>
      <w:pPr>
        <w:pStyle w:val="Normal"/>
        <w:suppressAutoHyphens w:val="true"/>
        <w:spacing w:lineRule="auto" w:line="240"/>
        <w:ind w:firstLine="284" w:start="284" w:end="0"/>
        <w:rPr>
          <w:sz w:val="24"/>
          <w:lang w:val="ru-RU"/>
        </w:rPr>
      </w:pPr>
      <w:r>
        <w:rPr>
          <w:sz w:val="24"/>
          <w:lang w:val="ru-RU"/>
        </w:rPr>
        <w:t>удалиться)</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pacing w:val="60"/>
          <w:sz w:val="24"/>
        </w:rPr>
        <w:t xml:space="preserve">2. indefinite, negative and universal pronouns in </w:t>
      </w:r>
      <w:r>
        <w:rPr>
          <w:i/>
          <w:spacing w:val="60"/>
          <w:sz w:val="24"/>
        </w:rPr>
        <w:t>-body, -thing, -</w:t>
      </w:r>
    </w:p>
    <w:p>
      <w:pPr>
        <w:pStyle w:val="Normal"/>
        <w:suppressAutoHyphens w:val="true"/>
        <w:spacing w:lineRule="auto" w:line="240"/>
        <w:ind w:firstLine="284" w:end="0"/>
        <w:rPr/>
      </w:pPr>
      <w:r>
        <w:rPr>
          <w:i/>
          <w:spacing w:val="60"/>
          <w:sz w:val="24"/>
        </w:rPr>
        <w:t xml:space="preserve">    </w:t>
      </w:r>
      <w:r>
        <w:rPr>
          <w:i/>
          <w:spacing w:val="60"/>
          <w:sz w:val="24"/>
        </w:rPr>
        <w:t xml:space="preserve">one </w:t>
      </w:r>
      <w:r>
        <w:rPr>
          <w:spacing w:val="60"/>
          <w:sz w:val="24"/>
        </w:rPr>
        <w:t>(one):</w:t>
      </w:r>
    </w:p>
    <w:p>
      <w:pPr>
        <w:pStyle w:val="Normal"/>
        <w:suppressAutoHyphens w:val="true"/>
        <w:spacing w:lineRule="auto" w:line="240"/>
        <w:ind w:firstLine="284" w:end="0"/>
        <w:rPr>
          <w:spacing w:val="60"/>
          <w:sz w:val="24"/>
        </w:rPr>
      </w:pPr>
      <w:r>
        <w:rPr>
          <w:spacing w:val="60"/>
          <w:sz w:val="24"/>
        </w:rPr>
      </w:r>
    </w:p>
    <w:p>
      <w:pPr>
        <w:pStyle w:val="Normal"/>
        <w:suppressAutoHyphens w:val="true"/>
        <w:spacing w:lineRule="auto" w:line="240"/>
        <w:ind w:firstLine="284" w:start="284" w:end="0"/>
        <w:rPr/>
      </w:pPr>
      <w:r>
        <w:rPr>
          <w:sz w:val="24"/>
        </w:rPr>
        <w:t xml:space="preserve">Have you </w:t>
      </w:r>
      <w:r>
        <w:rPr>
          <w:i/>
          <w:sz w:val="24"/>
        </w:rPr>
        <w:t>anything to offer me</w:t>
      </w:r>
      <w:r>
        <w:rPr>
          <w:sz w:val="24"/>
        </w:rPr>
        <w:t>?</w:t>
      </w:r>
      <w:r>
        <w:rPr>
          <w:sz w:val="24"/>
          <w:lang w:val="ru-RU"/>
        </w:rPr>
        <w:t xml:space="preserve"> (Вы можете мне что-нибудь предложить?)</w:t>
      </w:r>
    </w:p>
    <w:p>
      <w:pPr>
        <w:pStyle w:val="Normal"/>
        <w:suppressAutoHyphens w:val="true"/>
        <w:spacing w:lineRule="auto" w:line="240"/>
        <w:ind w:firstLine="284" w:start="284" w:end="0"/>
        <w:rPr/>
      </w:pPr>
      <w:r>
        <w:rPr>
          <w:sz w:val="24"/>
          <w:lang w:val="ru-RU"/>
        </w:rPr>
        <w:t>Не</w:t>
      </w:r>
      <w:r>
        <w:rPr>
          <w:sz w:val="24"/>
        </w:rPr>
        <w:t xml:space="preserve"> was </w:t>
      </w:r>
      <w:r>
        <w:rPr>
          <w:i/>
          <w:sz w:val="24"/>
        </w:rPr>
        <w:t>someone to admire</w:t>
      </w:r>
      <w:r>
        <w:rPr>
          <w:sz w:val="24"/>
        </w:rPr>
        <w:t>. (...</w:t>
      </w:r>
      <w:r>
        <w:rPr>
          <w:sz w:val="24"/>
          <w:lang w:val="ru-RU"/>
        </w:rPr>
        <w:t xml:space="preserve"> тот, кем можно восхищаться)</w:t>
      </w:r>
    </w:p>
    <w:p>
      <w:pPr>
        <w:pStyle w:val="Normal"/>
        <w:suppressAutoHyphens w:val="true"/>
        <w:spacing w:lineRule="auto" w:line="240"/>
        <w:ind w:firstLine="284" w:start="284" w:end="0"/>
        <w:rPr/>
      </w:pPr>
      <w:r>
        <w:rPr>
          <w:sz w:val="24"/>
          <w:lang w:val="ru-RU"/>
        </w:rPr>
        <w:t>Не</w:t>
      </w:r>
      <w:r>
        <w:rPr>
          <w:sz w:val="24"/>
        </w:rPr>
        <w:t xml:space="preserve"> had </w:t>
      </w:r>
      <w:r>
        <w:rPr>
          <w:i/>
          <w:sz w:val="24"/>
        </w:rPr>
        <w:t>everything to make his life a happy one.</w:t>
      </w:r>
      <w:r>
        <w:rPr>
          <w:sz w:val="24"/>
        </w:rPr>
        <w:t xml:space="preserve"> (...</w:t>
      </w:r>
      <w:r>
        <w:rPr>
          <w:sz w:val="24"/>
          <w:lang w:val="ru-RU"/>
        </w:rPr>
        <w:t>что могло сделать его счастливым)</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rPr>
        <w:t>Occasionally the infinitive can have the function of an attribute to personal negative and reflexive pronouns or pronominal adverbs: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I’ve only </w:t>
      </w:r>
      <w:r>
        <w:rPr>
          <w:i/>
          <w:sz w:val="24"/>
        </w:rPr>
        <w:t>you to look to.</w:t>
      </w:r>
    </w:p>
    <w:p>
      <w:pPr>
        <w:pStyle w:val="Normal"/>
        <w:suppressAutoHyphens w:val="true"/>
        <w:spacing w:lineRule="auto" w:line="240"/>
        <w:ind w:firstLine="284" w:start="284" w:end="0"/>
        <w:rPr/>
      </w:pPr>
      <w:r>
        <w:rPr>
          <w:sz w:val="24"/>
        </w:rPr>
        <w:t xml:space="preserve">Oh, but you have only </w:t>
      </w:r>
      <w:r>
        <w:rPr>
          <w:i/>
          <w:sz w:val="24"/>
        </w:rPr>
        <w:t>yourself to praise.</w:t>
      </w:r>
    </w:p>
    <w:p>
      <w:pPr>
        <w:pStyle w:val="Normal"/>
        <w:suppressAutoHyphens w:val="true"/>
        <w:spacing w:lineRule="auto" w:line="240"/>
        <w:ind w:firstLine="284" w:start="284" w:end="0"/>
        <w:rPr/>
      </w:pPr>
      <w:r>
        <w:rPr>
          <w:sz w:val="24"/>
        </w:rPr>
        <w:t xml:space="preserve">Now I had </w:t>
      </w:r>
      <w:r>
        <w:rPr>
          <w:i/>
          <w:sz w:val="24"/>
        </w:rPr>
        <w:t>nobody to see, nowhere to go.</w:t>
      </w:r>
    </w:p>
    <w:p>
      <w:pPr>
        <w:pStyle w:val="Normal"/>
        <w:suppressAutoHyphens w:val="true"/>
        <w:spacing w:lineRule="auto" w:line="240"/>
        <w:ind w:firstLine="284" w:end="0"/>
        <w:rPr>
          <w:i/>
          <w:i/>
          <w:sz w:val="24"/>
        </w:rPr>
      </w:pPr>
      <w:r>
        <w:rPr>
          <w:i/>
          <w:sz w:val="24"/>
        </w:rPr>
      </w:r>
    </w:p>
    <w:p>
      <w:pPr>
        <w:pStyle w:val="2"/>
        <w:rPr/>
      </w:pPr>
      <w:r>
        <w:rPr>
          <w:spacing w:val="60"/>
        </w:rPr>
        <w:t xml:space="preserve">3. substantivized </w:t>
      </w:r>
      <w:r>
        <w:rPr>
          <w:i/>
          <w:spacing w:val="60"/>
        </w:rPr>
        <w:t>ordinal numerals</w:t>
      </w:r>
      <w:r>
        <w:rPr>
          <w:spacing w:val="60"/>
        </w:rPr>
        <w:t xml:space="preserve"> </w:t>
      </w:r>
      <w:r>
        <w:rPr/>
        <w:t xml:space="preserve">(especially </w:t>
      </w:r>
      <w:r>
        <w:rPr>
          <w:i/>
        </w:rPr>
        <w:t>first</w:t>
      </w:r>
      <w:r>
        <w:rPr/>
        <w:t>),</w:t>
      </w:r>
      <w:r>
        <w:rPr>
          <w:spacing w:val="60"/>
        </w:rPr>
        <w:t xml:space="preserve"> </w:t>
      </w:r>
    </w:p>
    <w:p>
      <w:pPr>
        <w:pStyle w:val="2"/>
        <w:rPr/>
      </w:pPr>
      <w:r>
        <w:rPr>
          <w:i/>
          <w:spacing w:val="60"/>
        </w:rPr>
        <w:t xml:space="preserve">   </w:t>
      </w:r>
      <w:r>
        <w:rPr>
          <w:i/>
          <w:spacing w:val="60"/>
        </w:rPr>
        <w:t>substantivized adjectives</w:t>
      </w:r>
      <w:r>
        <w:rPr>
          <w:spacing w:val="60"/>
        </w:rPr>
        <w:t xml:space="preserve"> </w:t>
      </w:r>
      <w:r>
        <w:rPr/>
        <w:t>(</w:t>
      </w:r>
      <w:r>
        <w:rPr>
          <w:i/>
        </w:rPr>
        <w:t xml:space="preserve">next </w:t>
      </w:r>
      <w:r>
        <w:rPr/>
        <w:t xml:space="preserve">and </w:t>
      </w:r>
      <w:r>
        <w:rPr>
          <w:i/>
        </w:rPr>
        <w:t>last</w:t>
      </w:r>
      <w:r>
        <w:rPr/>
        <w:t>).</w:t>
      </w:r>
    </w:p>
    <w:p>
      <w:pPr>
        <w:pStyle w:val="Normal"/>
        <w:suppressAutoHyphens w:val="true"/>
        <w:spacing w:lineRule="auto" w:line="240"/>
        <w:ind w:firstLine="284" w:end="0"/>
        <w:rPr>
          <w:sz w:val="24"/>
        </w:rPr>
      </w:pPr>
      <w:r>
        <w:rPr>
          <w:sz w:val="24"/>
        </w:rPr>
      </w:r>
    </w:p>
    <w:p>
      <w:pPr>
        <w:pStyle w:val="2"/>
        <w:ind w:start="284" w:end="0"/>
        <w:rPr/>
      </w:pPr>
      <w:r>
        <w:rPr/>
        <w:t xml:space="preserve">Jack was </w:t>
      </w:r>
      <w:r>
        <w:rPr>
          <w:i/>
        </w:rPr>
        <w:t xml:space="preserve">the first to come. </w:t>
      </w:r>
    </w:p>
    <w:p>
      <w:pPr>
        <w:pStyle w:val="2"/>
        <w:ind w:start="284" w:end="0"/>
        <w:rPr/>
      </w:pPr>
      <w:r>
        <w:rPr/>
        <w:t xml:space="preserve">She was </w:t>
      </w:r>
      <w:r>
        <w:rPr>
          <w:i/>
        </w:rPr>
        <w:t>the last to reach</w:t>
      </w:r>
      <w:r>
        <w:rPr/>
        <w:t xml:space="preserve"> the hall.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pacing w:val="60"/>
          <w:sz w:val="24"/>
        </w:rPr>
        <w:t xml:space="preserve">4. substantivized quantitative adjectives </w:t>
      </w:r>
      <w:r>
        <w:rPr>
          <w:i/>
          <w:sz w:val="24"/>
        </w:rPr>
        <w:t xml:space="preserve">much, little, (no) more, </w:t>
      </w:r>
    </w:p>
    <w:p>
      <w:pPr>
        <w:pStyle w:val="Normal"/>
        <w:suppressAutoHyphens w:val="true"/>
        <w:spacing w:lineRule="auto" w:line="240"/>
        <w:ind w:firstLine="284" w:end="0"/>
        <w:rPr>
          <w:i/>
          <w:i/>
          <w:sz w:val="24"/>
        </w:rPr>
      </w:pPr>
      <w:r>
        <w:rPr>
          <w:i/>
          <w:sz w:val="24"/>
        </w:rPr>
        <w:t xml:space="preserve">   </w:t>
      </w:r>
      <w:r>
        <w:rPr>
          <w:i/>
          <w:sz w:val="24"/>
        </w:rPr>
        <w:t>(no) less, little more, enough:</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A man in your position has </w:t>
      </w:r>
      <w:r>
        <w:rPr>
          <w:i/>
          <w:sz w:val="24"/>
        </w:rPr>
        <w:t>so much to lose</w:t>
      </w:r>
      <w:r>
        <w:rPr>
          <w:sz w:val="24"/>
        </w:rPr>
        <w:t xml:space="preserve">. </w:t>
      </w:r>
    </w:p>
    <w:p>
      <w:pPr>
        <w:pStyle w:val="2"/>
        <w:ind w:start="284" w:end="0"/>
        <w:rPr/>
      </w:pPr>
      <w:r>
        <w:rPr/>
        <w:t xml:space="preserve">I’ve </w:t>
      </w:r>
      <w:r>
        <w:rPr>
          <w:i/>
        </w:rPr>
        <w:t>no more to add.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pacing w:val="60"/>
          <w:sz w:val="24"/>
        </w:rPr>
        <w:t xml:space="preserve">5. the noun-substitute </w:t>
      </w:r>
      <w:r>
        <w:rPr>
          <w:i/>
          <w:spacing w:val="60"/>
          <w:sz w:val="24"/>
        </w:rPr>
        <w:t>one</w:t>
      </w:r>
      <w:r>
        <w:rPr>
          <w:spacing w:val="60"/>
          <w:sz w:val="24"/>
        </w:rPr>
        <w:t>:</w:t>
      </w:r>
    </w:p>
    <w:p>
      <w:pPr>
        <w:pStyle w:val="Normal"/>
        <w:suppressAutoHyphens w:val="true"/>
        <w:spacing w:lineRule="auto" w:line="240"/>
        <w:ind w:firstLine="284" w:end="0"/>
        <w:rPr>
          <w:spacing w:val="60"/>
          <w:sz w:val="24"/>
        </w:rPr>
      </w:pPr>
      <w:r>
        <w:rPr>
          <w:spacing w:val="60"/>
          <w:sz w:val="24"/>
        </w:rPr>
      </w:r>
    </w:p>
    <w:p>
      <w:pPr>
        <w:pStyle w:val="Normal"/>
        <w:suppressAutoHyphens w:val="true"/>
        <w:spacing w:lineRule="auto" w:line="240"/>
        <w:ind w:firstLine="284" w:start="284" w:end="0"/>
        <w:rPr/>
      </w:pPr>
      <w:r>
        <w:rPr>
          <w:sz w:val="24"/>
        </w:rPr>
        <w:t xml:space="preserve">I am not </w:t>
      </w:r>
      <w:r>
        <w:rPr>
          <w:i/>
          <w:sz w:val="24"/>
        </w:rPr>
        <w:t>the one to run about and discuss my affairs with other people</w:t>
      </w:r>
      <w:r>
        <w:rPr>
          <w:sz w:val="24"/>
        </w:rPr>
        <w:t>. (...</w:t>
      </w:r>
      <w:r>
        <w:rPr>
          <w:sz w:val="24"/>
          <w:lang w:val="ru-RU"/>
        </w:rPr>
        <w:t xml:space="preserve"> кто может ...)</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b/>
          <w:sz w:val="24"/>
        </w:rPr>
        <w:t>§ 109.</w:t>
      </w:r>
      <w:r>
        <w:rPr>
          <w:sz w:val="24"/>
        </w:rPr>
        <w:t xml:space="preserve"> The most common form of the infinitive functioning as an attribute is the non-perfect common aspect active voice form and non-perfect common aspect passive form.</w:t>
      </w:r>
    </w:p>
    <w:p>
      <w:pPr>
        <w:pStyle w:val="2"/>
        <w:rPr/>
      </w:pPr>
      <w:r>
        <w:rPr/>
        <w:t xml:space="preserve">When performing the function of an attribute a “to”- infinitive is always used. If there are two or more homogeneous attributes the second (and the following) retain </w:t>
      </w:r>
      <w:r>
        <w:rPr>
          <w:b/>
        </w:rPr>
        <w:t>to</w:t>
      </w:r>
      <w:r>
        <w:rPr/>
        <w:t xml:space="preserve"> if joined asyndetically, but drop it if joined by conjunctions.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There was, however, my little Jean </w:t>
      </w:r>
      <w:r>
        <w:rPr>
          <w:i/>
          <w:sz w:val="24"/>
        </w:rPr>
        <w:t xml:space="preserve">to look after, to take care of. </w:t>
      </w:r>
    </w:p>
    <w:p>
      <w:pPr>
        <w:pStyle w:val="Normal"/>
        <w:suppressAutoHyphens w:val="true"/>
        <w:spacing w:lineRule="auto" w:line="240"/>
        <w:ind w:firstLine="284" w:start="284" w:end="0"/>
        <w:rPr/>
      </w:pPr>
      <w:r>
        <w:rPr>
          <w:sz w:val="24"/>
        </w:rPr>
        <w:t xml:space="preserve">Did he give you any small parcel </w:t>
      </w:r>
      <w:r>
        <w:rPr>
          <w:i/>
          <w:sz w:val="24"/>
        </w:rPr>
        <w:t>to bring back and deliver to anyone in England?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b/>
          <w:sz w:val="24"/>
        </w:rPr>
        <w:t>§ 110.</w:t>
      </w:r>
      <w:r>
        <w:rPr>
          <w:sz w:val="24"/>
        </w:rPr>
        <w:t xml:space="preserve"> The infinitive as an attribute may be introduced by conjunctive pronouns or adverbs: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had sought in vain for inspiration </w:t>
      </w:r>
      <w:r>
        <w:rPr>
          <w:i/>
          <w:sz w:val="24"/>
        </w:rPr>
        <w:t>how</w:t>
      </w:r>
      <w:r>
        <w:rPr>
          <w:sz w:val="24"/>
        </w:rPr>
        <w:t xml:space="preserve"> to awaken love. </w:t>
      </w:r>
    </w:p>
    <w:p>
      <w:pPr>
        <w:pStyle w:val="Normal"/>
        <w:suppressAutoHyphens w:val="true"/>
        <w:spacing w:lineRule="auto" w:line="240"/>
        <w:ind w:firstLine="284" w:start="284" w:end="0"/>
        <w:rPr/>
      </w:pPr>
      <w:r>
        <w:rPr>
          <w:sz w:val="24"/>
        </w:rPr>
        <w:t xml:space="preserve">I had now an idea </w:t>
      </w:r>
      <w:r>
        <w:rPr>
          <w:i/>
          <w:sz w:val="24"/>
        </w:rPr>
        <w:t>what</w:t>
      </w:r>
      <w:r>
        <w:rPr>
          <w:sz w:val="24"/>
        </w:rPr>
        <w:t xml:space="preserve"> to do.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conjunctive infinitive phrase may be preceded by a preposition: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had no knowledge </w:t>
      </w:r>
      <w:r>
        <w:rPr>
          <w:i/>
          <w:sz w:val="24"/>
        </w:rPr>
        <w:t>of</w:t>
      </w:r>
      <w:r>
        <w:rPr>
          <w:sz w:val="24"/>
        </w:rPr>
        <w:t xml:space="preserve"> how to live on. </w:t>
      </w:r>
    </w:p>
    <w:p>
      <w:pPr>
        <w:pStyle w:val="Normal"/>
        <w:suppressAutoHyphens w:val="true"/>
        <w:spacing w:lineRule="auto" w:line="240"/>
        <w:ind w:firstLine="284" w:start="284" w:end="0"/>
        <w:rPr/>
      </w:pPr>
      <w:r>
        <w:rPr>
          <w:sz w:val="24"/>
        </w:rPr>
        <w:t xml:space="preserve">He’s got no information </w:t>
      </w:r>
      <w:r>
        <w:rPr>
          <w:i/>
          <w:sz w:val="24"/>
        </w:rPr>
        <w:t>about</w:t>
      </w:r>
      <w:r>
        <w:rPr>
          <w:sz w:val="24"/>
        </w:rPr>
        <w:t xml:space="preserve"> when to start.</w:t>
      </w:r>
    </w:p>
    <w:p>
      <w:pPr>
        <w:pStyle w:val="Normal"/>
        <w:suppressAutoHyphens w:val="true"/>
        <w:spacing w:lineRule="auto" w:line="240"/>
        <w:ind w:firstLine="284" w:end="0"/>
        <w:rPr>
          <w:sz w:val="24"/>
        </w:rPr>
      </w:pPr>
      <w:r>
        <w:rPr>
          <w:sz w:val="24"/>
        </w:rPr>
      </w:r>
    </w:p>
    <w:p>
      <w:pPr>
        <w:pStyle w:val="Heading7"/>
        <w:rPr/>
      </w:pPr>
      <w:r>
        <w:rPr/>
        <w:t>The infinitive as adverbial modifier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111.</w:t>
      </w:r>
      <w:r>
        <w:rPr>
          <w:sz w:val="24"/>
        </w:rPr>
        <w:t xml:space="preserve"> The infinitive can be used as an adverbial modifier of: </w:t>
      </w:r>
      <w:r>
        <w:rPr>
          <w:i/>
          <w:sz w:val="24"/>
        </w:rPr>
        <w:t>purpose, subsequent events, consequence, attendant circumstances, comparison, condition, exception, time, cause, or motivation.</w:t>
      </w:r>
      <w:r>
        <w:rPr>
          <w:sz w:val="24"/>
        </w:rPr>
        <w:t xml:space="preserve"> In all these functions but that of the adverbial modifier of exception, a “to”- infinitive is used.</w:t>
      </w:r>
    </w:p>
    <w:p>
      <w:pPr>
        <w:pStyle w:val="2"/>
        <w:rPr>
          <w:sz w:val="24"/>
        </w:rPr>
      </w:pPr>
      <w:r>
        <w:rPr>
          <w:sz w:val="24"/>
        </w:rPr>
      </w:r>
    </w:p>
    <w:p>
      <w:pPr>
        <w:pStyle w:val="2"/>
        <w:rPr/>
      </w:pPr>
      <w:r>
        <w:rPr/>
        <w:t xml:space="preserve">1. </w:t>
      </w:r>
      <w:r>
        <w:rPr>
          <w:b/>
        </w:rPr>
        <w:t>The adverbial modifier of purpose.</w:t>
      </w:r>
      <w:r>
        <w:rPr/>
        <w:t xml:space="preserve"> In this function the action denoted by the infinitive is always a hypothetical one following the action denoted by the predicate. As such it can be expressed only by non-perfect common aspect forms of the infinitive (both active and passive):</w:t>
      </w:r>
    </w:p>
    <w:p>
      <w:pPr>
        <w:pStyle w:val="2"/>
        <w:rPr/>
      </w:pPr>
      <w:r>
        <w:rPr/>
      </w:r>
    </w:p>
    <w:p>
      <w:pPr>
        <w:pStyle w:val="2"/>
        <w:ind w:start="284" w:end="0"/>
        <w:rPr/>
      </w:pPr>
      <w:r>
        <w:rPr/>
        <w:t xml:space="preserve">I think I will go to England </w:t>
      </w:r>
      <w:r>
        <w:rPr>
          <w:i/>
        </w:rPr>
        <w:t>to improve my English.</w:t>
      </w:r>
    </w:p>
    <w:p>
      <w:pPr>
        <w:pStyle w:val="Normal"/>
        <w:suppressAutoHyphens w:val="true"/>
        <w:spacing w:lineRule="auto" w:line="240"/>
        <w:ind w:firstLine="284" w:start="284" w:end="0"/>
        <w:rPr/>
      </w:pPr>
      <w:r>
        <w:rPr>
          <w:sz w:val="24"/>
        </w:rPr>
        <w:t xml:space="preserve">We stood in the rain and were taken out one at a time </w:t>
      </w:r>
      <w:r>
        <w:rPr>
          <w:i/>
          <w:sz w:val="24"/>
        </w:rPr>
        <w:t>to be questioned and shot.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In this function a “to”- infinitive is used, but if there are two or more homogeneous adverbials of purpose joined by </w:t>
      </w:r>
      <w:r>
        <w:rPr>
          <w:i/>
          <w:sz w:val="24"/>
        </w:rPr>
        <w:t>and</w:t>
      </w:r>
      <w:r>
        <w:rPr>
          <w:sz w:val="24"/>
        </w:rPr>
        <w:t xml:space="preserve">, usually, though not necessarily, only the first of them has the particle </w:t>
      </w:r>
      <w:r>
        <w:rPr>
          <w:b/>
          <w:sz w:val="24"/>
        </w:rPr>
        <w:t>to.</w:t>
      </w:r>
      <w:r>
        <w:rPr>
          <w:sz w:val="24"/>
        </w:rPr>
        <w:t xml:space="preserve"> Compare the following sentences: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Mary, looking pale and worried, left him </w:t>
      </w:r>
      <w:r>
        <w:rPr>
          <w:i/>
          <w:sz w:val="24"/>
        </w:rPr>
        <w:t>to go down</w:t>
      </w:r>
      <w:r>
        <w:rPr>
          <w:sz w:val="24"/>
        </w:rPr>
        <w:t xml:space="preserve"> to the kitchen </w:t>
      </w:r>
      <w:r>
        <w:rPr>
          <w:i/>
          <w:sz w:val="24"/>
        </w:rPr>
        <w:t>and start</w:t>
      </w:r>
      <w:r>
        <w:rPr>
          <w:sz w:val="24"/>
        </w:rPr>
        <w:t xml:space="preserve"> breakfast.</w:t>
      </w:r>
    </w:p>
    <w:p>
      <w:pPr>
        <w:pStyle w:val="Normal"/>
        <w:suppressAutoHyphens w:val="true"/>
        <w:spacing w:lineRule="auto" w:line="240"/>
        <w:ind w:firstLine="284" w:start="284" w:end="0"/>
        <w:rPr/>
      </w:pPr>
      <w:r>
        <w:rPr>
          <w:sz w:val="24"/>
        </w:rPr>
        <w:t xml:space="preserve">Then I went upstairs </w:t>
      </w:r>
      <w:r>
        <w:rPr>
          <w:i/>
          <w:sz w:val="24"/>
        </w:rPr>
        <w:t>to say how-do-you-do</w:t>
      </w:r>
      <w:r>
        <w:rPr>
          <w:sz w:val="24"/>
        </w:rPr>
        <w:t xml:space="preserve"> to Emily, </w:t>
      </w:r>
      <w:r>
        <w:rPr>
          <w:i/>
          <w:sz w:val="24"/>
        </w:rPr>
        <w:t>and</w:t>
      </w:r>
      <w:r>
        <w:rPr>
          <w:sz w:val="24"/>
        </w:rPr>
        <w:t xml:space="preserve"> into the kitchen </w:t>
      </w:r>
      <w:r>
        <w:rPr>
          <w:i/>
          <w:sz w:val="24"/>
        </w:rPr>
        <w:t>to shake hands</w:t>
      </w:r>
      <w:r>
        <w:rPr>
          <w:sz w:val="24"/>
        </w:rPr>
        <w:t xml:space="preserve"> with Mary-Ann, </w:t>
      </w:r>
    </w:p>
    <w:p>
      <w:pPr>
        <w:pStyle w:val="Normal"/>
        <w:suppressAutoHyphens w:val="true"/>
        <w:spacing w:lineRule="auto" w:line="240"/>
        <w:ind w:firstLine="284" w:start="284" w:end="0"/>
        <w:rPr/>
      </w:pPr>
      <w:r>
        <w:rPr>
          <w:i/>
          <w:sz w:val="24"/>
        </w:rPr>
        <w:t xml:space="preserve">and </w:t>
      </w:r>
      <w:r>
        <w:rPr>
          <w:sz w:val="24"/>
        </w:rPr>
        <w:t xml:space="preserve">out into the garden </w:t>
      </w:r>
      <w:r>
        <w:rPr>
          <w:i/>
          <w:sz w:val="24"/>
        </w:rPr>
        <w:t>to see</w:t>
      </w:r>
      <w:r>
        <w:rPr>
          <w:sz w:val="24"/>
        </w:rPr>
        <w:t xml:space="preserve"> the gardener.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position of the infinitive used as an adverbial modifier of purpose varies. It usually stands after the predicate, though the position at the beginning of the sentence is also possible: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occupy her mind</w:t>
      </w:r>
      <w:r>
        <w:rPr>
          <w:sz w:val="24"/>
        </w:rPr>
        <w:t>, however, she took the job given 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both positions the infinitive may be preceded by the conjunction </w:t>
      </w:r>
      <w:r>
        <w:rPr>
          <w:i/>
          <w:sz w:val="24"/>
        </w:rPr>
        <w:t>in order, so as</w:t>
      </w:r>
      <w:r>
        <w:rPr>
          <w:sz w:val="24"/>
        </w:rPr>
        <w:t xml:space="preserve"> or by limiting particle (just, only):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keep a diary </w:t>
      </w:r>
      <w:r>
        <w:rPr>
          <w:i/>
          <w:sz w:val="24"/>
        </w:rPr>
        <w:t>in order to enter the wonderful secrets of my life.</w:t>
      </w:r>
    </w:p>
    <w:p>
      <w:pPr>
        <w:pStyle w:val="Normal"/>
        <w:suppressAutoHyphens w:val="true"/>
        <w:spacing w:lineRule="auto" w:line="240"/>
        <w:ind w:firstLine="284" w:start="284" w:end="0"/>
        <w:rPr/>
      </w:pPr>
      <w:r>
        <w:rPr>
          <w:i/>
          <w:sz w:val="24"/>
        </w:rPr>
        <w:t>In order to see her better</w:t>
      </w:r>
      <w:r>
        <w:rPr>
          <w:sz w:val="24"/>
        </w:rPr>
        <w:t xml:space="preserve"> he had to turn his head.</w:t>
      </w:r>
    </w:p>
    <w:p>
      <w:pPr>
        <w:pStyle w:val="2"/>
        <w:ind w:start="284" w:end="0"/>
        <w:rPr/>
      </w:pPr>
      <w:r>
        <w:rPr/>
        <w:t xml:space="preserve">I’m here </w:t>
      </w:r>
      <w:r>
        <w:rPr>
          <w:i/>
        </w:rPr>
        <w:t>just to see you off.</w:t>
      </w:r>
    </w:p>
    <w:p>
      <w:pPr>
        <w:pStyle w:val="Normal"/>
        <w:suppressAutoHyphens w:val="true"/>
        <w:spacing w:lineRule="auto" w:line="240"/>
        <w:ind w:firstLine="284" w:start="284" w:end="0"/>
        <w:rPr/>
      </w:pPr>
      <w:r>
        <w:rPr>
          <w:sz w:val="24"/>
        </w:rPr>
        <w:t xml:space="preserve">He came down </w:t>
      </w:r>
      <w:r>
        <w:rPr>
          <w:i/>
          <w:sz w:val="24"/>
        </w:rPr>
        <w:t>only to say good-night to you.</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end="0"/>
        <w:rPr/>
      </w:pPr>
      <w:r>
        <w:rPr>
          <w:sz w:val="24"/>
        </w:rPr>
        <w:t xml:space="preserve">2. </w:t>
      </w:r>
      <w:r>
        <w:rPr>
          <w:b/>
          <w:sz w:val="24"/>
        </w:rPr>
        <w:t>The adverbial modifier of subsequent events.</w:t>
      </w:r>
      <w:r>
        <w:rPr>
          <w:sz w:val="24"/>
        </w:rPr>
        <w:t xml:space="preserve"> In this function the infinitive denotes an action that follows the one denoted by the predicate. The position of this adverbial in the sentence is fixed - it always follows the predicate. The only forms of the infinitive occurring in this function are those of the non-perfect common aspect, usually active.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arrived at three o’clock </w:t>
      </w:r>
      <w:r>
        <w:rPr>
          <w:i/>
          <w:sz w:val="24"/>
        </w:rPr>
        <w:t>to hear that Fleur had gone out with the car at ten</w:t>
      </w:r>
      <w:r>
        <w:rPr>
          <w:sz w:val="24"/>
        </w:rPr>
        <w:t>. (He arrived and heard ...)</w:t>
      </w:r>
    </w:p>
    <w:p>
      <w:pPr>
        <w:pStyle w:val="Normal"/>
        <w:suppressAutoHyphens w:val="true"/>
        <w:spacing w:lineRule="auto" w:line="240"/>
        <w:ind w:firstLine="284" w:start="284" w:end="0"/>
        <w:rPr/>
      </w:pPr>
      <w:r>
        <w:rPr>
          <w:sz w:val="24"/>
        </w:rPr>
        <w:t xml:space="preserve">I came down one morning </w:t>
      </w:r>
      <w:r>
        <w:rPr>
          <w:i/>
          <w:sz w:val="24"/>
        </w:rPr>
        <w:t>to find Papa excited to the point of apoplexy</w:t>
      </w:r>
      <w:r>
        <w:rPr>
          <w:sz w:val="24"/>
        </w:rPr>
        <w:t>. (I came down and found ...)</w:t>
      </w:r>
    </w:p>
    <w:p>
      <w:pPr>
        <w:pStyle w:val="2"/>
        <w:ind w:start="284" w:end="0"/>
        <w:rPr/>
      </w:pPr>
      <w:r>
        <w:rPr/>
        <w:t xml:space="preserve">He hurried to the house only </w:t>
      </w:r>
      <w:r>
        <w:rPr>
          <w:i/>
        </w:rPr>
        <w:t>to find it empty</w:t>
      </w:r>
      <w:r>
        <w:rPr/>
        <w:t>. (He hurried and found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this function the infinitive may be preceded by the particles </w:t>
      </w:r>
      <w:r>
        <w:rPr>
          <w:i/>
          <w:sz w:val="24"/>
        </w:rPr>
        <w:t>only, merely, simply,</w:t>
      </w:r>
      <w:r>
        <w:rPr>
          <w:sz w:val="24"/>
        </w:rPr>
        <w:t xml:space="preserve"> which change the meaning of the whole sentence: the action denoted by the infinitive preceded by these particles makes the action de</w:t>
        <w:softHyphen/>
        <w:t>noted by the predicate pointless or irrelevant.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returned to London in a few days, </w:t>
      </w:r>
      <w:r>
        <w:rPr>
          <w:i/>
          <w:sz w:val="24"/>
        </w:rPr>
        <w:t>only to learn that Bess</w:t>
      </w:r>
      <w:r>
        <w:rPr>
          <w:sz w:val="24"/>
        </w:rPr>
        <w:t xml:space="preserve"> had gone to the continent. (She returned ..., </w:t>
      </w:r>
    </w:p>
    <w:p>
      <w:pPr>
        <w:pStyle w:val="Normal"/>
        <w:suppressAutoHyphens w:val="true"/>
        <w:spacing w:lineRule="auto" w:line="240"/>
        <w:ind w:firstLine="284" w:start="284" w:end="0"/>
        <w:rPr>
          <w:sz w:val="24"/>
        </w:rPr>
      </w:pPr>
      <w:r>
        <w:rPr>
          <w:sz w:val="24"/>
        </w:rPr>
        <w:t>and learnt...)</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sz w:val="24"/>
        </w:rPr>
      </w:pPr>
      <w:r>
        <w:rPr>
          <w:sz w:val="24"/>
        </w:rPr>
        <w:t xml:space="preserve">3. </w:t>
      </w:r>
      <w:r>
        <w:rPr>
          <w:b/>
          <w:sz w:val="24"/>
        </w:rPr>
        <w:t xml:space="preserve">As an adverbial modifier of consequence </w:t>
      </w:r>
      <w:r>
        <w:rPr>
          <w:sz w:val="24"/>
        </w:rPr>
        <w:t xml:space="preserve">the infinitive depends on a) adjectives and adverbs modified by </w:t>
      </w:r>
      <w:r>
        <w:rPr>
          <w:i/>
          <w:sz w:val="24"/>
        </w:rPr>
        <w:t>too</w:t>
      </w:r>
      <w:r>
        <w:rPr>
          <w:sz w:val="24"/>
        </w:rPr>
        <w:t xml:space="preserve">; b) adjectives, adverbs and nouns modified by </w:t>
      </w:r>
      <w:r>
        <w:rPr>
          <w:i/>
          <w:sz w:val="24"/>
        </w:rPr>
        <w:t>enough</w:t>
      </w:r>
      <w:r>
        <w:rPr>
          <w:sz w:val="24"/>
        </w:rPr>
        <w:t xml:space="preserve">; c) adjectives modified by </w:t>
      </w:r>
      <w:r>
        <w:rPr>
          <w:i/>
          <w:sz w:val="24"/>
        </w:rPr>
        <w:t>so</w:t>
      </w:r>
      <w:r>
        <w:rPr>
          <w:sz w:val="24"/>
        </w:rPr>
        <w:t xml:space="preserve">, and nouns modified by </w:t>
      </w:r>
      <w:r>
        <w:rPr>
          <w:i/>
          <w:sz w:val="24"/>
        </w:rPr>
        <w:t>such.</w:t>
      </w:r>
      <w:r>
        <w:rPr>
          <w:sz w:val="24"/>
        </w:rPr>
        <w:t xml:space="preserve"> In the last two cases the infinitive is introduced by </w:t>
      </w:r>
      <w:r>
        <w:rPr>
          <w:i/>
          <w:sz w:val="24"/>
        </w:rPr>
        <w:t>as:</w:t>
      </w:r>
    </w:p>
    <w:p>
      <w:pPr>
        <w:pStyle w:val="Normal"/>
        <w:suppressAutoHyphens w:val="true"/>
        <w:spacing w:lineRule="auto" w:line="240"/>
        <w:ind w:firstLine="284" w:end="0"/>
        <w:rPr>
          <w:sz w:val="24"/>
          <w:lang w:val="ru-RU"/>
        </w:rPr>
      </w:pPr>
      <w:r>
        <w:rPr>
          <w:sz w:val="24"/>
          <w:lang w:val="ru-RU"/>
        </w:rPr>
      </w:r>
    </w:p>
    <w:p>
      <w:pPr>
        <w:pStyle w:val="Normal"/>
        <w:numPr>
          <w:ilvl w:val="0"/>
          <w:numId w:val="2"/>
        </w:numPr>
        <w:suppressAutoHyphens w:val="true"/>
        <w:spacing w:lineRule="auto" w:line="240"/>
        <w:rPr>
          <w:sz w:val="24"/>
        </w:rPr>
      </w:pPr>
      <w:r>
        <w:rPr>
          <w:sz w:val="24"/>
          <w:lang w:val="ru-RU"/>
        </w:rPr>
        <w:t>Не</w:t>
      </w:r>
      <w:r>
        <w:rPr>
          <w:sz w:val="24"/>
        </w:rPr>
        <w:t xml:space="preserve"> was </w:t>
      </w:r>
      <w:r>
        <w:rPr>
          <w:i/>
          <w:sz w:val="24"/>
        </w:rPr>
        <w:t>too tired to argue</w:t>
      </w:r>
      <w:r>
        <w:rPr>
          <w:sz w:val="24"/>
        </w:rPr>
        <w:t>. (= He was so fired, that is why he couldn’t arque)</w:t>
      </w:r>
    </w:p>
    <w:p>
      <w:pPr>
        <w:pStyle w:val="Normal"/>
        <w:suppressAutoHyphens w:val="true"/>
        <w:spacing w:lineRule="auto" w:line="240"/>
        <w:ind w:firstLine="284" w:start="284" w:end="0"/>
        <w:rPr/>
      </w:pPr>
      <w:r>
        <w:rPr>
          <w:sz w:val="24"/>
        </w:rPr>
        <w:t xml:space="preserve">The story was </w:t>
      </w:r>
      <w:r>
        <w:rPr>
          <w:i/>
          <w:sz w:val="24"/>
        </w:rPr>
        <w:t xml:space="preserve">too interesting to be passed over lightly. </w:t>
      </w:r>
    </w:p>
    <w:p>
      <w:pPr>
        <w:pStyle w:val="2"/>
        <w:ind w:start="284" w:end="0"/>
        <w:rPr/>
      </w:pPr>
      <w:r>
        <w:rPr/>
        <w:t xml:space="preserve">He had gone </w:t>
      </w:r>
      <w:r>
        <w:rPr>
          <w:i/>
        </w:rPr>
        <w:t>too far to draw back.</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b) He’s </w:t>
      </w:r>
      <w:r>
        <w:rPr>
          <w:i/>
          <w:sz w:val="24"/>
        </w:rPr>
        <w:t>old enough to learn this.</w:t>
      </w:r>
      <w:r>
        <w:rPr>
          <w:sz w:val="24"/>
        </w:rPr>
        <w:t xml:space="preserve"> (= He is old enough, so he can learn this)</w:t>
      </w:r>
    </w:p>
    <w:p>
      <w:pPr>
        <w:pStyle w:val="Normal"/>
        <w:suppressAutoHyphens w:val="true"/>
        <w:spacing w:lineRule="auto" w:line="240"/>
        <w:ind w:firstLine="284" w:start="284" w:end="0"/>
        <w:rPr/>
      </w:pPr>
      <w:r>
        <w:rPr>
          <w:sz w:val="24"/>
        </w:rPr>
        <w:t xml:space="preserve">I thought I liked Letty </w:t>
      </w:r>
      <w:r>
        <w:rPr>
          <w:i/>
          <w:sz w:val="24"/>
        </w:rPr>
        <w:t>well enough to marry her</w:t>
      </w:r>
      <w:r>
        <w:rPr>
          <w:sz w:val="24"/>
        </w:rPr>
        <w:t xml:space="preserve">. (=1 liked Letty, so I wanted to marry her) </w:t>
      </w:r>
    </w:p>
    <w:p>
      <w:pPr>
        <w:pStyle w:val="Normal"/>
        <w:suppressAutoHyphens w:val="true"/>
        <w:spacing w:lineRule="auto" w:line="240"/>
        <w:ind w:firstLine="284" w:start="284" w:end="0"/>
        <w:rPr/>
      </w:pPr>
      <w:r>
        <w:rPr>
          <w:sz w:val="24"/>
        </w:rPr>
        <w:t xml:space="preserve">He was </w:t>
      </w:r>
      <w:r>
        <w:rPr>
          <w:i/>
          <w:sz w:val="24"/>
        </w:rPr>
        <w:t xml:space="preserve">fool enough to enjoy the game. </w:t>
      </w:r>
    </w:p>
    <w:p>
      <w:pPr>
        <w:pStyle w:val="2"/>
        <w:ind w:start="284" w:end="0"/>
        <w:rPr/>
      </w:pPr>
      <w:r>
        <w:rPr/>
        <w:t xml:space="preserve">He had seen </w:t>
      </w:r>
      <w:r>
        <w:rPr>
          <w:i/>
        </w:rPr>
        <w:t>enough blasted, burned out tanks to have no illusions.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c) She was </w:t>
      </w:r>
      <w:r>
        <w:rPr>
          <w:i/>
          <w:sz w:val="24"/>
        </w:rPr>
        <w:t>so kind as to accept my proposal.</w:t>
      </w:r>
      <w:r>
        <w:rPr>
          <w:sz w:val="24"/>
        </w:rPr>
        <w:t xml:space="preserve"> (= She was so kind, therefore she accepted my proposal) </w:t>
      </w:r>
    </w:p>
    <w:p>
      <w:pPr>
        <w:pStyle w:val="Normal"/>
        <w:suppressAutoHyphens w:val="true"/>
        <w:spacing w:lineRule="auto" w:line="240"/>
        <w:ind w:firstLine="284" w:start="284" w:end="0"/>
        <w:rPr/>
      </w:pPr>
      <w:r>
        <w:rPr>
          <w:sz w:val="24"/>
        </w:rPr>
        <w:t xml:space="preserve">Do you think I am </w:t>
      </w:r>
      <w:r>
        <w:rPr>
          <w:i/>
          <w:sz w:val="24"/>
        </w:rPr>
        <w:t>such a fool as to let it out of my hands</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all these cases the infinitive denotes an action, which would become or became possible (enough, so, such) or impossible (too) due to the degree of quality or quantity expressed in the words it refers to.</w:t>
      </w:r>
    </w:p>
    <w:p>
      <w:pPr>
        <w:pStyle w:val="Normal"/>
        <w:suppressAutoHyphens w:val="true"/>
        <w:spacing w:lineRule="auto" w:line="240"/>
        <w:ind w:firstLine="284" w:end="0"/>
        <w:rPr>
          <w:sz w:val="24"/>
        </w:rPr>
      </w:pPr>
      <w:r>
        <w:rPr>
          <w:sz w:val="24"/>
        </w:rPr>
        <w:t>The position of the infinitive is fixed, it always follows the words it modifies. The form of the infinitive is non-perfect, common aspect, usu</w:t>
        <w:softHyphen/>
        <w:t>ally active.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The infinitive used as </w:t>
      </w:r>
      <w:r>
        <w:rPr>
          <w:b/>
          <w:sz w:val="24"/>
        </w:rPr>
        <w:t>an adverbial modifier of attendant circumstances</w:t>
      </w:r>
      <w:r>
        <w:rPr>
          <w:sz w:val="24"/>
        </w:rPr>
        <w:t xml:space="preserve"> shows what other actions take place at the same time as the action of the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He left the house never to come back. </w:t>
      </w:r>
    </w:p>
    <w:p>
      <w:pPr>
        <w:pStyle w:val="Normal"/>
        <w:suppressAutoHyphens w:val="true"/>
        <w:spacing w:lineRule="auto" w:line="240"/>
        <w:ind w:firstLine="284" w:start="284" w:end="0"/>
        <w:rPr>
          <w:sz w:val="24"/>
        </w:rPr>
      </w:pPr>
      <w:r>
        <w:rPr>
          <w:sz w:val="24"/>
        </w:rPr>
        <w:t>I am sorry to have raised your expectations only to disappoint you.</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sz w:val="24"/>
        </w:rPr>
      </w:pPr>
      <w:r>
        <w:rPr>
          <w:sz w:val="24"/>
        </w:rPr>
        <w:t>The infinitive thus used always follows the predicate verb it modifies. As to its form, it is a non-perfect, common aspect, active voice form.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The infinitive used as </w:t>
      </w:r>
      <w:r>
        <w:rPr>
          <w:b/>
          <w:sz w:val="24"/>
        </w:rPr>
        <w:t>an adverbial modifier of comparison</w:t>
      </w:r>
      <w:r>
        <w:rPr>
          <w:sz w:val="24"/>
        </w:rPr>
        <w:t xml:space="preserve"> refers to predicate groups including adjectives or adverbs in the comparative degree. The infinitive itself is introduced by </w:t>
      </w:r>
      <w:r>
        <w:rPr>
          <w:i/>
          <w:sz w:val="24"/>
        </w:rPr>
        <w:t>than</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To give is more blessed </w:t>
      </w:r>
      <w:r>
        <w:rPr>
          <w:i/>
          <w:sz w:val="24"/>
        </w:rPr>
        <w:t>than to receive.</w:t>
      </w:r>
    </w:p>
    <w:p>
      <w:pPr>
        <w:pStyle w:val="Normal"/>
        <w:suppressAutoHyphens w:val="true"/>
        <w:spacing w:lineRule="auto" w:line="240"/>
        <w:ind w:firstLine="284" w:start="284" w:end="0"/>
        <w:rPr/>
      </w:pPr>
      <w:r>
        <w:rPr>
          <w:sz w:val="24"/>
        </w:rPr>
        <w:t xml:space="preserve">Soon she realized, that it was much more pleasant to give </w:t>
      </w:r>
      <w:r>
        <w:rPr>
          <w:i/>
          <w:sz w:val="24"/>
        </w:rPr>
        <w:t>than to be given.</w:t>
      </w:r>
    </w:p>
    <w:p>
      <w:pPr>
        <w:pStyle w:val="2"/>
        <w:ind w:start="284" w:end="0"/>
        <w:rPr/>
      </w:pPr>
      <w:r>
        <w:rPr/>
        <w:t xml:space="preserve">He knew better </w:t>
      </w:r>
      <w:r>
        <w:rPr>
          <w:i/>
        </w:rPr>
        <w:t>than to rely on her.</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end="0"/>
        <w:rPr/>
      </w:pPr>
      <w:r>
        <w:rPr>
          <w:sz w:val="24"/>
        </w:rPr>
        <w:t xml:space="preserve">Although the infinitive of comparison is generally used with </w:t>
      </w:r>
      <w:r>
        <w:rPr>
          <w:b/>
          <w:sz w:val="24"/>
        </w:rPr>
        <w:t>to</w:t>
      </w:r>
      <w:r>
        <w:rPr>
          <w:sz w:val="24"/>
        </w:rPr>
        <w:t>, it may also occur without 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was more inclined to see her safely married </w:t>
      </w:r>
      <w:r>
        <w:rPr>
          <w:i/>
          <w:sz w:val="24"/>
        </w:rPr>
        <w:t xml:space="preserve">than go on watching over her.  </w:t>
      </w:r>
      <w:r>
        <w:rPr>
          <w:sz w:val="24"/>
        </w:rPr>
        <w:t xml:space="preserv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6. The infinitive used as </w:t>
      </w:r>
      <w:r>
        <w:rPr>
          <w:b/>
          <w:sz w:val="24"/>
        </w:rPr>
        <w:t>an adverbial modifier of condition</w:t>
      </w:r>
      <w:r>
        <w:rPr>
          <w:sz w:val="24"/>
        </w:rPr>
        <w:t xml:space="preserve"> denotes an action which pre-conditions the action expressed by the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To look at Montmorency</w:t>
      </w:r>
      <w:r>
        <w:rPr>
          <w:sz w:val="24"/>
        </w:rPr>
        <w:t xml:space="preserve"> you would imagine that he was an angel sent upon earth ... (If you looked ..., </w:t>
      </w:r>
    </w:p>
    <w:p>
      <w:pPr>
        <w:pStyle w:val="Normal"/>
        <w:suppressAutoHyphens w:val="true"/>
        <w:spacing w:lineRule="auto" w:line="240"/>
        <w:ind w:firstLine="284" w:start="284" w:end="0"/>
        <w:rPr>
          <w:sz w:val="24"/>
        </w:rPr>
      </w:pPr>
      <w:r>
        <w:rPr>
          <w:sz w:val="24"/>
        </w:rPr>
        <w:t>you would imagine ...)</w:t>
      </w:r>
    </w:p>
    <w:p>
      <w:pPr>
        <w:pStyle w:val="Normal"/>
        <w:suppressAutoHyphens w:val="true"/>
        <w:spacing w:lineRule="auto" w:line="240"/>
        <w:ind w:firstLine="284" w:start="284" w:end="0"/>
        <w:rPr/>
      </w:pPr>
      <w:r>
        <w:rPr>
          <w:i/>
          <w:sz w:val="24"/>
        </w:rPr>
        <w:t>To touch it</w:t>
      </w:r>
      <w:r>
        <w:rPr>
          <w:sz w:val="24"/>
        </w:rPr>
        <w:t xml:space="preserve"> one would believe that it was the best of furs. (If one touched it, one would believe ...)</w:t>
      </w:r>
    </w:p>
    <w:p>
      <w:pPr>
        <w:pStyle w:val="Normal"/>
        <w:suppressAutoHyphens w:val="true"/>
        <w:spacing w:lineRule="auto" w:line="240"/>
        <w:ind w:firstLine="284" w:start="284" w:end="0"/>
        <w:rPr/>
      </w:pPr>
      <w:r>
        <w:rPr>
          <w:sz w:val="24"/>
        </w:rPr>
        <w:t xml:space="preserve">I’ll thank you to </w:t>
      </w:r>
      <w:r>
        <w:rPr>
          <w:i/>
          <w:sz w:val="24"/>
        </w:rPr>
        <w:t>take your hands off me</w:t>
      </w:r>
      <w:r>
        <w:rPr>
          <w:sz w:val="24"/>
        </w:rPr>
        <w:t>. (I’ll thank you, if you take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position of this infinitive as can be seen from the examples above varies; it may either precede or follow the predicate verb it modifies. The only possible form of the infinitive is the non-perfect, common aspect, active voice form.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7. The infinitive used as </w:t>
      </w:r>
      <w:r>
        <w:rPr>
          <w:b/>
          <w:sz w:val="24"/>
        </w:rPr>
        <w:t>an adverbial modifier of exception</w:t>
      </w:r>
      <w:r>
        <w:rPr>
          <w:sz w:val="24"/>
        </w:rPr>
        <w:t xml:space="preserve"> denotes the action which is the only possible one in the situation. The infinitive is generally used without </w:t>
      </w:r>
      <w:r>
        <w:rPr>
          <w:i/>
          <w:sz w:val="24"/>
        </w:rPr>
        <w:t>to</w:t>
      </w:r>
      <w:r>
        <w:rPr>
          <w:sz w:val="24"/>
        </w:rPr>
        <w:t xml:space="preserve"> and is introduced by the prepositions </w:t>
      </w:r>
      <w:r>
        <w:rPr>
          <w:i/>
          <w:sz w:val="24"/>
        </w:rPr>
        <w:t>but</w:t>
      </w:r>
      <w:r>
        <w:rPr>
          <w:sz w:val="24"/>
        </w:rPr>
        <w:t xml:space="preserve"> and </w:t>
      </w:r>
      <w:r>
        <w:rPr>
          <w:i/>
          <w:sz w:val="24"/>
        </w:rPr>
        <w:t>except.</w:t>
      </w:r>
      <w:r>
        <w:rPr>
          <w:sz w:val="24"/>
        </w:rPr>
        <w:t xml:space="preserve"> It is found in </w:t>
      </w:r>
      <w:r>
        <w:rPr>
          <w:i/>
          <w:sz w:val="24"/>
        </w:rPr>
        <w:t>negative</w:t>
      </w:r>
      <w:r>
        <w:rPr>
          <w:sz w:val="24"/>
        </w:rPr>
        <w:t xml:space="preserve"> and </w:t>
      </w:r>
      <w:r>
        <w:rPr>
          <w:i/>
          <w:sz w:val="24"/>
        </w:rPr>
        <w:t>interrogative</w:t>
      </w:r>
      <w:r>
        <w:rPr>
          <w:sz w:val="24"/>
        </w:rPr>
        <w:t xml:space="preserve"> sentences: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had nothing to do </w:t>
      </w:r>
      <w:r>
        <w:rPr>
          <w:i/>
          <w:sz w:val="24"/>
        </w:rPr>
        <w:t xml:space="preserve">but wait. </w:t>
      </w:r>
    </w:p>
    <w:p>
      <w:pPr>
        <w:pStyle w:val="Normal"/>
        <w:suppressAutoHyphens w:val="true"/>
        <w:spacing w:lineRule="auto" w:line="240"/>
        <w:ind w:firstLine="284" w:start="284" w:end="0"/>
        <w:rPr/>
      </w:pPr>
      <w:r>
        <w:rPr>
          <w:sz w:val="24"/>
        </w:rPr>
        <w:t xml:space="preserve">What could I do </w:t>
      </w:r>
      <w:r>
        <w:rPr>
          <w:i/>
          <w:sz w:val="24"/>
        </w:rPr>
        <w:t>but submit?</w:t>
      </w:r>
    </w:p>
    <w:p>
      <w:pPr>
        <w:pStyle w:val="Normal"/>
        <w:suppressAutoHyphens w:val="true"/>
        <w:spacing w:lineRule="auto" w:line="240"/>
        <w:ind w:firstLine="284" w:start="284" w:end="0"/>
        <w:rPr/>
      </w:pPr>
      <w:r>
        <w:rPr>
          <w:sz w:val="24"/>
        </w:rPr>
        <w:t xml:space="preserve">There is nothing to do </w:t>
      </w:r>
      <w:r>
        <w:rPr>
          <w:i/>
          <w:sz w:val="24"/>
        </w:rPr>
        <w:t>except turn back.</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8. The infinitive used as </w:t>
      </w:r>
      <w:r>
        <w:rPr>
          <w:b/>
          <w:sz w:val="24"/>
        </w:rPr>
        <w:t>an adverbial modifier of time</w:t>
      </w:r>
      <w:r>
        <w:rPr>
          <w:sz w:val="24"/>
        </w:rPr>
        <w:t xml:space="preserve"> denotes an action which marks out the moment of time up to which or at which the action of the predicate is performed. Very often it has a secondary meaning of condition.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His father lived </w:t>
      </w:r>
      <w:r>
        <w:rPr>
          <w:i/>
          <w:sz w:val="24"/>
        </w:rPr>
        <w:t>to be ninety.</w:t>
      </w:r>
      <w:r>
        <w:rPr>
          <w:sz w:val="24"/>
        </w:rPr>
        <w:t xml:space="preserve"> (lived till he was ...)</w:t>
      </w:r>
    </w:p>
    <w:p>
      <w:pPr>
        <w:pStyle w:val="Normal"/>
        <w:suppressAutoHyphens w:val="true"/>
        <w:spacing w:lineRule="auto" w:line="240"/>
        <w:ind w:firstLine="284" w:start="284" w:end="0"/>
        <w:rPr/>
      </w:pPr>
      <w:r>
        <w:rPr>
          <w:sz w:val="24"/>
        </w:rPr>
        <w:t xml:space="preserve">I may not live </w:t>
      </w:r>
      <w:r>
        <w:rPr>
          <w:i/>
          <w:sz w:val="24"/>
        </w:rPr>
        <w:t xml:space="preserve">to reach the airstrip this afternoon. </w:t>
      </w:r>
      <w:r>
        <w:rPr>
          <w:sz w:val="24"/>
        </w:rPr>
        <w:t>(may not live till I reach ...)</w:t>
      </w:r>
    </w:p>
    <w:p>
      <w:pPr>
        <w:pStyle w:val="Normal"/>
        <w:suppressAutoHyphens w:val="true"/>
        <w:spacing w:lineRule="auto" w:line="240"/>
        <w:ind w:firstLine="284" w:start="284" w:end="0"/>
        <w:rPr/>
      </w:pPr>
      <w:r>
        <w:rPr>
          <w:sz w:val="24"/>
        </w:rPr>
        <w:t xml:space="preserve">Go away! I shudder </w:t>
      </w:r>
      <w:r>
        <w:rPr>
          <w:i/>
          <w:sz w:val="24"/>
        </w:rPr>
        <w:t>to see you here</w:t>
      </w:r>
      <w:r>
        <w:rPr>
          <w:sz w:val="24"/>
        </w:rPr>
        <w:t>. (I shudder when I see ..., if I see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position of the infinitive is fixed, it always follows the predicate it modifies. Its form is non-perfect, common aspect, active.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9. The infinitive used as </w:t>
      </w:r>
      <w:r>
        <w:rPr>
          <w:b/>
          <w:sz w:val="24"/>
        </w:rPr>
        <w:t>an adverbial modifier of cause or motivation</w:t>
      </w:r>
      <w:r>
        <w:rPr>
          <w:sz w:val="24"/>
        </w:rPr>
        <w:t xml:space="preserve"> refers to a compound nominal predicate with the predicative expressed by an adjective, a noun, or a prepositional phrase denoting someone's qualities (intellectual qualities, morals, etc.)</w:t>
      </w:r>
    </w:p>
    <w:p>
      <w:pPr>
        <w:pStyle w:val="Normal"/>
        <w:suppressAutoHyphens w:val="true"/>
        <w:spacing w:lineRule="auto" w:line="240"/>
        <w:ind w:firstLine="284" w:end="0"/>
        <w:rPr>
          <w:sz w:val="24"/>
        </w:rPr>
      </w:pPr>
      <w:r>
        <w:rPr>
          <w:sz w:val="24"/>
        </w:rPr>
        <w:t>The infinitive denotes an action which serves as a cause or a motiva</w:t>
        <w:softHyphen/>
        <w:t>tion on which this or that charaterisation is based.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What an idiot I was </w:t>
      </w:r>
      <w:r>
        <w:rPr>
          <w:i/>
          <w:sz w:val="24"/>
        </w:rPr>
        <w:t>not to have thought of it before!</w:t>
      </w:r>
      <w:r>
        <w:rPr>
          <w:sz w:val="24"/>
        </w:rPr>
        <w:t xml:space="preserve"> (I had not thought of it before, therefore I can justly </w:t>
      </w:r>
    </w:p>
    <w:p>
      <w:pPr>
        <w:pStyle w:val="Normal"/>
        <w:suppressAutoHyphens w:val="true"/>
        <w:spacing w:lineRule="auto" w:line="240"/>
        <w:ind w:firstLine="284" w:start="284" w:end="0"/>
        <w:rPr>
          <w:sz w:val="24"/>
        </w:rPr>
      </w:pPr>
      <w:r>
        <w:rPr>
          <w:sz w:val="24"/>
        </w:rPr>
        <w:t>be called an idiot.)</w:t>
      </w:r>
    </w:p>
    <w:p>
      <w:pPr>
        <w:pStyle w:val="Normal"/>
        <w:suppressAutoHyphens w:val="true"/>
        <w:spacing w:lineRule="auto" w:line="240"/>
        <w:ind w:firstLine="284" w:start="284" w:end="0"/>
        <w:rPr/>
      </w:pPr>
      <w:r>
        <w:rPr>
          <w:sz w:val="24"/>
        </w:rPr>
        <w:t xml:space="preserve">She was silly </w:t>
      </w:r>
      <w:r>
        <w:rPr>
          <w:i/>
          <w:sz w:val="24"/>
        </w:rPr>
        <w:t>to come here.</w:t>
      </w:r>
      <w:r>
        <w:rPr>
          <w:sz w:val="24"/>
        </w:rPr>
        <w:t xml:space="preserve"> (She came here, and it was silly of her.)</w:t>
      </w:r>
    </w:p>
    <w:p>
      <w:pPr>
        <w:pStyle w:val="Normal"/>
        <w:suppressAutoHyphens w:val="true"/>
        <w:spacing w:lineRule="auto" w:line="240"/>
        <w:ind w:firstLine="284" w:start="284" w:end="0"/>
        <w:rPr/>
      </w:pPr>
      <w:r>
        <w:rPr>
          <w:sz w:val="24"/>
        </w:rPr>
        <w:t xml:space="preserve">They’re out of their mind </w:t>
      </w:r>
      <w:r>
        <w:rPr>
          <w:i/>
          <w:sz w:val="24"/>
        </w:rPr>
        <w:t>to have sent you here!</w:t>
      </w:r>
      <w:r>
        <w:rPr>
          <w:sz w:val="24"/>
        </w:rPr>
        <w:t xml:space="preserve"> (They have sent you here, so one can think them out of </w:t>
      </w:r>
    </w:p>
    <w:p>
      <w:pPr>
        <w:pStyle w:val="Normal"/>
        <w:suppressAutoHyphens w:val="true"/>
        <w:spacing w:lineRule="auto" w:line="240"/>
        <w:ind w:firstLine="284" w:start="284" w:end="0"/>
        <w:rPr>
          <w:sz w:val="24"/>
        </w:rPr>
      </w:pPr>
      <w:r>
        <w:rPr>
          <w:sz w:val="24"/>
        </w:rPr>
        <w:t>their minds.)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infinitive in this function follows the predicate. All the forms of the infinitive are possible.</w:t>
      </w:r>
    </w:p>
    <w:p>
      <w:pPr>
        <w:pStyle w:val="Normal"/>
        <w:suppressAutoHyphens w:val="true"/>
        <w:spacing w:lineRule="auto" w:line="240"/>
        <w:ind w:firstLine="284" w:end="0"/>
        <w:rPr>
          <w:sz w:val="24"/>
        </w:rPr>
      </w:pPr>
      <w:r>
        <w:rPr>
          <w:sz w:val="24"/>
        </w:rPr>
      </w:r>
    </w:p>
    <w:p>
      <w:pPr>
        <w:pStyle w:val="Heading7"/>
        <w:rPr/>
      </w:pPr>
      <w:r>
        <w:rPr/>
        <w:t>The infinitive as parenthesis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112.</w:t>
      </w:r>
      <w:r>
        <w:rPr>
          <w:sz w:val="24"/>
        </w:rPr>
        <w:t xml:space="preserve"> The infinitive used as parenthesis is usually part of a collocation, as in: </w:t>
      </w:r>
      <w:r>
        <w:rPr>
          <w:i/>
          <w:sz w:val="24"/>
        </w:rPr>
        <w:t>to begin with, to be (quite) frank, to be sure, to make matters worse, to put it mildly, to say the least, to tell the truth, needless to say, strange to say, so to speak, to make a long story short, to crown all, to be more precise, to say nothing of ...</w:t>
      </w:r>
      <w:r>
        <w:rPr>
          <w:sz w:val="24"/>
        </w:rPr>
        <w:t>, etc.</w:t>
      </w:r>
    </w:p>
    <w:p>
      <w:pPr>
        <w:pStyle w:val="Normal"/>
        <w:suppressAutoHyphens w:val="true"/>
        <w:spacing w:lineRule="auto" w:line="240"/>
        <w:ind w:firstLine="284" w:end="0"/>
        <w:rPr>
          <w:sz w:val="24"/>
        </w:rPr>
      </w:pPr>
      <w:r>
        <w:rPr>
          <w:sz w:val="24"/>
        </w:rPr>
      </w:r>
    </w:p>
    <w:p>
      <w:pPr>
        <w:pStyle w:val="2"/>
        <w:ind w:start="284" w:end="0"/>
        <w:rPr/>
      </w:pPr>
      <w:r>
        <w:rPr>
          <w:i/>
        </w:rPr>
        <w:t>To begin with,</w:t>
      </w:r>
      <w:r>
        <w:rPr/>
        <w:t xml:space="preserve"> you have been lying to me all the time.</w:t>
      </w:r>
    </w:p>
    <w:p>
      <w:pPr>
        <w:pStyle w:val="Normal"/>
        <w:suppressAutoHyphens w:val="true"/>
        <w:spacing w:lineRule="auto" w:line="240"/>
        <w:ind w:firstLine="284" w:start="284" w:end="0"/>
        <w:rPr/>
      </w:pPr>
      <w:r>
        <w:rPr>
          <w:i/>
          <w:sz w:val="24"/>
        </w:rPr>
        <w:t>To be quite frank</w:t>
      </w:r>
      <w:r>
        <w:rPr>
          <w:sz w:val="24"/>
        </w:rPr>
        <w:t>, I don’t like him at all.</w:t>
      </w:r>
    </w:p>
    <w:p>
      <w:pPr>
        <w:pStyle w:val="Normal"/>
        <w:suppressAutoHyphens w:val="true"/>
        <w:spacing w:lineRule="auto" w:line="240"/>
        <w:ind w:firstLine="284" w:start="284" w:end="0"/>
        <w:rPr/>
      </w:pPr>
      <w:r>
        <w:rPr>
          <w:sz w:val="24"/>
        </w:rPr>
        <w:t xml:space="preserve">He was, </w:t>
      </w:r>
      <w:r>
        <w:rPr>
          <w:i/>
          <w:sz w:val="24"/>
        </w:rPr>
        <w:t>strange to say,</w:t>
      </w:r>
      <w:r>
        <w:rPr>
          <w:sz w:val="24"/>
        </w:rPr>
        <w:t xml:space="preserve"> just an ordinary little chap.</w:t>
      </w:r>
    </w:p>
    <w:p>
      <w:pPr>
        <w:pStyle w:val="Normal"/>
        <w:suppressAutoHyphens w:val="true"/>
        <w:spacing w:lineRule="auto" w:line="240"/>
        <w:ind w:firstLine="284" w:end="0"/>
        <w:rPr>
          <w:sz w:val="24"/>
        </w:rPr>
      </w:pPr>
      <w:r>
        <w:rPr>
          <w:sz w:val="24"/>
        </w:rPr>
      </w:r>
    </w:p>
    <w:p>
      <w:pPr>
        <w:pStyle w:val="Heading3"/>
        <w:rPr/>
      </w:pPr>
      <w:bookmarkStart w:id="18" w:name="__RefHeading___Toc5112956"/>
      <w:bookmarkEnd w:id="18"/>
      <w:r>
        <w:rPr/>
        <w:t>Predicative constructions with the infinitive</w:t>
      </w:r>
    </w:p>
    <w:p>
      <w:pPr>
        <w:pStyle w:val="Normal"/>
        <w:suppressAutoHyphens w:val="true"/>
        <w:spacing w:lineRule="auto" w:line="240"/>
        <w:ind w:firstLine="284" w:end="0"/>
        <w:rPr>
          <w:sz w:val="24"/>
        </w:rPr>
      </w:pPr>
      <w:r>
        <w:rPr>
          <w:sz w:val="24"/>
        </w:rPr>
      </w:r>
    </w:p>
    <w:p>
      <w:pPr>
        <w:pStyle w:val="Normal"/>
        <w:pBdr>
          <w:bottom w:val="single" w:sz="4" w:space="1" w:color="000000"/>
        </w:pBdr>
        <w:suppressAutoHyphens w:val="true"/>
        <w:spacing w:lineRule="auto" w:line="240"/>
        <w:ind w:firstLine="284" w:end="0"/>
        <w:rPr/>
      </w:pPr>
      <w:r>
        <w:rPr>
          <w:b/>
          <w:sz w:val="24"/>
        </w:rPr>
        <w:t xml:space="preserve">§ 113. </w:t>
      </w:r>
      <w:r>
        <w:rPr>
          <w:sz w:val="24"/>
        </w:rPr>
        <w:t xml:space="preserve">The infinitive is used in predicative constructions of three types: </w:t>
      </w:r>
      <w:r>
        <w:rPr>
          <w:b/>
          <w:sz w:val="24"/>
        </w:rPr>
        <w:t>the objective with the infinitive construction,</w:t>
      </w:r>
      <w:r>
        <w:rPr>
          <w:sz w:val="24"/>
        </w:rPr>
        <w:t xml:space="preserve"> and the so-called </w:t>
      </w:r>
      <w:r>
        <w:rPr>
          <w:b/>
          <w:sz w:val="24"/>
        </w:rPr>
        <w:t>for-to-infinitive construction</w:t>
      </w:r>
      <w:r>
        <w:rPr>
          <w:sz w:val="24"/>
        </w:rPr>
        <w:t>*. Traditionally they are called the complex subject, the complex object, and the for-to-infinitive complex.</w:t>
      </w:r>
    </w:p>
    <w:p>
      <w:pPr>
        <w:pStyle w:val="3"/>
        <w:rPr/>
      </w:pPr>
      <w:r>
        <w:rPr/>
        <w:t>* It is possible, however, to distinguish one more infinitive construction generally called the subjective infinitive construction or the nominative infinitive construction. (See § 123 on the Subjective predicative construction).</w:t>
      </w:r>
    </w:p>
    <w:p>
      <w:pPr>
        <w:pStyle w:val="Normal"/>
        <w:suppressAutoHyphens w:val="true"/>
        <w:spacing w:lineRule="auto" w:line="240"/>
        <w:ind w:firstLine="284" w:end="0"/>
        <w:rPr>
          <w:sz w:val="24"/>
        </w:rPr>
      </w:pPr>
      <w:r>
        <w:rPr>
          <w:sz w:val="24"/>
        </w:rPr>
      </w:r>
    </w:p>
    <w:p>
      <w:pPr>
        <w:pStyle w:val="2"/>
        <w:rPr/>
      </w:pPr>
      <w:r>
        <w:rPr/>
        <w:t xml:space="preserve">In all these constructions the infinitive denotes an action ascribed to the person or non-person, though grammatically this relationship is not expressed in form: the doer of the action may be represented by </w:t>
      </w:r>
      <w:r>
        <w:rPr>
          <w:i/>
        </w:rPr>
        <w:t xml:space="preserve">a noun in the common case, a pronoun in the objective case </w:t>
      </w:r>
      <w:r>
        <w:rPr/>
        <w:t xml:space="preserve">(I saw </w:t>
      </w:r>
      <w:r>
        <w:rPr>
          <w:b/>
        </w:rPr>
        <w:t xml:space="preserve">him </w:t>
      </w:r>
      <w:r>
        <w:rPr>
          <w:i/>
        </w:rPr>
        <w:t>cross</w:t>
      </w:r>
      <w:r>
        <w:rPr/>
        <w:t xml:space="preserve"> the street, it is </w:t>
      </w:r>
      <w:r>
        <w:rPr>
          <w:b/>
        </w:rPr>
        <w:t>for him</w:t>
      </w:r>
      <w:r>
        <w:rPr/>
        <w:t xml:space="preserve"> </w:t>
      </w:r>
      <w:r>
        <w:rPr>
          <w:i/>
        </w:rPr>
        <w:t>to decide</w:t>
      </w:r>
      <w:r>
        <w:rPr/>
        <w:t xml:space="preserve"> this) and the verbal element which is </w:t>
      </w:r>
      <w:r>
        <w:rPr>
          <w:i/>
        </w:rPr>
        <w:t>not in a finite form.</w:t>
      </w:r>
      <w:r>
        <w:rPr/>
        <w:t xml:space="preserve"> Still, due to their semantics and because of the attached posi</w:t>
        <w:softHyphen/>
        <w:t>tion the nominal and the verbal elements are understood as forming a complex with subject-predicate relationship.</w:t>
      </w:r>
    </w:p>
    <w:p>
      <w:pPr>
        <w:pStyle w:val="2"/>
        <w:rPr/>
      </w:pPr>
      <w:r>
        <w:rPr/>
      </w:r>
    </w:p>
    <w:p>
      <w:pPr>
        <w:pStyle w:val="Heading3"/>
        <w:rPr/>
      </w:pPr>
      <w:bookmarkStart w:id="19" w:name="__RefHeading___Toc5112957"/>
      <w:bookmarkEnd w:id="19"/>
      <w:r>
        <w:rPr/>
        <w:t>The for-to-infinitive construction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114.</w:t>
      </w:r>
      <w:r>
        <w:rPr>
          <w:sz w:val="24"/>
        </w:rPr>
        <w:t xml:space="preserve"> In the for-to-infinitive construction the infinitive (usually an infinitive phrase) is in predicate relation to a noun in the common case or a pronoun in the objective case introduced by the preposition </w:t>
      </w:r>
      <w:r>
        <w:rPr>
          <w:i/>
          <w:sz w:val="24"/>
        </w:rPr>
        <w:t>for.</w:t>
      </w:r>
      <w:r>
        <w:rPr>
          <w:sz w:val="24"/>
        </w:rPr>
        <w:t xml:space="preserve"> The construction is used where the doer of the action (or the bearer of the state), expressed by the infinitive, is different from that of the finite verb (the predicate):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b/>
                <w:sz w:val="24"/>
              </w:rPr>
            </w:pPr>
            <w:r>
              <w:rPr>
                <w:b/>
                <w:sz w:val="24"/>
              </w:rPr>
              <w:t>The doer of the action of the finite verb and of the infinitive is the same:</w:t>
            </w:r>
          </w:p>
        </w:tc>
        <w:tc>
          <w:tcPr>
            <w:tcW w:w="5491" w:type="dxa"/>
            <w:tcBorders/>
          </w:tcPr>
          <w:p>
            <w:pPr>
              <w:pStyle w:val="Normal"/>
              <w:suppressAutoHyphens w:val="true"/>
              <w:spacing w:lineRule="auto" w:line="240"/>
              <w:ind w:hanging="0" w:end="0"/>
              <w:jc w:val="start"/>
              <w:rPr>
                <w:b/>
                <w:sz w:val="24"/>
              </w:rPr>
            </w:pPr>
            <w:r>
              <w:rPr>
                <w:b/>
                <w:sz w:val="24"/>
              </w:rPr>
              <w:t>The doer of the action of the finite verb and of the infinitive is not the same:</w:t>
            </w:r>
          </w:p>
          <w:p>
            <w:pPr>
              <w:pStyle w:val="Normal"/>
              <w:suppressAutoHyphens w:val="true"/>
              <w:spacing w:lineRule="auto" w:line="240"/>
              <w:ind w:hanging="0" w:end="0"/>
              <w:jc w:val="start"/>
              <w:rPr>
                <w:b/>
                <w:sz w:val="24"/>
              </w:rPr>
            </w:pPr>
            <w:r>
              <w:rPr>
                <w:b/>
                <w:sz w:val="24"/>
              </w:rPr>
            </w:r>
          </w:p>
        </w:tc>
      </w:tr>
      <w:tr>
        <w:trPr/>
        <w:tc>
          <w:tcPr>
            <w:tcW w:w="5491" w:type="dxa"/>
            <w:tcBorders/>
          </w:tcPr>
          <w:p>
            <w:pPr>
              <w:pStyle w:val="Normal"/>
              <w:suppressAutoHyphens w:val="true"/>
              <w:spacing w:lineRule="auto" w:line="240"/>
              <w:ind w:hanging="0" w:end="0"/>
              <w:jc w:val="start"/>
              <w:rPr/>
            </w:pPr>
            <w:r>
              <w:rPr>
                <w:b/>
                <w:sz w:val="24"/>
              </w:rPr>
              <w:t>He</w:t>
            </w:r>
            <w:r>
              <w:rPr>
                <w:sz w:val="24"/>
              </w:rPr>
              <w:t xml:space="preserve"> longed to see the truth. - </w:t>
            </w:r>
          </w:p>
          <w:p>
            <w:pPr>
              <w:pStyle w:val="Normal"/>
              <w:suppressAutoHyphens w:val="true"/>
              <w:spacing w:lineRule="auto" w:line="240"/>
              <w:ind w:hanging="0" w:end="0"/>
              <w:jc w:val="start"/>
              <w:rPr/>
            </w:pPr>
            <w:r>
              <w:rPr>
                <w:sz w:val="24"/>
                <w:lang w:val="ru-RU"/>
              </w:rPr>
              <w:t>Он очень хотел узнать правду.</w:t>
            </w:r>
            <w:r>
              <w:rPr>
                <w:sz w:val="24"/>
              </w:rPr>
              <w:t xml:space="preserve"> </w:t>
            </w:r>
          </w:p>
          <w:p>
            <w:pPr>
              <w:pStyle w:val="Normal"/>
              <w:suppressAutoHyphens w:val="true"/>
              <w:spacing w:lineRule="auto" w:line="240"/>
              <w:ind w:hanging="0" w:end="0"/>
              <w:jc w:val="start"/>
              <w:rPr>
                <w:sz w:val="24"/>
              </w:rPr>
            </w:pPr>
            <w:r>
              <w:rPr>
                <w:sz w:val="24"/>
              </w:rPr>
              <w:t xml:space="preserve">All </w:t>
            </w:r>
            <w:r>
              <w:rPr>
                <w:b/>
                <w:sz w:val="24"/>
              </w:rPr>
              <w:t>I</w:t>
            </w:r>
            <w:r>
              <w:rPr>
                <w:sz w:val="24"/>
              </w:rPr>
              <w:t xml:space="preserve"> want is to get out of here for good. -</w:t>
            </w:r>
            <w:r>
              <w:rPr>
                <w:sz w:val="24"/>
                <w:lang w:val="ru-RU"/>
              </w:rPr>
              <w:t xml:space="preserve"> Единственное, чего я хочу, - это навсегда уехать отсюда.</w:t>
            </w:r>
          </w:p>
        </w:tc>
        <w:tc>
          <w:tcPr>
            <w:tcW w:w="5491" w:type="dxa"/>
            <w:tcBorders/>
          </w:tcPr>
          <w:p>
            <w:pPr>
              <w:pStyle w:val="BodyText"/>
              <w:rPr/>
            </w:pPr>
            <w:r>
              <w:rPr>
                <w:b/>
              </w:rPr>
              <w:t>He</w:t>
            </w:r>
            <w:r>
              <w:rPr/>
              <w:t xml:space="preserve"> longed for </w:t>
            </w:r>
            <w:r>
              <w:rPr>
                <w:b/>
              </w:rPr>
              <w:t>me</w:t>
            </w:r>
            <w:r>
              <w:rPr/>
              <w:t xml:space="preserve"> to see the truth.- </w:t>
            </w:r>
          </w:p>
          <w:p>
            <w:pPr>
              <w:pStyle w:val="Normal"/>
              <w:suppressAutoHyphens w:val="true"/>
              <w:spacing w:lineRule="auto" w:line="240"/>
              <w:ind w:hanging="0" w:end="0"/>
              <w:jc w:val="start"/>
              <w:rPr/>
            </w:pPr>
            <w:r>
              <w:rPr>
                <w:sz w:val="24"/>
                <w:lang w:val="ru-RU"/>
              </w:rPr>
              <w:t>Он очень хотел, чтобы я узнал правду.</w:t>
            </w:r>
            <w:r>
              <w:rPr>
                <w:sz w:val="24"/>
              </w:rPr>
              <w:t xml:space="preserve"> </w:t>
            </w:r>
          </w:p>
          <w:p>
            <w:pPr>
              <w:pStyle w:val="Normal"/>
              <w:suppressAutoHyphens w:val="true"/>
              <w:spacing w:lineRule="auto" w:line="240"/>
              <w:ind w:hanging="0" w:end="0"/>
              <w:jc w:val="start"/>
              <w:rPr>
                <w:sz w:val="24"/>
              </w:rPr>
            </w:pPr>
            <w:r>
              <w:rPr>
                <w:sz w:val="24"/>
              </w:rPr>
              <w:t xml:space="preserve">All </w:t>
            </w:r>
            <w:r>
              <w:rPr>
                <w:b/>
                <w:sz w:val="24"/>
              </w:rPr>
              <w:t>I</w:t>
            </w:r>
            <w:r>
              <w:rPr>
                <w:sz w:val="24"/>
              </w:rPr>
              <w:t xml:space="preserve"> want is for </w:t>
            </w:r>
            <w:r>
              <w:rPr>
                <w:b/>
                <w:sz w:val="24"/>
              </w:rPr>
              <w:t>Jack</w:t>
            </w:r>
            <w:r>
              <w:rPr>
                <w:sz w:val="24"/>
              </w:rPr>
              <w:t xml:space="preserve"> to get out of here for good. -</w:t>
            </w:r>
            <w:r>
              <w:rPr>
                <w:sz w:val="24"/>
                <w:lang w:val="ru-RU"/>
              </w:rPr>
              <w:t xml:space="preserve"> Единственное, чего я хочу, - это чтобы Джек навсегда уехал отсюда. </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for-to-infinitive construction has the same functions as a single infinitive, though with some restrictions.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Subject.</w:t>
      </w:r>
      <w:r>
        <w:rPr>
          <w:sz w:val="24"/>
        </w:rPr>
        <w:t xml:space="preserve"> The for-to-infinitive construction in the function of the subject usually occurs in sentences with the introductory </w:t>
      </w:r>
      <w:r>
        <w:rPr>
          <w:b/>
          <w:sz w:val="24"/>
        </w:rPr>
        <w:t>it</w:t>
      </w:r>
      <w:r>
        <w:rPr>
          <w:sz w:val="24"/>
        </w:rPr>
        <w:t>, though it is occasionally placed at the head of the sentence: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It was difficult </w:t>
      </w:r>
      <w:r>
        <w:rPr>
          <w:i/>
          <w:sz w:val="24"/>
        </w:rPr>
        <w:t xml:space="preserve">for him to do anything else. </w:t>
      </w:r>
    </w:p>
    <w:p>
      <w:pPr>
        <w:pStyle w:val="Normal"/>
        <w:suppressAutoHyphens w:val="true"/>
        <w:spacing w:lineRule="auto" w:line="240"/>
        <w:ind w:firstLine="284" w:start="284" w:end="0"/>
        <w:rPr/>
      </w:pPr>
      <w:r>
        <w:rPr>
          <w:i/>
          <w:sz w:val="24"/>
        </w:rPr>
        <w:t xml:space="preserve">For me to hear him </w:t>
      </w:r>
      <w:r>
        <w:rPr>
          <w:sz w:val="24"/>
        </w:rPr>
        <w:t>was disturbing.</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2. </w:t>
      </w:r>
      <w:r>
        <w:rPr>
          <w:b/>
          <w:sz w:val="24"/>
        </w:rPr>
        <w:t>Predicative.</w:t>
      </w:r>
      <w:r>
        <w:rPr>
          <w:sz w:val="24"/>
        </w:rPr>
        <w:t xml:space="preserve"> In this function the construction is mostly used with the link verb </w:t>
      </w:r>
      <w:r>
        <w:rPr>
          <w:b/>
          <w:sz w:val="24"/>
        </w:rPr>
        <w:t>to be</w:t>
      </w:r>
      <w:r>
        <w:rPr>
          <w:sz w:val="24"/>
        </w:rPr>
        <w:t>:</w:t>
      </w:r>
    </w:p>
    <w:p>
      <w:pPr>
        <w:pStyle w:val="Normal"/>
        <w:suppressAutoHyphens w:val="true"/>
        <w:spacing w:lineRule="auto" w:line="240"/>
        <w:ind w:firstLine="284" w:end="0"/>
        <w:rPr>
          <w:i/>
          <w:i/>
          <w:sz w:val="24"/>
        </w:rPr>
      </w:pPr>
      <w:r>
        <w:rPr>
          <w:i/>
          <w:sz w:val="24"/>
        </w:rPr>
      </w:r>
    </w:p>
    <w:p>
      <w:pPr>
        <w:pStyle w:val="2"/>
        <w:ind w:start="284" w:end="0"/>
        <w:rPr/>
      </w:pPr>
      <w:r>
        <w:rPr/>
        <w:t xml:space="preserve">The best thing is </w:t>
      </w:r>
      <w:r>
        <w:rPr>
          <w:i/>
        </w:rPr>
        <w:t>for you to do it now.</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3. </w:t>
      </w:r>
      <w:r>
        <w:rPr>
          <w:b/>
          <w:sz w:val="24"/>
        </w:rPr>
        <w:t>Object.</w:t>
      </w:r>
      <w:r>
        <w:rPr>
          <w:sz w:val="24"/>
        </w:rPr>
        <w:t xml:space="preserve"> The construction functions as object of both verbs and adjectives: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 She watched </w:t>
      </w:r>
      <w:r>
        <w:rPr>
          <w:i/>
          <w:sz w:val="24"/>
        </w:rPr>
        <w:t>for the door to open.</w:t>
      </w:r>
    </w:p>
    <w:p>
      <w:pPr>
        <w:pStyle w:val="Normal"/>
        <w:suppressAutoHyphens w:val="true"/>
        <w:spacing w:lineRule="auto" w:line="240"/>
        <w:ind w:firstLine="284" w:start="568" w:end="0"/>
        <w:rPr/>
      </w:pPr>
      <w:r>
        <w:rPr>
          <w:sz w:val="24"/>
        </w:rPr>
        <w:t xml:space="preserve">I don’t think I should care </w:t>
      </w:r>
      <w:r>
        <w:rPr>
          <w:i/>
          <w:sz w:val="24"/>
        </w:rPr>
        <w:t>for it to be known.</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b) His family were anxious </w:t>
      </w:r>
      <w:r>
        <w:rPr>
          <w:i/>
          <w:sz w:val="24"/>
        </w:rPr>
        <w:t xml:space="preserve">for him to do something. </w:t>
      </w:r>
    </w:p>
    <w:p>
      <w:pPr>
        <w:pStyle w:val="Normal"/>
        <w:suppressAutoHyphens w:val="true"/>
        <w:spacing w:lineRule="auto" w:line="240"/>
        <w:ind w:firstLine="284" w:start="568" w:end="0"/>
        <w:rPr/>
      </w:pPr>
      <w:r>
        <w:rPr>
          <w:sz w:val="24"/>
        </w:rPr>
        <w:t xml:space="preserve">I’m so glad </w:t>
      </w:r>
      <w:r>
        <w:rPr>
          <w:i/>
          <w:sz w:val="24"/>
        </w:rPr>
        <w:t>for you to have come at last.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4. </w:t>
      </w:r>
      <w:r>
        <w:rPr>
          <w:b/>
          <w:sz w:val="24"/>
        </w:rPr>
        <w:t>Attribute: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There was no need </w:t>
      </w:r>
      <w:r>
        <w:rPr>
          <w:i/>
          <w:sz w:val="24"/>
        </w:rPr>
        <w:t>for him to be economical.</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5. </w:t>
      </w:r>
      <w:r>
        <w:rPr>
          <w:b/>
          <w:sz w:val="24"/>
        </w:rPr>
        <w:t>Adverbial modifier of purpose and consequence: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She paused </w:t>
      </w:r>
      <w:r>
        <w:rPr>
          <w:i/>
          <w:sz w:val="24"/>
        </w:rPr>
        <w:t>for him to continue.</w:t>
      </w:r>
    </w:p>
    <w:p>
      <w:pPr>
        <w:pStyle w:val="Normal"/>
        <w:suppressAutoHyphens w:val="true"/>
        <w:spacing w:lineRule="auto" w:line="240"/>
        <w:ind w:firstLine="284" w:start="284" w:end="0"/>
        <w:rPr/>
      </w:pPr>
      <w:r>
        <w:rPr>
          <w:sz w:val="24"/>
        </w:rPr>
        <w:t xml:space="preserve">The wall was too high </w:t>
      </w:r>
      <w:r>
        <w:rPr>
          <w:i/>
          <w:sz w:val="24"/>
        </w:rPr>
        <w:t>for anything to be visible.</w:t>
      </w:r>
    </w:p>
    <w:p>
      <w:pPr>
        <w:pStyle w:val="Normal"/>
        <w:suppressAutoHyphens w:val="true"/>
        <w:spacing w:lineRule="auto" w:line="240"/>
        <w:ind w:firstLine="284" w:start="284" w:end="0"/>
        <w:rPr/>
      </w:pPr>
      <w:r>
        <w:rPr>
          <w:sz w:val="24"/>
        </w:rPr>
        <w:t xml:space="preserve">He had said enough </w:t>
      </w:r>
      <w:r>
        <w:rPr>
          <w:i/>
          <w:sz w:val="24"/>
        </w:rPr>
        <w:t>for me to get alarmed.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In all its uses this construction is generally rendered in Russian by a subordinate clause.</w:t>
      </w:r>
    </w:p>
    <w:p>
      <w:pPr>
        <w:pStyle w:val="Normal"/>
        <w:suppressAutoHyphens w:val="true"/>
        <w:spacing w:lineRule="auto" w:line="240"/>
        <w:ind w:firstLine="284" w:end="0"/>
        <w:rPr>
          <w:sz w:val="24"/>
        </w:rPr>
      </w:pPr>
      <w:r>
        <w:rPr>
          <w:sz w:val="24"/>
        </w:rPr>
      </w:r>
    </w:p>
    <w:p>
      <w:pPr>
        <w:pStyle w:val="Heading3"/>
        <w:rPr/>
      </w:pPr>
      <w:bookmarkStart w:id="20" w:name="__RefHeading___Toc5112958"/>
      <w:bookmarkEnd w:id="20"/>
      <w:r>
        <w:rPr/>
        <w:t>The objective with the infinitive construction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115.</w:t>
      </w:r>
      <w:r>
        <w:rPr>
          <w:sz w:val="24"/>
        </w:rPr>
        <w:t xml:space="preserve"> In the objective with the infinitive construction the infinitive (usually an infinitive phrase) is in predicate relation to a noun in the common case or a pronoun in the objective case (hence the name of the construction). The whole construction forms a complex object of some verbs. It is rendered in Russian by an object clause.</w:t>
      </w:r>
    </w:p>
    <w:p>
      <w:pPr>
        <w:pStyle w:val="Normal"/>
        <w:suppressAutoHyphens w:val="true"/>
        <w:spacing w:lineRule="auto" w:line="240"/>
        <w:ind w:firstLine="284" w:end="0"/>
        <w:rPr>
          <w:sz w:val="24"/>
        </w:rPr>
      </w:pPr>
      <w:r>
        <w:rPr>
          <w:sz w:val="24"/>
        </w:rPr>
        <w:t>The objective with the infinitive construction is used in the following cases: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After verbs of sense perception</w:t>
      </w:r>
      <w:r>
        <w:rPr>
          <w:sz w:val="24"/>
        </w:rPr>
        <w:t xml:space="preserve"> (</w:t>
      </w:r>
      <w:r>
        <w:rPr>
          <w:i/>
          <w:sz w:val="24"/>
        </w:rPr>
        <w:t>to see, to hear, to feel, to watch, to observe, to notice</w:t>
      </w:r>
      <w:r>
        <w:rPr>
          <w:sz w:val="24"/>
        </w:rPr>
        <w:t xml:space="preserve"> and some others). In this case </w:t>
      </w:r>
      <w:r>
        <w:rPr>
          <w:spacing w:val="60"/>
          <w:sz w:val="24"/>
        </w:rPr>
        <w:t>the only possible form of the infinitive is the non-perfect common aspect active voice form</w:t>
      </w:r>
      <w:r>
        <w:rPr>
          <w:sz w:val="24"/>
        </w:rPr>
        <w:t xml:space="preserve">, used </w:t>
      </w:r>
      <w:r>
        <w:rPr>
          <w:i/>
          <w:sz w:val="24"/>
        </w:rPr>
        <w:t xml:space="preserve">without </w:t>
      </w:r>
      <w:r>
        <w:rPr>
          <w:sz w:val="24"/>
        </w:rPr>
        <w:t xml:space="preserve">the particle </w:t>
      </w:r>
      <w:r>
        <w:rPr>
          <w:b/>
          <w:sz w:val="24"/>
        </w:rPr>
        <w:t>to</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No one </w:t>
      </w:r>
      <w:r>
        <w:rPr>
          <w:i/>
          <w:sz w:val="24"/>
        </w:rPr>
        <w:t>has</w:t>
      </w:r>
      <w:r>
        <w:rPr>
          <w:sz w:val="24"/>
        </w:rPr>
        <w:t xml:space="preserve"> ever </w:t>
      </w:r>
      <w:r>
        <w:rPr>
          <w:i/>
          <w:sz w:val="24"/>
        </w:rPr>
        <w:t xml:space="preserve">heard her cry. </w:t>
      </w:r>
    </w:p>
    <w:p>
      <w:pPr>
        <w:pStyle w:val="Normal"/>
        <w:suppressAutoHyphens w:val="true"/>
        <w:spacing w:lineRule="auto" w:line="240"/>
        <w:ind w:firstLine="284" w:start="284" w:end="0"/>
        <w:rPr/>
      </w:pPr>
      <w:r>
        <w:rPr>
          <w:sz w:val="24"/>
        </w:rPr>
        <w:t xml:space="preserve">I paused a moment and </w:t>
      </w:r>
      <w:r>
        <w:rPr>
          <w:i/>
          <w:sz w:val="24"/>
        </w:rPr>
        <w:t>watched the tram-car stop.</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The verb </w:t>
      </w:r>
      <w:r>
        <w:rPr>
          <w:i/>
          <w:sz w:val="24"/>
        </w:rPr>
        <w:t>to listen to,</w:t>
      </w:r>
      <w:r>
        <w:rPr>
          <w:sz w:val="24"/>
        </w:rPr>
        <w:t xml:space="preserve"> though not a verb of sense perception, is used in the same way, with a bare infinitive:</w:t>
      </w:r>
    </w:p>
    <w:p>
      <w:pPr>
        <w:pStyle w:val="Normal"/>
        <w:suppressAutoHyphens w:val="true"/>
        <w:spacing w:lineRule="auto" w:line="240"/>
        <w:ind w:firstLine="284" w:end="0"/>
        <w:rPr>
          <w:sz w:val="24"/>
        </w:rPr>
      </w:pPr>
      <w:r>
        <w:rPr>
          <w:sz w:val="24"/>
        </w:rPr>
      </w:r>
    </w:p>
    <w:p>
      <w:pPr>
        <w:pStyle w:val="2"/>
        <w:ind w:start="284" w:end="0"/>
        <w:rPr/>
      </w:pPr>
      <w:r>
        <w:rPr/>
        <w:t xml:space="preserve">He </w:t>
      </w:r>
      <w:r>
        <w:rPr>
          <w:i/>
        </w:rPr>
        <w:t>was listening</w:t>
      </w:r>
      <w:r>
        <w:rPr/>
        <w:t xml:space="preserve"> attentively </w:t>
      </w:r>
      <w:r>
        <w:rPr>
          <w:i/>
        </w:rPr>
        <w:t>to the chairman speak</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If the verb </w:t>
      </w:r>
      <w:r>
        <w:rPr>
          <w:i/>
          <w:sz w:val="24"/>
        </w:rPr>
        <w:t>to see</w:t>
      </w:r>
      <w:r>
        <w:rPr>
          <w:sz w:val="24"/>
        </w:rPr>
        <w:t xml:space="preserve"> or </w:t>
      </w:r>
      <w:r>
        <w:rPr>
          <w:i/>
          <w:sz w:val="24"/>
        </w:rPr>
        <w:t>to notice</w:t>
      </w:r>
      <w:r>
        <w:rPr>
          <w:sz w:val="24"/>
        </w:rPr>
        <w:t xml:space="preserve"> is used with the meaning </w:t>
      </w:r>
      <w:r>
        <w:rPr>
          <w:i/>
          <w:sz w:val="24"/>
        </w:rPr>
        <w:t>to realize,</w:t>
      </w:r>
      <w:r>
        <w:rPr>
          <w:sz w:val="24"/>
        </w:rPr>
        <w:t xml:space="preserve"> or the verb </w:t>
      </w:r>
      <w:r>
        <w:rPr>
          <w:i/>
          <w:sz w:val="24"/>
        </w:rPr>
        <w:t>to hear</w:t>
      </w:r>
      <w:r>
        <w:rPr>
          <w:sz w:val="24"/>
        </w:rPr>
        <w:t xml:space="preserve"> with the meaning </w:t>
      </w:r>
      <w:r>
        <w:rPr>
          <w:i/>
          <w:sz w:val="24"/>
        </w:rPr>
        <w:t>to learn,</w:t>
      </w:r>
      <w:r>
        <w:rPr>
          <w:sz w:val="24"/>
        </w:rPr>
        <w:t xml:space="preserve"> the objective with the infinitive construction cannot be used. Here only subordinate object clause is possible: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BodyText"/>
              <w:rPr/>
            </w:pPr>
            <w:r>
              <w:rPr/>
              <w:t xml:space="preserve">I </w:t>
            </w:r>
            <w:r>
              <w:rPr>
                <w:i/>
              </w:rPr>
              <w:t xml:space="preserve">saw that he did not know anything. </w:t>
            </w:r>
          </w:p>
          <w:p>
            <w:pPr>
              <w:pStyle w:val="BodyText"/>
              <w:rPr>
                <w:i/>
                <w:i/>
              </w:rPr>
            </w:pPr>
            <w:r>
              <w:rPr>
                <w:i/>
              </w:rPr>
            </w:r>
          </w:p>
          <w:p>
            <w:pPr>
              <w:pStyle w:val="Normal"/>
              <w:suppressAutoHyphens w:val="true"/>
              <w:spacing w:lineRule="auto" w:line="240"/>
              <w:ind w:hanging="0" w:end="0"/>
              <w:jc w:val="start"/>
              <w:rPr/>
            </w:pPr>
            <w:r>
              <w:rPr>
                <w:sz w:val="24"/>
              </w:rPr>
              <w:t xml:space="preserve">I </w:t>
            </w:r>
            <w:r>
              <w:rPr>
                <w:i/>
                <w:sz w:val="24"/>
              </w:rPr>
              <w:t>hear you have dropped the idea of leaving him.</w:t>
            </w:r>
            <w:r>
              <w:rPr>
                <w:i/>
                <w:sz w:val="24"/>
                <w:lang w:val="ru-RU"/>
              </w:rPr>
              <w:t xml:space="preserve"> </w:t>
            </w:r>
          </w:p>
          <w:p>
            <w:pPr>
              <w:pStyle w:val="Normal"/>
              <w:suppressAutoHyphens w:val="true"/>
              <w:spacing w:lineRule="auto" w:line="240"/>
              <w:ind w:hanging="0" w:end="0"/>
              <w:jc w:val="start"/>
              <w:rPr>
                <w:i/>
                <w:i/>
                <w:sz w:val="24"/>
                <w:lang w:val="ru-RU"/>
              </w:rPr>
            </w:pPr>
            <w:r>
              <w:rPr>
                <w:i/>
                <w:sz w:val="24"/>
                <w:lang w:val="ru-RU"/>
              </w:rPr>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Не</w:t>
            </w:r>
            <w:r>
              <w:rPr>
                <w:sz w:val="24"/>
              </w:rPr>
              <w:t xml:space="preserve"> only had time </w:t>
            </w:r>
            <w:r>
              <w:rPr>
                <w:i/>
                <w:sz w:val="24"/>
              </w:rPr>
              <w:t>to notice that the girl was unusually pretty.</w:t>
            </w:r>
          </w:p>
        </w:tc>
        <w:tc>
          <w:tcPr>
            <w:tcW w:w="5491" w:type="dxa"/>
            <w:tcBorders/>
          </w:tcPr>
          <w:p>
            <w:pPr>
              <w:pStyle w:val="Normal"/>
              <w:suppressAutoHyphens w:val="true"/>
              <w:spacing w:lineRule="auto" w:line="240"/>
              <w:ind w:hanging="0" w:end="0"/>
              <w:jc w:val="start"/>
              <w:rPr/>
            </w:pPr>
            <w:r>
              <w:rPr>
                <w:sz w:val="24"/>
                <w:lang w:val="ru-RU"/>
              </w:rPr>
              <w:t xml:space="preserve">Я </w:t>
            </w:r>
            <w:r>
              <w:rPr>
                <w:i/>
                <w:sz w:val="24"/>
                <w:lang w:val="ru-RU"/>
              </w:rPr>
              <w:t>видел (понимал)</w:t>
            </w:r>
            <w:r>
              <w:rPr>
                <w:sz w:val="24"/>
                <w:lang w:val="ru-RU"/>
              </w:rPr>
              <w:t>, что он ничего не знает.</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sz w:val="24"/>
                <w:lang w:val="ru-RU"/>
              </w:rPr>
              <w:t xml:space="preserve">Я </w:t>
            </w:r>
            <w:r>
              <w:rPr>
                <w:i/>
                <w:sz w:val="24"/>
                <w:lang w:val="ru-RU"/>
              </w:rPr>
              <w:t>слышала (узнала)</w:t>
            </w:r>
            <w:r>
              <w:rPr>
                <w:sz w:val="24"/>
                <w:lang w:val="ru-RU"/>
              </w:rPr>
              <w:t>, что ты отказалась от мысли уйти от него.</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sz w:val="24"/>
              </w:rPr>
            </w:pPr>
            <w:r>
              <w:rPr>
                <w:sz w:val="24"/>
                <w:lang w:val="ru-RU"/>
              </w:rPr>
              <w:t>Он только успел заметить (осознать), что девушка была необычайно хорошенькой.</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After verbs of mental activity</w:t>
      </w:r>
      <w:r>
        <w:rPr>
          <w:sz w:val="24"/>
        </w:rPr>
        <w:t xml:space="preserve"> (</w:t>
      </w:r>
      <w:r>
        <w:rPr>
          <w:i/>
          <w:sz w:val="24"/>
        </w:rPr>
        <w:t xml:space="preserve">to think, to believe, to consider, to expect, to understand, to suppose, to find </w:t>
      </w:r>
      <w:r>
        <w:rPr>
          <w:sz w:val="24"/>
        </w:rPr>
        <w:t xml:space="preserve">and some others). Here the infinitive is used in any form, though the non-perfect forms are the most frequent (always with the particle </w:t>
      </w:r>
      <w:r>
        <w:rPr>
          <w:i/>
          <w:sz w:val="24"/>
        </w:rPr>
        <w:t>to</w:t>
      </w:r>
      <w:r>
        <w:rPr>
          <w:sz w:val="24"/>
        </w:rPr>
        <w:t>).</w:t>
      </w:r>
    </w:p>
    <w:p>
      <w:pPr>
        <w:pStyle w:val="2"/>
        <w:rPr>
          <w:sz w:val="24"/>
        </w:rPr>
      </w:pPr>
      <w:r>
        <w:rPr>
          <w:sz w:val="24"/>
        </w:rPr>
      </w:r>
    </w:p>
    <w:p>
      <w:pPr>
        <w:pStyle w:val="2"/>
        <w:ind w:start="284" w:end="0"/>
        <w:rPr/>
      </w:pPr>
      <w:r>
        <w:rPr/>
        <w:t xml:space="preserve">I know </w:t>
      </w:r>
      <w:r>
        <w:rPr>
          <w:i/>
        </w:rPr>
        <w:t>him to be an honest man.</w:t>
      </w:r>
    </w:p>
    <w:p>
      <w:pPr>
        <w:pStyle w:val="Normal"/>
        <w:suppressAutoHyphens w:val="true"/>
        <w:spacing w:lineRule="auto" w:line="240"/>
        <w:ind w:firstLine="284" w:start="284" w:end="0"/>
        <w:rPr/>
      </w:pPr>
      <w:r>
        <w:rPr>
          <w:sz w:val="24"/>
        </w:rPr>
        <w:t xml:space="preserve">She believed </w:t>
      </w:r>
      <w:r>
        <w:rPr>
          <w:i/>
          <w:sz w:val="24"/>
        </w:rPr>
        <w:t>him to have left for San Francisco.</w:t>
      </w:r>
    </w:p>
    <w:p>
      <w:pPr>
        <w:pStyle w:val="Normal"/>
        <w:suppressAutoHyphens w:val="true"/>
        <w:spacing w:lineRule="auto" w:line="240"/>
        <w:ind w:firstLine="284" w:start="284" w:end="0"/>
        <w:rPr/>
      </w:pPr>
      <w:r>
        <w:rPr>
          <w:sz w:val="24"/>
        </w:rPr>
        <w:t xml:space="preserve">I believed </w:t>
      </w:r>
      <w:r>
        <w:rPr>
          <w:i/>
          <w:sz w:val="24"/>
        </w:rPr>
        <w:t>her to be knitting in the next room.</w:t>
      </w:r>
    </w:p>
    <w:p>
      <w:pPr>
        <w:pStyle w:val="Normal"/>
        <w:suppressAutoHyphens w:val="true"/>
        <w:spacing w:lineRule="auto" w:line="240"/>
        <w:ind w:firstLine="284" w:start="284" w:end="0"/>
        <w:rPr/>
      </w:pPr>
      <w:r>
        <w:rPr>
          <w:sz w:val="24"/>
        </w:rPr>
        <w:t xml:space="preserve">I should expect </w:t>
      </w:r>
      <w:r>
        <w:rPr>
          <w:i/>
          <w:sz w:val="24"/>
        </w:rPr>
        <w:t>my devoted friend to be devoted to me.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3. </w:t>
      </w:r>
      <w:r>
        <w:rPr>
          <w:b/>
          <w:sz w:val="24"/>
        </w:rPr>
        <w:t>After verbs of emotion</w:t>
      </w:r>
      <w:r>
        <w:rPr>
          <w:sz w:val="24"/>
        </w:rPr>
        <w:t xml:space="preserve"> (</w:t>
      </w:r>
      <w:r>
        <w:rPr>
          <w:i/>
          <w:sz w:val="24"/>
        </w:rPr>
        <w:t>to like, to love, to hate, to dislike</w:t>
      </w:r>
      <w:r>
        <w:rPr>
          <w:sz w:val="24"/>
        </w:rPr>
        <w:t xml:space="preserve"> and some others). Here non-perfect, common aspect forms of the “to”- infinitive are the most usual.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always liked </w:t>
      </w:r>
      <w:r>
        <w:rPr>
          <w:i/>
          <w:sz w:val="24"/>
        </w:rPr>
        <w:t>him to sing.</w:t>
      </w:r>
    </w:p>
    <w:p>
      <w:pPr>
        <w:pStyle w:val="2"/>
        <w:ind w:start="284" w:end="0"/>
        <w:rPr/>
      </w:pPr>
      <w:r>
        <w:rPr/>
        <w:t xml:space="preserve">She hated </w:t>
      </w:r>
      <w:r>
        <w:rPr>
          <w:i/>
        </w:rPr>
        <w:t>her son to be separated from her.</w:t>
      </w:r>
    </w:p>
    <w:p>
      <w:pPr>
        <w:pStyle w:val="2"/>
        <w:ind w:start="284" w:end="0"/>
        <w:rPr/>
      </w:pPr>
      <w:r>
        <w:rPr/>
        <w:t xml:space="preserve">I’d love </w:t>
      </w:r>
      <w:r>
        <w:rPr>
          <w:i/>
        </w:rPr>
        <w:t>you to come with me too.</w:t>
      </w:r>
    </w:p>
    <w:p>
      <w:pPr>
        <w:pStyle w:val="2"/>
        <w:ind w:start="284" w:end="0"/>
        <w:rPr/>
      </w:pPr>
      <w:r>
        <w:rPr/>
        <w:t xml:space="preserve">I hated </w:t>
      </w:r>
      <w:r>
        <w:rPr>
          <w:i/>
        </w:rPr>
        <w:t>him to have been sent away.</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4. </w:t>
      </w:r>
      <w:r>
        <w:rPr>
          <w:b/>
          <w:sz w:val="24"/>
        </w:rPr>
        <w:t>After verbs of wish and intention</w:t>
      </w:r>
      <w:r>
        <w:rPr>
          <w:sz w:val="24"/>
        </w:rPr>
        <w:t xml:space="preserve"> (</w:t>
      </w:r>
      <w:r>
        <w:rPr>
          <w:i/>
          <w:sz w:val="24"/>
        </w:rPr>
        <w:t>to want, to wish, to desire, to intend, to mean</w:t>
      </w:r>
      <w:r>
        <w:rPr>
          <w:sz w:val="24"/>
        </w:rPr>
        <w:t xml:space="preserve"> and some others). After these verbs only non-perfect common aspect forms of the infinitive with the particle </w:t>
      </w:r>
      <w:r>
        <w:rPr>
          <w:b/>
          <w:sz w:val="24"/>
        </w:rPr>
        <w:t xml:space="preserve">to </w:t>
      </w:r>
      <w:r>
        <w:rPr>
          <w:sz w:val="24"/>
        </w:rPr>
        <w:t>are used:</w:t>
      </w:r>
    </w:p>
    <w:p>
      <w:pPr>
        <w:pStyle w:val="Normal"/>
        <w:suppressAutoHyphens w:val="true"/>
        <w:spacing w:lineRule="auto" w:line="240"/>
        <w:ind w:firstLine="284" w:end="0"/>
        <w:rPr>
          <w:sz w:val="24"/>
        </w:rPr>
      </w:pPr>
      <w:r>
        <w:rPr>
          <w:sz w:val="24"/>
        </w:rPr>
      </w:r>
    </w:p>
    <w:p>
      <w:pPr>
        <w:pStyle w:val="2"/>
        <w:ind w:start="284" w:end="0"/>
        <w:rPr/>
      </w:pPr>
      <w:r>
        <w:rPr/>
        <w:t xml:space="preserve">He only wished </w:t>
      </w:r>
      <w:r>
        <w:rPr>
          <w:i/>
        </w:rPr>
        <w:t xml:space="preserve">you to be near him. </w:t>
      </w:r>
    </w:p>
    <w:p>
      <w:pPr>
        <w:pStyle w:val="2"/>
        <w:ind w:start="284" w:end="0"/>
        <w:rPr/>
      </w:pPr>
      <w:r>
        <w:rPr/>
        <w:t xml:space="preserve">I don’t want </w:t>
      </w:r>
      <w:r>
        <w:rPr>
          <w:i/>
        </w:rPr>
        <w:t>him to be punished.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5. </w:t>
      </w:r>
      <w:r>
        <w:rPr>
          <w:b/>
          <w:sz w:val="24"/>
        </w:rPr>
        <w:t>After verbs of declaring</w:t>
      </w:r>
      <w:r>
        <w:rPr>
          <w:sz w:val="24"/>
        </w:rPr>
        <w:t xml:space="preserve"> (</w:t>
      </w:r>
      <w:r>
        <w:rPr>
          <w:i/>
          <w:sz w:val="24"/>
        </w:rPr>
        <w:t>to declare, to pronounce</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declare </w:t>
      </w:r>
      <w:r>
        <w:rPr>
          <w:i/>
          <w:sz w:val="24"/>
        </w:rPr>
        <w:t xml:space="preserve">you to be out of your mind. </w:t>
      </w:r>
    </w:p>
    <w:p>
      <w:pPr>
        <w:pStyle w:val="Normal"/>
        <w:suppressAutoHyphens w:val="true"/>
        <w:spacing w:lineRule="auto" w:line="240"/>
        <w:ind w:firstLine="284" w:start="284" w:end="0"/>
        <w:rPr/>
      </w:pPr>
      <w:r>
        <w:rPr>
          <w:sz w:val="24"/>
        </w:rPr>
        <w:t xml:space="preserve">He reported </w:t>
      </w:r>
      <w:r>
        <w:rPr>
          <w:i/>
          <w:sz w:val="24"/>
        </w:rPr>
        <w:t>the boat to have been seen not far away.</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6. </w:t>
      </w:r>
      <w:r>
        <w:rPr>
          <w:b/>
          <w:sz w:val="24"/>
        </w:rPr>
        <w:t>After verbs of inducement</w:t>
      </w:r>
      <w:r>
        <w:rPr>
          <w:sz w:val="24"/>
        </w:rPr>
        <w:t xml:space="preserve"> (</w:t>
      </w:r>
      <w:r>
        <w:rPr>
          <w:i/>
          <w:sz w:val="24"/>
        </w:rPr>
        <w:t>to have, to make, to get, to order, to tell, to ask</w:t>
      </w:r>
      <w:r>
        <w:rPr>
          <w:sz w:val="24"/>
        </w:rPr>
        <w:t xml:space="preserve">, etc.) of which the first two take a bare infinitive. In the construction some of them acquire a different meaning: </w:t>
      </w:r>
      <w:r>
        <w:rPr>
          <w:i/>
          <w:sz w:val="24"/>
        </w:rPr>
        <w:t>make</w:t>
      </w:r>
      <w:r>
        <w:rPr>
          <w:sz w:val="24"/>
        </w:rPr>
        <w:t xml:space="preserve"> -</w:t>
      </w:r>
      <w:r>
        <w:rPr>
          <w:sz w:val="24"/>
          <w:lang w:val="ru-RU"/>
        </w:rPr>
        <w:t xml:space="preserve"> заставить,</w:t>
      </w:r>
      <w:r>
        <w:rPr>
          <w:sz w:val="24"/>
        </w:rPr>
        <w:t xml:space="preserve"> </w:t>
      </w:r>
      <w:r>
        <w:rPr>
          <w:i/>
          <w:sz w:val="24"/>
        </w:rPr>
        <w:t>get</w:t>
      </w:r>
      <w:r>
        <w:rPr>
          <w:sz w:val="24"/>
        </w:rPr>
        <w:t xml:space="preserve"> -</w:t>
      </w:r>
      <w:r>
        <w:rPr>
          <w:sz w:val="24"/>
          <w:lang w:val="ru-RU"/>
        </w:rPr>
        <w:t xml:space="preserve"> добить</w:t>
        <w:softHyphen/>
        <w:t>ся,</w:t>
      </w:r>
      <w:r>
        <w:rPr>
          <w:sz w:val="24"/>
        </w:rPr>
        <w:t xml:space="preserve"> </w:t>
      </w:r>
      <w:r>
        <w:rPr>
          <w:i/>
          <w:sz w:val="24"/>
        </w:rPr>
        <w:t xml:space="preserve">have </w:t>
      </w:r>
      <w:r>
        <w:rPr>
          <w:sz w:val="24"/>
        </w:rPr>
        <w:t>-</w:t>
      </w:r>
      <w:r>
        <w:rPr>
          <w:sz w:val="24"/>
          <w:lang w:val="ru-RU"/>
        </w:rPr>
        <w:t xml:space="preserve"> заставить (сказать, чтобы ...)</w:t>
      </w:r>
    </w:p>
    <w:p>
      <w:pPr>
        <w:pStyle w:val="Normal"/>
        <w:suppressAutoHyphens w:val="true"/>
        <w:spacing w:lineRule="auto" w:line="240"/>
        <w:ind w:firstLine="284" w:end="0"/>
        <w:rPr>
          <w:sz w:val="24"/>
          <w:lang w:val="ru-RU"/>
        </w:rPr>
      </w:pPr>
      <w:r>
        <w:rPr>
          <w:sz w:val="24"/>
          <w:lang w:val="ru-RU"/>
        </w:rPr>
      </w:r>
    </w:p>
    <w:p>
      <w:pPr>
        <w:pStyle w:val="2"/>
        <w:ind w:start="284" w:end="0"/>
        <w:rPr/>
      </w:pPr>
      <w:r>
        <w:rPr/>
        <w:t xml:space="preserve">I can’t get </w:t>
      </w:r>
      <w:r>
        <w:rPr>
          <w:i/>
        </w:rPr>
        <w:t xml:space="preserve">him to do it properly. </w:t>
      </w:r>
    </w:p>
    <w:p>
      <w:pPr>
        <w:pStyle w:val="2"/>
        <w:ind w:start="284" w:end="0"/>
        <w:rPr/>
      </w:pPr>
      <w:r>
        <w:rPr/>
        <w:t xml:space="preserve">She made </w:t>
      </w:r>
      <w:r>
        <w:rPr>
          <w:i/>
        </w:rPr>
        <w:t>me obey her.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7. The objective with the infinitive construction also occurs after certain </w:t>
      </w:r>
      <w:r>
        <w:rPr>
          <w:b/>
          <w:sz w:val="24"/>
        </w:rPr>
        <w:t xml:space="preserve">verbs requiring a prepositional object, </w:t>
      </w:r>
      <w:r>
        <w:rPr>
          <w:sz w:val="24"/>
        </w:rPr>
        <w:t xml:space="preserve">for example </w:t>
      </w:r>
      <w:r>
        <w:rPr>
          <w:i/>
          <w:sz w:val="24"/>
        </w:rPr>
        <w:t>to count (up)on, to rely (up) on, to look for, to listen to, to wait for:</w:t>
      </w:r>
    </w:p>
    <w:p>
      <w:pPr>
        <w:pStyle w:val="Normal"/>
        <w:suppressAutoHyphens w:val="true"/>
        <w:spacing w:lineRule="auto" w:line="240"/>
        <w:ind w:firstLine="284" w:end="0"/>
        <w:rPr>
          <w:i/>
          <w:i/>
          <w:sz w:val="24"/>
        </w:rPr>
      </w:pPr>
      <w:r>
        <w:rPr>
          <w:i/>
          <w:sz w:val="24"/>
        </w:rPr>
      </w:r>
    </w:p>
    <w:p>
      <w:pPr>
        <w:pStyle w:val="2"/>
        <w:ind w:start="284" w:end="0"/>
        <w:rPr/>
      </w:pPr>
      <w:r>
        <w:rPr/>
        <w:t xml:space="preserve">I rely on </w:t>
      </w:r>
      <w:r>
        <w:rPr>
          <w:i/>
        </w:rPr>
        <w:t xml:space="preserve">you to come in time. </w:t>
      </w:r>
    </w:p>
    <w:p>
      <w:pPr>
        <w:pStyle w:val="Normal"/>
        <w:suppressAutoHyphens w:val="true"/>
        <w:spacing w:lineRule="auto" w:line="240"/>
        <w:ind w:firstLine="284" w:start="284" w:end="0"/>
        <w:rPr/>
      </w:pPr>
      <w:r>
        <w:rPr>
          <w:sz w:val="24"/>
        </w:rPr>
        <w:t xml:space="preserve">Can’t I count upon </w:t>
      </w:r>
      <w:r>
        <w:rPr>
          <w:i/>
          <w:sz w:val="24"/>
        </w:rPr>
        <w:t>you to help me</w:t>
      </w:r>
      <w:r>
        <w:rPr>
          <w:sz w:val="24"/>
        </w:rPr>
        <w:t>?</w:t>
      </w:r>
    </w:p>
    <w:p>
      <w:pPr>
        <w:pStyle w:val="Normal"/>
        <w:suppressAutoHyphens w:val="true"/>
        <w:spacing w:lineRule="auto" w:line="240"/>
        <w:ind w:firstLine="284" w:end="0"/>
        <w:rPr>
          <w:sz w:val="24"/>
        </w:rPr>
      </w:pPr>
      <w:r>
        <w:rPr>
          <w:sz w:val="24"/>
        </w:rPr>
      </w:r>
    </w:p>
    <w:p>
      <w:pPr>
        <w:pStyle w:val="Heading3"/>
        <w:rPr/>
      </w:pPr>
      <w:bookmarkStart w:id="21" w:name="__RefHeading___Toc5112959"/>
      <w:bookmarkEnd w:id="21"/>
      <w:r>
        <w:rPr/>
        <w:t>The gerund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116.</w:t>
      </w:r>
      <w:r>
        <w:rPr>
          <w:sz w:val="24"/>
        </w:rPr>
        <w:t xml:space="preserve"> The gerund is a non-finite form of the verb with some noun features. It is formed by adding the suffix </w:t>
      </w:r>
      <w:r>
        <w:rPr>
          <w:i/>
          <w:sz w:val="24"/>
        </w:rPr>
        <w:t>-ing</w:t>
      </w:r>
      <w:r>
        <w:rPr>
          <w:sz w:val="24"/>
        </w:rPr>
        <w:t xml:space="preserve"> to the stem of the verb.</w:t>
      </w:r>
    </w:p>
    <w:p>
      <w:pPr>
        <w:pStyle w:val="Normal"/>
        <w:suppressAutoHyphens w:val="true"/>
        <w:spacing w:lineRule="auto" w:line="240"/>
        <w:ind w:firstLine="284" w:end="0"/>
        <w:rPr/>
      </w:pPr>
      <w:r>
        <w:rPr>
          <w:sz w:val="24"/>
        </w:rPr>
        <w:t xml:space="preserve">The grammatical meaning of the gerund is that of a process. Thus to some extent it competes with nouns of verbal origin, e.g. </w:t>
      </w:r>
      <w:r>
        <w:rPr>
          <w:i/>
          <w:sz w:val="24"/>
        </w:rPr>
        <w:t>translating -translation, describing - description, arriving - arrival, perceiving - perception, helping - help.</w:t>
      </w:r>
      <w:r>
        <w:rPr>
          <w:sz w:val="24"/>
        </w:rPr>
        <w:t xml:space="preserve"> Nouns, however, tend to convey the fact or the result of an action, which in certain circumstances may be something material, whereas gerunds convey the idea of action or process itself.</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Show me your </w:t>
      </w:r>
      <w:r>
        <w:rPr>
          <w:i/>
          <w:sz w:val="24"/>
        </w:rPr>
        <w:t>translation</w:t>
      </w:r>
      <w:r>
        <w:rPr>
          <w:sz w:val="24"/>
        </w:rPr>
        <w:t>: it is neatly done, and there, are no mistakes in it.</w:t>
      </w:r>
    </w:p>
    <w:p>
      <w:pPr>
        <w:pStyle w:val="Normal"/>
        <w:suppressAutoHyphens w:val="true"/>
        <w:spacing w:lineRule="auto" w:line="240"/>
        <w:ind w:firstLine="284" w:start="284" w:end="0"/>
        <w:rPr/>
      </w:pPr>
      <w:r>
        <w:rPr>
          <w:sz w:val="24"/>
        </w:rPr>
        <w:t xml:space="preserve">You will enrich your vocabulary by </w:t>
      </w:r>
      <w:r>
        <w:rPr>
          <w:i/>
          <w:sz w:val="24"/>
        </w:rPr>
        <w:t xml:space="preserve">translating </w:t>
      </w:r>
      <w:r>
        <w:rPr>
          <w:sz w:val="24"/>
        </w:rPr>
        <w:t>from English into Russian and vice versa.</w:t>
      </w:r>
    </w:p>
    <w:p>
      <w:pPr>
        <w:pStyle w:val="Normal"/>
        <w:suppressAutoHyphens w:val="true"/>
        <w:spacing w:lineRule="auto" w:line="240"/>
        <w:ind w:firstLine="284" w:end="0"/>
        <w:rPr>
          <w:sz w:val="24"/>
        </w:rPr>
      </w:pPr>
      <w:r>
        <w:rPr>
          <w:sz w:val="24"/>
        </w:rPr>
      </w:r>
    </w:p>
    <w:p>
      <w:pPr>
        <w:pStyle w:val="2"/>
        <w:rPr/>
      </w:pPr>
      <w:r>
        <w:rPr/>
        <w:t>If the meaning of the gerund is nearly the same as that of the noun, the former emphasizes the process, and the latter - the fact: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Thank you for </w:t>
      </w:r>
      <w:r>
        <w:rPr>
          <w:i/>
          <w:sz w:val="24"/>
        </w:rPr>
        <w:t>helping</w:t>
      </w:r>
      <w:r>
        <w:rPr>
          <w:sz w:val="24"/>
        </w:rPr>
        <w:t xml:space="preserve"> me. </w:t>
      </w:r>
    </w:p>
    <w:p>
      <w:pPr>
        <w:pStyle w:val="Normal"/>
        <w:suppressAutoHyphens w:val="true"/>
        <w:spacing w:lineRule="auto" w:line="240"/>
        <w:ind w:firstLine="284" w:start="284" w:end="0"/>
        <w:rPr/>
      </w:pPr>
      <w:r>
        <w:rPr>
          <w:sz w:val="24"/>
        </w:rPr>
        <w:t xml:space="preserve">Thank you for your </w:t>
      </w:r>
      <w:r>
        <w:rPr>
          <w:i/>
          <w:sz w:val="24"/>
        </w:rPr>
        <w:t>help.</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It is natural that the verbal character of the gerund is more prominent in transitive verbs, owing to their combinability and their passive forms.</w:t>
      </w:r>
    </w:p>
    <w:p>
      <w:pPr>
        <w:pStyle w:val="Normal"/>
        <w:suppressAutoHyphens w:val="true"/>
        <w:spacing w:lineRule="auto" w:line="240"/>
        <w:ind w:firstLine="284" w:end="0"/>
        <w:rPr>
          <w:sz w:val="24"/>
        </w:rPr>
      </w:pPr>
      <w:r>
        <w:rPr>
          <w:sz w:val="24"/>
        </w:rPr>
        <w:t>Morphologically the verbal character of the gerund is manifested in the categories of voice and perfect (see table V) and syntactically in its combinability. Thus the gerund may combine: a) with a noun or pronoun as direct, indirect or prepositional object, depending on the verb it is formed from; b) with an adjective or a noun as a predicative; c) with an infinitive.</w:t>
      </w:r>
    </w:p>
    <w:p>
      <w:pPr>
        <w:pStyle w:val="Normal"/>
        <w:suppressAutoHyphens w:val="true"/>
        <w:spacing w:lineRule="auto" w:line="240"/>
        <w:ind w:firstLine="284" w:end="0"/>
        <w:rPr>
          <w:sz w:val="24"/>
        </w:rPr>
      </w:pPr>
      <w:r>
        <w:rPr>
          <w:sz w:val="24"/>
        </w:rPr>
        <w:t>Gerunds can be modified by adverbs and prepositional phrases function</w:t>
        <w:softHyphen/>
        <w:t>ing as adverbial modifiers.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center"/>
              <w:rPr>
                <w:b/>
                <w:sz w:val="24"/>
              </w:rPr>
            </w:pPr>
            <w:r>
              <w:rPr>
                <w:b/>
                <w:sz w:val="24"/>
              </w:rPr>
              <w:t>Gerund</w:t>
            </w:r>
          </w:p>
        </w:tc>
        <w:tc>
          <w:tcPr>
            <w:tcW w:w="5491" w:type="dxa"/>
            <w:tcBorders/>
          </w:tcPr>
          <w:p>
            <w:pPr>
              <w:pStyle w:val="Normal"/>
              <w:suppressAutoHyphens w:val="true"/>
              <w:spacing w:lineRule="auto" w:line="240"/>
              <w:ind w:hanging="0" w:end="0"/>
              <w:jc w:val="center"/>
              <w:rPr>
                <w:b/>
                <w:sz w:val="24"/>
              </w:rPr>
            </w:pPr>
            <w:r>
              <w:rPr>
                <w:b/>
                <w:sz w:val="24"/>
              </w:rPr>
              <w:t>Finite verb</w:t>
            </w:r>
          </w:p>
          <w:p>
            <w:pPr>
              <w:pStyle w:val="Normal"/>
              <w:suppressAutoHyphens w:val="true"/>
              <w:spacing w:lineRule="auto" w:line="240"/>
              <w:ind w:hanging="0" w:end="0"/>
              <w:jc w:val="center"/>
              <w:rPr>
                <w:b/>
                <w:sz w:val="24"/>
              </w:rPr>
            </w:pPr>
            <w:r>
              <w:rPr>
                <w:b/>
                <w:sz w:val="24"/>
              </w:rPr>
            </w:r>
          </w:p>
        </w:tc>
      </w:tr>
      <w:tr>
        <w:trPr/>
        <w:tc>
          <w:tcPr>
            <w:tcW w:w="5491" w:type="dxa"/>
            <w:tcBorders/>
          </w:tcPr>
          <w:p>
            <w:pPr>
              <w:pStyle w:val="Normal"/>
              <w:suppressAutoHyphens w:val="true"/>
              <w:spacing w:lineRule="auto" w:line="240"/>
              <w:ind w:hanging="0" w:end="0"/>
              <w:jc w:val="start"/>
              <w:rPr/>
            </w:pPr>
            <w:r>
              <w:rPr>
                <w:sz w:val="24"/>
              </w:rPr>
              <w:t xml:space="preserve">I remember your </w:t>
            </w:r>
            <w:r>
              <w:rPr>
                <w:i/>
                <w:sz w:val="24"/>
              </w:rPr>
              <w:t xml:space="preserve">telling </w:t>
            </w:r>
            <w:r>
              <w:rPr>
                <w:sz w:val="24"/>
              </w:rPr>
              <w:t xml:space="preserve">me the story five years ago.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It’s no use </w:t>
            </w:r>
            <w:r>
              <w:rPr>
                <w:i/>
                <w:sz w:val="24"/>
              </w:rPr>
              <w:t xml:space="preserve">arguing </w:t>
            </w:r>
            <w:r>
              <w:rPr>
                <w:sz w:val="24"/>
              </w:rPr>
              <w:t xml:space="preserve">about trifles.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John dreams of </w:t>
            </w:r>
            <w:r>
              <w:rPr>
                <w:i/>
                <w:sz w:val="24"/>
              </w:rPr>
              <w:t>becoming</w:t>
            </w:r>
            <w:r>
              <w:rPr>
                <w:sz w:val="24"/>
              </w:rPr>
              <w:t xml:space="preserve"> a sailor.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There is some chance of his </w:t>
            </w:r>
            <w:r>
              <w:rPr>
                <w:i/>
                <w:sz w:val="24"/>
              </w:rPr>
              <w:t>being able</w:t>
            </w:r>
            <w:r>
              <w:rPr>
                <w:sz w:val="24"/>
              </w:rPr>
              <w:t xml:space="preserve"> to join us.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We enjoyed </w:t>
            </w:r>
            <w:r>
              <w:rPr>
                <w:i/>
                <w:sz w:val="24"/>
              </w:rPr>
              <w:t>walking slowly along the silent streets.</w:t>
            </w:r>
          </w:p>
        </w:tc>
        <w:tc>
          <w:tcPr>
            <w:tcW w:w="5491" w:type="dxa"/>
            <w:tcBorders/>
          </w:tcPr>
          <w:p>
            <w:pPr>
              <w:pStyle w:val="Normal"/>
              <w:suppressAutoHyphens w:val="true"/>
              <w:spacing w:lineRule="auto" w:line="240"/>
              <w:ind w:hanging="0" w:end="0"/>
              <w:jc w:val="start"/>
              <w:rPr/>
            </w:pPr>
            <w:r>
              <w:rPr>
                <w:sz w:val="24"/>
              </w:rPr>
              <w:t xml:space="preserve">You </w:t>
            </w:r>
            <w:r>
              <w:rPr>
                <w:i/>
                <w:sz w:val="24"/>
              </w:rPr>
              <w:t>told</w:t>
            </w:r>
            <w:r>
              <w:rPr>
                <w:sz w:val="24"/>
              </w:rPr>
              <w:t xml:space="preserve"> me the story five years ago.</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I never </w:t>
            </w:r>
            <w:r>
              <w:rPr>
                <w:i/>
                <w:sz w:val="24"/>
              </w:rPr>
              <w:t>argue</w:t>
            </w:r>
            <w:r>
              <w:rPr>
                <w:sz w:val="24"/>
              </w:rPr>
              <w:t xml:space="preserve"> about trifles. </w:t>
            </w:r>
          </w:p>
          <w:p>
            <w:pPr>
              <w:pStyle w:val="Normal"/>
              <w:suppressAutoHyphens w:val="true"/>
              <w:spacing w:lineRule="auto" w:line="240"/>
              <w:ind w:hanging="0" w:end="0"/>
              <w:jc w:val="start"/>
              <w:rPr>
                <w:sz w:val="24"/>
              </w:rPr>
            </w:pPr>
            <w:r>
              <w:rPr>
                <w:sz w:val="24"/>
              </w:rPr>
            </w:r>
          </w:p>
          <w:p>
            <w:pPr>
              <w:pStyle w:val="BodyText"/>
              <w:rPr/>
            </w:pPr>
            <w:r>
              <w:rPr/>
              <w:t xml:space="preserve">John </w:t>
            </w:r>
            <w:r>
              <w:rPr>
                <w:i/>
              </w:rPr>
              <w:t xml:space="preserve">became </w:t>
            </w:r>
            <w:r>
              <w:rPr/>
              <w:t>a sailor.</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We hope he </w:t>
            </w:r>
            <w:r>
              <w:rPr>
                <w:i/>
                <w:sz w:val="24"/>
              </w:rPr>
              <w:t>will be able</w:t>
            </w:r>
            <w:r>
              <w:rPr>
                <w:sz w:val="24"/>
              </w:rPr>
              <w:t xml:space="preserve"> to join us.</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sz w:val="24"/>
              </w:rPr>
              <w:t xml:space="preserve">We </w:t>
            </w:r>
            <w:r>
              <w:rPr>
                <w:i/>
                <w:sz w:val="24"/>
              </w:rPr>
              <w:t>walked</w:t>
            </w:r>
            <w:r>
              <w:rPr>
                <w:sz w:val="24"/>
              </w:rPr>
              <w:t xml:space="preserve"> slowly along the silent streets.</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nominal character of the gerund reveals itself syntactically, mainly in its syntactical function, partly in its combinability.</w:t>
      </w:r>
    </w:p>
    <w:p>
      <w:pPr>
        <w:pStyle w:val="Normal"/>
        <w:suppressAutoHyphens w:val="true"/>
        <w:spacing w:lineRule="auto" w:line="240"/>
        <w:ind w:firstLine="284" w:end="0"/>
        <w:rPr>
          <w:sz w:val="24"/>
        </w:rPr>
      </w:pPr>
      <w:r>
        <w:rPr>
          <w:sz w:val="24"/>
        </w:rPr>
      </w:r>
    </w:p>
    <w:p>
      <w:pPr>
        <w:pStyle w:val="2"/>
        <w:rPr/>
      </w:pPr>
      <w:r>
        <w:rPr/>
        <w:t>Like a noun, it can function as subject, object, or predicative.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Seeing you</w:t>
      </w:r>
      <w:r>
        <w:rPr>
          <w:sz w:val="24"/>
        </w:rPr>
        <w:t xml:space="preserve"> is always a pleasure. (subject)</w:t>
      </w:r>
    </w:p>
    <w:p>
      <w:pPr>
        <w:pStyle w:val="Normal"/>
        <w:suppressAutoHyphens w:val="true"/>
        <w:spacing w:lineRule="auto" w:line="240"/>
        <w:ind w:firstLine="284" w:start="284" w:end="0"/>
        <w:rPr/>
      </w:pPr>
      <w:r>
        <w:rPr>
          <w:sz w:val="24"/>
        </w:rPr>
        <w:t xml:space="preserve">I remember </w:t>
      </w:r>
      <w:r>
        <w:rPr>
          <w:i/>
          <w:sz w:val="24"/>
        </w:rPr>
        <w:t>seeing you somewhere</w:t>
      </w:r>
      <w:r>
        <w:rPr>
          <w:sz w:val="24"/>
        </w:rPr>
        <w:t>. (object)</w:t>
      </w:r>
    </w:p>
    <w:p>
      <w:pPr>
        <w:pStyle w:val="Normal"/>
        <w:suppressAutoHyphens w:val="true"/>
        <w:spacing w:lineRule="auto" w:line="240"/>
        <w:ind w:firstLine="284" w:start="284" w:end="0"/>
        <w:rPr/>
      </w:pPr>
      <w:r>
        <w:rPr>
          <w:sz w:val="24"/>
        </w:rPr>
        <w:t xml:space="preserve">I am thinking </w:t>
      </w:r>
      <w:r>
        <w:rPr>
          <w:i/>
          <w:sz w:val="24"/>
        </w:rPr>
        <w:t>of seeing the film again.</w:t>
      </w:r>
      <w:r>
        <w:rPr>
          <w:sz w:val="24"/>
        </w:rPr>
        <w:t xml:space="preserve"> (prepositional object)</w:t>
      </w:r>
    </w:p>
    <w:p>
      <w:pPr>
        <w:pStyle w:val="Normal"/>
        <w:suppressAutoHyphens w:val="true"/>
        <w:spacing w:lineRule="auto" w:line="240"/>
        <w:ind w:firstLine="284" w:start="284" w:end="0"/>
        <w:rPr/>
      </w:pPr>
      <w:r>
        <w:rPr>
          <w:sz w:val="24"/>
        </w:rPr>
        <w:t xml:space="preserve">Peter’s hobby is </w:t>
      </w:r>
      <w:r>
        <w:rPr>
          <w:i/>
          <w:sz w:val="24"/>
        </w:rPr>
        <w:t>seeing all new films</w:t>
      </w:r>
      <w:r>
        <w:rPr>
          <w:sz w:val="24"/>
        </w:rPr>
        <w:t>. (predicative)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When it is an attribute or an adverbial modifier, a gerund, like a noun is preceded by a preposition.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There is a chance </w:t>
      </w:r>
      <w:r>
        <w:rPr>
          <w:i/>
          <w:sz w:val="24"/>
        </w:rPr>
        <w:t>of catching the train.</w:t>
      </w:r>
    </w:p>
    <w:p>
      <w:pPr>
        <w:pStyle w:val="Normal"/>
        <w:suppressAutoHyphens w:val="true"/>
        <w:spacing w:lineRule="auto" w:line="240"/>
        <w:ind w:firstLine="284" w:start="284" w:end="0"/>
        <w:rPr/>
      </w:pPr>
      <w:r>
        <w:rPr>
          <w:sz w:val="24"/>
        </w:rPr>
        <w:t xml:space="preserve">Don’t forget to call me up </w:t>
      </w:r>
      <w:r>
        <w:rPr>
          <w:i/>
          <w:sz w:val="24"/>
        </w:rPr>
        <w:t>before leaving London.</w:t>
      </w:r>
    </w:p>
    <w:p>
      <w:pPr>
        <w:pStyle w:val="Normal"/>
        <w:suppressAutoHyphens w:val="true"/>
        <w:spacing w:lineRule="auto" w:line="240"/>
        <w:ind w:firstLine="284" w:start="284" w:end="0"/>
        <w:rPr/>
      </w:pPr>
      <w:r>
        <w:rPr>
          <w:sz w:val="24"/>
        </w:rPr>
        <w:t xml:space="preserve">I reached my goal </w:t>
      </w:r>
      <w:r>
        <w:rPr>
          <w:i/>
          <w:sz w:val="24"/>
        </w:rPr>
        <w:t>in spite of there being every reason against it.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 fact that the gerund can associate with a preposition is a sure sign of noun features.</w:t>
      </w:r>
    </w:p>
    <w:p>
      <w:pPr>
        <w:pStyle w:val="Normal"/>
        <w:suppressAutoHyphens w:val="true"/>
        <w:spacing w:lineRule="auto" w:line="240"/>
        <w:ind w:firstLine="284" w:end="0"/>
        <w:rPr>
          <w:sz w:val="24"/>
        </w:rPr>
      </w:pPr>
      <w:r>
        <w:rPr>
          <w:sz w:val="24"/>
        </w:rPr>
        <w:t>Like a noun, but unlike the other non-finites, it can combine with a possessive pronoun and a noun in the genitive case denoting the doer of the action expressed by the gerund.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Excuse </w:t>
      </w:r>
      <w:r>
        <w:rPr>
          <w:i/>
          <w:sz w:val="24"/>
        </w:rPr>
        <w:t xml:space="preserve">my interrupting you. </w:t>
      </w:r>
    </w:p>
    <w:p>
      <w:pPr>
        <w:pStyle w:val="Normal"/>
        <w:suppressAutoHyphens w:val="true"/>
        <w:spacing w:lineRule="auto" w:line="240"/>
        <w:ind w:firstLine="284" w:start="284" w:end="0"/>
        <w:rPr/>
      </w:pPr>
      <w:r>
        <w:rPr>
          <w:sz w:val="24"/>
        </w:rPr>
        <w:t xml:space="preserve">I insist on </w:t>
      </w:r>
      <w:r>
        <w:rPr>
          <w:i/>
          <w:sz w:val="24"/>
        </w:rPr>
        <w:t>John’s staying with us.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It combines with the negative pronoun no in the idiomatic construction of the type: </w:t>
      </w:r>
      <w:r>
        <w:rPr>
          <w:i/>
          <w:sz w:val="24"/>
        </w:rPr>
        <w:t>There is no getting out of it.</w:t>
      </w:r>
    </w:p>
    <w:p>
      <w:pPr>
        <w:pStyle w:val="Normal"/>
        <w:suppressAutoHyphens w:val="true"/>
        <w:spacing w:lineRule="auto" w:line="240"/>
        <w:ind w:firstLine="284" w:end="0"/>
        <w:rPr>
          <w:i/>
          <w:i/>
          <w:sz w:val="24"/>
        </w:rPr>
      </w:pPr>
      <w:r>
        <w:rPr>
          <w:i/>
          <w:sz w:val="24"/>
        </w:rPr>
      </w:r>
    </w:p>
    <w:p>
      <w:pPr>
        <w:pStyle w:val="Heading8"/>
        <w:rPr/>
      </w:pPr>
      <w:r>
        <w:rPr/>
        <w:t>The grammatical categories of the gerund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117. </w:t>
      </w:r>
      <w:r>
        <w:rPr>
          <w:sz w:val="24"/>
        </w:rPr>
        <w:t>As already stated the gerund has only two grammatical categories, those of voice and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end"/>
        <w:rPr>
          <w:sz w:val="24"/>
        </w:rPr>
      </w:pPr>
      <w:r>
        <w:rPr>
          <w:sz w:val="24"/>
        </w:rPr>
        <w:t xml:space="preserve">Table V </w:t>
      </w:r>
    </w:p>
    <w:p>
      <w:pPr>
        <w:pStyle w:val="Normal"/>
        <w:suppressAutoHyphens w:val="true"/>
        <w:spacing w:lineRule="auto" w:line="240"/>
        <w:ind w:firstLine="284" w:end="0"/>
        <w:jc w:val="center"/>
        <w:rPr>
          <w:b/>
        </w:rPr>
      </w:pPr>
      <w:r>
        <w:rPr>
          <w:b/>
        </w:rPr>
        <w:t>The Grammatical Categories of the Gerund</w:t>
      </w:r>
    </w:p>
    <w:p>
      <w:pPr>
        <w:pStyle w:val="Normal"/>
        <w:suppressAutoHyphens w:val="true"/>
        <w:spacing w:lineRule="auto" w:line="240"/>
        <w:ind w:firstLine="284" w:end="0"/>
        <w:jc w:val="center"/>
        <w:rPr>
          <w:b/>
        </w:rPr>
      </w:pPr>
      <w:r>
        <w:rPr>
          <w:b/>
        </w:rPr>
      </w:r>
    </w:p>
    <w:tbl>
      <w:tblPr>
        <w:tblW w:w="10773" w:type="dxa"/>
        <w:jc w:val="start"/>
        <w:tblInd w:w="40" w:type="dxa"/>
        <w:tblLayout w:type="fixed"/>
        <w:tblCellMar>
          <w:top w:w="0" w:type="dxa"/>
          <w:start w:w="40" w:type="dxa"/>
          <w:bottom w:w="0" w:type="dxa"/>
          <w:end w:w="40" w:type="dxa"/>
        </w:tblCellMar>
      </w:tblPr>
      <w:tblGrid>
        <w:gridCol w:w="2977"/>
        <w:gridCol w:w="3827"/>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end"/>
              <w:rPr/>
            </w:pPr>
            <w:r>
              <mc:AlternateContent>
                <mc:Choice Requires="wps">
                  <w:drawing>
                    <wp:anchor behindDoc="0" distT="0" distB="0" distL="114935" distR="114935" simplePos="0" locked="0" layoutInCell="0" allowOverlap="1" relativeHeight="136">
                      <wp:simplePos x="0" y="0"/>
                      <wp:positionH relativeFrom="margin">
                        <wp:posOffset>5715</wp:posOffset>
                      </wp:positionH>
                      <wp:positionV relativeFrom="paragraph">
                        <wp:posOffset>35560</wp:posOffset>
                      </wp:positionV>
                      <wp:extent cx="1828800" cy="274320"/>
                      <wp:effectExtent l="1270" t="5080" r="1270" b="5080"/>
                      <wp:wrapNone/>
                      <wp:docPr id="119" name=""/>
                      <a:graphic xmlns:a="http://schemas.openxmlformats.org/drawingml/2006/main">
                        <a:graphicData uri="http://schemas.microsoft.com/office/word/2010/wordprocessingShape">
                          <wps:wsp>
                            <wps:cNvSpPr/>
                            <wps:spPr>
                              <a:xfrm>
                                <a:off x="0" y="0"/>
                                <a:ext cx="1828800" cy="2743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2.8pt" to="144.4pt,24.35pt" stroked="t" o:allowincell="f" style="position:absolute;mso-position-horizontal-relative:margin">
                      <v:stroke color="black" weight="9360" joinstyle="miter" endcap="flat"/>
                      <v:fill o:detectmouseclick="t" on="false"/>
                      <w10:wrap type="none"/>
                    </v:line>
                  </w:pict>
                </mc:Fallback>
              </mc:AlternateContent>
            </w:r>
            <w:r>
              <w:rPr/>
              <w:t xml:space="preserve">                </w:t>
            </w:r>
            <w:r>
              <w:rPr/>
              <w:t xml:space="preserve">Voice </w:t>
            </w:r>
          </w:p>
          <w:p>
            <w:pPr>
              <w:pStyle w:val="Normal"/>
              <w:suppressAutoHyphens w:val="true"/>
              <w:spacing w:lineRule="auto" w:line="240"/>
              <w:ind w:hanging="0" w:end="0"/>
              <w:jc w:val="start"/>
              <w:rPr/>
            </w:pPr>
            <w:r>
              <w:rPr/>
              <w:t xml:space="preserve">Perfect </w:t>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Active</w:t>
            </w:r>
          </w:p>
          <w:p>
            <w:pPr>
              <w:pStyle w:val="Normal"/>
              <w:suppressAutoHyphens w:val="true"/>
              <w:spacing w:lineRule="auto" w:line="240"/>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Passive</w:t>
            </w:r>
          </w:p>
          <w:p>
            <w:pPr>
              <w:pStyle w:val="Normal"/>
              <w:suppressAutoHyphens w:val="true"/>
              <w:spacing w:lineRule="auto" w:line="240"/>
              <w:ind w:hanging="0" w:end="0"/>
              <w:jc w:val="center"/>
              <w:rPr/>
            </w:pPr>
            <w:r>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Non-Perfect</w:t>
            </w:r>
          </w:p>
          <w:p>
            <w:pPr>
              <w:pStyle w:val="Normal"/>
              <w:suppressAutoHyphens w:val="true"/>
              <w:spacing w:lineRule="auto" w:line="240"/>
              <w:ind w:hanging="0" w:end="0"/>
              <w:jc w:val="start"/>
              <w:rPr/>
            </w:pPr>
            <w:r>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running </w:t>
            </w:r>
          </w:p>
          <w:p>
            <w:pPr>
              <w:pStyle w:val="Normal"/>
              <w:suppressAutoHyphens w:val="true"/>
              <w:spacing w:lineRule="auto" w:line="240"/>
              <w:ind w:hanging="0" w:end="0"/>
              <w:jc w:val="start"/>
              <w:rPr/>
            </w:pPr>
            <w:r>
              <w:rPr/>
              <w:t>taking</w:t>
            </w:r>
          </w:p>
          <w:p>
            <w:pPr>
              <w:pStyle w:val="Normal"/>
              <w:suppressAutoHyphens w:val="true"/>
              <w:spacing w:lineRule="auto" w:line="240"/>
              <w:ind w:hanging="0" w:end="0"/>
              <w:jc w:val="start"/>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w:t>
            </w:r>
          </w:p>
          <w:p>
            <w:pPr>
              <w:pStyle w:val="Normal"/>
              <w:suppressAutoHyphens w:val="true"/>
              <w:spacing w:lineRule="auto" w:line="240"/>
              <w:ind w:hanging="0" w:end="0"/>
              <w:jc w:val="center"/>
              <w:rPr/>
            </w:pPr>
            <w:r>
              <w:rPr/>
              <w:t>being taken</w:t>
            </w:r>
          </w:p>
          <w:p>
            <w:pPr>
              <w:pStyle w:val="Normal"/>
              <w:suppressAutoHyphens w:val="true"/>
              <w:spacing w:lineRule="auto" w:line="240"/>
              <w:ind w:hanging="0" w:end="0"/>
              <w:jc w:val="center"/>
              <w:rPr/>
            </w:pPr>
            <w:r>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Perfect</w:t>
            </w:r>
          </w:p>
          <w:p>
            <w:pPr>
              <w:pStyle w:val="Normal"/>
              <w:suppressAutoHyphens w:val="true"/>
              <w:spacing w:lineRule="auto" w:line="240"/>
              <w:ind w:hanging="0" w:end="0"/>
              <w:jc w:val="start"/>
              <w:rPr/>
            </w:pPr>
            <w:r>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having ran </w:t>
            </w:r>
          </w:p>
          <w:p>
            <w:pPr>
              <w:pStyle w:val="Normal"/>
              <w:suppressAutoHyphens w:val="true"/>
              <w:spacing w:lineRule="auto" w:line="240"/>
              <w:ind w:hanging="0" w:end="0"/>
              <w:jc w:val="start"/>
              <w:rPr/>
            </w:pPr>
            <w:r>
              <w:rPr/>
              <w:t>having taken</w:t>
            </w:r>
          </w:p>
          <w:p>
            <w:pPr>
              <w:pStyle w:val="Normal"/>
              <w:suppressAutoHyphens w:val="true"/>
              <w:spacing w:lineRule="auto" w:line="240"/>
              <w:ind w:hanging="0" w:end="0"/>
              <w:jc w:val="start"/>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w:t>
            </w:r>
          </w:p>
          <w:p>
            <w:pPr>
              <w:pStyle w:val="Normal"/>
              <w:suppressAutoHyphens w:val="true"/>
              <w:spacing w:lineRule="auto" w:line="240"/>
              <w:ind w:hanging="0" w:end="0"/>
              <w:jc w:val="center"/>
              <w:rPr/>
            </w:pPr>
            <w:r>
              <w:rPr/>
              <w:t>having been taken</w:t>
            </w:r>
          </w:p>
        </w:tc>
      </w:tr>
    </w:tbl>
    <w:p>
      <w:pPr>
        <w:pStyle w:val="Normal"/>
        <w:suppressAutoHyphens w:val="true"/>
        <w:spacing w:lineRule="auto" w:line="240"/>
        <w:ind w:firstLine="284" w:end="0"/>
        <w:rPr>
          <w:sz w:val="24"/>
        </w:rPr>
      </w:pPr>
      <w:r>
        <w:rPr>
          <w:sz w:val="24"/>
        </w:rPr>
      </w:r>
    </w:p>
    <w:p>
      <w:pPr>
        <w:pStyle w:val="Heading8"/>
        <w:rPr/>
      </w:pPr>
      <w:r>
        <w:rPr/>
        <w:t>The category of perfect</w:t>
      </w:r>
    </w:p>
    <w:p>
      <w:pPr>
        <w:pStyle w:val="Normal"/>
        <w:rPr/>
      </w:pPr>
      <w:r>
        <w:rPr/>
      </w:r>
    </w:p>
    <w:p>
      <w:pPr>
        <w:pStyle w:val="Normal"/>
        <w:suppressAutoHyphens w:val="true"/>
        <w:spacing w:lineRule="auto" w:line="240"/>
        <w:ind w:firstLine="284" w:end="0"/>
        <w:rPr/>
      </w:pPr>
      <w:r>
        <w:rPr>
          <w:b/>
          <w:sz w:val="24"/>
        </w:rPr>
        <w:t>§ 118.</w:t>
      </w:r>
      <w:r>
        <w:rPr>
          <w:sz w:val="24"/>
        </w:rPr>
        <w:t xml:space="preserve"> The category of perfect finds its expression, as with other verb forms, in the contrast of non-perfect (indefinite) and perfect forms.</w:t>
      </w:r>
    </w:p>
    <w:p>
      <w:pPr>
        <w:pStyle w:val="Normal"/>
        <w:suppressAutoHyphens w:val="true"/>
        <w:spacing w:lineRule="auto" w:line="240"/>
        <w:ind w:firstLine="284" w:end="0"/>
        <w:rPr>
          <w:sz w:val="24"/>
        </w:rPr>
      </w:pPr>
      <w:r>
        <w:rPr>
          <w:sz w:val="24"/>
        </w:rPr>
        <w:t>The non-perfect gerund denotes an action simultaneous with that expressed by the finite verb.</w:t>
      </w:r>
    </w:p>
    <w:p>
      <w:pPr>
        <w:pStyle w:val="Normal"/>
        <w:suppressAutoHyphens w:val="true"/>
        <w:spacing w:lineRule="auto" w:line="240"/>
        <w:ind w:firstLine="284" w:end="0"/>
        <w:rPr>
          <w:sz w:val="24"/>
        </w:rPr>
      </w:pPr>
      <w:r>
        <w:rPr>
          <w:sz w:val="24"/>
        </w:rPr>
      </w:r>
    </w:p>
    <w:tbl>
      <w:tblPr>
        <w:tblW w:w="10165" w:type="dxa"/>
        <w:jc w:val="start"/>
        <w:tblInd w:w="817" w:type="dxa"/>
        <w:tblLayout w:type="fixed"/>
        <w:tblCellMar>
          <w:top w:w="0" w:type="dxa"/>
          <w:start w:w="108" w:type="dxa"/>
          <w:bottom w:w="0" w:type="dxa"/>
          <w:end w:w="108" w:type="dxa"/>
        </w:tblCellMar>
      </w:tblPr>
      <w:tblGrid>
        <w:gridCol w:w="4253"/>
        <w:gridCol w:w="5912"/>
      </w:tblGrid>
      <w:tr>
        <w:trPr/>
        <w:tc>
          <w:tcPr>
            <w:tcW w:w="4253" w:type="dxa"/>
            <w:tcBorders>
              <w:end w:val="single" w:sz="4" w:space="0" w:color="000000"/>
            </w:tcBorders>
          </w:tcPr>
          <w:p>
            <w:pPr>
              <w:pStyle w:val="Normal"/>
              <w:suppressAutoHyphens w:val="true"/>
              <w:spacing w:lineRule="auto" w:line="240"/>
              <w:ind w:hanging="0" w:end="0"/>
              <w:jc w:val="start"/>
              <w:rPr>
                <w:sz w:val="24"/>
              </w:rPr>
            </w:pPr>
            <w:r>
              <w:rPr>
                <w:sz w:val="24"/>
              </w:rPr>
              <w:t xml:space="preserve">Students improve their pronunciation </w:t>
            </w:r>
          </w:p>
          <w:p>
            <w:pPr>
              <w:pStyle w:val="Normal"/>
              <w:suppressAutoHyphens w:val="true"/>
              <w:spacing w:lineRule="auto" w:line="240"/>
              <w:ind w:hanging="0" w:end="0"/>
              <w:jc w:val="start"/>
              <w:rPr>
                <w:sz w:val="24"/>
              </w:rPr>
            </w:pPr>
            <w:r>
              <w:rPr>
                <w:sz w:val="24"/>
              </w:rPr>
              <w:t xml:space="preserve"> </w:t>
            </w:r>
            <w:r>
              <w:rPr>
                <w:sz w:val="24"/>
              </w:rPr>
              <w:t xml:space="preserve">John improved his pronunciation       </w:t>
            </w:r>
          </w:p>
          <w:p>
            <w:pPr>
              <w:pStyle w:val="Normal"/>
              <w:suppressAutoHyphens w:val="true"/>
              <w:spacing w:lineRule="auto" w:line="240"/>
              <w:ind w:hanging="0" w:end="0"/>
              <w:jc w:val="start"/>
              <w:rPr>
                <w:sz w:val="24"/>
              </w:rPr>
            </w:pPr>
            <w:r>
              <w:rPr>
                <w:sz w:val="24"/>
              </w:rPr>
              <w:t xml:space="preserve">You will improve your pronunciation </w:t>
            </w:r>
          </w:p>
        </w:tc>
        <w:tc>
          <w:tcPr>
            <w:tcW w:w="5912" w:type="dxa"/>
            <w:tcBorders>
              <w:start w:val="single" w:sz="4"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pPr>
            <w:r>
              <w:rPr>
                <w:i/>
                <w:sz w:val="24"/>
              </w:rPr>
              <w:t>by listening</w:t>
            </w:r>
            <w:r>
              <w:rPr>
                <w:sz w:val="24"/>
              </w:rPr>
              <w:t xml:space="preserve"> to tape recordings.</w:t>
            </w:r>
          </w:p>
          <w:p>
            <w:pPr>
              <w:pStyle w:val="Normal"/>
              <w:suppressAutoHyphens w:val="tru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perfect gerund denotes an action prior to the action denoted by the finite verb.</w:t>
      </w:r>
    </w:p>
    <w:p>
      <w:pPr>
        <w:pStyle w:val="Normal"/>
        <w:suppressAutoHyphens w:val="true"/>
        <w:spacing w:lineRule="auto" w:line="240"/>
        <w:ind w:firstLine="284" w:end="0"/>
        <w:rPr>
          <w:sz w:val="24"/>
        </w:rPr>
      </w:pPr>
      <w:r>
        <w:rPr>
          <w:sz w:val="24"/>
        </w:rPr>
      </w:r>
    </w:p>
    <w:tbl>
      <w:tblPr>
        <w:tblW w:w="10165" w:type="dxa"/>
        <w:jc w:val="start"/>
        <w:tblInd w:w="817" w:type="dxa"/>
        <w:tblLayout w:type="fixed"/>
        <w:tblCellMar>
          <w:top w:w="0" w:type="dxa"/>
          <w:start w:w="108" w:type="dxa"/>
          <w:bottom w:w="0" w:type="dxa"/>
          <w:end w:w="108" w:type="dxa"/>
        </w:tblCellMar>
      </w:tblPr>
      <w:tblGrid>
        <w:gridCol w:w="2268"/>
        <w:gridCol w:w="7897"/>
      </w:tblGrid>
      <w:tr>
        <w:trPr/>
        <w:tc>
          <w:tcPr>
            <w:tcW w:w="2268" w:type="dxa"/>
            <w:tcBorders>
              <w:end w:val="single" w:sz="4" w:space="0" w:color="000000"/>
            </w:tcBorders>
          </w:tcPr>
          <w:p>
            <w:pPr>
              <w:pStyle w:val="Normal"/>
              <w:suppressAutoHyphens w:val="true"/>
              <w:spacing w:lineRule="auto" w:line="240"/>
              <w:ind w:hanging="0" w:end="0"/>
              <w:jc w:val="start"/>
              <w:rPr>
                <w:sz w:val="24"/>
              </w:rPr>
            </w:pPr>
            <w:r>
              <w:rPr>
                <w:sz w:val="24"/>
              </w:rPr>
              <w:t xml:space="preserve">I regret               </w:t>
            </w:r>
          </w:p>
          <w:p>
            <w:pPr>
              <w:pStyle w:val="Normal"/>
              <w:suppressAutoHyphens w:val="true"/>
              <w:spacing w:lineRule="auto" w:line="240"/>
              <w:ind w:hanging="0" w:end="0"/>
              <w:jc w:val="start"/>
              <w:rPr>
                <w:sz w:val="24"/>
              </w:rPr>
            </w:pPr>
            <w:r>
              <w:rPr>
                <w:sz w:val="24"/>
              </w:rPr>
              <w:t xml:space="preserve">I regretted       </w:t>
            </w:r>
          </w:p>
          <w:p>
            <w:pPr>
              <w:pStyle w:val="Normal"/>
              <w:suppressAutoHyphens w:val="true"/>
              <w:spacing w:lineRule="auto" w:line="240"/>
              <w:ind w:hanging="0" w:end="0"/>
              <w:jc w:val="start"/>
              <w:rPr>
                <w:sz w:val="24"/>
              </w:rPr>
            </w:pPr>
            <w:r>
              <w:rPr>
                <w:sz w:val="24"/>
              </w:rPr>
              <w:t xml:space="preserve">I will always regret </w:t>
            </w:r>
          </w:p>
        </w:tc>
        <w:tc>
          <w:tcPr>
            <w:tcW w:w="7897" w:type="dxa"/>
            <w:tcBorders>
              <w:start w:val="single" w:sz="4" w:space="0" w:color="000000"/>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pPr>
            <w:r>
              <w:rPr>
                <w:i/>
                <w:sz w:val="24"/>
              </w:rPr>
              <w:t>having uttered</w:t>
            </w:r>
            <w:r>
              <w:rPr>
                <w:sz w:val="24"/>
              </w:rPr>
              <w:t xml:space="preserve"> these words.</w:t>
            </w:r>
          </w:p>
          <w:p>
            <w:pPr>
              <w:pStyle w:val="Normal"/>
              <w:suppressAutoHyphens w:val="tru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perfect gerund is invariable in indicating priority, whereas the meaning of the non-perfect gerund is vaguer and more flexible and may easily be modified by the context. Thus according to the context the action denoted by the non-perfect gerund may precede or follow the action denoted by the finite verb. The non-perfect gerund may denote a prior action thanks to the lexical meaning of the verb or the preposition suggesting priority, so the non-perfect gerund is generally used </w:t>
      </w:r>
      <w:r>
        <w:rPr>
          <w:i/>
          <w:sz w:val="24"/>
        </w:rPr>
        <w:t>after verbs of recollection, gratitude, blame, reproach, punishment and reward.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I shall never forget </w:t>
      </w:r>
      <w:r>
        <w:rPr>
          <w:i/>
          <w:sz w:val="24"/>
        </w:rPr>
        <w:t xml:space="preserve">taking this exam. </w:t>
      </w:r>
    </w:p>
    <w:p>
      <w:pPr>
        <w:pStyle w:val="Normal"/>
        <w:suppressAutoHyphens w:val="true"/>
        <w:spacing w:lineRule="auto" w:line="240"/>
        <w:ind w:firstLine="284" w:start="284" w:end="0"/>
        <w:rPr/>
      </w:pPr>
      <w:r>
        <w:rPr>
          <w:sz w:val="24"/>
        </w:rPr>
        <w:t xml:space="preserve">I remember </w:t>
      </w:r>
      <w:r>
        <w:rPr>
          <w:i/>
          <w:sz w:val="24"/>
        </w:rPr>
        <w:t xml:space="preserve">talking to him once. </w:t>
      </w:r>
    </w:p>
    <w:p>
      <w:pPr>
        <w:pStyle w:val="Normal"/>
        <w:suppressAutoHyphens w:val="true"/>
        <w:spacing w:lineRule="auto" w:line="240"/>
        <w:ind w:firstLine="284" w:start="284" w:end="0"/>
        <w:rPr/>
      </w:pPr>
      <w:r>
        <w:rPr>
          <w:sz w:val="24"/>
        </w:rPr>
        <w:t xml:space="preserve">Thank you </w:t>
      </w:r>
      <w:r>
        <w:rPr>
          <w:i/>
          <w:sz w:val="24"/>
        </w:rPr>
        <w:t>for helping me.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The non-perfect gerund is to be found in gerundial phrases introduced by the prepositions </w:t>
      </w:r>
      <w:r>
        <w:rPr>
          <w:i/>
          <w:sz w:val="24"/>
        </w:rPr>
        <w:t xml:space="preserve">on </w:t>
      </w:r>
      <w:r>
        <w:rPr>
          <w:sz w:val="24"/>
        </w:rPr>
        <w:t xml:space="preserve">and </w:t>
      </w:r>
      <w:r>
        <w:rPr>
          <w:i/>
          <w:sz w:val="24"/>
        </w:rPr>
        <w:t>after.</w:t>
      </w:r>
      <w:r>
        <w:rPr>
          <w:sz w:val="24"/>
        </w:rPr>
        <w:t xml:space="preserve"> The preposition on suggests immediate priority and an instantaneous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On reaching the end of the street</w:t>
      </w:r>
      <w:r>
        <w:rPr>
          <w:sz w:val="24"/>
        </w:rPr>
        <w:t xml:space="preserve"> we turned towards the river. </w:t>
      </w:r>
    </w:p>
    <w:p>
      <w:pPr>
        <w:pStyle w:val="Normal"/>
        <w:suppressAutoHyphens w:val="true"/>
        <w:spacing w:lineRule="auto" w:line="240"/>
        <w:ind w:firstLine="284" w:start="284" w:end="0"/>
        <w:rPr/>
      </w:pPr>
      <w:r>
        <w:rPr>
          <w:sz w:val="24"/>
        </w:rPr>
        <w:t xml:space="preserve">Tom, </w:t>
      </w:r>
      <w:r>
        <w:rPr>
          <w:i/>
          <w:sz w:val="24"/>
        </w:rPr>
        <w:t>after reflecting a little</w:t>
      </w:r>
      <w:r>
        <w:rPr>
          <w:sz w:val="24"/>
        </w:rPr>
        <w:t>, gave a long sigh.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lexical meaning of the above-mentioned verbs and prepositions makes the use of the perfect form redundant. It is used, however, when the priority is emphasized, as in following examples: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And all of a sudden David remembered </w:t>
      </w:r>
      <w:r>
        <w:rPr>
          <w:i/>
          <w:sz w:val="24"/>
        </w:rPr>
        <w:t>having heard</w:t>
      </w:r>
      <w:r>
        <w:rPr>
          <w:sz w:val="24"/>
        </w:rPr>
        <w:t xml:space="preserve"> the name before. </w:t>
      </w:r>
    </w:p>
    <w:p>
      <w:pPr>
        <w:pStyle w:val="Normal"/>
        <w:suppressAutoHyphens w:val="true"/>
        <w:spacing w:lineRule="auto" w:line="240"/>
        <w:ind w:firstLine="284" w:start="284" w:end="0"/>
        <w:rPr/>
      </w:pPr>
      <w:r>
        <w:rPr>
          <w:sz w:val="24"/>
        </w:rPr>
        <w:t xml:space="preserve">He came back </w:t>
      </w:r>
      <w:r>
        <w:rPr>
          <w:i/>
          <w:sz w:val="24"/>
        </w:rPr>
        <w:t>after having been away</w:t>
      </w:r>
      <w:r>
        <w:rPr>
          <w:sz w:val="24"/>
        </w:rPr>
        <w:t xml:space="preserve"> for about ten years.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non-perfect gerund expresses a succeeding action after verbs, adjectives and prepositions implying reference to a future event (such as </w:t>
      </w:r>
      <w:r>
        <w:rPr>
          <w:i/>
          <w:sz w:val="24"/>
        </w:rPr>
        <w:t>to intend, to insist, to object, to suggest, to look forward to</w:t>
      </w:r>
      <w:r>
        <w:rPr>
          <w:sz w:val="24"/>
        </w:rPr>
        <w:t xml:space="preserve">) and after the preposition </w:t>
      </w:r>
      <w:r>
        <w:rPr>
          <w:i/>
          <w:sz w:val="24"/>
        </w:rPr>
        <w:t>before:</w:t>
      </w:r>
    </w:p>
    <w:p>
      <w:pPr>
        <w:pStyle w:val="Normal"/>
        <w:suppressAutoHyphens w:val="true"/>
        <w:spacing w:lineRule="auto" w:line="240"/>
        <w:ind w:firstLine="284" w:end="0"/>
        <w:rPr>
          <w:i/>
          <w:i/>
          <w:sz w:val="24"/>
        </w:rPr>
      </w:pPr>
      <w:r>
        <w:rPr>
          <w:i/>
          <w:sz w:val="24"/>
        </w:rPr>
      </w:r>
    </w:p>
    <w:p>
      <w:pPr>
        <w:pStyle w:val="2"/>
        <w:ind w:start="284" w:end="0"/>
        <w:rPr/>
      </w:pPr>
      <w:r>
        <w:rPr/>
        <w:t xml:space="preserve">I insist on </w:t>
      </w:r>
      <w:r>
        <w:rPr>
          <w:i/>
        </w:rPr>
        <w:t>your staying with us.</w:t>
      </w:r>
    </w:p>
    <w:p>
      <w:pPr>
        <w:pStyle w:val="Normal"/>
        <w:suppressAutoHyphens w:val="true"/>
        <w:spacing w:lineRule="auto" w:line="240"/>
        <w:ind w:firstLine="284" w:start="284" w:end="0"/>
        <w:rPr/>
      </w:pPr>
      <w:r>
        <w:rPr>
          <w:sz w:val="24"/>
        </w:rPr>
        <w:t xml:space="preserve">We are looking forward to </w:t>
      </w:r>
      <w:r>
        <w:rPr>
          <w:i/>
          <w:sz w:val="24"/>
        </w:rPr>
        <w:t>visiting new places.</w:t>
      </w:r>
    </w:p>
    <w:p>
      <w:pPr>
        <w:pStyle w:val="2"/>
        <w:ind w:start="284" w:end="0"/>
        <w:rPr/>
      </w:pPr>
      <w:r>
        <w:rPr/>
        <w:t xml:space="preserve">Ann suggested </w:t>
      </w:r>
      <w:r>
        <w:rPr>
          <w:i/>
        </w:rPr>
        <w:t>going to the cinema.</w:t>
      </w:r>
    </w:p>
    <w:p>
      <w:pPr>
        <w:pStyle w:val="Normal"/>
        <w:suppressAutoHyphens w:val="true"/>
        <w:spacing w:lineRule="auto" w:line="240"/>
        <w:ind w:firstLine="284" w:start="284" w:end="0"/>
        <w:rPr/>
      </w:pPr>
      <w:r>
        <w:rPr>
          <w:sz w:val="24"/>
        </w:rPr>
        <w:t xml:space="preserve">I’m not keen on </w:t>
      </w:r>
      <w:r>
        <w:rPr>
          <w:i/>
          <w:sz w:val="24"/>
        </w:rPr>
        <w:t>getting myself into trouble.</w:t>
      </w:r>
    </w:p>
    <w:p>
      <w:pPr>
        <w:pStyle w:val="Normal"/>
        <w:suppressAutoHyphens w:val="true"/>
        <w:spacing w:lineRule="auto" w:line="240"/>
        <w:ind w:firstLine="284" w:start="284" w:end="0"/>
        <w:rPr/>
      </w:pPr>
      <w:r>
        <w:rPr>
          <w:sz w:val="24"/>
        </w:rPr>
        <w:t xml:space="preserve">We met once more </w:t>
      </w:r>
      <w:r>
        <w:rPr>
          <w:i/>
          <w:sz w:val="24"/>
        </w:rPr>
        <w:t>before parting.</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end="0"/>
        <w:rPr/>
      </w:pPr>
      <w:r>
        <w:rPr>
          <w:sz w:val="24"/>
        </w:rPr>
        <w:t xml:space="preserve">The same form occurs after nouns suggesting futurity such as </w:t>
      </w:r>
      <w:r>
        <w:rPr>
          <w:i/>
          <w:sz w:val="24"/>
        </w:rPr>
        <w:t>plan, intention, hope, prospect: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There is some hope of </w:t>
      </w:r>
      <w:r>
        <w:rPr>
          <w:i/>
          <w:sz w:val="24"/>
        </w:rPr>
        <w:t xml:space="preserve">catching the last train. </w:t>
      </w:r>
    </w:p>
    <w:p>
      <w:pPr>
        <w:pStyle w:val="Normal"/>
        <w:suppressAutoHyphens w:val="true"/>
        <w:spacing w:lineRule="auto" w:line="240"/>
        <w:ind w:firstLine="284" w:end="0"/>
        <w:rPr>
          <w:i/>
          <w:i/>
          <w:sz w:val="24"/>
        </w:rPr>
      </w:pPr>
      <w:r>
        <w:rPr>
          <w:i/>
          <w:sz w:val="24"/>
        </w:rPr>
      </w:r>
    </w:p>
    <w:p>
      <w:pPr>
        <w:pStyle w:val="Heading8"/>
        <w:rPr/>
      </w:pPr>
      <w:r>
        <w:rPr/>
        <w:t>The category of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119. </w:t>
      </w:r>
      <w:r>
        <w:rPr>
          <w:sz w:val="24"/>
        </w:rPr>
        <w:t>The gerund of transitive verbs possesses voice distinctions. Like other verb forms, the active gerund points out that the action is directed from the subject (whether expressed or implied), whereas the passive gerund indicates that the action is directed towards the subject.</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center"/>
              <w:rPr>
                <w:b/>
                <w:sz w:val="24"/>
              </w:rPr>
            </w:pPr>
            <w:r>
              <w:rPr>
                <w:b/>
                <w:sz w:val="24"/>
              </w:rPr>
              <w:t>Active gerund</w:t>
            </w:r>
          </w:p>
        </w:tc>
        <w:tc>
          <w:tcPr>
            <w:tcW w:w="5491" w:type="dxa"/>
            <w:tcBorders/>
          </w:tcPr>
          <w:p>
            <w:pPr>
              <w:pStyle w:val="Normal"/>
              <w:suppressAutoHyphens w:val="true"/>
              <w:spacing w:lineRule="auto" w:line="240"/>
              <w:ind w:hanging="0" w:end="0"/>
              <w:jc w:val="center"/>
              <w:rPr>
                <w:b/>
                <w:sz w:val="24"/>
              </w:rPr>
            </w:pPr>
            <w:r>
              <w:rPr>
                <w:b/>
                <w:sz w:val="24"/>
              </w:rPr>
              <w:t>Passive gerund</w:t>
            </w:r>
          </w:p>
          <w:p>
            <w:pPr>
              <w:pStyle w:val="Normal"/>
              <w:suppressAutoHyphens w:val="true"/>
              <w:spacing w:lineRule="auto" w:line="240"/>
              <w:ind w:hanging="0" w:end="0"/>
              <w:jc w:val="center"/>
              <w:rPr>
                <w:b/>
                <w:sz w:val="24"/>
              </w:rPr>
            </w:pPr>
            <w:r>
              <w:rPr>
                <w:b/>
                <w:sz w:val="24"/>
              </w:rPr>
            </w:r>
          </w:p>
        </w:tc>
      </w:tr>
      <w:tr>
        <w:trPr/>
        <w:tc>
          <w:tcPr>
            <w:tcW w:w="5491" w:type="dxa"/>
            <w:tcBorders/>
          </w:tcPr>
          <w:p>
            <w:pPr>
              <w:pStyle w:val="BodyText"/>
              <w:rPr/>
            </w:pPr>
            <w:r>
              <w:rPr/>
              <w:t xml:space="preserve">I hate </w:t>
            </w:r>
            <w:r>
              <w:rPr>
                <w:i/>
              </w:rPr>
              <w:t>interrupting people.</w:t>
            </w:r>
            <w:r>
              <w:rPr/>
              <w:t xml:space="preserve"> </w:t>
            </w:r>
          </w:p>
          <w:p>
            <w:pPr>
              <w:pStyle w:val="Normal"/>
              <w:suppressAutoHyphens w:val="true"/>
              <w:spacing w:lineRule="auto" w:line="240"/>
              <w:ind w:hanging="0" w:end="0"/>
              <w:jc w:val="start"/>
              <w:rPr/>
            </w:pPr>
            <w:r>
              <w:rPr>
                <w:sz w:val="24"/>
              </w:rPr>
              <w:t xml:space="preserve">I am not used </w:t>
            </w:r>
            <w:r>
              <w:rPr>
                <w:i/>
                <w:sz w:val="24"/>
              </w:rPr>
              <w:t>to talking</w:t>
            </w:r>
            <w:r>
              <w:rPr>
                <w:sz w:val="24"/>
              </w:rPr>
              <w:t xml:space="preserve"> in that way. </w:t>
            </w:r>
          </w:p>
          <w:p>
            <w:pPr>
              <w:pStyle w:val="Normal"/>
              <w:suppressAutoHyphens w:val="true"/>
              <w:spacing w:lineRule="auto" w:line="240"/>
              <w:ind w:hanging="0" w:end="0"/>
              <w:jc w:val="start"/>
              <w:rPr/>
            </w:pPr>
            <w:r>
              <w:rPr>
                <w:i/>
                <w:sz w:val="24"/>
              </w:rPr>
              <w:t>On telling</w:t>
            </w:r>
            <w:r>
              <w:rPr>
                <w:sz w:val="24"/>
              </w:rPr>
              <w:t xml:space="preserve"> me the time, he turned away. </w:t>
            </w:r>
          </w:p>
          <w:p>
            <w:pPr>
              <w:pStyle w:val="Normal"/>
              <w:suppressAutoHyphens w:val="true"/>
              <w:spacing w:lineRule="auto" w:line="240"/>
              <w:ind w:hanging="0" w:end="0"/>
              <w:jc w:val="start"/>
              <w:rPr/>
            </w:pPr>
            <w:r>
              <w:rPr>
                <w:sz w:val="24"/>
              </w:rPr>
              <w:t xml:space="preserve">He entered </w:t>
            </w:r>
            <w:r>
              <w:rPr>
                <w:i/>
                <w:sz w:val="24"/>
              </w:rPr>
              <w:t>without having knocked</w:t>
            </w:r>
            <w:r>
              <w:rPr>
                <w:sz w:val="24"/>
              </w:rPr>
              <w:t xml:space="preserve"> at the door.</w:t>
            </w:r>
          </w:p>
        </w:tc>
        <w:tc>
          <w:tcPr>
            <w:tcW w:w="5491" w:type="dxa"/>
            <w:tcBorders/>
          </w:tcPr>
          <w:p>
            <w:pPr>
              <w:pStyle w:val="Normal"/>
              <w:suppressAutoHyphens w:val="true"/>
              <w:spacing w:lineRule="auto" w:line="240"/>
              <w:ind w:hanging="0" w:end="0"/>
              <w:jc w:val="start"/>
              <w:rPr/>
            </w:pPr>
            <w:r>
              <w:rPr>
                <w:sz w:val="24"/>
              </w:rPr>
              <w:t xml:space="preserve">- I hate </w:t>
            </w:r>
            <w:r>
              <w:rPr>
                <w:i/>
                <w:sz w:val="24"/>
              </w:rPr>
              <w:t>being interrupted.</w:t>
            </w:r>
          </w:p>
          <w:p>
            <w:pPr>
              <w:pStyle w:val="Normal"/>
              <w:suppressAutoHyphens w:val="true"/>
              <w:spacing w:lineRule="auto" w:line="240"/>
              <w:ind w:hanging="0" w:end="0"/>
              <w:jc w:val="start"/>
              <w:rPr/>
            </w:pPr>
            <w:r>
              <w:rPr>
                <w:sz w:val="24"/>
              </w:rPr>
              <w:t xml:space="preserve">- I am not used </w:t>
            </w:r>
            <w:r>
              <w:rPr>
                <w:i/>
                <w:sz w:val="24"/>
              </w:rPr>
              <w:t>to being talked to</w:t>
            </w:r>
            <w:r>
              <w:rPr>
                <w:sz w:val="24"/>
              </w:rPr>
              <w:t xml:space="preserve"> in that way.</w:t>
            </w:r>
          </w:p>
          <w:p>
            <w:pPr>
              <w:pStyle w:val="Normal"/>
              <w:suppressAutoHyphens w:val="true"/>
              <w:spacing w:lineRule="auto" w:line="240"/>
              <w:ind w:hanging="0" w:end="0"/>
              <w:jc w:val="start"/>
              <w:rPr/>
            </w:pPr>
            <w:r>
              <w:rPr>
                <w:sz w:val="24"/>
              </w:rPr>
              <w:t xml:space="preserve">- On </w:t>
            </w:r>
            <w:r>
              <w:rPr>
                <w:i/>
                <w:sz w:val="24"/>
              </w:rPr>
              <w:t>being told</w:t>
            </w:r>
            <w:r>
              <w:rPr>
                <w:sz w:val="24"/>
              </w:rPr>
              <w:t xml:space="preserve"> some impossible hour, he turned away.</w:t>
            </w:r>
          </w:p>
          <w:p>
            <w:pPr>
              <w:pStyle w:val="Normal"/>
              <w:suppressAutoHyphens w:val="true"/>
              <w:spacing w:lineRule="auto" w:line="240"/>
              <w:ind w:hanging="0" w:end="0"/>
              <w:jc w:val="start"/>
              <w:rPr>
                <w:sz w:val="24"/>
              </w:rPr>
            </w:pPr>
            <w:r>
              <w:rPr>
                <w:sz w:val="24"/>
              </w:rPr>
              <w:t xml:space="preserve">- The door opened </w:t>
            </w:r>
            <w:r>
              <w:rPr>
                <w:i/>
                <w:sz w:val="24"/>
              </w:rPr>
              <w:t>without having been knocked on.</w:t>
            </w:r>
          </w:p>
        </w:tc>
      </w:tr>
    </w:tbl>
    <w:p>
      <w:pPr>
        <w:pStyle w:val="Normal"/>
        <w:suppressAutoHyphens w:val="true"/>
        <w:spacing w:lineRule="auto" w:line="240"/>
        <w:ind w:firstLine="284" w:end="0"/>
        <w:rPr>
          <w:sz w:val="24"/>
        </w:rPr>
      </w:pPr>
      <w:r>
        <w:rPr>
          <w:sz w:val="24"/>
        </w:rPr>
      </w:r>
    </w:p>
    <w:p>
      <w:pPr>
        <w:pStyle w:val="2"/>
        <w:rPr/>
      </w:pPr>
      <w:r>
        <w:rPr/>
        <w:t>The perfect passive gerund is very rarely used.</w:t>
      </w:r>
    </w:p>
    <w:p>
      <w:pPr>
        <w:pStyle w:val="Normal"/>
        <w:suppressAutoHyphens w:val="true"/>
        <w:spacing w:lineRule="auto" w:line="240"/>
        <w:ind w:firstLine="284" w:end="0"/>
        <w:rPr/>
      </w:pPr>
      <w:r>
        <w:rPr>
          <w:sz w:val="24"/>
        </w:rPr>
        <w:t xml:space="preserve">There are some verbs </w:t>
      </w:r>
      <w:r>
        <w:rPr>
          <w:i/>
          <w:sz w:val="24"/>
        </w:rPr>
        <w:t>(to need, to want, to require, to deserve)</w:t>
      </w:r>
      <w:r>
        <w:rPr>
          <w:sz w:val="24"/>
        </w:rPr>
        <w:t xml:space="preserve"> and the adjective worth which are followed by an active gerund with passive meaning.</w:t>
      </w:r>
    </w:p>
    <w:p>
      <w:pPr>
        <w:pStyle w:val="Normal"/>
        <w:suppressAutoHyphens w:val="true"/>
        <w:spacing w:lineRule="auto" w:line="240"/>
        <w:ind w:firstLine="284" w:end="0"/>
        <w:rPr>
          <w:sz w:val="24"/>
        </w:rPr>
      </w:pPr>
      <w:r>
        <w:rPr>
          <w:sz w:val="24"/>
        </w:rPr>
      </w:r>
    </w:p>
    <w:p>
      <w:pPr>
        <w:pStyle w:val="2"/>
        <w:ind w:start="284" w:end="0"/>
        <w:rPr/>
      </w:pPr>
      <w:r>
        <w:rPr/>
        <w:t xml:space="preserve">Your hair </w:t>
      </w:r>
      <w:r>
        <w:rPr>
          <w:i/>
        </w:rPr>
        <w:t>needs cutting.</w:t>
      </w:r>
    </w:p>
    <w:p>
      <w:pPr>
        <w:pStyle w:val="Normal"/>
        <w:suppressAutoHyphens w:val="true"/>
        <w:spacing w:lineRule="auto" w:line="240"/>
        <w:ind w:firstLine="284" w:start="284" w:end="0"/>
        <w:rPr/>
      </w:pPr>
      <w:r>
        <w:rPr>
          <w:sz w:val="24"/>
        </w:rPr>
        <w:t xml:space="preserve">This house </w:t>
      </w:r>
      <w:r>
        <w:rPr>
          <w:i/>
          <w:sz w:val="24"/>
        </w:rPr>
        <w:t>wants painting.</w:t>
      </w:r>
    </w:p>
    <w:p>
      <w:pPr>
        <w:pStyle w:val="Normal"/>
        <w:suppressAutoHyphens w:val="true"/>
        <w:spacing w:lineRule="auto" w:line="240"/>
        <w:ind w:firstLine="284" w:start="284" w:end="0"/>
        <w:rPr/>
      </w:pPr>
      <w:r>
        <w:rPr>
          <w:sz w:val="24"/>
        </w:rPr>
        <w:t xml:space="preserve">Your suggestion </w:t>
      </w:r>
      <w:r>
        <w:rPr>
          <w:i/>
          <w:sz w:val="24"/>
        </w:rPr>
        <w:t>is worth talking over.</w:t>
      </w:r>
    </w:p>
    <w:p>
      <w:pPr>
        <w:pStyle w:val="Normal"/>
        <w:suppressAutoHyphens w:val="true"/>
        <w:spacing w:lineRule="auto" w:line="240"/>
        <w:ind w:firstLine="284" w:end="0"/>
        <w:rPr>
          <w:i/>
          <w:i/>
          <w:sz w:val="24"/>
        </w:rPr>
      </w:pPr>
      <w:r>
        <w:rPr>
          <w:i/>
          <w:sz w:val="24"/>
        </w:rPr>
      </w:r>
    </w:p>
    <w:p>
      <w:pPr>
        <w:pStyle w:val="Heading8"/>
        <w:rPr/>
      </w:pPr>
      <w:r>
        <w:rPr/>
        <w:t>Syntactical Functions of the Gerund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120.</w:t>
      </w:r>
      <w:r>
        <w:rPr>
          <w:sz w:val="24"/>
        </w:rPr>
        <w:t xml:space="preserve"> The gerund can perform any syntactical function typical of a noun, although in each case it has peculiarities of its own. It may function (a) alone, without modifiers, or (b) as the headword of a gerundial phrase, or (c) as part of a gerundial predicative construction. Since the functions of gerundial constructions are identical with those of single gerunds or gerundial phrases, we shall treat them together. The gerundial constructions are usually translated by clauses.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I like </w:t>
      </w:r>
      <w:r>
        <w:rPr>
          <w:i/>
          <w:sz w:val="24"/>
        </w:rPr>
        <w:t>driving.</w:t>
      </w:r>
    </w:p>
    <w:p>
      <w:pPr>
        <w:pStyle w:val="Normal"/>
        <w:suppressAutoHyphens w:val="true"/>
        <w:spacing w:lineRule="auto" w:line="240"/>
        <w:ind w:firstLine="284" w:end="0"/>
        <w:rPr/>
      </w:pPr>
      <w:r>
        <w:rPr>
          <w:sz w:val="24"/>
        </w:rPr>
        <w:t xml:space="preserve">b) I like </w:t>
      </w:r>
      <w:r>
        <w:rPr>
          <w:i/>
          <w:sz w:val="24"/>
        </w:rPr>
        <w:t xml:space="preserve">playing the piano. </w:t>
      </w:r>
    </w:p>
    <w:p>
      <w:pPr>
        <w:pStyle w:val="2"/>
        <w:rPr/>
      </w:pPr>
      <w:r>
        <w:rPr/>
        <w:t xml:space="preserve">c) I like </w:t>
      </w:r>
      <w:r>
        <w:rPr>
          <w:i/>
        </w:rPr>
        <w:t>John’s (his) playing the piano.</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A gerundial phrase consists of a gerund as headword and one or more words depending on it.</w:t>
      </w:r>
    </w:p>
    <w:p>
      <w:pPr>
        <w:pStyle w:val="Normal"/>
        <w:suppressAutoHyphens w:val="true"/>
        <w:spacing w:lineRule="auto" w:line="240"/>
        <w:ind w:firstLine="284" w:end="0"/>
        <w:rPr>
          <w:sz w:val="24"/>
        </w:rPr>
      </w:pPr>
      <w:r>
        <w:rPr>
          <w:sz w:val="24"/>
        </w:rPr>
        <w:t>A gerundial construction contains some nominal element denoting the doer of the action expressed by the gerund and the gerund itself with or without some other words depending on it. The nominal element can be a noun in the genitive case or a possessive pronoun (if it denotes a living being), or a noun in the common case (if it does not denote a living being).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remember </w:t>
      </w:r>
      <w:r>
        <w:rPr>
          <w:i/>
          <w:sz w:val="24"/>
        </w:rPr>
        <w:t>John’s telling me that story once.</w:t>
      </w:r>
    </w:p>
    <w:p>
      <w:pPr>
        <w:pStyle w:val="Normal"/>
        <w:suppressAutoHyphens w:val="true"/>
        <w:spacing w:lineRule="auto" w:line="240"/>
        <w:ind w:firstLine="284" w:start="284" w:end="0"/>
        <w:rPr/>
      </w:pPr>
      <w:r>
        <w:rPr>
          <w:sz w:val="24"/>
        </w:rPr>
        <w:t xml:space="preserve">I remember </w:t>
      </w:r>
      <w:r>
        <w:rPr>
          <w:i/>
          <w:sz w:val="24"/>
        </w:rPr>
        <w:t>the weather being extremely fine that summer.</w:t>
      </w:r>
    </w:p>
    <w:p>
      <w:pPr>
        <w:pStyle w:val="Normal"/>
        <w:suppressAutoHyphens w:val="true"/>
        <w:spacing w:lineRule="auto" w:line="240"/>
        <w:ind w:firstLine="284" w:start="284" w:end="0"/>
        <w:rPr/>
      </w:pPr>
      <w:r>
        <w:rPr>
          <w:sz w:val="24"/>
        </w:rPr>
        <w:t xml:space="preserve">We are absolutely against </w:t>
      </w:r>
      <w:r>
        <w:rPr>
          <w:i/>
          <w:sz w:val="24"/>
        </w:rPr>
        <w:t>grown-up children being treated as babies.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There is a growing tendency, especially in informal speech, to use the pronoun in the objective case and a noun in the common case to denote the doer of the action expressed by the gerund with reference to living beings too.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were all in favour of </w:t>
      </w:r>
      <w:r>
        <w:rPr>
          <w:i/>
          <w:sz w:val="24"/>
        </w:rPr>
        <w:t xml:space="preserve">Tommy playing the main part. </w:t>
      </w:r>
    </w:p>
    <w:p>
      <w:pPr>
        <w:pStyle w:val="Normal"/>
        <w:suppressAutoHyphens w:val="true"/>
        <w:spacing w:lineRule="auto" w:line="240"/>
        <w:ind w:firstLine="284" w:end="0"/>
        <w:rPr>
          <w:i/>
          <w:i/>
          <w:sz w:val="24"/>
        </w:rPr>
      </w:pPr>
      <w:r>
        <w:rPr>
          <w:i/>
          <w:sz w:val="24"/>
        </w:rPr>
      </w:r>
    </w:p>
    <w:p>
      <w:pPr>
        <w:pStyle w:val="Heading7"/>
        <w:rPr/>
      </w:pPr>
      <w:r>
        <w:rPr/>
        <w:t>The gerund as subject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121.</w:t>
      </w:r>
      <w:r>
        <w:rPr>
          <w:sz w:val="24"/>
        </w:rPr>
        <w:t xml:space="preserve"> As a rule the gerund as subject stands in front position.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John(‘s) coming tomorrow</w:t>
      </w:r>
      <w:r>
        <w:rPr>
          <w:sz w:val="24"/>
        </w:rPr>
        <w:t xml:space="preserve"> will make all the difference. </w:t>
      </w:r>
    </w:p>
    <w:p>
      <w:pPr>
        <w:pStyle w:val="Normal"/>
        <w:suppressAutoHyphens w:val="true"/>
        <w:spacing w:lineRule="auto" w:line="240"/>
        <w:ind w:firstLine="284" w:start="284" w:end="0"/>
        <w:rPr/>
      </w:pPr>
      <w:r>
        <w:rPr>
          <w:i/>
          <w:sz w:val="24"/>
        </w:rPr>
        <w:t>Growing roses, collecting postage stamps or old swords</w:t>
      </w:r>
      <w:r>
        <w:rPr>
          <w:sz w:val="24"/>
        </w:rPr>
        <w:t xml:space="preserve"> are hobbies.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subject stands in postposition in sentences opening with an introductory </w:t>
      </w:r>
      <w:r>
        <w:rPr>
          <w:i/>
          <w:sz w:val="24"/>
        </w:rPr>
        <w:t>it</w:t>
      </w:r>
      <w:r>
        <w:rPr>
          <w:sz w:val="24"/>
        </w:rPr>
        <w:t xml:space="preserve">, which happens when the meaning of the subject is accentuated and the predicate is a phrase such as </w:t>
      </w:r>
      <w:r>
        <w:rPr>
          <w:i/>
          <w:sz w:val="24"/>
        </w:rPr>
        <w:t xml:space="preserve">to be (of) no use (no good, useless), to make all the (no) difference.      </w:t>
      </w:r>
    </w:p>
    <w:p>
      <w:pPr>
        <w:pStyle w:val="Normal"/>
        <w:suppressAutoHyphens w:val="true"/>
        <w:spacing w:lineRule="auto" w:line="240"/>
        <w:ind w:firstLine="284" w:end="0"/>
        <w:rPr>
          <w:i/>
          <w:i/>
          <w:sz w:val="24"/>
        </w:rPr>
      </w:pPr>
      <w:r>
        <w:rPr>
          <w:i/>
          <w:sz w:val="24"/>
        </w:rPr>
        <w:t xml:space="preserve"> </w:t>
      </w:r>
    </w:p>
    <w:p>
      <w:pPr>
        <w:pStyle w:val="2"/>
        <w:ind w:start="284" w:end="0"/>
        <w:rPr/>
      </w:pPr>
      <w:r>
        <w:rPr/>
        <w:t xml:space="preserve">If you want me to help, it’s no good </w:t>
      </w:r>
      <w:r>
        <w:rPr>
          <w:i/>
        </w:rPr>
        <w:t xml:space="preserve">beating about the bush. </w:t>
      </w:r>
    </w:p>
    <w:p>
      <w:pPr>
        <w:pStyle w:val="2"/>
        <w:ind w:start="284" w:end="0"/>
        <w:rPr/>
      </w:pPr>
      <w:r>
        <w:rPr/>
        <w:t xml:space="preserve">It will make no difference </w:t>
      </w:r>
      <w:r>
        <w:rPr>
          <w:i/>
        </w:rPr>
        <w:t>your being quiet.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In American English the pattern </w:t>
      </w:r>
      <w:r>
        <w:rPr>
          <w:i/>
          <w:sz w:val="24"/>
        </w:rPr>
        <w:t xml:space="preserve">There is no use </w:t>
      </w:r>
      <w:r>
        <w:rPr>
          <w:b/>
          <w:i/>
          <w:sz w:val="24"/>
        </w:rPr>
        <w:t>in</w:t>
      </w:r>
      <w:r>
        <w:rPr>
          <w:i/>
          <w:sz w:val="24"/>
        </w:rPr>
        <w:t xml:space="preserve"> doing it</w:t>
      </w:r>
      <w:r>
        <w:rPr>
          <w:sz w:val="24"/>
        </w:rPr>
        <w:t xml:space="preserve"> is preferable to </w:t>
      </w:r>
      <w:r>
        <w:rPr>
          <w:i/>
          <w:sz w:val="24"/>
        </w:rPr>
        <w:t>It is no use doing it.</w:t>
      </w:r>
      <w:r>
        <w:rPr>
          <w:sz w:val="24"/>
        </w:rPr>
        <w:t xml:space="preserve"> In sentences with the introductory </w:t>
      </w:r>
      <w:r>
        <w:rPr>
          <w:i/>
          <w:sz w:val="24"/>
        </w:rPr>
        <w:t>there</w:t>
      </w:r>
      <w:r>
        <w:rPr>
          <w:sz w:val="24"/>
        </w:rPr>
        <w:t xml:space="preserve"> the gerund is preceded by the negative pronoun </w:t>
      </w:r>
      <w:r>
        <w:rPr>
          <w:i/>
          <w:sz w:val="24"/>
        </w:rPr>
        <w:t>no</w:t>
      </w:r>
      <w:r>
        <w:rPr>
          <w:sz w:val="24"/>
        </w:rPr>
        <w:t>. Such sentences are usually emphatic.</w:t>
      </w:r>
    </w:p>
    <w:p>
      <w:pPr>
        <w:pStyle w:val="Normal"/>
        <w:suppressAutoHyphens w:val="true"/>
        <w:spacing w:lineRule="auto" w:line="240"/>
        <w:ind w:firstLine="284" w:end="0"/>
        <w:rPr>
          <w:sz w:val="24"/>
        </w:rPr>
      </w:pPr>
      <w:r>
        <w:rPr>
          <w:sz w:val="24"/>
        </w:rPr>
      </w:r>
    </w:p>
    <w:p>
      <w:pPr>
        <w:pStyle w:val="2"/>
        <w:ind w:start="284" w:end="0"/>
        <w:rPr/>
      </w:pPr>
      <w:r>
        <w:rPr/>
        <w:t xml:space="preserve">Well, there’s </w:t>
      </w:r>
      <w:r>
        <w:rPr>
          <w:i/>
        </w:rPr>
        <w:t>no avoiding</w:t>
      </w:r>
      <w:r>
        <w:rPr/>
        <w:t xml:space="preserve"> him now. </w:t>
      </w:r>
    </w:p>
    <w:p>
      <w:pPr>
        <w:pStyle w:val="2"/>
        <w:ind w:start="284" w:end="0"/>
        <w:rPr/>
      </w:pPr>
      <w:r>
        <w:rPr/>
        <w:t xml:space="preserve">There is </w:t>
      </w:r>
      <w:r>
        <w:rPr>
          <w:i/>
        </w:rPr>
        <w:t>no accounting</w:t>
      </w:r>
      <w:r>
        <w:rPr/>
        <w:t xml:space="preserve"> for his strange behaviour.</w:t>
      </w:r>
    </w:p>
    <w:p>
      <w:pPr>
        <w:pStyle w:val="Normal"/>
        <w:suppressAutoHyphens w:val="true"/>
        <w:spacing w:lineRule="auto" w:line="240"/>
        <w:ind w:firstLine="284" w:end="0"/>
        <w:rPr>
          <w:sz w:val="24"/>
        </w:rPr>
      </w:pPr>
      <w:r>
        <w:rPr>
          <w:sz w:val="24"/>
        </w:rPr>
      </w:r>
    </w:p>
    <w:p>
      <w:pPr>
        <w:pStyle w:val="Heading7"/>
        <w:rPr/>
      </w:pPr>
      <w:r>
        <w:rPr/>
        <w:t>The gerund as part of the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gerund is used in compound predicates of both types - verbal and nominal.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center"/>
        <w:rPr>
          <w:b/>
          <w:i/>
          <w:i/>
          <w:sz w:val="24"/>
        </w:rPr>
      </w:pPr>
      <w:r>
        <w:rPr>
          <w:b/>
          <w:i/>
          <w:sz w:val="24"/>
        </w:rPr>
        <w:t>The gerund as part of the compound nominal predicate (predicative)</w:t>
      </w:r>
    </w:p>
    <w:p>
      <w:pPr>
        <w:pStyle w:val="Normal"/>
        <w:suppressAutoHyphens w:val="true"/>
        <w:spacing w:lineRule="auto" w:line="240"/>
        <w:ind w:firstLine="284" w:end="0"/>
        <w:rPr>
          <w:b/>
          <w:i/>
          <w:i/>
          <w:sz w:val="24"/>
        </w:rPr>
      </w:pPr>
      <w:r>
        <w:rPr>
          <w:b/>
          <w:i/>
          <w:sz w:val="24"/>
        </w:rPr>
      </w:r>
    </w:p>
    <w:p>
      <w:pPr>
        <w:pStyle w:val="Normal"/>
        <w:suppressAutoHyphens w:val="true"/>
        <w:spacing w:lineRule="auto" w:line="240"/>
        <w:ind w:firstLine="284" w:end="0"/>
        <w:rPr/>
      </w:pPr>
      <w:r>
        <w:rPr>
          <w:b/>
          <w:sz w:val="24"/>
        </w:rPr>
        <w:t>§ 122.</w:t>
      </w:r>
      <w:r>
        <w:rPr>
          <w:sz w:val="24"/>
        </w:rPr>
        <w:t xml:space="preserve"> As predicative the gerund expresses either characterization or identity. In the latter case the predicate reveals the meaning of the subject.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John’s hobby is </w:t>
      </w:r>
      <w:r>
        <w:rPr>
          <w:i/>
          <w:sz w:val="24"/>
        </w:rPr>
        <w:t xml:space="preserve">collecting all sorts of bugs and butterflies. </w:t>
      </w:r>
    </w:p>
    <w:p>
      <w:pPr>
        <w:pStyle w:val="Normal"/>
        <w:suppressAutoHyphens w:val="true"/>
        <w:spacing w:lineRule="auto" w:line="240"/>
        <w:ind w:firstLine="284" w:end="0"/>
        <w:rPr>
          <w:i/>
          <w:i/>
          <w:sz w:val="24"/>
        </w:rPr>
      </w:pPr>
      <w:r>
        <w:rPr>
          <w:i/>
          <w:sz w:val="24"/>
        </w:rPr>
      </w:r>
    </w:p>
    <w:p>
      <w:pPr>
        <w:pStyle w:val="Heading5"/>
        <w:rPr>
          <w:lang w:val="en-US"/>
        </w:rPr>
      </w:pPr>
      <w:r>
        <w:rPr>
          <w:lang w:val="en-US"/>
        </w:rPr>
        <w:t>The gerund as part of the compound verbal predicate</w:t>
      </w:r>
    </w:p>
    <w:p>
      <w:pPr>
        <w:pStyle w:val="Normal"/>
        <w:suppressAutoHyphens w:val="true"/>
        <w:spacing w:lineRule="auto" w:line="240"/>
        <w:ind w:firstLine="284" w:end="0"/>
        <w:rPr>
          <w:sz w:val="24"/>
          <w:lang w:val="en-US"/>
        </w:rPr>
      </w:pPr>
      <w:r>
        <w:rPr>
          <w:sz w:val="24"/>
          <w:lang w:val="en-US"/>
        </w:rPr>
      </w:r>
    </w:p>
    <w:p>
      <w:pPr>
        <w:pStyle w:val="Normal"/>
        <w:pBdr>
          <w:bottom w:val="single" w:sz="4" w:space="1" w:color="000000"/>
        </w:pBdr>
        <w:suppressAutoHyphens w:val="true"/>
        <w:spacing w:lineRule="auto" w:line="240"/>
        <w:ind w:firstLine="284" w:end="0"/>
        <w:rPr/>
      </w:pPr>
      <w:r>
        <w:rPr>
          <w:b/>
          <w:sz w:val="24"/>
        </w:rPr>
        <w:t>§ 123.</w:t>
      </w:r>
      <w:r>
        <w:rPr>
          <w:sz w:val="24"/>
        </w:rPr>
        <w:t xml:space="preserve"> In combination with phasal verbs the gerund forms a compound verbal phasal predicate. The finite phasal verb denotes a phase of the action expressed by the gerund. The most common phasal verbs followed by the gerund are: </w:t>
      </w:r>
      <w:r>
        <w:rPr>
          <w:i/>
          <w:sz w:val="24"/>
        </w:rPr>
        <w:t>to begin*,* to burst out, to start*, to cease, to continue*, to give up, to go on, to finish, to keep on, to leave off, to stop.</w:t>
      </w:r>
    </w:p>
    <w:p>
      <w:pPr>
        <w:pStyle w:val="3"/>
        <w:rPr/>
      </w:pPr>
      <w:r>
        <w:rPr/>
        <w:t>* The verbs marked by an asterisk may also be followed by the infinitive.</w:t>
      </w:r>
    </w:p>
    <w:p>
      <w:pPr>
        <w:pStyle w:val="2"/>
        <w:rPr/>
      </w:pPr>
      <w:r>
        <w:rPr/>
      </w:r>
    </w:p>
    <w:p>
      <w:pPr>
        <w:pStyle w:val="2"/>
        <w:ind w:start="284" w:end="0"/>
        <w:rPr/>
      </w:pPr>
      <w:r>
        <w:rPr/>
        <w:t xml:space="preserve">Again you </w:t>
      </w:r>
      <w:r>
        <w:rPr>
          <w:i/>
        </w:rPr>
        <w:t>start arguing.</w:t>
      </w:r>
    </w:p>
    <w:p>
      <w:pPr>
        <w:pStyle w:val="Normal"/>
        <w:suppressAutoHyphens w:val="true"/>
        <w:spacing w:lineRule="auto" w:line="240"/>
        <w:ind w:firstLine="284" w:start="284" w:end="0"/>
        <w:rPr/>
      </w:pPr>
      <w:r>
        <w:rPr>
          <w:sz w:val="24"/>
        </w:rPr>
        <w:t xml:space="preserve">On hearing the joke everybody </w:t>
      </w:r>
      <w:r>
        <w:rPr>
          <w:i/>
          <w:sz w:val="24"/>
        </w:rPr>
        <w:t>burst out laughing.</w:t>
      </w:r>
    </w:p>
    <w:p>
      <w:pPr>
        <w:pStyle w:val="Normal"/>
        <w:suppressAutoHyphens w:val="true"/>
        <w:spacing w:lineRule="auto" w:line="240"/>
        <w:ind w:firstLine="284" w:start="284" w:end="0"/>
        <w:rPr/>
      </w:pPr>
      <w:r>
        <w:rPr>
          <w:sz w:val="24"/>
        </w:rPr>
        <w:t xml:space="preserve">They </w:t>
      </w:r>
      <w:r>
        <w:rPr>
          <w:i/>
          <w:sz w:val="24"/>
        </w:rPr>
        <w:t>kept on arguing.</w:t>
      </w:r>
    </w:p>
    <w:p>
      <w:pPr>
        <w:pStyle w:val="Normal"/>
        <w:suppressAutoHyphens w:val="true"/>
        <w:spacing w:lineRule="auto" w:line="240"/>
        <w:ind w:firstLine="284" w:start="284" w:end="0"/>
        <w:rPr/>
      </w:pPr>
      <w:r>
        <w:rPr>
          <w:sz w:val="24"/>
        </w:rPr>
        <w:t xml:space="preserve">Your health will improve as soon as you </w:t>
      </w:r>
      <w:r>
        <w:rPr>
          <w:i/>
          <w:sz w:val="24"/>
        </w:rPr>
        <w:t>give up smoking.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This is the only function of the gerund that is not characteristic of the noun, for it is caused by the verbal character of the gerund.</w:t>
      </w:r>
    </w:p>
    <w:p>
      <w:pPr>
        <w:pStyle w:val="Normal"/>
        <w:suppressAutoHyphens w:val="true"/>
        <w:spacing w:lineRule="auto" w:line="240"/>
        <w:ind w:firstLine="284" w:end="0"/>
        <w:rPr>
          <w:sz w:val="24"/>
        </w:rPr>
      </w:pPr>
      <w:r>
        <w:rPr>
          <w:sz w:val="24"/>
        </w:rPr>
        <w:t>A gerundial predicative construction cannot form part of a compound verbal predicate.</w:t>
      </w:r>
    </w:p>
    <w:p>
      <w:pPr>
        <w:pStyle w:val="Normal"/>
        <w:suppressAutoHyphens w:val="true"/>
        <w:spacing w:lineRule="auto" w:line="240"/>
        <w:ind w:firstLine="284" w:end="0"/>
        <w:rPr>
          <w:sz w:val="24"/>
        </w:rPr>
      </w:pPr>
      <w:r>
        <w:rPr>
          <w:sz w:val="24"/>
        </w:rPr>
      </w:r>
    </w:p>
    <w:p>
      <w:pPr>
        <w:pStyle w:val="Heading7"/>
        <w:rPr/>
      </w:pPr>
      <w:r>
        <w:rPr/>
        <w:t>The gerund as object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124.</w:t>
      </w:r>
      <w:r>
        <w:rPr>
          <w:sz w:val="24"/>
        </w:rPr>
        <w:t xml:space="preserve"> The gerund can be used as a direct or a prepositional object. As a direct object it follows a number of monotransitive verbs, some of which take only the gerund, while others may be followed either by the gerund or by the infinitive. The gerund is also used after the adjective </w:t>
      </w:r>
      <w:r>
        <w:rPr>
          <w:i/>
          <w:sz w:val="24"/>
        </w:rPr>
        <w:t>worth.</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jc w:val="center"/>
        <w:rPr>
          <w:b/>
        </w:rPr>
      </w:pPr>
      <w:r>
        <w:rPr>
          <w:b/>
        </w:rPr>
        <w:t>The following verbs are followed only by the gerund:</w:t>
      </w:r>
    </w:p>
    <w:p>
      <w:pPr>
        <w:pStyle w:val="Normal"/>
        <w:suppressAutoHyphens w:val="true"/>
        <w:spacing w:lineRule="auto" w:line="240"/>
        <w:ind w:firstLine="284" w:end="0"/>
        <w:jc w:val="center"/>
        <w:rPr>
          <w:b/>
        </w:rPr>
      </w:pPr>
      <w:r>
        <w:rPr>
          <w:b/>
        </w:rPr>
      </w:r>
    </w:p>
    <w:tbl>
      <w:tblPr>
        <w:tblW w:w="7897" w:type="dxa"/>
        <w:jc w:val="start"/>
        <w:tblInd w:w="3085" w:type="dxa"/>
        <w:tblLayout w:type="fixed"/>
        <w:tblCellMar>
          <w:top w:w="0" w:type="dxa"/>
          <w:start w:w="108" w:type="dxa"/>
          <w:bottom w:w="0" w:type="dxa"/>
          <w:end w:w="108" w:type="dxa"/>
        </w:tblCellMar>
      </w:tblPr>
      <w:tblGrid>
        <w:gridCol w:w="2406"/>
        <w:gridCol w:w="5491"/>
      </w:tblGrid>
      <w:tr>
        <w:trPr/>
        <w:tc>
          <w:tcPr>
            <w:tcW w:w="2406" w:type="dxa"/>
            <w:tcBorders/>
          </w:tcPr>
          <w:p>
            <w:pPr>
              <w:pStyle w:val="Normal"/>
              <w:suppressAutoHyphens w:val="true"/>
              <w:spacing w:lineRule="auto" w:line="240"/>
              <w:ind w:hanging="0" w:end="0"/>
              <w:jc w:val="start"/>
              <w:rPr/>
            </w:pPr>
            <w:r>
              <w:rPr/>
              <w:t xml:space="preserve">to admit </w:t>
            </w:r>
          </w:p>
          <w:p>
            <w:pPr>
              <w:pStyle w:val="Normal"/>
              <w:suppressAutoHyphens w:val="true"/>
              <w:spacing w:lineRule="auto" w:line="240"/>
              <w:ind w:hanging="0" w:end="0"/>
              <w:jc w:val="start"/>
              <w:rPr/>
            </w:pPr>
            <w:r>
              <w:rPr/>
              <w:t xml:space="preserve">to appreciate </w:t>
            </w:r>
          </w:p>
          <w:p>
            <w:pPr>
              <w:pStyle w:val="Normal"/>
              <w:suppressAutoHyphens w:val="true"/>
              <w:spacing w:lineRule="auto" w:line="240"/>
              <w:ind w:hanging="0" w:end="0"/>
              <w:jc w:val="start"/>
              <w:rPr/>
            </w:pPr>
            <w:r>
              <w:rPr/>
              <w:t xml:space="preserve">to avoid </w:t>
            </w:r>
          </w:p>
          <w:p>
            <w:pPr>
              <w:pStyle w:val="Normal"/>
              <w:suppressAutoHyphens w:val="true"/>
              <w:spacing w:lineRule="auto" w:line="240"/>
              <w:ind w:hanging="0" w:end="0"/>
              <w:jc w:val="start"/>
              <w:rPr/>
            </w:pPr>
            <w:r>
              <w:rPr/>
              <w:t xml:space="preserve">to deny </w:t>
            </w:r>
          </w:p>
          <w:p>
            <w:pPr>
              <w:pStyle w:val="Normal"/>
              <w:suppressAutoHyphens w:val="true"/>
              <w:spacing w:lineRule="auto" w:line="240"/>
              <w:ind w:hanging="0" w:end="0"/>
              <w:jc w:val="start"/>
              <w:rPr/>
            </w:pPr>
            <w:r>
              <w:rPr/>
              <w:t xml:space="preserve">to detest </w:t>
            </w:r>
          </w:p>
          <w:p>
            <w:pPr>
              <w:pStyle w:val="Normal"/>
              <w:suppressAutoHyphens w:val="true"/>
              <w:spacing w:lineRule="auto" w:line="240"/>
              <w:ind w:hanging="0" w:end="0"/>
              <w:jc w:val="start"/>
              <w:rPr/>
            </w:pPr>
            <w:r>
              <w:rPr/>
              <w:t xml:space="preserve">to enjoy </w:t>
            </w:r>
          </w:p>
          <w:p>
            <w:pPr>
              <w:pStyle w:val="Normal"/>
              <w:suppressAutoHyphens w:val="true"/>
              <w:spacing w:lineRule="auto" w:line="240"/>
              <w:ind w:hanging="0" w:end="0"/>
              <w:jc w:val="start"/>
              <w:rPr/>
            </w:pPr>
            <w:r>
              <w:rPr/>
              <w:t xml:space="preserve">to excuse </w:t>
            </w:r>
          </w:p>
          <w:p>
            <w:pPr>
              <w:pStyle w:val="Normal"/>
              <w:suppressAutoHyphens w:val="true"/>
              <w:spacing w:lineRule="auto" w:line="240"/>
              <w:ind w:hanging="0" w:end="0"/>
              <w:jc w:val="start"/>
              <w:rPr/>
            </w:pPr>
            <w:r>
              <w:rPr/>
              <w:t xml:space="preserve">to fancy </w:t>
            </w:r>
          </w:p>
          <w:p>
            <w:pPr>
              <w:pStyle w:val="Normal"/>
              <w:suppressAutoHyphens w:val="true"/>
              <w:spacing w:lineRule="auto" w:line="240"/>
              <w:ind w:hanging="0" w:end="0"/>
              <w:jc w:val="start"/>
              <w:rPr/>
            </w:pPr>
            <w:r>
              <w:rPr/>
              <w:t xml:space="preserve">to imagine </w:t>
            </w:r>
          </w:p>
          <w:p>
            <w:pPr>
              <w:pStyle w:val="Normal"/>
              <w:suppressAutoHyphens w:val="true"/>
              <w:spacing w:lineRule="auto" w:line="240"/>
              <w:ind w:hanging="0" w:end="0"/>
              <w:jc w:val="start"/>
              <w:rPr/>
            </w:pPr>
            <w:r>
              <w:rPr/>
              <w:t xml:space="preserve">to mention </w:t>
            </w:r>
          </w:p>
          <w:p>
            <w:pPr>
              <w:pStyle w:val="Normal"/>
              <w:suppressAutoHyphens w:val="true"/>
              <w:spacing w:lineRule="auto" w:line="240"/>
              <w:ind w:hanging="0" w:end="0"/>
              <w:jc w:val="start"/>
              <w:rPr/>
            </w:pPr>
            <w:r>
              <w:rPr/>
              <w:t xml:space="preserve">to mind </w:t>
            </w:r>
          </w:p>
          <w:p>
            <w:pPr>
              <w:pStyle w:val="Normal"/>
              <w:suppressAutoHyphens w:val="true"/>
              <w:spacing w:lineRule="auto" w:line="240"/>
              <w:ind w:hanging="0" w:end="0"/>
              <w:jc w:val="start"/>
              <w:rPr/>
            </w:pPr>
            <w:r>
              <w:rPr/>
              <w:t>to miss</w:t>
            </w:r>
          </w:p>
        </w:tc>
        <w:tc>
          <w:tcPr>
            <w:tcW w:w="5491" w:type="dxa"/>
            <w:tcBorders/>
          </w:tcPr>
          <w:p>
            <w:pPr>
              <w:pStyle w:val="Normal"/>
              <w:suppressAutoHyphens w:val="true"/>
              <w:spacing w:lineRule="auto" w:line="240"/>
              <w:ind w:hanging="0" w:end="0"/>
              <w:jc w:val="start"/>
              <w:rPr/>
            </w:pPr>
            <w:r>
              <w:rPr/>
              <w:t xml:space="preserve">to postpone </w:t>
            </w:r>
          </w:p>
          <w:p>
            <w:pPr>
              <w:pStyle w:val="Normal"/>
              <w:suppressAutoHyphens w:val="true"/>
              <w:spacing w:lineRule="auto" w:line="240"/>
              <w:ind w:hanging="0" w:end="0"/>
              <w:jc w:val="start"/>
              <w:rPr/>
            </w:pPr>
            <w:r>
              <w:rPr/>
              <w:t xml:space="preserve">to practise </w:t>
            </w:r>
          </w:p>
          <w:p>
            <w:pPr>
              <w:pStyle w:val="Normal"/>
              <w:suppressAutoHyphens w:val="true"/>
              <w:spacing w:lineRule="auto" w:line="240"/>
              <w:ind w:hanging="0" w:end="0"/>
              <w:jc w:val="start"/>
              <w:rPr/>
            </w:pPr>
            <w:r>
              <w:rPr/>
              <w:t xml:space="preserve">to put off </w:t>
            </w:r>
          </w:p>
          <w:p>
            <w:pPr>
              <w:pStyle w:val="Normal"/>
              <w:suppressAutoHyphens w:val="true"/>
              <w:spacing w:lineRule="auto" w:line="240"/>
              <w:ind w:hanging="0" w:end="0"/>
              <w:jc w:val="start"/>
              <w:rPr/>
            </w:pPr>
            <w:r>
              <w:rPr/>
              <w:t xml:space="preserve">to recollect </w:t>
            </w:r>
          </w:p>
          <w:p>
            <w:pPr>
              <w:pStyle w:val="Normal"/>
              <w:suppressAutoHyphens w:val="true"/>
              <w:spacing w:lineRule="auto" w:line="240"/>
              <w:ind w:hanging="0" w:end="0"/>
              <w:jc w:val="start"/>
              <w:rPr/>
            </w:pPr>
            <w:r>
              <w:rPr/>
              <w:t xml:space="preserve">to resent </w:t>
            </w:r>
          </w:p>
          <w:p>
            <w:pPr>
              <w:pStyle w:val="Normal"/>
              <w:suppressAutoHyphens w:val="true"/>
              <w:spacing w:lineRule="auto" w:line="240"/>
              <w:ind w:hanging="0" w:end="0"/>
              <w:jc w:val="start"/>
              <w:rPr/>
            </w:pPr>
            <w:r>
              <w:rPr/>
              <w:t xml:space="preserve">to resist </w:t>
            </w:r>
          </w:p>
          <w:p>
            <w:pPr>
              <w:pStyle w:val="Normal"/>
              <w:suppressAutoHyphens w:val="true"/>
              <w:spacing w:lineRule="auto" w:line="240"/>
              <w:ind w:hanging="0" w:end="0"/>
              <w:jc w:val="start"/>
              <w:rPr/>
            </w:pPr>
            <w:r>
              <w:rPr/>
              <w:t xml:space="preserve">to risk </w:t>
            </w:r>
          </w:p>
          <w:p>
            <w:pPr>
              <w:pStyle w:val="Normal"/>
              <w:suppressAutoHyphens w:val="true"/>
              <w:spacing w:lineRule="auto" w:line="240"/>
              <w:ind w:hanging="0" w:end="0"/>
              <w:jc w:val="start"/>
              <w:rPr/>
            </w:pPr>
            <w:r>
              <w:rPr/>
              <w:t xml:space="preserve">to suggest </w:t>
            </w:r>
          </w:p>
          <w:p>
            <w:pPr>
              <w:pStyle w:val="Normal"/>
              <w:suppressAutoHyphens w:val="true"/>
              <w:spacing w:lineRule="auto" w:line="240"/>
              <w:ind w:hanging="0" w:end="0"/>
              <w:jc w:val="start"/>
              <w:rPr/>
            </w:pPr>
            <w:r>
              <w:rPr/>
              <w:t xml:space="preserve">to understand </w:t>
            </w:r>
          </w:p>
          <w:p>
            <w:pPr>
              <w:pStyle w:val="Normal"/>
              <w:suppressAutoHyphens w:val="true"/>
              <w:spacing w:lineRule="auto" w:line="240"/>
              <w:ind w:firstLine="284" w:end="0"/>
              <w:rPr/>
            </w:pPr>
            <w:r>
              <w:rPr/>
            </w:r>
          </w:p>
          <w:p>
            <w:pPr>
              <w:pStyle w:val="Normal"/>
              <w:suppressAutoHyphens w:val="true"/>
              <w:spacing w:lineRule="auto" w:line="240"/>
              <w:ind w:hanging="0" w:end="0"/>
              <w:jc w:val="start"/>
              <w:rPr/>
            </w:pPr>
            <w:r>
              <w:rPr/>
              <w:t xml:space="preserve">can’t help </w:t>
            </w:r>
          </w:p>
          <w:p>
            <w:pPr>
              <w:pStyle w:val="Normal"/>
              <w:suppressAutoHyphens w:val="true"/>
              <w:spacing w:lineRule="auto" w:line="240"/>
              <w:ind w:hanging="0" w:end="0"/>
              <w:jc w:val="start"/>
              <w:rPr/>
            </w:pPr>
            <w:r>
              <w:rPr/>
              <w:t>can’t stand</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We all appreciate </w:t>
      </w:r>
      <w:r>
        <w:rPr>
          <w:i/>
          <w:sz w:val="24"/>
        </w:rPr>
        <w:t>your helping us.</w:t>
      </w:r>
    </w:p>
    <w:p>
      <w:pPr>
        <w:pStyle w:val="Normal"/>
        <w:suppressAutoHyphens w:val="true"/>
        <w:spacing w:lineRule="auto" w:line="240"/>
        <w:ind w:firstLine="284" w:start="284" w:end="0"/>
        <w:rPr/>
      </w:pPr>
      <w:r>
        <w:rPr>
          <w:sz w:val="24"/>
        </w:rPr>
        <w:t xml:space="preserve">Avoid </w:t>
      </w:r>
      <w:r>
        <w:rPr>
          <w:i/>
          <w:sz w:val="24"/>
        </w:rPr>
        <w:t>using very long sentences.</w:t>
      </w:r>
    </w:p>
    <w:p>
      <w:pPr>
        <w:pStyle w:val="2"/>
        <w:ind w:start="284" w:end="0"/>
        <w:rPr/>
      </w:pPr>
      <w:r>
        <w:rPr/>
        <w:t xml:space="preserve">Fancy </w:t>
      </w:r>
      <w:r>
        <w:rPr>
          <w:i/>
        </w:rPr>
        <w:t>us (our) having to walk a mile in a wind like this!</w:t>
      </w:r>
    </w:p>
    <w:p>
      <w:pPr>
        <w:pStyle w:val="Normal"/>
        <w:suppressAutoHyphens w:val="true"/>
        <w:spacing w:lineRule="auto" w:line="240"/>
        <w:ind w:firstLine="284" w:start="284" w:end="0"/>
        <w:rPr/>
      </w:pPr>
      <w:r>
        <w:rPr>
          <w:sz w:val="24"/>
        </w:rPr>
        <w:t xml:space="preserve">I’m sorry that I missed </w:t>
      </w:r>
      <w:r>
        <w:rPr>
          <w:i/>
          <w:sz w:val="24"/>
        </w:rPr>
        <w:t>seeing you!</w:t>
      </w:r>
    </w:p>
    <w:p>
      <w:pPr>
        <w:pStyle w:val="Normal"/>
        <w:suppressAutoHyphens w:val="true"/>
        <w:spacing w:lineRule="auto" w:line="240"/>
        <w:ind w:firstLine="284" w:start="284" w:end="0"/>
        <w:rPr/>
      </w:pPr>
      <w:r>
        <w:rPr>
          <w:sz w:val="24"/>
        </w:rPr>
        <w:t xml:space="preserve">Do you mind </w:t>
      </w:r>
      <w:r>
        <w:rPr>
          <w:i/>
          <w:sz w:val="24"/>
        </w:rPr>
        <w:t>Ann’s joining us?</w:t>
      </w:r>
    </w:p>
    <w:p>
      <w:pPr>
        <w:pStyle w:val="2"/>
        <w:ind w:start="284" w:end="0"/>
        <w:rPr/>
      </w:pPr>
      <w:r>
        <w:rPr/>
        <w:t xml:space="preserve">Practise </w:t>
      </w:r>
      <w:r>
        <w:rPr>
          <w:i/>
        </w:rPr>
        <w:t>listening to tape recordings</w:t>
      </w:r>
      <w:r>
        <w:rPr/>
        <w:t xml:space="preserve">. It’s good practice! </w:t>
      </w:r>
    </w:p>
    <w:p>
      <w:pPr>
        <w:pStyle w:val="Normal"/>
        <w:suppressAutoHyphens w:val="true"/>
        <w:spacing w:lineRule="auto" w:line="240"/>
        <w:ind w:firstLine="284" w:start="284" w:end="0"/>
        <w:rPr/>
      </w:pPr>
      <w:r>
        <w:rPr>
          <w:sz w:val="24"/>
        </w:rPr>
        <w:t xml:space="preserve">I find the book worth </w:t>
      </w:r>
      <w:r>
        <w:rPr>
          <w:i/>
          <w:sz w:val="24"/>
        </w:rPr>
        <w:t>reading.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b/>
          <w:sz w:val="24"/>
        </w:rPr>
      </w:pPr>
      <w:r>
        <w:rPr>
          <w:b/>
          <w:sz w:val="24"/>
        </w:rPr>
        <w:t>Verbs followed by either the gerund or the infinitive.</w:t>
      </w:r>
    </w:p>
    <w:p>
      <w:pPr>
        <w:pStyle w:val="Normal"/>
        <w:suppressAutoHyphens w:val="true"/>
        <w:spacing w:lineRule="auto" w:line="240"/>
        <w:ind w:firstLine="284" w:end="0"/>
        <w:rPr>
          <w:b/>
          <w:sz w:val="24"/>
        </w:rPr>
      </w:pPr>
      <w:r>
        <w:rPr>
          <w:b/>
          <w:sz w:val="24"/>
        </w:rPr>
      </w:r>
    </w:p>
    <w:tbl>
      <w:tblPr>
        <w:tblW w:w="7897" w:type="dxa"/>
        <w:jc w:val="start"/>
        <w:tblInd w:w="3085" w:type="dxa"/>
        <w:tblLayout w:type="fixed"/>
        <w:tblCellMar>
          <w:top w:w="0" w:type="dxa"/>
          <w:start w:w="108" w:type="dxa"/>
          <w:bottom w:w="0" w:type="dxa"/>
          <w:end w:w="108" w:type="dxa"/>
        </w:tblCellMar>
      </w:tblPr>
      <w:tblGrid>
        <w:gridCol w:w="2406"/>
        <w:gridCol w:w="5491"/>
      </w:tblGrid>
      <w:tr>
        <w:trPr/>
        <w:tc>
          <w:tcPr>
            <w:tcW w:w="2406" w:type="dxa"/>
            <w:tcBorders/>
          </w:tcPr>
          <w:p>
            <w:pPr>
              <w:pStyle w:val="Normal"/>
              <w:suppressAutoHyphens w:val="true"/>
              <w:spacing w:lineRule="auto" w:line="240"/>
              <w:ind w:hanging="0" w:end="0"/>
              <w:jc w:val="start"/>
              <w:rPr>
                <w:sz w:val="24"/>
              </w:rPr>
            </w:pPr>
            <w:r>
              <w:rPr>
                <w:sz w:val="24"/>
              </w:rPr>
              <w:t xml:space="preserve">to have </w:t>
            </w:r>
          </w:p>
          <w:p>
            <w:pPr>
              <w:pStyle w:val="Normal"/>
              <w:suppressAutoHyphens w:val="true"/>
              <w:spacing w:lineRule="auto" w:line="240"/>
              <w:ind w:hanging="0" w:end="0"/>
              <w:jc w:val="start"/>
              <w:rPr>
                <w:sz w:val="24"/>
              </w:rPr>
            </w:pPr>
            <w:r>
              <w:rPr>
                <w:sz w:val="24"/>
              </w:rPr>
              <w:t xml:space="preserve">to forget </w:t>
            </w:r>
          </w:p>
          <w:p>
            <w:pPr>
              <w:pStyle w:val="Normal"/>
              <w:suppressAutoHyphens w:val="true"/>
              <w:spacing w:lineRule="auto" w:line="240"/>
              <w:ind w:hanging="0" w:end="0"/>
              <w:jc w:val="start"/>
              <w:rPr>
                <w:sz w:val="24"/>
              </w:rPr>
            </w:pPr>
            <w:r>
              <w:rPr>
                <w:sz w:val="24"/>
              </w:rPr>
              <w:t>to intend</w:t>
            </w:r>
          </w:p>
          <w:p>
            <w:pPr>
              <w:pStyle w:val="Normal"/>
              <w:suppressAutoHyphens w:val="true"/>
              <w:spacing w:lineRule="auto" w:line="240"/>
              <w:ind w:hanging="0" w:end="0"/>
              <w:jc w:val="start"/>
              <w:rPr>
                <w:sz w:val="24"/>
              </w:rPr>
            </w:pPr>
            <w:r>
              <w:rPr>
                <w:sz w:val="24"/>
              </w:rPr>
              <w:t xml:space="preserve">to like (dislike) </w:t>
            </w:r>
          </w:p>
          <w:p>
            <w:pPr>
              <w:pStyle w:val="Normal"/>
              <w:suppressAutoHyphens w:val="true"/>
              <w:spacing w:lineRule="auto" w:line="240"/>
              <w:ind w:hanging="0" w:end="0"/>
              <w:jc w:val="start"/>
              <w:rPr>
                <w:sz w:val="24"/>
              </w:rPr>
            </w:pPr>
            <w:r>
              <w:rPr>
                <w:sz w:val="24"/>
              </w:rPr>
              <w:t xml:space="preserve">to plan </w:t>
            </w:r>
          </w:p>
          <w:p>
            <w:pPr>
              <w:pStyle w:val="Normal"/>
              <w:suppressAutoHyphens w:val="true"/>
              <w:spacing w:lineRule="auto" w:line="240"/>
              <w:ind w:hanging="0" w:end="0"/>
              <w:jc w:val="start"/>
              <w:rPr>
                <w:b/>
                <w:sz w:val="24"/>
              </w:rPr>
            </w:pPr>
            <w:r>
              <w:rPr>
                <w:sz w:val="24"/>
              </w:rPr>
              <w:t>to prefer</w:t>
            </w:r>
          </w:p>
        </w:tc>
        <w:tc>
          <w:tcPr>
            <w:tcW w:w="5491" w:type="dxa"/>
            <w:tcBorders/>
          </w:tcPr>
          <w:p>
            <w:pPr>
              <w:pStyle w:val="Normal"/>
              <w:suppressAutoHyphens w:val="true"/>
              <w:spacing w:lineRule="auto" w:line="240"/>
              <w:ind w:hanging="0" w:end="0"/>
              <w:jc w:val="start"/>
              <w:rPr>
                <w:sz w:val="24"/>
              </w:rPr>
            </w:pPr>
            <w:r>
              <w:rPr>
                <w:sz w:val="24"/>
              </w:rPr>
              <w:t xml:space="preserve">to remember </w:t>
            </w:r>
          </w:p>
          <w:p>
            <w:pPr>
              <w:pStyle w:val="Normal"/>
              <w:suppressAutoHyphens w:val="true"/>
              <w:spacing w:lineRule="auto" w:line="240"/>
              <w:ind w:hanging="0" w:end="0"/>
              <w:jc w:val="start"/>
              <w:rPr>
                <w:sz w:val="24"/>
              </w:rPr>
            </w:pPr>
            <w:r>
              <w:rPr>
                <w:sz w:val="24"/>
              </w:rPr>
              <w:t xml:space="preserve">to regret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can’t bear </w:t>
            </w:r>
          </w:p>
          <w:p>
            <w:pPr>
              <w:pStyle w:val="Normal"/>
              <w:suppressAutoHyphens w:val="true"/>
              <w:spacing w:lineRule="auto" w:line="240"/>
              <w:ind w:hanging="0" w:end="0"/>
              <w:jc w:val="start"/>
              <w:rPr>
                <w:sz w:val="24"/>
              </w:rPr>
            </w:pPr>
            <w:r>
              <w:rPr>
                <w:sz w:val="24"/>
              </w:rPr>
              <w:t>can’t afford*</w:t>
            </w:r>
          </w:p>
          <w:p>
            <w:pPr>
              <w:pStyle w:val="Normal"/>
              <w:suppressAutoHyphens w:val="true"/>
              <w:spacing w:lineRule="auto" w:line="240"/>
              <w:ind w:hanging="0" w:end="0"/>
              <w:jc w:val="start"/>
              <w:rPr>
                <w:b/>
                <w:sz w:val="24"/>
              </w:rPr>
            </w:pPr>
            <w:r>
              <w:rPr>
                <w:b/>
                <w:sz w:val="24"/>
              </w:rPr>
            </w:r>
          </w:p>
        </w:tc>
      </w:tr>
    </w:tbl>
    <w:p>
      <w:pPr>
        <w:pStyle w:val="Normal"/>
        <w:pBdr>
          <w:top w:val="single" w:sz="4" w:space="1" w:color="000000"/>
        </w:pBdr>
        <w:suppressAutoHyphens w:val="true"/>
        <w:spacing w:lineRule="auto" w:line="240"/>
        <w:ind w:firstLine="284" w:end="0"/>
        <w:rPr>
          <w:sz w:val="20"/>
        </w:rPr>
      </w:pPr>
      <w:r>
        <w:rPr>
          <w:sz w:val="20"/>
        </w:rPr>
        <w:t>* On the difference between the use of the gerund and the infinitive with some verbs see § 127.</w:t>
      </w:r>
    </w:p>
    <w:p>
      <w:pPr>
        <w:pStyle w:val="Normal"/>
        <w:pBdr>
          <w:top w:val="single" w:sz="4" w:space="1" w:color="000000"/>
        </w:pBdr>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I can’t bear </w:t>
      </w:r>
      <w:r>
        <w:rPr>
          <w:i/>
          <w:sz w:val="24"/>
        </w:rPr>
        <w:t>your (you) being so sad.</w:t>
      </w:r>
    </w:p>
    <w:p>
      <w:pPr>
        <w:pStyle w:val="Normal"/>
        <w:suppressAutoHyphens w:val="true"/>
        <w:spacing w:lineRule="auto" w:line="240"/>
        <w:ind w:firstLine="284" w:start="284" w:end="0"/>
        <w:rPr/>
      </w:pPr>
      <w:r>
        <w:rPr>
          <w:sz w:val="24"/>
        </w:rPr>
        <w:t xml:space="preserve">We can’t afford </w:t>
      </w:r>
      <w:r>
        <w:rPr>
          <w:i/>
          <w:sz w:val="24"/>
        </w:rPr>
        <w:t>going to the cinema</w:t>
      </w:r>
      <w:r>
        <w:rPr>
          <w:sz w:val="24"/>
        </w:rPr>
        <w:t xml:space="preserve"> too often now, we are revising for our exams.</w:t>
      </w:r>
    </w:p>
    <w:p>
      <w:pPr>
        <w:pStyle w:val="Normal"/>
        <w:suppressAutoHyphens w:val="true"/>
        <w:spacing w:lineRule="auto" w:line="240"/>
        <w:ind w:firstLine="284" w:start="284" w:end="0"/>
        <w:rPr/>
      </w:pPr>
      <w:r>
        <w:rPr>
          <w:sz w:val="24"/>
        </w:rPr>
        <w:t xml:space="preserve">I prefer </w:t>
      </w:r>
      <w:r>
        <w:rPr>
          <w:i/>
          <w:sz w:val="24"/>
        </w:rPr>
        <w:t>walking home</w:t>
      </w:r>
      <w:r>
        <w:rPr>
          <w:sz w:val="24"/>
        </w:rPr>
        <w:t xml:space="preserve"> (to taking a bus).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After verbs taking an object and an objective predicative the gerund, or rather a gerundial phrase or construction, is preceded by an introductory object </w:t>
      </w:r>
      <w:r>
        <w:rPr>
          <w:i/>
          <w:sz w:val="24"/>
        </w:rPr>
        <w:t>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find </w:t>
      </w:r>
      <w:r>
        <w:rPr>
          <w:i/>
          <w:sz w:val="24"/>
        </w:rPr>
        <w:t xml:space="preserve">it </w:t>
      </w:r>
      <w:r>
        <w:rPr>
          <w:sz w:val="24"/>
        </w:rPr>
        <w:t xml:space="preserve">strange </w:t>
      </w:r>
      <w:r>
        <w:rPr>
          <w:i/>
          <w:sz w:val="24"/>
        </w:rPr>
        <w:t xml:space="preserve">our going without you. </w:t>
      </w:r>
    </w:p>
    <w:p>
      <w:pPr>
        <w:pStyle w:val="Normal"/>
        <w:suppressAutoHyphens w:val="true"/>
        <w:spacing w:lineRule="auto" w:line="240"/>
        <w:ind w:firstLine="284" w:start="284" w:end="0"/>
        <w:rPr/>
      </w:pPr>
      <w:r>
        <w:rPr>
          <w:sz w:val="24"/>
        </w:rPr>
        <w:t xml:space="preserve">I think </w:t>
      </w:r>
      <w:r>
        <w:rPr>
          <w:i/>
          <w:sz w:val="24"/>
        </w:rPr>
        <w:t xml:space="preserve">it </w:t>
      </w:r>
      <w:r>
        <w:rPr>
          <w:sz w:val="24"/>
        </w:rPr>
        <w:t xml:space="preserve">no use </w:t>
      </w:r>
      <w:r>
        <w:rPr>
          <w:i/>
          <w:sz w:val="24"/>
        </w:rPr>
        <w:t>your (you) arguing about trifles.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As a prepositional object the gerund may follow (a) monotransitive prepositional verbs, (b) ditransitive verbs taking a direct and a prepositional object, (c) adjectives and statives and (d) participle II, generally when used as a predicative.</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37">
                <wp:simplePos x="0" y="0"/>
                <wp:positionH relativeFrom="column">
                  <wp:posOffset>1377315</wp:posOffset>
                </wp:positionH>
                <wp:positionV relativeFrom="paragraph">
                  <wp:posOffset>130175</wp:posOffset>
                </wp:positionV>
                <wp:extent cx="91440" cy="548640"/>
                <wp:effectExtent l="0" t="5080" r="635" b="5715"/>
                <wp:wrapNone/>
                <wp:docPr id="120"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8.45pt;margin-top:10.25pt;width:7.15pt;height:43.15pt;mso-wrap-style:none;v-text-anchor:middle"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38">
                <wp:simplePos x="0" y="0"/>
                <wp:positionH relativeFrom="column">
                  <wp:posOffset>5400675</wp:posOffset>
                </wp:positionH>
                <wp:positionV relativeFrom="paragraph">
                  <wp:posOffset>130175</wp:posOffset>
                </wp:positionV>
                <wp:extent cx="91440" cy="548640"/>
                <wp:effectExtent l="0" t="5080" r="635" b="5715"/>
                <wp:wrapNone/>
                <wp:docPr id="121"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25.25pt;margin-top:10.25pt;width:7.15pt;height:43.15pt;mso-wrap-style:none;v-text-anchor:middle" type="_x0000_t88">
                <v:fill o:detectmouseclick="t" on="false"/>
                <v:stroke color="black" weight="9360" joinstyle="miter" endcap="flat"/>
                <w10:wrap type="none"/>
              </v:shape>
            </w:pict>
          </mc:Fallback>
        </mc:AlternateContent>
      </w:r>
    </w:p>
    <w:tbl>
      <w:tblPr>
        <w:tblW w:w="10980" w:type="dxa"/>
        <w:jc w:val="start"/>
        <w:tblInd w:w="0" w:type="dxa"/>
        <w:tblLayout w:type="fixed"/>
        <w:tblCellMar>
          <w:top w:w="0" w:type="dxa"/>
          <w:start w:w="108" w:type="dxa"/>
          <w:bottom w:w="0" w:type="dxa"/>
          <w:end w:w="108" w:type="dxa"/>
        </w:tblCellMar>
      </w:tblPr>
      <w:tblGrid>
        <w:gridCol w:w="534"/>
        <w:gridCol w:w="1417"/>
        <w:gridCol w:w="284"/>
        <w:gridCol w:w="283"/>
        <w:gridCol w:w="4820"/>
        <w:gridCol w:w="1446"/>
        <w:gridCol w:w="2196"/>
      </w:tblGrid>
      <w:tr>
        <w:trPr/>
        <w:tc>
          <w:tcPr>
            <w:tcW w:w="534" w:type="dxa"/>
            <w:tcBorders/>
          </w:tcPr>
          <w:p>
            <w:pPr>
              <w:pStyle w:val="Normal"/>
              <w:suppressAutoHyphens w:val="true"/>
              <w:spacing w:lineRule="auto" w:line="240"/>
              <w:ind w:hanging="0" w:end="0"/>
              <w:jc w:val="start"/>
              <w:rPr>
                <w:sz w:val="24"/>
              </w:rPr>
            </w:pPr>
            <w:r>
              <mc:AlternateContent>
                <mc:Choice Requires="wps">
                  <w:drawing>
                    <wp:anchor behindDoc="0" distT="0" distB="0" distL="114935" distR="114935" simplePos="0" locked="0" layoutInCell="0" allowOverlap="1" relativeHeight="139">
                      <wp:simplePos x="0" y="0"/>
                      <wp:positionH relativeFrom="margin">
                        <wp:posOffset>1011555</wp:posOffset>
                      </wp:positionH>
                      <wp:positionV relativeFrom="paragraph">
                        <wp:posOffset>686435</wp:posOffset>
                      </wp:positionV>
                      <wp:extent cx="91440" cy="548640"/>
                      <wp:effectExtent l="0" t="5080" r="1270" b="5715"/>
                      <wp:wrapNone/>
                      <wp:docPr id="122"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54.05pt;width:7.15pt;height:43.15pt;mso-wrap-style:none;v-text-anchor:middle;mso-position-horizontal-relative:margin" type="_x0000_t88">
                      <v:fill o:detectmouseclick="t" on="false"/>
                      <v:stroke color="black" weight="9360" joinstyle="miter" endcap="flat"/>
                      <w10:wrap type="none"/>
                    </v:shape>
                  </w:pict>
                </mc:Fallback>
              </mc:AlternateContent>
            </w:r>
            <w:r>
              <w:rPr>
                <w:sz w:val="24"/>
              </w:rPr>
              <w:t>a)</w:t>
            </w:r>
          </w:p>
        </w:tc>
        <w:tc>
          <w:tcPr>
            <w:tcW w:w="1984" w:type="dxa"/>
            <w:gridSpan w:val="3"/>
            <w:tcBorders/>
          </w:tcPr>
          <w:p>
            <w:pPr>
              <w:pStyle w:val="Normal"/>
              <w:suppressAutoHyphens w:val="true"/>
              <w:spacing w:lineRule="auto" w:line="240"/>
              <w:ind w:hanging="0" w:end="0"/>
              <w:jc w:val="start"/>
              <w:rPr>
                <w:sz w:val="24"/>
              </w:rPr>
            </w:pPr>
            <w:r>
              <w:rPr>
                <w:sz w:val="24"/>
              </w:rPr>
              <w:t xml:space="preserve">to agree </w:t>
            </w:r>
          </w:p>
          <w:p>
            <w:pPr>
              <w:pStyle w:val="Normal"/>
              <w:suppressAutoHyphens w:val="true"/>
              <w:spacing w:lineRule="auto" w:line="240"/>
              <w:ind w:hanging="0" w:end="0"/>
              <w:jc w:val="start"/>
              <w:rPr>
                <w:sz w:val="24"/>
              </w:rPr>
            </w:pPr>
            <w:r>
              <w:rPr>
                <w:sz w:val="24"/>
              </w:rPr>
              <w:t xml:space="preserve">to object </w:t>
            </w:r>
          </w:p>
          <w:p>
            <w:pPr>
              <w:pStyle w:val="Normal"/>
              <w:suppressAutoHyphens w:val="true"/>
              <w:spacing w:lineRule="auto" w:line="240"/>
              <w:ind w:hanging="0" w:end="0"/>
              <w:jc w:val="start"/>
              <w:rPr>
                <w:sz w:val="24"/>
              </w:rPr>
            </w:pPr>
            <w:r>
              <w:rPr>
                <w:sz w:val="24"/>
              </w:rPr>
              <w:t>to look forward</w:t>
            </w:r>
          </w:p>
          <w:p>
            <w:pPr>
              <w:pStyle w:val="Normal"/>
              <w:suppressAutoHyphens w:val="true"/>
              <w:spacing w:lineRule="auto" w:line="240"/>
              <w:ind w:hanging="0" w:end="0"/>
              <w:jc w:val="start"/>
              <w:rPr>
                <w:sz w:val="24"/>
              </w:rPr>
            </w:pPr>
            <w:r>
              <w:rPr>
                <w:sz w:val="24"/>
              </w:rPr>
            </w:r>
          </w:p>
        </w:tc>
        <w:tc>
          <w:tcPr>
            <w:tcW w:w="4820"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to</w:t>
            </w:r>
          </w:p>
        </w:tc>
        <w:tc>
          <w:tcPr>
            <w:tcW w:w="1446" w:type="dxa"/>
            <w:tcBorders/>
          </w:tcPr>
          <w:p>
            <w:pPr>
              <w:pStyle w:val="Normal"/>
              <w:suppressAutoHyphens w:val="true"/>
              <w:spacing w:lineRule="auto" w:line="240"/>
              <w:ind w:hanging="0" w:end="0"/>
              <w:jc w:val="start"/>
              <w:rPr>
                <w:sz w:val="24"/>
              </w:rPr>
            </w:pPr>
            <w:r>
              <w:rPr>
                <w:sz w:val="24"/>
              </w:rPr>
              <w:t xml:space="preserve">to count </w:t>
            </w:r>
          </w:p>
          <w:p>
            <w:pPr>
              <w:pStyle w:val="Normal"/>
              <w:suppressAutoHyphens w:val="true"/>
              <w:spacing w:lineRule="auto" w:line="240"/>
              <w:ind w:hanging="0" w:end="0"/>
              <w:jc w:val="start"/>
              <w:rPr>
                <w:sz w:val="24"/>
              </w:rPr>
            </w:pPr>
            <w:r>
              <w:rPr>
                <w:sz w:val="24"/>
              </w:rPr>
              <w:t xml:space="preserve">to depend </w:t>
            </w:r>
          </w:p>
          <w:p>
            <w:pPr>
              <w:pStyle w:val="Normal"/>
              <w:suppressAutoHyphens w:val="true"/>
              <w:spacing w:lineRule="auto" w:line="240"/>
              <w:ind w:hanging="0" w:end="0"/>
              <w:jc w:val="start"/>
              <w:rPr>
                <w:sz w:val="24"/>
              </w:rPr>
            </w:pPr>
            <w:r>
              <w:rPr>
                <w:sz w:val="24"/>
              </w:rPr>
              <w:t>to rely</w:t>
            </w:r>
          </w:p>
        </w:tc>
        <w:tc>
          <w:tcPr>
            <w:tcW w:w="2196"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on</w:t>
            </w:r>
          </w:p>
        </w:tc>
      </w:tr>
      <w:tr>
        <w:trPr/>
        <w:tc>
          <w:tcPr>
            <w:tcW w:w="534" w:type="dxa"/>
            <w:tcBorders/>
          </w:tcPr>
          <w:p>
            <w:pPr>
              <w:pStyle w:val="Normal"/>
              <w:suppressAutoHyphens w:val="true"/>
              <w:snapToGrid w:val="false"/>
              <w:spacing w:lineRule="auto" w:line="240"/>
              <w:ind w:hanging="0" w:end="0"/>
              <w:jc w:val="start"/>
              <w:rPr>
                <w:sz w:val="24"/>
              </w:rPr>
            </w:pPr>
            <w:r>
              <w:rPr>
                <w:sz w:val="24"/>
              </w:rPr>
            </w:r>
          </w:p>
        </w:tc>
        <w:tc>
          <w:tcPr>
            <w:tcW w:w="1417" w:type="dxa"/>
            <w:tcBorders/>
          </w:tcPr>
          <w:p>
            <w:pPr>
              <w:pStyle w:val="Normal"/>
              <w:suppressAutoHyphens w:val="true"/>
              <w:spacing w:lineRule="auto" w:line="240"/>
              <w:ind w:hanging="0" w:end="0"/>
              <w:jc w:val="start"/>
              <w:rPr>
                <w:sz w:val="24"/>
              </w:rPr>
            </w:pPr>
            <w:r>
              <w:rPr>
                <w:sz w:val="24"/>
              </w:rPr>
              <w:t xml:space="preserve">to hear   </w:t>
            </w:r>
          </w:p>
          <w:p>
            <w:pPr>
              <w:pStyle w:val="Normal"/>
              <w:suppressAutoHyphens w:val="true"/>
              <w:spacing w:lineRule="auto" w:line="240"/>
              <w:ind w:hanging="0" w:end="0"/>
              <w:jc w:val="start"/>
              <w:rPr/>
            </w:pPr>
            <w:r>
              <w:rPr>
                <w:sz w:val="24"/>
              </w:rPr>
              <w:t xml:space="preserve"> </w:t>
            </w:r>
            <w:r>
              <w:rPr>
                <w:sz w:val="24"/>
              </w:rPr>
              <w:t>to learn</w:t>
            </w:r>
            <w:r>
              <w:rPr>
                <w:sz w:val="24"/>
                <w:lang w:val="ru-RU"/>
              </w:rPr>
              <w:t xml:space="preserve"> </w:t>
            </w:r>
          </w:p>
          <w:p>
            <w:pPr>
              <w:pStyle w:val="Normal"/>
              <w:suppressAutoHyphens w:val="true"/>
              <w:spacing w:lineRule="auto" w:line="240"/>
              <w:ind w:hanging="0" w:end="0"/>
              <w:jc w:val="start"/>
              <w:rPr>
                <w:sz w:val="24"/>
              </w:rPr>
            </w:pPr>
            <w:r>
              <w:rPr>
                <w:sz w:val="24"/>
              </w:rPr>
              <w:t>to think</w:t>
            </w:r>
          </w:p>
          <w:p>
            <w:pPr>
              <w:pStyle w:val="Normal"/>
              <w:suppressAutoHyphens w:val="true"/>
              <w:spacing w:lineRule="auto" w:line="240"/>
              <w:ind w:hanging="0" w:end="0"/>
              <w:jc w:val="start"/>
              <w:rPr>
                <w:sz w:val="24"/>
              </w:rPr>
            </w:pPr>
            <w:r>
              <w:rPr>
                <w:sz w:val="24"/>
              </w:rPr>
            </w:r>
          </w:p>
        </w:tc>
        <w:tc>
          <w:tcPr>
            <w:tcW w:w="5387" w:type="dxa"/>
            <w:gridSpan w:val="3"/>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of</w:t>
            </w:r>
          </w:p>
        </w:tc>
        <w:tc>
          <w:tcPr>
            <w:tcW w:w="1446" w:type="dxa"/>
            <w:tcBorders/>
          </w:tcPr>
          <w:p>
            <w:pPr>
              <w:pStyle w:val="Normal"/>
              <w:suppressAutoHyphens w:val="true"/>
              <w:snapToGrid w:val="false"/>
              <w:spacing w:lineRule="auto" w:line="240"/>
              <w:ind w:hanging="0" w:end="0"/>
              <w:jc w:val="start"/>
              <w:rPr>
                <w:sz w:val="24"/>
              </w:rPr>
            </w:pPr>
            <w:r>
              <w:rPr>
                <w:sz w:val="24"/>
              </w:rPr>
            </w:r>
          </w:p>
        </w:tc>
        <w:tc>
          <w:tcPr>
            <w:tcW w:w="2196" w:type="dxa"/>
            <w:tcBorders/>
          </w:tcPr>
          <w:p>
            <w:pPr>
              <w:pStyle w:val="Normal"/>
              <w:suppressAutoHyphens w:val="true"/>
              <w:snapToGrid w:val="false"/>
              <w:spacing w:lineRule="auto" w:line="240"/>
              <w:ind w:hanging="0" w:end="0"/>
              <w:jc w:val="start"/>
              <w:rPr>
                <w:sz w:val="24"/>
              </w:rPr>
            </w:pPr>
            <w:r>
              <w:rPr>
                <w:sz w:val="24"/>
              </w:rPr>
            </w:r>
          </w:p>
        </w:tc>
      </w:tr>
      <w:tr>
        <w:trPr/>
        <w:tc>
          <w:tcPr>
            <w:tcW w:w="534"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140">
                      <wp:simplePos x="0" y="0"/>
                      <wp:positionH relativeFrom="margin">
                        <wp:posOffset>1194435</wp:posOffset>
                      </wp:positionH>
                      <wp:positionV relativeFrom="paragraph">
                        <wp:posOffset>16510</wp:posOffset>
                      </wp:positionV>
                      <wp:extent cx="91440" cy="548640"/>
                      <wp:effectExtent l="0" t="5080" r="635" b="5715"/>
                      <wp:wrapNone/>
                      <wp:docPr id="123"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94.05pt;margin-top:1.3pt;width:7.15pt;height:43.15pt;mso-wrap-style:none;v-text-anchor:middle;mso-position-horizontal-relative:margin" type="_x0000_t88">
                      <v:fill o:detectmouseclick="t" on="false"/>
                      <v:stroke color="black" weight="9360" joinstyle="miter" endcap="flat"/>
                      <w10:wrap type="none"/>
                    </v:shape>
                  </w:pict>
                </mc:Fallback>
              </mc:AlternateContent>
            </w:r>
          </w:p>
        </w:tc>
        <w:tc>
          <w:tcPr>
            <w:tcW w:w="1701" w:type="dxa"/>
            <w:gridSpan w:val="2"/>
            <w:tcBorders/>
          </w:tcPr>
          <w:p>
            <w:pPr>
              <w:pStyle w:val="Normal"/>
              <w:suppressAutoHyphens w:val="true"/>
              <w:spacing w:lineRule="auto" w:line="240"/>
              <w:ind w:hanging="0" w:end="0"/>
              <w:jc w:val="start"/>
              <w:rPr>
                <w:sz w:val="24"/>
              </w:rPr>
            </w:pPr>
            <w:r>
              <w:rPr>
                <w:sz w:val="24"/>
              </w:rPr>
              <w:t>to persist</w:t>
            </w:r>
          </w:p>
          <w:p>
            <w:pPr>
              <w:pStyle w:val="Normal"/>
              <w:suppressAutoHyphens w:val="true"/>
              <w:spacing w:lineRule="auto" w:line="240"/>
              <w:ind w:hanging="0" w:end="0"/>
              <w:jc w:val="start"/>
              <w:rPr/>
            </w:pPr>
            <w:r>
              <w:rPr>
                <w:sz w:val="24"/>
              </w:rPr>
              <w:t>to consist</w:t>
            </w:r>
            <w:r>
              <w:rPr>
                <w:sz w:val="24"/>
                <w:lang w:val="ru-RU"/>
              </w:rPr>
              <w:t xml:space="preserve">  </w:t>
            </w:r>
          </w:p>
          <w:p>
            <w:pPr>
              <w:pStyle w:val="Normal"/>
              <w:suppressAutoHyphens w:val="true"/>
              <w:spacing w:lineRule="auto" w:line="240"/>
              <w:ind w:hanging="0" w:end="0"/>
              <w:jc w:val="start"/>
              <w:rPr>
                <w:sz w:val="24"/>
              </w:rPr>
            </w:pPr>
            <w:r>
              <w:rPr>
                <w:sz w:val="24"/>
              </w:rPr>
              <w:t xml:space="preserve">to succeed </w:t>
            </w:r>
          </w:p>
        </w:tc>
        <w:tc>
          <w:tcPr>
            <w:tcW w:w="5103" w:type="dxa"/>
            <w:gridSpan w:val="2"/>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in</w:t>
            </w:r>
          </w:p>
        </w:tc>
        <w:tc>
          <w:tcPr>
            <w:tcW w:w="1446" w:type="dxa"/>
            <w:tcBorders/>
          </w:tcPr>
          <w:p>
            <w:pPr>
              <w:pStyle w:val="Normal"/>
              <w:suppressAutoHyphens w:val="true"/>
              <w:snapToGrid w:val="false"/>
              <w:spacing w:lineRule="auto" w:line="240"/>
              <w:ind w:hanging="0" w:end="0"/>
              <w:jc w:val="start"/>
              <w:rPr>
                <w:sz w:val="24"/>
              </w:rPr>
            </w:pPr>
            <w:r>
              <w:rPr>
                <w:sz w:val="24"/>
              </w:rPr>
            </w:r>
          </w:p>
        </w:tc>
        <w:tc>
          <w:tcPr>
            <w:tcW w:w="2196" w:type="dxa"/>
            <w:tcBorders/>
          </w:tcPr>
          <w:p>
            <w:pPr>
              <w:pStyle w:val="Normal"/>
              <w:suppressAutoHyphens w:val="true"/>
              <w:snapToGrid w:val="false"/>
              <w:spacing w:lineRule="auto" w:line="240"/>
              <w:ind w:hanging="0" w:end="0"/>
              <w:jc w:val="start"/>
              <w:rPr>
                <w:sz w:val="24"/>
              </w:rPr>
            </w:pPr>
            <w:r>
              <w:rPr>
                <w:sz w:val="24"/>
              </w:rPr>
            </w:r>
          </w:p>
        </w:tc>
      </w:tr>
    </w:tbl>
    <w:p>
      <w:pPr>
        <w:pStyle w:val="Normal"/>
        <w:suppressAutoHyphens w:val="true"/>
        <w:spacing w:lineRule="auto" w:line="240"/>
        <w:ind w:firstLine="284" w:end="0"/>
        <w:rPr>
          <w:sz w:val="24"/>
        </w:rPr>
      </w:pPr>
      <w:r>
        <w:rPr>
          <w:sz w:val="24"/>
        </w:rPr>
      </w:r>
    </w:p>
    <w:p>
      <w:pPr>
        <w:pStyle w:val="2"/>
        <w:rPr/>
      </w:pPr>
      <w:r>
        <w:rPr/>
        <w:t xml:space="preserve">We all agree </w:t>
      </w:r>
      <w:r>
        <w:rPr>
          <w:i/>
        </w:rPr>
        <w:t xml:space="preserve">to your opening the discussion. </w:t>
      </w:r>
    </w:p>
    <w:p>
      <w:pPr>
        <w:pStyle w:val="2"/>
        <w:rPr/>
      </w:pPr>
      <w:r>
        <w:rPr/>
        <w:t xml:space="preserve">Happiness consists largely </w:t>
      </w:r>
      <w:r>
        <w:rPr>
          <w:i/>
        </w:rPr>
        <w:t xml:space="preserve">in having true friends. </w:t>
      </w:r>
    </w:p>
    <w:p>
      <w:pPr>
        <w:pStyle w:val="2"/>
        <w:rPr/>
      </w:pPr>
      <w:r>
        <w:rPr/>
        <w:t xml:space="preserve">All depends </w:t>
      </w:r>
      <w:r>
        <w:rPr>
          <w:i/>
        </w:rPr>
        <w:t xml:space="preserve">on the doctor being sent for in time. </w:t>
      </w:r>
    </w:p>
    <w:p>
      <w:pPr>
        <w:pStyle w:val="2"/>
        <w:rPr/>
      </w:pPr>
      <w:r>
        <w:rPr/>
        <w:t xml:space="preserve">They are thinking </w:t>
      </w:r>
      <w:r>
        <w:rPr>
          <w:i/>
        </w:rPr>
        <w:t>of doing something for him.</w:t>
      </w:r>
    </w:p>
    <w:p>
      <w:pPr>
        <w:pStyle w:val="Normal"/>
        <w:suppressAutoHyphens w:val="true"/>
        <w:spacing w:lineRule="auto" w:line="240"/>
        <w:ind w:firstLine="284" w:end="0"/>
        <w:rPr>
          <w:i/>
          <w:i/>
          <w:sz w:val="24"/>
          <w:lang w:val="en-US" w:eastAsia="en-US"/>
        </w:rPr>
      </w:pPr>
      <w:r>
        <w:rPr>
          <w:i/>
          <w:sz w:val="24"/>
          <w:lang w:val="en-US" w:eastAsia="en-US"/>
        </w:rPr>
        <mc:AlternateContent>
          <mc:Choice Requires="wps">
            <w:drawing>
              <wp:anchor behindDoc="0" distT="0" distB="0" distL="114935" distR="114935" simplePos="0" locked="0" layoutInCell="1" allowOverlap="1" relativeHeight="141">
                <wp:simplePos x="0" y="0"/>
                <wp:positionH relativeFrom="column">
                  <wp:posOffset>1102995</wp:posOffset>
                </wp:positionH>
                <wp:positionV relativeFrom="paragraph">
                  <wp:posOffset>168910</wp:posOffset>
                </wp:positionV>
                <wp:extent cx="91440" cy="274320"/>
                <wp:effectExtent l="0" t="5080" r="635" b="5080"/>
                <wp:wrapNone/>
                <wp:docPr id="124"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86.85pt;margin-top:13.3pt;width:7.15pt;height:21.55pt;mso-wrap-style:none;v-text-anchor:middle"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43">
                <wp:simplePos x="0" y="0"/>
                <wp:positionH relativeFrom="column">
                  <wp:posOffset>5400675</wp:posOffset>
                </wp:positionH>
                <wp:positionV relativeFrom="paragraph">
                  <wp:posOffset>168910</wp:posOffset>
                </wp:positionV>
                <wp:extent cx="91440" cy="914400"/>
                <wp:effectExtent l="0" t="5080" r="1270" b="5715"/>
                <wp:wrapNone/>
                <wp:docPr id="125" name=""/>
                <a:graphic xmlns:a="http://schemas.openxmlformats.org/drawingml/2006/main">
                  <a:graphicData uri="http://schemas.microsoft.com/office/word/2010/wordprocessingShape">
                    <wps:wsp>
                      <wps:cNvSpPr/>
                      <wps:spPr>
                        <a:xfrm>
                          <a:off x="0" y="0"/>
                          <a:ext cx="91440" cy="914400"/>
                        </a:xfrm>
                        <a:custGeom>
                          <a:avLst/>
                          <a:gdLst>
                            <a:gd name="textAreaLeft" fmla="*/ 0 w 51840"/>
                            <a:gd name="textAreaRight" fmla="*/ 18720 w 5184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25.25pt;margin-top:13.3pt;width:7.15pt;height:71.95pt;mso-wrap-style:none;v-text-anchor:middle" type="_x0000_t88">
                <v:fill o:detectmouseclick="t" on="false"/>
                <v:stroke color="black" weight="9360" joinstyle="miter" endcap="flat"/>
                <w10:wrap type="none"/>
              </v:shape>
            </w:pict>
          </mc:Fallback>
        </mc:AlternateContent>
      </w:r>
    </w:p>
    <w:tbl>
      <w:tblPr>
        <w:tblW w:w="10980" w:type="dxa"/>
        <w:jc w:val="start"/>
        <w:tblInd w:w="0" w:type="dxa"/>
        <w:tblLayout w:type="fixed"/>
        <w:tblCellMar>
          <w:top w:w="0" w:type="dxa"/>
          <w:start w:w="108" w:type="dxa"/>
          <w:bottom w:w="0" w:type="dxa"/>
          <w:end w:w="108" w:type="dxa"/>
        </w:tblCellMar>
      </w:tblPr>
      <w:tblGrid>
        <w:gridCol w:w="534"/>
        <w:gridCol w:w="1275"/>
        <w:gridCol w:w="284"/>
        <w:gridCol w:w="709"/>
        <w:gridCol w:w="4394"/>
        <w:gridCol w:w="1588"/>
        <w:gridCol w:w="2196"/>
      </w:tblGrid>
      <w:tr>
        <w:trPr/>
        <w:tc>
          <w:tcPr>
            <w:tcW w:w="534" w:type="dxa"/>
            <w:tcBorders/>
          </w:tcPr>
          <w:p>
            <w:pPr>
              <w:pStyle w:val="Normal"/>
              <w:suppressAutoHyphens w:val="true"/>
              <w:spacing w:lineRule="auto" w:line="240"/>
              <w:ind w:hanging="0" w:end="0"/>
              <w:jc w:val="start"/>
              <w:rPr>
                <w:sz w:val="24"/>
              </w:rPr>
            </w:pPr>
            <w:r>
              <w:rPr>
                <w:sz w:val="24"/>
              </w:rPr>
              <w:t>b)</w:t>
            </w:r>
          </w:p>
        </w:tc>
        <w:tc>
          <w:tcPr>
            <w:tcW w:w="1559" w:type="dxa"/>
            <w:gridSpan w:val="2"/>
            <w:tcBorders/>
          </w:tcPr>
          <w:p>
            <w:pPr>
              <w:pStyle w:val="Normal"/>
              <w:suppressAutoHyphens w:val="true"/>
              <w:spacing w:lineRule="auto" w:line="240"/>
              <w:ind w:hanging="0" w:end="0"/>
              <w:jc w:val="start"/>
              <w:rPr>
                <w:sz w:val="24"/>
              </w:rPr>
            </w:pPr>
            <w:r>
              <w:rPr>
                <w:sz w:val="24"/>
              </w:rPr>
              <w:t xml:space="preserve">to accuse </w:t>
            </w:r>
          </w:p>
          <w:p>
            <w:pPr>
              <w:pStyle w:val="Normal"/>
              <w:suppressAutoHyphens w:val="true"/>
              <w:spacing w:lineRule="auto" w:line="240"/>
              <w:ind w:hanging="0" w:end="0"/>
              <w:jc w:val="start"/>
              <w:rPr>
                <w:sz w:val="24"/>
              </w:rPr>
            </w:pPr>
            <w:r>
              <w:rPr>
                <w:sz w:val="24"/>
              </w:rPr>
              <w:t>to suspect</w:t>
            </w:r>
          </w:p>
        </w:tc>
        <w:tc>
          <w:tcPr>
            <w:tcW w:w="5103" w:type="dxa"/>
            <w:gridSpan w:val="2"/>
            <w:tcBorders/>
          </w:tcPr>
          <w:p>
            <w:pPr>
              <w:pStyle w:val="Normal"/>
              <w:suppressAutoHyphens w:val="true"/>
              <w:spacing w:lineRule="auto" w:line="240"/>
              <w:ind w:hanging="0" w:end="0"/>
              <w:jc w:val="start"/>
              <w:rPr>
                <w:sz w:val="24"/>
              </w:rPr>
            </w:pPr>
            <w:r>
              <w:rPr>
                <w:sz w:val="24"/>
              </w:rPr>
              <w:t>of</w:t>
            </w:r>
          </w:p>
        </w:tc>
        <w:tc>
          <w:tcPr>
            <w:tcW w:w="1588" w:type="dxa"/>
            <w:vMerge w:val="restart"/>
            <w:tcBorders/>
          </w:tcPr>
          <w:p>
            <w:pPr>
              <w:pStyle w:val="Normal"/>
              <w:suppressAutoHyphens w:val="true"/>
              <w:spacing w:lineRule="auto" w:line="240"/>
              <w:ind w:hanging="0" w:end="0"/>
              <w:jc w:val="start"/>
              <w:rPr>
                <w:sz w:val="24"/>
              </w:rPr>
            </w:pPr>
            <w:r>
              <w:rPr>
                <w:sz w:val="24"/>
              </w:rPr>
              <w:t xml:space="preserve">to thank </w:t>
            </w:r>
          </w:p>
          <w:p>
            <w:pPr>
              <w:pStyle w:val="Normal"/>
              <w:suppressAutoHyphens w:val="true"/>
              <w:spacing w:lineRule="auto" w:line="240"/>
              <w:ind w:hanging="0" w:end="0"/>
              <w:jc w:val="start"/>
              <w:rPr>
                <w:sz w:val="24"/>
              </w:rPr>
            </w:pPr>
            <w:r>
              <w:rPr>
                <w:sz w:val="24"/>
              </w:rPr>
              <w:t xml:space="preserve">to blame                  to praise                     to punish </w:t>
            </w:r>
          </w:p>
          <w:p>
            <w:pPr>
              <w:pStyle w:val="Normal"/>
              <w:suppressAutoHyphens w:val="true"/>
              <w:spacing w:lineRule="auto" w:line="240"/>
              <w:ind w:hanging="0" w:end="0"/>
              <w:jc w:val="start"/>
              <w:rPr>
                <w:sz w:val="24"/>
              </w:rPr>
            </w:pPr>
            <w:r>
              <w:rPr>
                <w:sz w:val="24"/>
              </w:rPr>
              <w:t xml:space="preserve">to sentence      </w:t>
            </w:r>
          </w:p>
        </w:tc>
        <w:tc>
          <w:tcPr>
            <w:tcW w:w="2196" w:type="dxa"/>
            <w:vMerge w:val="restart"/>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for</w:t>
            </w:r>
          </w:p>
        </w:tc>
      </w:tr>
      <w:tr>
        <w:trPr/>
        <w:tc>
          <w:tcPr>
            <w:tcW w:w="534"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142">
                      <wp:simplePos x="0" y="0"/>
                      <wp:positionH relativeFrom="margin">
                        <wp:posOffset>1011555</wp:posOffset>
                      </wp:positionH>
                      <wp:positionV relativeFrom="paragraph">
                        <wp:posOffset>8890</wp:posOffset>
                      </wp:positionV>
                      <wp:extent cx="91440" cy="274320"/>
                      <wp:effectExtent l="0" t="5080" r="1270" b="5080"/>
                      <wp:wrapNone/>
                      <wp:docPr id="126"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0.7pt;width:7.15pt;height:21.55pt;mso-wrap-style:none;v-text-anchor:middle;mso-position-horizontal-relative:margin" type="_x0000_t88">
                      <v:fill o:detectmouseclick="t" on="false"/>
                      <v:stroke color="black" weight="9360" joinstyle="miter" endcap="flat"/>
                      <w10:wrap type="none"/>
                    </v:shape>
                  </w:pict>
                </mc:Fallback>
              </mc:AlternateContent>
            </w:r>
          </w:p>
        </w:tc>
        <w:tc>
          <w:tcPr>
            <w:tcW w:w="1275" w:type="dxa"/>
            <w:tcBorders/>
          </w:tcPr>
          <w:p>
            <w:pPr>
              <w:pStyle w:val="Normal"/>
              <w:suppressAutoHyphens w:val="true"/>
              <w:spacing w:lineRule="auto" w:line="240"/>
              <w:ind w:hanging="0" w:end="0"/>
              <w:jc w:val="start"/>
              <w:rPr>
                <w:sz w:val="24"/>
              </w:rPr>
            </w:pPr>
            <w:r>
              <w:rPr>
                <w:sz w:val="24"/>
              </w:rPr>
              <w:t xml:space="preserve">to prevent </w:t>
            </w:r>
          </w:p>
          <w:p>
            <w:pPr>
              <w:pStyle w:val="Normal"/>
              <w:suppressAutoHyphens w:val="true"/>
              <w:spacing w:lineRule="auto" w:line="240"/>
              <w:ind w:hanging="0" w:end="0"/>
              <w:jc w:val="start"/>
              <w:rPr>
                <w:sz w:val="24"/>
              </w:rPr>
            </w:pPr>
            <w:r>
              <w:rPr>
                <w:sz w:val="24"/>
              </w:rPr>
              <w:t>to stop</w:t>
            </w:r>
          </w:p>
        </w:tc>
        <w:tc>
          <w:tcPr>
            <w:tcW w:w="5387" w:type="dxa"/>
            <w:gridSpan w:val="3"/>
            <w:tcBorders/>
          </w:tcPr>
          <w:p>
            <w:pPr>
              <w:pStyle w:val="Normal"/>
              <w:suppressAutoHyphens w:val="true"/>
              <w:spacing w:lineRule="auto" w:line="240"/>
              <w:ind w:hanging="0" w:end="0"/>
              <w:jc w:val="start"/>
              <w:rPr>
                <w:sz w:val="24"/>
              </w:rPr>
            </w:pPr>
            <w:r>
              <w:rPr>
                <w:sz w:val="24"/>
              </w:rPr>
              <w:t>from</w:t>
            </w:r>
          </w:p>
        </w:tc>
        <w:tc>
          <w:tcPr>
            <w:tcW w:w="1588" w:type="dxa"/>
            <w:vMerge w:val="continue"/>
            <w:tcBorders/>
          </w:tcPr>
          <w:p>
            <w:pPr>
              <w:pStyle w:val="Normal"/>
              <w:suppressAutoHyphens w:val="true"/>
              <w:snapToGrid w:val="false"/>
              <w:spacing w:lineRule="auto" w:line="240"/>
              <w:ind w:hanging="0" w:end="0"/>
              <w:jc w:val="start"/>
              <w:rPr>
                <w:sz w:val="24"/>
              </w:rPr>
            </w:pPr>
            <w:r>
              <w:rPr>
                <w:sz w:val="24"/>
              </w:rPr>
            </w:r>
          </w:p>
        </w:tc>
        <w:tc>
          <w:tcPr>
            <w:tcW w:w="2196" w:type="dxa"/>
            <w:vMerge w:val="continue"/>
            <w:tcBorders/>
          </w:tcPr>
          <w:p>
            <w:pPr>
              <w:pStyle w:val="Normal"/>
              <w:suppressAutoHyphens w:val="true"/>
              <w:snapToGrid w:val="false"/>
              <w:spacing w:lineRule="auto" w:line="240"/>
              <w:ind w:hanging="0" w:end="0"/>
              <w:jc w:val="start"/>
              <w:rPr>
                <w:sz w:val="24"/>
              </w:rPr>
            </w:pPr>
            <w:r>
              <w:rPr>
                <w:sz w:val="24"/>
              </w:rPr>
            </w:r>
          </w:p>
        </w:tc>
      </w:tr>
      <w:tr>
        <w:trPr/>
        <w:tc>
          <w:tcPr>
            <w:tcW w:w="534"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144">
                      <wp:simplePos x="0" y="0"/>
                      <wp:positionH relativeFrom="margin">
                        <wp:posOffset>1651635</wp:posOffset>
                      </wp:positionH>
                      <wp:positionV relativeFrom="paragraph">
                        <wp:posOffset>31750</wp:posOffset>
                      </wp:positionV>
                      <wp:extent cx="91440" cy="457200"/>
                      <wp:effectExtent l="0" t="5080" r="635" b="5715"/>
                      <wp:wrapNone/>
                      <wp:docPr id="127"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30.05pt;margin-top:2.5pt;width:7.15pt;height:35.95pt;mso-wrap-style:none;v-text-anchor:middle;mso-position-horizontal-relative:margin" type="_x0000_t88">
                      <v:fill o:detectmouseclick="t" on="false"/>
                      <v:stroke color="black" weight="9360" joinstyle="miter" endcap="flat"/>
                      <w10:wrap type="none"/>
                    </v:shape>
                  </w:pict>
                </mc:Fallback>
              </mc:AlternateContent>
            </w:r>
          </w:p>
        </w:tc>
        <w:tc>
          <w:tcPr>
            <w:tcW w:w="2268" w:type="dxa"/>
            <w:gridSpan w:val="3"/>
            <w:tcBorders/>
          </w:tcPr>
          <w:p>
            <w:pPr>
              <w:pStyle w:val="Normal"/>
              <w:suppressAutoHyphens w:val="true"/>
              <w:spacing w:lineRule="auto" w:line="240"/>
              <w:ind w:hanging="0" w:end="0"/>
              <w:jc w:val="start"/>
              <w:rPr>
                <w:sz w:val="24"/>
              </w:rPr>
            </w:pPr>
            <w:r>
              <w:rPr>
                <w:sz w:val="24"/>
              </w:rPr>
              <w:t xml:space="preserve">to assist </w:t>
            </w:r>
          </w:p>
          <w:p>
            <w:pPr>
              <w:pStyle w:val="Normal"/>
              <w:suppressAutoHyphens w:val="true"/>
              <w:spacing w:lineRule="auto" w:line="240"/>
              <w:ind w:hanging="0" w:end="0"/>
              <w:jc w:val="start"/>
              <w:rPr>
                <w:sz w:val="24"/>
              </w:rPr>
            </w:pPr>
            <w:r>
              <w:rPr>
                <w:sz w:val="24"/>
              </w:rPr>
              <w:t xml:space="preserve">to help in </w:t>
            </w:r>
          </w:p>
          <w:p>
            <w:pPr>
              <w:pStyle w:val="Normal"/>
              <w:suppressAutoHyphens w:val="true"/>
              <w:spacing w:lineRule="auto" w:line="240"/>
              <w:ind w:hanging="0" w:end="0"/>
              <w:jc w:val="start"/>
              <w:rPr>
                <w:sz w:val="24"/>
              </w:rPr>
            </w:pPr>
            <w:r>
              <w:rPr>
                <w:sz w:val="24"/>
              </w:rPr>
              <w:t>to have no difficulty</w:t>
            </w:r>
          </w:p>
        </w:tc>
        <w:tc>
          <w:tcPr>
            <w:tcW w:w="4394"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in</w:t>
            </w:r>
          </w:p>
        </w:tc>
        <w:tc>
          <w:tcPr>
            <w:tcW w:w="3784" w:type="dxa"/>
            <w:gridSpan w:val="2"/>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to congratulate smb. on</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Roy accused me </w:t>
      </w:r>
      <w:r>
        <w:rPr>
          <w:i/>
          <w:sz w:val="24"/>
        </w:rPr>
        <w:t>of disliking him.</w:t>
      </w:r>
    </w:p>
    <w:p>
      <w:pPr>
        <w:pStyle w:val="Normal"/>
        <w:suppressAutoHyphens w:val="true"/>
        <w:spacing w:lineRule="auto" w:line="240"/>
        <w:ind w:firstLine="284" w:end="0"/>
        <w:rPr/>
      </w:pPr>
      <w:r>
        <w:rPr>
          <w:sz w:val="24"/>
        </w:rPr>
        <w:t xml:space="preserve">What prevented you </w:t>
      </w:r>
      <w:r>
        <w:rPr>
          <w:i/>
          <w:sz w:val="24"/>
        </w:rPr>
        <w:t>from becoming a professional actor?</w:t>
      </w:r>
    </w:p>
    <w:p>
      <w:pPr>
        <w:pStyle w:val="2"/>
        <w:rPr/>
      </w:pPr>
      <w:r>
        <w:rPr/>
        <w:t xml:space="preserve">Who will help me </w:t>
      </w:r>
      <w:r>
        <w:rPr>
          <w:i/>
        </w:rPr>
        <w:t>in hanging these pictures?</w:t>
      </w:r>
    </w:p>
    <w:p>
      <w:pPr>
        <w:pStyle w:val="2"/>
        <w:rPr/>
      </w:pPr>
      <w:r>
        <w:rPr/>
        <w:t xml:space="preserve">You should blame yourself </w:t>
      </w:r>
      <w:r>
        <w:rPr>
          <w:i/>
        </w:rPr>
        <w:t>for getting such a low mark.</w:t>
      </w:r>
    </w:p>
    <w:p>
      <w:pPr>
        <w:pStyle w:val="Normal"/>
        <w:suppressAutoHyphens w:val="true"/>
        <w:spacing w:lineRule="auto" w:line="240"/>
        <w:ind w:firstLine="284" w:end="0"/>
        <w:rPr/>
      </w:pPr>
      <w:r>
        <w:rPr>
          <w:sz w:val="24"/>
        </w:rPr>
        <w:t xml:space="preserve">I had no difficulty </w:t>
      </w:r>
      <w:r>
        <w:rPr>
          <w:i/>
          <w:sz w:val="24"/>
        </w:rPr>
        <w:t>in getting the tickets for the concert.</w:t>
      </w:r>
    </w:p>
    <w:p>
      <w:pPr>
        <w:pStyle w:val="Normal"/>
        <w:suppressAutoHyphens w:val="true"/>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10982"/>
      </w:tblGrid>
      <w:tr>
        <w:trPr/>
        <w:tc>
          <w:tcPr>
            <w:tcW w:w="10982" w:type="dxa"/>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As is seen from above a prepositional </w:t>
            </w:r>
            <w:r>
              <w:rPr>
                <w:i/>
                <w:sz w:val="24"/>
              </w:rPr>
              <w:t>for-object</w:t>
            </w:r>
            <w:r>
              <w:rPr>
                <w:sz w:val="24"/>
              </w:rPr>
              <w:t xml:space="preserve"> has a shade of causal meaning.</w:t>
            </w:r>
          </w:p>
          <w:p>
            <w:pPr>
              <w:pStyle w:val="Normal"/>
              <w:suppressAutoHyphens w:val="true"/>
              <w:spacing w:lineRule="auto" w:line="240"/>
              <w:ind w:hanging="0" w:end="0"/>
              <w:rPr>
                <w:sz w:val="24"/>
              </w:rPr>
            </w:pPr>
            <w:r>
              <w:rPr>
                <w:sz w:val="24"/>
              </w:rPr>
            </w:r>
          </w:p>
        </w:tc>
      </w:tr>
    </w:tbl>
    <w:p>
      <w:pPr>
        <w:pStyle w:val="Normal"/>
        <w:suppressAutoHyphens w:val="true"/>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534"/>
        <w:gridCol w:w="1842"/>
        <w:gridCol w:w="4212"/>
        <w:gridCol w:w="1742"/>
        <w:gridCol w:w="2650"/>
      </w:tblGrid>
      <w:tr>
        <w:trPr/>
        <w:tc>
          <w:tcPr>
            <w:tcW w:w="534" w:type="dxa"/>
            <w:tcBorders/>
          </w:tcPr>
          <w:p>
            <w:pPr>
              <w:pStyle w:val="Normal"/>
              <w:suppressAutoHyphens w:val="true"/>
              <w:spacing w:lineRule="auto" w:line="240"/>
              <w:ind w:hanging="0" w:end="0"/>
              <w:jc w:val="start"/>
              <w:rPr>
                <w:sz w:val="24"/>
              </w:rPr>
            </w:pPr>
            <w:r>
              <mc:AlternateContent>
                <mc:Choice Requires="wps">
                  <w:drawing>
                    <wp:anchor behindDoc="0" distT="0" distB="0" distL="114935" distR="114935" simplePos="0" locked="0" layoutInCell="0" allowOverlap="1" relativeHeight="145">
                      <wp:simplePos x="0" y="0"/>
                      <wp:positionH relativeFrom="margin">
                        <wp:posOffset>1316355</wp:posOffset>
                      </wp:positionH>
                      <wp:positionV relativeFrom="paragraph">
                        <wp:posOffset>5715</wp:posOffset>
                      </wp:positionV>
                      <wp:extent cx="152400" cy="914400"/>
                      <wp:effectExtent l="0" t="5080" r="635" b="5715"/>
                      <wp:wrapNone/>
                      <wp:docPr id="128" name=""/>
                      <a:graphic xmlns:a="http://schemas.openxmlformats.org/drawingml/2006/main">
                        <a:graphicData uri="http://schemas.microsoft.com/office/word/2010/wordprocessingShape">
                          <wps:wsp>
                            <wps:cNvSpPr/>
                            <wps:spPr>
                              <a:xfrm>
                                <a:off x="0" y="0"/>
                                <a:ext cx="152280" cy="914400"/>
                              </a:xfrm>
                              <a:custGeom>
                                <a:avLst/>
                                <a:gdLst>
                                  <a:gd name="textAreaLeft" fmla="*/ 0 w 86400"/>
                                  <a:gd name="textAreaRight" fmla="*/ 31320 w 8640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3.65pt;margin-top:0.45pt;width:11.95pt;height:71.9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46">
                      <wp:simplePos x="0" y="0"/>
                      <wp:positionH relativeFrom="margin">
                        <wp:posOffset>5126355</wp:posOffset>
                      </wp:positionH>
                      <wp:positionV relativeFrom="paragraph">
                        <wp:posOffset>5715</wp:posOffset>
                      </wp:positionV>
                      <wp:extent cx="91440" cy="457200"/>
                      <wp:effectExtent l="0" t="5080" r="635" b="5715"/>
                      <wp:wrapNone/>
                      <wp:docPr id="129" name=""/>
                      <a:graphic xmlns:a="http://schemas.openxmlformats.org/drawingml/2006/main">
                        <a:graphicData uri="http://schemas.microsoft.com/office/word/2010/wordprocessingShape">
                          <wps:wsp>
                            <wps:cNvSpPr/>
                            <wps:spPr>
                              <a:xfrm>
                                <a:off x="0" y="0"/>
                                <a:ext cx="91440" cy="457200"/>
                              </a:xfrm>
                              <a:custGeom>
                                <a:avLst/>
                                <a:gdLst>
                                  <a:gd name="textAreaLeft" fmla="*/ 0 w 51840"/>
                                  <a:gd name="textAreaRight" fmla="*/ 18720 w 5184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03.65pt;margin-top:0.45pt;width:7.15pt;height:35.95pt;mso-wrap-style:none;v-text-anchor:middle;mso-position-horizontal-relative:margin" type="_x0000_t88">
                      <v:fill o:detectmouseclick="t" on="false"/>
                      <v:stroke color="black" weight="9360" joinstyle="miter" endcap="flat"/>
                      <w10:wrap type="none"/>
                    </v:shape>
                  </w:pict>
                </mc:Fallback>
              </mc:AlternateContent>
            </w:r>
            <w:r>
              <w:rPr>
                <w:sz w:val="24"/>
              </w:rPr>
              <w:t>c)</w:t>
            </w:r>
          </w:p>
        </w:tc>
        <w:tc>
          <w:tcPr>
            <w:tcW w:w="1842" w:type="dxa"/>
            <w:vMerge w:val="restart"/>
            <w:tcBorders/>
          </w:tcPr>
          <w:p>
            <w:pPr>
              <w:pStyle w:val="Normal"/>
              <w:suppressAutoHyphens w:val="true"/>
              <w:spacing w:lineRule="auto" w:line="240"/>
              <w:ind w:hanging="0" w:end="0"/>
              <w:jc w:val="start"/>
              <w:rPr>
                <w:sz w:val="24"/>
              </w:rPr>
            </w:pPr>
            <w:r>
              <w:rPr>
                <w:sz w:val="24"/>
              </w:rPr>
              <w:t xml:space="preserve">to be afraid </w:t>
            </w:r>
          </w:p>
          <w:p>
            <w:pPr>
              <w:pStyle w:val="Normal"/>
              <w:suppressAutoHyphens w:val="true"/>
              <w:spacing w:lineRule="auto" w:line="240"/>
              <w:ind w:hanging="0" w:end="0"/>
              <w:jc w:val="start"/>
              <w:rPr>
                <w:sz w:val="24"/>
              </w:rPr>
            </w:pPr>
            <w:r>
              <w:rPr>
                <w:sz w:val="24"/>
              </w:rPr>
              <w:t xml:space="preserve">to be aware </w:t>
            </w:r>
          </w:p>
          <w:p>
            <w:pPr>
              <w:pStyle w:val="Normal"/>
              <w:suppressAutoHyphens w:val="true"/>
              <w:spacing w:lineRule="auto" w:line="240"/>
              <w:ind w:hanging="0" w:end="0"/>
              <w:jc w:val="start"/>
              <w:rPr>
                <w:sz w:val="24"/>
              </w:rPr>
            </w:pPr>
            <w:r>
              <w:rPr>
                <w:sz w:val="24"/>
              </w:rPr>
              <w:t xml:space="preserve">to be conscious </w:t>
            </w:r>
          </w:p>
          <w:p>
            <w:pPr>
              <w:pStyle w:val="Normal"/>
              <w:suppressAutoHyphens w:val="true"/>
              <w:spacing w:lineRule="auto" w:line="240"/>
              <w:ind w:hanging="0" w:end="0"/>
              <w:jc w:val="start"/>
              <w:rPr>
                <w:sz w:val="24"/>
              </w:rPr>
            </w:pPr>
            <w:r>
              <w:rPr>
                <w:sz w:val="24"/>
              </w:rPr>
              <w:t xml:space="preserve">to be capable </w:t>
            </w:r>
          </w:p>
          <w:p>
            <w:pPr>
              <w:pStyle w:val="Normal"/>
              <w:suppressAutoHyphens w:val="true"/>
              <w:spacing w:lineRule="auto" w:line="240"/>
              <w:ind w:hanging="0" w:end="0"/>
              <w:jc w:val="start"/>
              <w:rPr>
                <w:sz w:val="24"/>
              </w:rPr>
            </w:pPr>
            <w:r>
              <w:rPr>
                <w:sz w:val="24"/>
              </w:rPr>
              <w:t>to be fond</w:t>
            </w:r>
          </w:p>
        </w:tc>
        <w:tc>
          <w:tcPr>
            <w:tcW w:w="4212" w:type="dxa"/>
            <w:vMerge w:val="restart"/>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 xml:space="preserve">of </w:t>
            </w:r>
          </w:p>
        </w:tc>
        <w:tc>
          <w:tcPr>
            <w:tcW w:w="1742" w:type="dxa"/>
            <w:tcBorders/>
          </w:tcPr>
          <w:p>
            <w:pPr>
              <w:pStyle w:val="Normal"/>
              <w:suppressAutoHyphens w:val="true"/>
              <w:spacing w:lineRule="auto" w:line="240"/>
              <w:ind w:hanging="0" w:end="0"/>
              <w:jc w:val="start"/>
              <w:rPr>
                <w:sz w:val="24"/>
              </w:rPr>
            </w:pPr>
            <w:r>
              <w:rPr>
                <w:sz w:val="24"/>
              </w:rPr>
              <w:t xml:space="preserve">to be ignorant </w:t>
            </w:r>
          </w:p>
          <w:p>
            <w:pPr>
              <w:pStyle w:val="Normal"/>
              <w:suppressAutoHyphens w:val="true"/>
              <w:spacing w:lineRule="auto" w:line="240"/>
              <w:ind w:hanging="0" w:end="0"/>
              <w:jc w:val="start"/>
              <w:rPr>
                <w:sz w:val="24"/>
              </w:rPr>
            </w:pPr>
            <w:r>
              <w:rPr>
                <w:sz w:val="24"/>
              </w:rPr>
              <w:t xml:space="preserve">to be proud   </w:t>
            </w:r>
          </w:p>
          <w:p>
            <w:pPr>
              <w:pStyle w:val="Normal"/>
              <w:suppressAutoHyphens w:val="true"/>
              <w:spacing w:lineRule="auto" w:line="240"/>
              <w:ind w:hanging="0" w:end="0"/>
              <w:jc w:val="start"/>
              <w:rPr>
                <w:sz w:val="24"/>
              </w:rPr>
            </w:pPr>
            <w:r>
              <w:rPr>
                <w:sz w:val="24"/>
              </w:rPr>
              <w:t>to be sure</w:t>
            </w:r>
          </w:p>
        </w:tc>
        <w:tc>
          <w:tcPr>
            <w:tcW w:w="2650"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sz w:val="24"/>
              </w:rPr>
            </w:pPr>
            <w:r>
              <w:rPr>
                <w:sz w:val="24"/>
              </w:rPr>
              <w:t>of</w:t>
            </w:r>
          </w:p>
        </w:tc>
      </w:tr>
      <w:tr>
        <w:trPr/>
        <w:tc>
          <w:tcPr>
            <w:tcW w:w="534" w:type="dxa"/>
            <w:tcBorders/>
          </w:tcPr>
          <w:p>
            <w:pPr>
              <w:pStyle w:val="Normal"/>
              <w:suppressAutoHyphens w:val="true"/>
              <w:snapToGrid w:val="false"/>
              <w:spacing w:lineRule="auto" w:line="240"/>
              <w:ind w:hanging="0" w:end="0"/>
              <w:jc w:val="start"/>
              <w:rPr>
                <w:sz w:val="24"/>
              </w:rPr>
            </w:pPr>
            <w:r>
              <w:rPr>
                <w:sz w:val="24"/>
              </w:rPr>
            </w:r>
          </w:p>
        </w:tc>
        <w:tc>
          <w:tcPr>
            <w:tcW w:w="1842" w:type="dxa"/>
            <w:vMerge w:val="continue"/>
            <w:tcBorders/>
          </w:tcPr>
          <w:p>
            <w:pPr>
              <w:pStyle w:val="Normal"/>
              <w:suppressAutoHyphens w:val="true"/>
              <w:snapToGrid w:val="false"/>
              <w:spacing w:lineRule="auto" w:line="240"/>
              <w:ind w:hanging="0" w:end="0"/>
              <w:jc w:val="start"/>
              <w:rPr>
                <w:sz w:val="24"/>
              </w:rPr>
            </w:pPr>
            <w:r>
              <w:rPr>
                <w:sz w:val="24"/>
              </w:rPr>
            </w:r>
          </w:p>
        </w:tc>
        <w:tc>
          <w:tcPr>
            <w:tcW w:w="4212" w:type="dxa"/>
            <w:vMerge w:val="continue"/>
            <w:tcBorders/>
          </w:tcPr>
          <w:p>
            <w:pPr>
              <w:pStyle w:val="Normal"/>
              <w:suppressAutoHyphens w:val="true"/>
              <w:snapToGrid w:val="false"/>
              <w:spacing w:lineRule="auto" w:line="240"/>
              <w:ind w:hanging="0" w:end="0"/>
              <w:jc w:val="start"/>
              <w:rPr>
                <w:sz w:val="24"/>
              </w:rPr>
            </w:pPr>
            <w:r>
              <w:rPr>
                <w:sz w:val="24"/>
              </w:rPr>
            </w:r>
          </w:p>
        </w:tc>
        <w:tc>
          <w:tcPr>
            <w:tcW w:w="4392" w:type="dxa"/>
            <w:gridSpan w:val="2"/>
            <w:tcBorders/>
          </w:tcPr>
          <w:p>
            <w:pPr>
              <w:pStyle w:val="Normal"/>
              <w:suppressAutoHyphens w:val="true"/>
              <w:spacing w:lineRule="auto" w:line="240"/>
              <w:ind w:hanging="0" w:end="0"/>
              <w:jc w:val="start"/>
              <w:rPr>
                <w:sz w:val="24"/>
              </w:rPr>
            </w:pPr>
            <w:r>
              <w:rPr>
                <w:sz w:val="24"/>
              </w:rPr>
              <w:t xml:space="preserve">to be responsible for    </w:t>
            </w:r>
          </w:p>
          <w:p>
            <w:pPr>
              <w:pStyle w:val="Normal"/>
              <w:suppressAutoHyphens w:val="true"/>
              <w:spacing w:lineRule="auto" w:line="240"/>
              <w:ind w:hanging="0" w:end="0"/>
              <w:jc w:val="start"/>
              <w:rPr>
                <w:sz w:val="24"/>
              </w:rPr>
            </w:pPr>
            <w:r>
              <w:rPr>
                <w:sz w:val="24"/>
              </w:rPr>
              <w:t xml:space="preserve"> </w:t>
            </w:r>
            <w:r>
              <w:rPr>
                <w:sz w:val="24"/>
              </w:rPr>
              <w:t xml:space="preserve">to be sorry about </w:t>
            </w:r>
          </w:p>
          <w:p>
            <w:pPr>
              <w:pStyle w:val="Normal"/>
              <w:suppressAutoHyphens w:val="true"/>
              <w:spacing w:lineRule="auto" w:line="240"/>
              <w:ind w:hanging="0" w:end="0"/>
              <w:jc w:val="start"/>
              <w:rPr>
                <w:sz w:val="24"/>
              </w:rPr>
            </w:pPr>
            <w:r>
              <w:rPr>
                <w:sz w:val="24"/>
              </w:rPr>
              <w:t>to be keen on</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don’t have the TV too loud, because I’m afraid </w:t>
      </w:r>
      <w:r>
        <w:rPr>
          <w:i/>
          <w:sz w:val="24"/>
        </w:rPr>
        <w:t>of disturbing the neighbours.</w:t>
      </w:r>
    </w:p>
    <w:p>
      <w:pPr>
        <w:pStyle w:val="Normal"/>
        <w:suppressAutoHyphens w:val="true"/>
        <w:spacing w:lineRule="auto" w:line="240"/>
        <w:ind w:firstLine="284" w:end="0"/>
        <w:rPr/>
      </w:pPr>
      <w:r>
        <w:rPr>
          <w:sz w:val="24"/>
        </w:rPr>
        <w:t xml:space="preserve">We are all proud </w:t>
      </w:r>
      <w:r>
        <w:rPr>
          <w:i/>
          <w:sz w:val="24"/>
        </w:rPr>
        <w:t>of our citizen’s getting the first prize.</w:t>
      </w:r>
    </w:p>
    <w:p>
      <w:pPr>
        <w:pStyle w:val="2"/>
        <w:rPr/>
      </w:pPr>
      <w:r>
        <w:rPr/>
        <w:t xml:space="preserve">Ned will be responsible </w:t>
      </w:r>
      <w:r>
        <w:rPr>
          <w:i/>
        </w:rPr>
        <w:t>for arranging the farewell party.</w:t>
      </w:r>
    </w:p>
    <w:p>
      <w:pPr>
        <w:pStyle w:val="Normal"/>
        <w:suppressAutoHyphens w:val="true"/>
        <w:spacing w:lineRule="auto" w:line="240"/>
        <w:ind w:firstLine="284" w:end="0"/>
        <w:rPr/>
      </w:pPr>
      <w:r>
        <w:rPr>
          <w:sz w:val="24"/>
        </w:rPr>
        <w:t xml:space="preserve">Don’t be sorry </w:t>
      </w:r>
      <w:r>
        <w:rPr>
          <w:i/>
          <w:sz w:val="24"/>
        </w:rPr>
        <w:t>about missing the first scene</w:t>
      </w:r>
      <w:r>
        <w:rPr>
          <w:sz w:val="24"/>
        </w:rPr>
        <w:t>, it was rather dull.</w:t>
      </w:r>
    </w:p>
    <w:p>
      <w:pPr>
        <w:pStyle w:val="Normal"/>
        <w:suppressAutoHyphens w:val="true"/>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534"/>
        <w:gridCol w:w="1842"/>
        <w:gridCol w:w="284"/>
        <w:gridCol w:w="3260"/>
        <w:gridCol w:w="5060"/>
      </w:tblGrid>
      <w:tr>
        <w:trPr/>
        <w:tc>
          <w:tcPr>
            <w:tcW w:w="534" w:type="dxa"/>
            <w:tcBorders/>
          </w:tcPr>
          <w:p>
            <w:pPr>
              <w:pStyle w:val="Normal"/>
              <w:suppressAutoHyphens w:val="true"/>
              <w:spacing w:lineRule="auto" w:line="240"/>
              <w:ind w:hanging="0" w:end="0"/>
              <w:jc w:val="start"/>
              <w:rPr>
                <w:sz w:val="24"/>
              </w:rPr>
            </w:pPr>
            <w:r>
              <mc:AlternateContent>
                <mc:Choice Requires="wps">
                  <w:drawing>
                    <wp:anchor behindDoc="0" distT="0" distB="0" distL="114935" distR="114935" simplePos="0" locked="0" layoutInCell="0" allowOverlap="1" relativeHeight="147">
                      <wp:simplePos x="0" y="0"/>
                      <wp:positionH relativeFrom="margin">
                        <wp:posOffset>1468755</wp:posOffset>
                      </wp:positionH>
                      <wp:positionV relativeFrom="paragraph">
                        <wp:posOffset>5715</wp:posOffset>
                      </wp:positionV>
                      <wp:extent cx="91440" cy="274320"/>
                      <wp:effectExtent l="0" t="5080" r="1270" b="5080"/>
                      <wp:wrapNone/>
                      <wp:docPr id="130"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15.65pt;margin-top:0.45pt;width:7.15pt;height:21.55pt;mso-wrap-style:none;v-text-anchor:middle;mso-position-horizontal-relative:margin" type="_x0000_t88">
                      <v:fill o:detectmouseclick="t" on="false"/>
                      <v:stroke color="black" weight="9360" joinstyle="miter" endcap="flat"/>
                      <w10:wrap type="none"/>
                    </v:shape>
                  </w:pict>
                </mc:Fallback>
              </mc:AlternateContent>
            </w:r>
            <w:r>
              <w:rPr>
                <w:sz w:val="24"/>
              </w:rPr>
              <w:t>d)</w:t>
            </w:r>
          </w:p>
        </w:tc>
        <w:tc>
          <w:tcPr>
            <w:tcW w:w="2126" w:type="dxa"/>
            <w:gridSpan w:val="2"/>
            <w:tcBorders/>
          </w:tcPr>
          <w:p>
            <w:pPr>
              <w:pStyle w:val="Normal"/>
              <w:suppressAutoHyphens w:val="true"/>
              <w:spacing w:lineRule="auto" w:line="240"/>
              <w:ind w:hanging="0" w:end="0"/>
              <w:jc w:val="start"/>
              <w:rPr>
                <w:sz w:val="24"/>
              </w:rPr>
            </w:pPr>
            <w:r>
              <w:rPr>
                <w:sz w:val="24"/>
              </w:rPr>
              <w:t xml:space="preserve">to be accustomed </w:t>
            </w:r>
          </w:p>
          <w:p>
            <w:pPr>
              <w:pStyle w:val="Normal"/>
              <w:suppressAutoHyphens w:val="true"/>
              <w:spacing w:lineRule="auto" w:line="240"/>
              <w:ind w:hanging="0" w:end="0"/>
              <w:jc w:val="start"/>
              <w:rPr>
                <w:sz w:val="24"/>
              </w:rPr>
            </w:pPr>
            <w:r>
              <w:rPr>
                <w:sz w:val="24"/>
              </w:rPr>
              <w:t>to be used</w:t>
            </w:r>
          </w:p>
        </w:tc>
        <w:tc>
          <w:tcPr>
            <w:tcW w:w="3260" w:type="dxa"/>
            <w:tcBorders/>
          </w:tcPr>
          <w:p>
            <w:pPr>
              <w:pStyle w:val="Normal"/>
              <w:suppressAutoHyphens w:val="true"/>
              <w:spacing w:lineRule="auto" w:line="240"/>
              <w:ind w:hanging="0" w:end="0"/>
              <w:jc w:val="start"/>
              <w:rPr>
                <w:sz w:val="24"/>
              </w:rPr>
            </w:pPr>
            <w:r>
              <w:rPr>
                <w:sz w:val="24"/>
              </w:rPr>
              <w:t>to</w:t>
            </w:r>
          </w:p>
        </w:tc>
        <w:tc>
          <w:tcPr>
            <w:tcW w:w="5060" w:type="dxa"/>
            <w:vMerge w:val="restart"/>
            <w:tcBorders/>
          </w:tcPr>
          <w:p>
            <w:pPr>
              <w:pStyle w:val="Normal"/>
              <w:suppressAutoHyphens w:val="true"/>
              <w:spacing w:lineRule="auto" w:line="240"/>
              <w:ind w:hanging="0" w:end="0"/>
              <w:jc w:val="start"/>
              <w:rPr>
                <w:sz w:val="24"/>
              </w:rPr>
            </w:pPr>
            <w:r>
              <w:rPr>
                <w:sz w:val="24"/>
              </w:rPr>
              <w:t xml:space="preserve">to be (dis)pleased with (at)         </w:t>
            </w:r>
          </w:p>
          <w:p>
            <w:pPr>
              <w:pStyle w:val="Normal"/>
              <w:suppressAutoHyphens w:val="true"/>
              <w:spacing w:lineRule="auto" w:line="240"/>
              <w:ind w:hanging="0" w:end="0"/>
              <w:jc w:val="start"/>
              <w:rPr>
                <w:sz w:val="24"/>
              </w:rPr>
            </w:pPr>
            <w:r>
              <w:rPr>
                <w:sz w:val="24"/>
              </w:rPr>
              <w:t xml:space="preserve">to be surprised at  </w:t>
            </w:r>
          </w:p>
          <w:p>
            <w:pPr>
              <w:pStyle w:val="Normal"/>
              <w:suppressAutoHyphens w:val="true"/>
              <w:spacing w:lineRule="auto" w:line="240"/>
              <w:ind w:hanging="0" w:end="0"/>
              <w:jc w:val="start"/>
              <w:rPr>
                <w:sz w:val="24"/>
              </w:rPr>
            </w:pPr>
            <w:r>
              <w:rPr>
                <w:sz w:val="24"/>
              </w:rPr>
              <w:t>to be tired of</w:t>
            </w:r>
          </w:p>
        </w:tc>
      </w:tr>
      <w:tr>
        <w:trPr/>
        <w:tc>
          <w:tcPr>
            <w:tcW w:w="534" w:type="dxa"/>
            <w:tcBorders/>
          </w:tcPr>
          <w:p>
            <w:pPr>
              <w:pStyle w:val="Normal"/>
              <w:suppressAutoHyphens w:val="true"/>
              <w:snapToGrid w:val="false"/>
              <w:spacing w:lineRule="auto" w:line="240"/>
              <w:ind w:hanging="0" w:end="0"/>
              <w:rPr>
                <w:sz w:val="24"/>
                <w:lang w:val="en-US" w:eastAsia="en-US"/>
              </w:rPr>
            </w:pPr>
            <w:r>
              <w:rPr>
                <w:sz w:val="24"/>
                <w:lang w:val="en-US" w:eastAsia="en-US"/>
              </w:rPr>
              <mc:AlternateContent>
                <mc:Choice Requires="wps">
                  <w:drawing>
                    <wp:anchor behindDoc="0" distT="0" distB="0" distL="114935" distR="114935" simplePos="0" locked="0" layoutInCell="0" allowOverlap="1" relativeHeight="148">
                      <wp:simplePos x="0" y="0"/>
                      <wp:positionH relativeFrom="margin">
                        <wp:posOffset>1377315</wp:posOffset>
                      </wp:positionH>
                      <wp:positionV relativeFrom="paragraph">
                        <wp:posOffset>20955</wp:posOffset>
                      </wp:positionV>
                      <wp:extent cx="91440" cy="274320"/>
                      <wp:effectExtent l="0" t="5080" r="635" b="5080"/>
                      <wp:wrapNone/>
                      <wp:docPr id="131"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08.45pt;margin-top:1.65pt;width:7.15pt;height:21.55pt;mso-wrap-style:none;v-text-anchor:middle;mso-position-horizontal-relative:margin" type="_x0000_t88">
                      <v:fill o:detectmouseclick="t" on="false"/>
                      <v:stroke color="black" weight="9360" joinstyle="miter" endcap="flat"/>
                      <w10:wrap type="none"/>
                    </v:shape>
                  </w:pict>
                </mc:Fallback>
              </mc:AlternateContent>
            </w:r>
          </w:p>
        </w:tc>
        <w:tc>
          <w:tcPr>
            <w:tcW w:w="1842" w:type="dxa"/>
            <w:tcBorders/>
          </w:tcPr>
          <w:p>
            <w:pPr>
              <w:pStyle w:val="Normal"/>
              <w:suppressAutoHyphens w:val="true"/>
              <w:spacing w:lineRule="auto" w:line="240"/>
              <w:ind w:hanging="0" w:end="0"/>
              <w:rPr>
                <w:sz w:val="24"/>
              </w:rPr>
            </w:pPr>
            <w:r>
              <w:rPr>
                <w:sz w:val="24"/>
              </w:rPr>
              <w:t xml:space="preserve">to be absorbed </w:t>
            </w:r>
          </w:p>
          <w:p>
            <w:pPr>
              <w:pStyle w:val="Normal"/>
              <w:suppressAutoHyphens w:val="true"/>
              <w:spacing w:lineRule="auto" w:line="240"/>
              <w:ind w:hanging="0" w:end="0"/>
              <w:rPr>
                <w:sz w:val="24"/>
              </w:rPr>
            </w:pPr>
            <w:r>
              <w:rPr>
                <w:sz w:val="24"/>
              </w:rPr>
              <w:t>to be engrossed</w:t>
            </w:r>
          </w:p>
        </w:tc>
        <w:tc>
          <w:tcPr>
            <w:tcW w:w="3544" w:type="dxa"/>
            <w:gridSpan w:val="2"/>
            <w:tcBorders/>
          </w:tcPr>
          <w:p>
            <w:pPr>
              <w:pStyle w:val="Normal"/>
              <w:suppressAutoHyphens w:val="true"/>
              <w:spacing w:lineRule="auto" w:line="240"/>
              <w:ind w:hanging="0" w:end="0"/>
              <w:rPr>
                <w:sz w:val="24"/>
              </w:rPr>
            </w:pPr>
            <w:r>
              <w:rPr>
                <w:sz w:val="24"/>
              </w:rPr>
              <w:t>in</w:t>
            </w:r>
          </w:p>
        </w:tc>
        <w:tc>
          <w:tcPr>
            <w:tcW w:w="5060" w:type="dxa"/>
            <w:vMerge w:val="continue"/>
            <w:tcBorders/>
          </w:tcPr>
          <w:p>
            <w:pPr>
              <w:pStyle w:val="Normal"/>
              <w:suppressAutoHyphens w:val="true"/>
              <w:snapToGrid w:val="false"/>
              <w:spacing w:lineRule="auto" w:line="240"/>
              <w:ind w:hanging="0" w:end="0"/>
              <w:rPr>
                <w:sz w:val="24"/>
              </w:rPr>
            </w:pPr>
            <w:r>
              <w:rPr>
                <w:sz w:val="24"/>
              </w:rPr>
            </w:r>
          </w:p>
        </w:tc>
      </w:tr>
    </w:tbl>
    <w:p>
      <w:pPr>
        <w:pStyle w:val="Normal"/>
        <w:suppressAutoHyphens w:val="true"/>
        <w:spacing w:lineRule="auto" w:line="240"/>
        <w:ind w:firstLine="284" w:end="0"/>
        <w:rPr>
          <w:sz w:val="24"/>
        </w:rPr>
      </w:pPr>
      <w:r>
        <w:rPr>
          <w:sz w:val="24"/>
        </w:rPr>
      </w:r>
    </w:p>
    <w:p>
      <w:pPr>
        <w:pStyle w:val="2"/>
        <w:ind w:start="284" w:end="0"/>
        <w:rPr/>
      </w:pPr>
      <w:r>
        <w:rPr/>
        <w:t xml:space="preserve">I’m not used </w:t>
      </w:r>
      <w:r>
        <w:rPr>
          <w:i/>
        </w:rPr>
        <w:t>to being talked to in that rude way.</w:t>
      </w:r>
    </w:p>
    <w:p>
      <w:pPr>
        <w:pStyle w:val="Normal"/>
        <w:suppressAutoHyphens w:val="true"/>
        <w:spacing w:lineRule="auto" w:line="240"/>
        <w:ind w:firstLine="284" w:start="284" w:end="0"/>
        <w:rPr/>
      </w:pPr>
      <w:r>
        <w:rPr>
          <w:sz w:val="24"/>
        </w:rPr>
        <w:t xml:space="preserve">The teacher was displeased </w:t>
      </w:r>
      <w:r>
        <w:rPr>
          <w:i/>
          <w:sz w:val="24"/>
        </w:rPr>
        <w:t>with the boys being noisy.</w:t>
      </w:r>
    </w:p>
    <w:p>
      <w:pPr>
        <w:pStyle w:val="Normal"/>
        <w:suppressAutoHyphens w:val="true"/>
        <w:spacing w:lineRule="auto" w:line="240"/>
        <w:ind w:firstLine="284" w:start="284" w:end="0"/>
        <w:rPr/>
      </w:pPr>
      <w:r>
        <w:rPr>
          <w:sz w:val="24"/>
        </w:rPr>
        <w:t xml:space="preserve">We were surprised </w:t>
      </w:r>
      <w:r>
        <w:rPr>
          <w:i/>
          <w:sz w:val="24"/>
        </w:rPr>
        <w:t>at your leaving the party.</w:t>
      </w:r>
    </w:p>
    <w:p>
      <w:pPr>
        <w:pStyle w:val="2"/>
        <w:ind w:start="284" w:end="0"/>
        <w:rPr/>
      </w:pPr>
      <w:r>
        <w:rPr/>
        <w:t xml:space="preserve">A teacher shouldn’t get tired </w:t>
      </w:r>
      <w:r>
        <w:rPr>
          <w:i/>
        </w:rPr>
        <w:t>of explaining things to his pupils.</w:t>
      </w:r>
    </w:p>
    <w:p>
      <w:pPr>
        <w:pStyle w:val="Normal"/>
        <w:suppressAutoHyphens w:val="true"/>
        <w:spacing w:lineRule="auto" w:line="240"/>
        <w:ind w:firstLine="284" w:end="0"/>
        <w:rPr>
          <w:i/>
          <w:i/>
          <w:sz w:val="24"/>
        </w:rPr>
      </w:pPr>
      <w:r>
        <w:rPr>
          <w:i/>
          <w:sz w:val="24"/>
        </w:rPr>
      </w:r>
    </w:p>
    <w:p>
      <w:pPr>
        <w:pStyle w:val="Heading7"/>
        <w:rPr/>
      </w:pPr>
      <w:r>
        <w:rPr/>
        <w:t>The gerund as attribute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125.</w:t>
      </w:r>
      <w:r>
        <w:rPr>
          <w:sz w:val="24"/>
        </w:rPr>
        <w:t xml:space="preserve"> When used as an attribute, the gerund modifies nouns, mainly abstract nouns. It is always preceded by a preposition, in the vast majority of cases by </w:t>
      </w:r>
      <w:r>
        <w:rPr>
          <w:i/>
          <w:sz w:val="24"/>
        </w:rPr>
        <w:t>of</w:t>
      </w:r>
      <w:r>
        <w:rPr>
          <w:sz w:val="24"/>
        </w:rPr>
        <w:t xml:space="preserve">, as in the following combinations: </w:t>
      </w:r>
      <w:r>
        <w:rPr>
          <w:i/>
          <w:sz w:val="24"/>
        </w:rPr>
        <w:t>the art of teaching, the habit of speaking, a certain way of walking, a chance of seeing somebody, a hope of getting a ticket, an idea of going to the cinema, an intention of learning another foreign language,</w:t>
      </w:r>
      <w:r>
        <w:rPr>
          <w:sz w:val="24"/>
        </w:rPr>
        <w:t xml:space="preserve"> 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There is a chance </w:t>
      </w:r>
      <w:r>
        <w:rPr>
          <w:i/>
          <w:sz w:val="24"/>
        </w:rPr>
        <w:t>of catching the train.</w:t>
      </w:r>
    </w:p>
    <w:p>
      <w:pPr>
        <w:pStyle w:val="Normal"/>
        <w:suppressAutoHyphens w:val="true"/>
        <w:spacing w:lineRule="auto" w:line="240"/>
        <w:ind w:firstLine="284" w:start="284" w:end="0"/>
        <w:rPr/>
      </w:pPr>
      <w:r>
        <w:rPr>
          <w:sz w:val="24"/>
        </w:rPr>
        <w:t xml:space="preserve">Professor N spoke about new methods </w:t>
      </w:r>
      <w:r>
        <w:rPr>
          <w:i/>
          <w:sz w:val="24"/>
        </w:rPr>
        <w:t>of teaching English to foreign students.</w:t>
      </w:r>
    </w:p>
    <w:p>
      <w:pPr>
        <w:pStyle w:val="2"/>
        <w:ind w:start="284" w:end="0"/>
        <w:rPr/>
      </w:pPr>
      <w:r>
        <w:rPr/>
        <w:t xml:space="preserve">The idea </w:t>
      </w:r>
      <w:r>
        <w:rPr>
          <w:i/>
        </w:rPr>
        <w:t>of him being in Paris</w:t>
      </w:r>
      <w:r>
        <w:rPr/>
        <w:t xml:space="preserve"> was not a pleasant one.</w:t>
      </w:r>
    </w:p>
    <w:p>
      <w:pPr>
        <w:pStyle w:val="2"/>
        <w:ind w:start="284" w:end="0"/>
        <w:rPr/>
      </w:pPr>
      <w:r>
        <w:rPr/>
        <w:t xml:space="preserve">Lucy had the impression </w:t>
      </w:r>
      <w:r>
        <w:rPr>
          <w:i/>
        </w:rPr>
        <w:t>of being carried upstairs.</w:t>
      </w:r>
    </w:p>
    <w:p>
      <w:pPr>
        <w:pStyle w:val="Normal"/>
        <w:suppressAutoHyphens w:val="true"/>
        <w:spacing w:lineRule="auto" w:line="240"/>
        <w:ind w:firstLine="284" w:start="284" w:end="0"/>
        <w:rPr/>
      </w:pPr>
      <w:r>
        <w:rPr>
          <w:sz w:val="24"/>
        </w:rPr>
        <w:t xml:space="preserve">Isn’t there any hope </w:t>
      </w:r>
      <w:r>
        <w:rPr>
          <w:i/>
          <w:sz w:val="24"/>
        </w:rPr>
        <w:t>of your being able to go with us at</w:t>
      </w:r>
      <w:r>
        <w:rPr>
          <w:i/>
          <w:sz w:val="24"/>
          <w:lang w:val="ru-RU"/>
        </w:rPr>
        <w:t xml:space="preserve"> all</w:t>
      </w:r>
      <w:r>
        <w:rPr>
          <w:sz w:val="24"/>
          <w:lang w:val="ru-RU"/>
        </w:rPr>
        <w:t>?</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In some cases the choice of the preposition depends on the requirements of the modified noun, as in </w:t>
      </w:r>
      <w:r>
        <w:rPr>
          <w:i/>
          <w:sz w:val="24"/>
        </w:rPr>
        <w:t>surprise at, experience in, skill in, apology (excuse) for, objection to.</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The boy showed his skill </w:t>
      </w:r>
      <w:r>
        <w:rPr>
          <w:i/>
          <w:sz w:val="24"/>
        </w:rPr>
        <w:t>in building model boats.</w:t>
      </w:r>
      <w:r>
        <w:rPr>
          <w:sz w:val="24"/>
        </w:rPr>
        <w:t xml:space="preserve"> </w:t>
      </w:r>
    </w:p>
    <w:p>
      <w:pPr>
        <w:pStyle w:val="Normal"/>
        <w:suppressAutoHyphens w:val="true"/>
        <w:spacing w:lineRule="auto" w:line="240"/>
        <w:ind w:firstLine="284" w:start="284" w:end="0"/>
        <w:rPr/>
      </w:pPr>
      <w:r>
        <w:rPr>
          <w:sz w:val="24"/>
        </w:rPr>
        <w:t xml:space="preserve">Imagine his surprise </w:t>
      </w:r>
      <w:r>
        <w:rPr>
          <w:i/>
          <w:sz w:val="24"/>
        </w:rPr>
        <w:t>at seeing me.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When a gerund modifies a concrete noun it is preceded by the preposi</w:t>
        <w:softHyphen/>
        <w:t xml:space="preserve">tion </w:t>
      </w:r>
      <w:r>
        <w:rPr>
          <w:i/>
          <w:sz w:val="24"/>
        </w:rPr>
        <w:t xml:space="preserve">for </w:t>
      </w:r>
      <w:r>
        <w:rPr>
          <w:sz w:val="24"/>
        </w:rPr>
        <w:t>and the whole gerundial phrase as attribute expresses the purpose or destination of the thing mentioned.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barometer is an instrument </w:t>
      </w:r>
      <w:r>
        <w:rPr>
          <w:i/>
          <w:sz w:val="24"/>
        </w:rPr>
        <w:t>for measuring the pressure of the air.</w:t>
      </w:r>
    </w:p>
    <w:p>
      <w:pPr>
        <w:pStyle w:val="Normal"/>
        <w:suppressAutoHyphens w:val="true"/>
        <w:spacing w:lineRule="auto" w:line="240"/>
        <w:ind w:firstLine="284" w:end="0"/>
        <w:rPr>
          <w:i/>
          <w:i/>
          <w:sz w:val="24"/>
        </w:rPr>
      </w:pPr>
      <w:r>
        <w:rPr>
          <w:i/>
          <w:sz w:val="24"/>
        </w:rPr>
      </w:r>
    </w:p>
    <w:p>
      <w:pPr>
        <w:pStyle w:val="Normal"/>
        <w:pBdr>
          <w:bottom w:val="single" w:sz="4" w:space="1" w:color="000000"/>
        </w:pBdr>
        <w:suppressAutoHyphens w:val="true"/>
        <w:spacing w:lineRule="auto" w:line="240"/>
        <w:ind w:firstLine="284" w:end="0"/>
        <w:rPr/>
      </w:pPr>
      <w:r>
        <w:rPr>
          <w:sz w:val="24"/>
        </w:rPr>
        <w:t xml:space="preserve">A gerund as attribute may precede the noun it modifies in phrases bordering on a compound noun. A premodifying attribute is used without a preposition, as in </w:t>
      </w:r>
      <w:r>
        <w:rPr>
          <w:i/>
          <w:sz w:val="24"/>
        </w:rPr>
        <w:t>a dancing master, a diving suit, a reading lamp, a spending habit, a working method, a writing career, a swimming pool, a walking stick</w:t>
      </w:r>
      <w:r>
        <w:rPr>
          <w:sz w:val="24"/>
        </w:rPr>
        <w:t>, etc.*</w:t>
      </w:r>
    </w:p>
    <w:p>
      <w:pPr>
        <w:pStyle w:val="3"/>
        <w:rPr/>
      </w:pPr>
      <w:r>
        <w:rPr/>
        <w:t>* See §132.</w:t>
      </w:r>
    </w:p>
    <w:p>
      <w:pPr>
        <w:pStyle w:val="Normal"/>
        <w:suppressAutoHyphens w:val="true"/>
        <w:spacing w:lineRule="auto" w:line="240"/>
        <w:ind w:firstLine="284" w:end="0"/>
        <w:rPr>
          <w:sz w:val="24"/>
        </w:rPr>
      </w:pPr>
      <w:r>
        <w:rPr>
          <w:sz w:val="24"/>
        </w:rPr>
      </w:r>
    </w:p>
    <w:p>
      <w:pPr>
        <w:pStyle w:val="Heading7"/>
        <w:rPr/>
      </w:pPr>
      <w:r>
        <w:rPr/>
        <w:t>The gerund as adverbial modifier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126. </w:t>
      </w:r>
      <w:r>
        <w:rPr>
          <w:sz w:val="24"/>
        </w:rPr>
        <w:t>Owing to the variety of prepositions which may precede the gerund in the function of an adverbial modifier, a gerund may have different meanings.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 xml:space="preserve">As an adverbial modifier of time </w:t>
      </w:r>
      <w:r>
        <w:rPr>
          <w:sz w:val="24"/>
        </w:rPr>
        <w:t xml:space="preserve">it may characterize the main verb from the viewpoint of priority, simultaneity, or posteriority. It may also indicate the starting point of the action. The prepositions used are </w:t>
      </w:r>
      <w:r>
        <w:rPr>
          <w:i/>
          <w:sz w:val="24"/>
        </w:rPr>
        <w:t>on, after, in, before, since.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One day, </w:t>
      </w:r>
      <w:r>
        <w:rPr>
          <w:i/>
          <w:sz w:val="24"/>
        </w:rPr>
        <w:t>on returning to his hotel</w:t>
      </w:r>
      <w:r>
        <w:rPr>
          <w:sz w:val="24"/>
        </w:rPr>
        <w:t xml:space="preserve">, he found a note in his room. </w:t>
      </w:r>
    </w:p>
    <w:p>
      <w:pPr>
        <w:pStyle w:val="Normal"/>
        <w:suppressAutoHyphens w:val="true"/>
        <w:spacing w:lineRule="auto" w:line="240"/>
        <w:ind w:firstLine="284" w:start="284" w:end="0"/>
        <w:rPr/>
      </w:pPr>
      <w:r>
        <w:rPr>
          <w:sz w:val="24"/>
        </w:rPr>
        <w:t xml:space="preserve">At first he couldn’t understand. </w:t>
      </w:r>
      <w:r>
        <w:rPr>
          <w:i/>
          <w:sz w:val="24"/>
        </w:rPr>
        <w:t>After thinking it over</w:t>
      </w:r>
      <w:r>
        <w:rPr>
          <w:sz w:val="24"/>
        </w:rPr>
        <w:t xml:space="preserve"> he hit upon the explanation. </w:t>
      </w:r>
    </w:p>
    <w:p>
      <w:pPr>
        <w:pStyle w:val="Normal"/>
        <w:suppressAutoHyphens w:val="true"/>
        <w:spacing w:lineRule="auto" w:line="240"/>
        <w:ind w:firstLine="284" w:start="284" w:end="0"/>
        <w:rPr/>
      </w:pPr>
      <w:r>
        <w:rPr>
          <w:sz w:val="24"/>
        </w:rPr>
        <w:t xml:space="preserve">And I’ll wash the dishes and clean </w:t>
      </w:r>
      <w:r>
        <w:rPr>
          <w:i/>
          <w:sz w:val="24"/>
        </w:rPr>
        <w:t>up before coming to bed</w:t>
      </w:r>
      <w:r>
        <w:rPr>
          <w:sz w:val="24"/>
        </w:rPr>
        <w:t>.</w:t>
      </w:r>
    </w:p>
    <w:p>
      <w:pPr>
        <w:pStyle w:val="Normal"/>
        <w:suppressAutoHyphens w:val="true"/>
        <w:spacing w:lineRule="auto" w:line="240"/>
        <w:ind w:firstLine="284" w:start="284" w:end="0"/>
        <w:rPr>
          <w:sz w:val="24"/>
        </w:rPr>
      </w:pPr>
      <w:r>
        <w:rPr>
          <w:sz w:val="24"/>
        </w:rPr>
        <w:t xml:space="preserve">I had had a lot of thoughts </w:t>
      </w:r>
      <w:r>
        <w:rPr>
          <w:i/>
          <w:sz w:val="24"/>
        </w:rPr>
        <w:t>since leaving the office.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As </w:t>
      </w:r>
      <w:r>
        <w:rPr>
          <w:b/>
          <w:sz w:val="24"/>
        </w:rPr>
        <w:t>an adverbial modifier of reason</w:t>
      </w:r>
      <w:r>
        <w:rPr>
          <w:sz w:val="24"/>
        </w:rPr>
        <w:t xml:space="preserve"> it is introduced by the prepositions </w:t>
      </w:r>
      <w:r>
        <w:rPr>
          <w:i/>
          <w:sz w:val="24"/>
        </w:rPr>
        <w:t>because</w:t>
      </w:r>
      <w:r>
        <w:rPr>
          <w:sz w:val="24"/>
        </w:rPr>
        <w:t xml:space="preserve"> </w:t>
      </w:r>
      <w:r>
        <w:rPr>
          <w:i/>
          <w:sz w:val="24"/>
        </w:rPr>
        <w:t>of, for, from, for fear of, on account of, through.</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So you see I couldn’t sleep </w:t>
      </w:r>
      <w:r>
        <w:rPr>
          <w:i/>
          <w:sz w:val="24"/>
        </w:rPr>
        <w:t>for worrying.</w:t>
      </w:r>
    </w:p>
    <w:p>
      <w:pPr>
        <w:pStyle w:val="Normal"/>
        <w:suppressAutoHyphens w:val="true"/>
        <w:spacing w:lineRule="auto" w:line="240"/>
        <w:ind w:firstLine="284" w:start="284" w:end="0"/>
        <w:rPr/>
      </w:pPr>
      <w:r>
        <w:rPr>
          <w:sz w:val="24"/>
        </w:rPr>
        <w:t xml:space="preserve">We lost ourselves </w:t>
      </w:r>
      <w:r>
        <w:rPr>
          <w:i/>
          <w:sz w:val="24"/>
        </w:rPr>
        <w:t>through not knowing the way.</w:t>
      </w:r>
    </w:p>
    <w:p>
      <w:pPr>
        <w:pStyle w:val="Normal"/>
        <w:suppressAutoHyphens w:val="true"/>
        <w:spacing w:lineRule="auto" w:line="240"/>
        <w:ind w:firstLine="284" w:start="284" w:end="0"/>
        <w:rPr/>
      </w:pPr>
      <w:r>
        <w:rPr>
          <w:sz w:val="24"/>
        </w:rPr>
        <w:t xml:space="preserve">He (Jolyon) took care not to face the future </w:t>
      </w:r>
      <w:r>
        <w:rPr>
          <w:i/>
          <w:sz w:val="24"/>
        </w:rPr>
        <w:t>for fear of breaking up his untroubled manner.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3) As an adverbial modifier of manner the gerund generally occurs with the prepositions </w:t>
      </w:r>
      <w:r>
        <w:rPr>
          <w:i/>
          <w:sz w:val="24"/>
        </w:rPr>
        <w:t>by</w:t>
      </w:r>
      <w:r>
        <w:rPr>
          <w:sz w:val="24"/>
        </w:rPr>
        <w:t xml:space="preserve"> or </w:t>
      </w:r>
      <w:r>
        <w:rPr>
          <w:i/>
          <w:sz w:val="24"/>
        </w:rPr>
        <w:t>without.</w:t>
      </w:r>
    </w:p>
    <w:p>
      <w:pPr>
        <w:pStyle w:val="Normal"/>
        <w:suppressAutoHyphens w:val="true"/>
        <w:spacing w:lineRule="auto" w:line="240"/>
        <w:ind w:firstLine="284" w:end="0"/>
        <w:rPr>
          <w:i/>
          <w:i/>
          <w:sz w:val="24"/>
        </w:rPr>
      </w:pPr>
      <w:r>
        <w:rPr>
          <w:i/>
          <w:sz w:val="24"/>
        </w:rPr>
      </w:r>
    </w:p>
    <w:p>
      <w:pPr>
        <w:pStyle w:val="2"/>
        <w:ind w:start="284" w:end="0"/>
        <w:rPr/>
      </w:pPr>
      <w:r>
        <w:rPr/>
        <w:t xml:space="preserve">You will achieve a lot </w:t>
      </w:r>
      <w:r>
        <w:rPr>
          <w:i/>
        </w:rPr>
        <w:t xml:space="preserve">by felling the truth. </w:t>
      </w:r>
    </w:p>
    <w:p>
      <w:pPr>
        <w:pStyle w:val="Normal"/>
        <w:suppressAutoHyphens w:val="true"/>
        <w:spacing w:lineRule="auto" w:line="240"/>
        <w:ind w:firstLine="284" w:start="284" w:end="0"/>
        <w:rPr/>
      </w:pPr>
      <w:r>
        <w:rPr>
          <w:sz w:val="24"/>
        </w:rPr>
        <w:t xml:space="preserve">She dressed </w:t>
      </w:r>
      <w:r>
        <w:rPr>
          <w:i/>
          <w:sz w:val="24"/>
        </w:rPr>
        <w:t>without making a sound.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4) As </w:t>
      </w:r>
      <w:r>
        <w:rPr>
          <w:b/>
          <w:sz w:val="24"/>
        </w:rPr>
        <w:t>an adverbial modifier of attendant circumstances</w:t>
      </w:r>
      <w:r>
        <w:rPr>
          <w:sz w:val="24"/>
        </w:rPr>
        <w:t xml:space="preserve"> it requires the preposition </w:t>
      </w:r>
      <w:r>
        <w:rPr>
          <w:i/>
          <w:sz w:val="24"/>
        </w:rPr>
        <w:t>without.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They danced </w:t>
      </w:r>
      <w:r>
        <w:rPr>
          <w:i/>
          <w:sz w:val="24"/>
        </w:rPr>
        <w:t>without speaking</w:t>
      </w:r>
      <w:r>
        <w:rPr>
          <w:sz w:val="24"/>
        </w:rPr>
        <w:t xml:space="preserve">. (= They danced and didn’t speak) </w:t>
      </w:r>
    </w:p>
    <w:p>
      <w:pPr>
        <w:pStyle w:val="Normal"/>
        <w:suppressAutoHyphens w:val="true"/>
        <w:spacing w:lineRule="auto" w:line="240"/>
        <w:ind w:firstLine="284" w:start="284" w:end="0"/>
        <w:rPr/>
      </w:pPr>
      <w:r>
        <w:rPr>
          <w:sz w:val="24"/>
        </w:rPr>
        <w:t xml:space="preserve">The door opened </w:t>
      </w:r>
      <w:r>
        <w:rPr>
          <w:i/>
          <w:sz w:val="24"/>
        </w:rPr>
        <w:t>without having been knocked on.</w:t>
      </w:r>
    </w:p>
    <w:p>
      <w:pPr>
        <w:pStyle w:val="Normal"/>
        <w:suppressAutoHyphens w:val="true"/>
        <w:spacing w:lineRule="auto" w:line="240"/>
        <w:ind w:firstLine="284" w:end="0"/>
        <w:rPr>
          <w:i/>
          <w:i/>
          <w:sz w:val="24"/>
        </w:rPr>
      </w:pPr>
      <w:r>
        <w:rPr>
          <w:i/>
          <w:sz w:val="24"/>
        </w:rPr>
      </w:r>
    </w:p>
    <w:p>
      <w:pPr>
        <w:pStyle w:val="2"/>
        <w:rPr/>
      </w:pPr>
      <w:r>
        <w:rPr/>
        <w:t xml:space="preserve">5) As </w:t>
      </w:r>
      <w:r>
        <w:rPr>
          <w:b/>
        </w:rPr>
        <w:t>an adverbial modifier of concession</w:t>
      </w:r>
      <w:r>
        <w:rPr/>
        <w:t xml:space="preserve"> it is preceded by the preposition </w:t>
      </w:r>
      <w:r>
        <w:rPr>
          <w:i/>
        </w:rPr>
        <w:t>in spite of</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xml:space="preserve">I don’t ask any questions </w:t>
      </w:r>
      <w:r>
        <w:rPr>
          <w:i/>
          <w:sz w:val="24"/>
        </w:rPr>
        <w:t>in spite of there being a lot of questions to ask.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6) As </w:t>
      </w:r>
      <w:r>
        <w:rPr>
          <w:b/>
          <w:sz w:val="24"/>
        </w:rPr>
        <w:t>an adverbial modifier of condition</w:t>
      </w:r>
      <w:r>
        <w:rPr>
          <w:sz w:val="24"/>
        </w:rPr>
        <w:t xml:space="preserve"> it takes the prepositions </w:t>
      </w:r>
      <w:r>
        <w:rPr>
          <w:i/>
          <w:sz w:val="24"/>
        </w:rPr>
        <w:t>without, but for, in case of.</w:t>
      </w:r>
    </w:p>
    <w:p>
      <w:pPr>
        <w:pStyle w:val="Normal"/>
        <w:suppressAutoHyphens w:val="true"/>
        <w:spacing w:lineRule="auto" w:line="240"/>
        <w:ind w:firstLine="284" w:end="0"/>
        <w:rPr>
          <w:i/>
          <w:i/>
          <w:sz w:val="24"/>
        </w:rPr>
      </w:pPr>
      <w:r>
        <w:rPr>
          <w:i/>
          <w:sz w:val="24"/>
        </w:rPr>
      </w:r>
    </w:p>
    <w:p>
      <w:pPr>
        <w:pStyle w:val="2"/>
        <w:ind w:start="284" w:end="0"/>
        <w:rPr/>
      </w:pPr>
      <w:r>
        <w:rPr/>
        <w:t xml:space="preserve">You won’t enrich your vocabulary </w:t>
      </w:r>
      <w:r>
        <w:rPr>
          <w:i/>
        </w:rPr>
        <w:t>without making use of an English dictionary</w:t>
      </w:r>
      <w:r>
        <w:rPr/>
        <w:t xml:space="preserve">. (= if you don’t make use </w:t>
      </w:r>
    </w:p>
    <w:p>
      <w:pPr>
        <w:pStyle w:val="2"/>
        <w:ind w:start="284" w:end="0"/>
        <w:rPr/>
      </w:pPr>
      <w:r>
        <w:rPr/>
        <w:t>of...)</w:t>
      </w:r>
    </w:p>
    <w:p>
      <w:pPr>
        <w:pStyle w:val="Normal"/>
        <w:suppressAutoHyphens w:val="true"/>
        <w:spacing w:lineRule="auto" w:line="240"/>
        <w:ind w:firstLine="284" w:start="284" w:end="0"/>
        <w:rPr/>
      </w:pPr>
      <w:r>
        <w:rPr>
          <w:i/>
          <w:sz w:val="24"/>
        </w:rPr>
        <w:t>But for meeting John</w:t>
      </w:r>
      <w:r>
        <w:rPr>
          <w:sz w:val="24"/>
        </w:rPr>
        <w:t>, I shouldn’t have become an English teacher.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7) As </w:t>
      </w:r>
      <w:r>
        <w:rPr>
          <w:b/>
          <w:sz w:val="24"/>
        </w:rPr>
        <w:t>an adverbial modifier of purpose</w:t>
      </w:r>
      <w:r>
        <w:rPr>
          <w:sz w:val="24"/>
        </w:rPr>
        <w:t xml:space="preserve"> it is introduced by the preposi</w:t>
        <w:softHyphen/>
        <w:t xml:space="preserve">tion </w:t>
      </w:r>
      <w:r>
        <w:rPr>
          <w:i/>
          <w:sz w:val="24"/>
        </w:rPr>
        <w:t>for</w:t>
      </w:r>
      <w:r>
        <w:rPr>
          <w:sz w:val="24"/>
        </w:rPr>
        <w:t>, though this pattern is rather rare.</w:t>
      </w:r>
    </w:p>
    <w:p>
      <w:pPr>
        <w:pStyle w:val="2"/>
        <w:rPr>
          <w:sz w:val="24"/>
        </w:rPr>
      </w:pPr>
      <w:r>
        <w:rPr>
          <w:sz w:val="24"/>
        </w:rPr>
      </w:r>
    </w:p>
    <w:p>
      <w:pPr>
        <w:pStyle w:val="2"/>
        <w:ind w:start="284" w:end="0"/>
        <w:rPr/>
      </w:pPr>
      <w:r>
        <w:rPr/>
        <w:t xml:space="preserve">They took her to the station </w:t>
      </w:r>
      <w:r>
        <w:rPr>
          <w:i/>
        </w:rPr>
        <w:t>for questioning.</w:t>
      </w:r>
    </w:p>
    <w:p>
      <w:pPr>
        <w:pStyle w:val="Normal"/>
        <w:suppressAutoHyphens w:val="true"/>
        <w:spacing w:lineRule="auto" w:line="240"/>
        <w:ind w:firstLine="284" w:end="0"/>
        <w:rPr>
          <w:i/>
          <w:i/>
          <w:sz w:val="24"/>
        </w:rPr>
      </w:pPr>
      <w:r>
        <w:rPr>
          <w:i/>
          <w:sz w:val="24"/>
        </w:rPr>
      </w:r>
    </w:p>
    <w:p>
      <w:pPr>
        <w:pStyle w:val="Heading3"/>
        <w:rPr/>
      </w:pPr>
      <w:bookmarkStart w:id="22" w:name="__RefHeading___Toc5112960"/>
      <w:bookmarkEnd w:id="22"/>
      <w:r>
        <w:rPr/>
        <w:t>The gerund and the infinitive compared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127.</w:t>
      </w:r>
      <w:r>
        <w:rPr>
          <w:sz w:val="24"/>
        </w:rPr>
        <w:t xml:space="preserve"> The gerund and the infinitive have much in common since they both have some nominal and some verbal features. However, in the infinitive the verbal nature is more prominent, whereas in the gerund the nominal one.</w:t>
      </w:r>
    </w:p>
    <w:p>
      <w:pPr>
        <w:pStyle w:val="2"/>
        <w:rPr/>
      </w:pPr>
      <w:r>
        <w:rPr/>
        <w:t>The basic difference in their meaning is that the gerund is more general, whereas the infinitive is more specific and more bound to some particular occasion. When they combine with the same verb the difference in their meaning and use should be fully realized.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With the verbs </w:t>
      </w:r>
      <w:r>
        <w:rPr>
          <w:i/>
          <w:sz w:val="24"/>
        </w:rPr>
        <w:t>to like, to hate, to prefer</w:t>
      </w:r>
      <w:r>
        <w:rPr>
          <w:sz w:val="24"/>
        </w:rPr>
        <w:t xml:space="preserve"> the gerund expresses a more general or a habitual action, the infinitive a specific single action: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I </w:t>
            </w:r>
            <w:r>
              <w:rPr>
                <w:i/>
                <w:sz w:val="24"/>
              </w:rPr>
              <w:t>like swimming</w:t>
            </w:r>
            <w:r>
              <w:rPr>
                <w:sz w:val="24"/>
              </w:rPr>
              <w:t xml:space="preserve"> (I am fond of swimming). </w:t>
            </w:r>
          </w:p>
          <w:p>
            <w:pPr>
              <w:pStyle w:val="Normal"/>
              <w:suppressAutoHyphens w:val="true"/>
              <w:spacing w:lineRule="auto" w:line="240"/>
              <w:ind w:hanging="0" w:end="0"/>
              <w:jc w:val="start"/>
              <w:rPr/>
            </w:pPr>
            <w:r>
              <w:rPr>
                <w:sz w:val="24"/>
              </w:rPr>
              <w:t xml:space="preserve">I </w:t>
            </w:r>
            <w:r>
              <w:rPr>
                <w:i/>
                <w:sz w:val="24"/>
              </w:rPr>
              <w:t>hate interrupting</w:t>
            </w:r>
            <w:r>
              <w:rPr>
                <w:sz w:val="24"/>
              </w:rPr>
              <w:t xml:space="preserve"> people. </w:t>
            </w:r>
          </w:p>
          <w:p>
            <w:pPr>
              <w:pStyle w:val="Normal"/>
              <w:suppressAutoHyphens w:val="true"/>
              <w:spacing w:lineRule="auto" w:line="240"/>
              <w:ind w:hanging="0" w:end="0"/>
              <w:jc w:val="start"/>
              <w:rPr/>
            </w:pPr>
            <w:r>
              <w:rPr>
                <w:sz w:val="24"/>
              </w:rPr>
              <w:t xml:space="preserve">They </w:t>
            </w:r>
            <w:r>
              <w:rPr>
                <w:i/>
                <w:sz w:val="24"/>
              </w:rPr>
              <w:t>prefer staying</w:t>
            </w:r>
            <w:r>
              <w:rPr>
                <w:sz w:val="24"/>
              </w:rPr>
              <w:t xml:space="preserve"> indoors when the weather is cold.</w:t>
            </w:r>
          </w:p>
        </w:tc>
        <w:tc>
          <w:tcPr>
            <w:tcW w:w="5491" w:type="dxa"/>
            <w:tcBorders/>
          </w:tcPr>
          <w:p>
            <w:pPr>
              <w:pStyle w:val="Normal"/>
              <w:suppressAutoHyphens w:val="true"/>
              <w:spacing w:lineRule="auto" w:line="240"/>
              <w:ind w:hanging="0" w:end="0"/>
              <w:jc w:val="start"/>
              <w:rPr/>
            </w:pPr>
            <w:r>
              <w:rPr>
                <w:sz w:val="24"/>
              </w:rPr>
              <w:t xml:space="preserve">I </w:t>
            </w:r>
            <w:r>
              <w:rPr>
                <w:i/>
                <w:sz w:val="24"/>
              </w:rPr>
              <w:t>shouldn’t like to swim</w:t>
            </w:r>
            <w:r>
              <w:rPr>
                <w:sz w:val="24"/>
              </w:rPr>
              <w:t xml:space="preserve"> in this lake.</w:t>
            </w:r>
          </w:p>
          <w:p>
            <w:pPr>
              <w:pStyle w:val="Normal"/>
              <w:suppressAutoHyphens w:val="true"/>
              <w:spacing w:lineRule="auto" w:line="240"/>
              <w:ind w:hanging="0" w:end="0"/>
              <w:jc w:val="start"/>
              <w:rPr/>
            </w:pPr>
            <w:r>
              <w:rPr>
                <w:sz w:val="24"/>
              </w:rPr>
              <w:t xml:space="preserve">I </w:t>
            </w:r>
            <w:r>
              <w:rPr>
                <w:i/>
                <w:sz w:val="24"/>
              </w:rPr>
              <w:t>hate to interrupt</w:t>
            </w:r>
            <w:r>
              <w:rPr>
                <w:sz w:val="24"/>
              </w:rPr>
              <w:t xml:space="preserve"> you, but I have to.</w:t>
            </w:r>
          </w:p>
          <w:p>
            <w:pPr>
              <w:pStyle w:val="Normal"/>
              <w:suppressAutoHyphens w:val="true"/>
              <w:spacing w:lineRule="auto" w:line="240"/>
              <w:ind w:hanging="0" w:end="0"/>
              <w:jc w:val="start"/>
              <w:rPr/>
            </w:pPr>
            <w:r>
              <w:rPr>
                <w:sz w:val="24"/>
              </w:rPr>
              <w:t>I’</w:t>
            </w:r>
            <w:r>
              <w:rPr>
                <w:i/>
                <w:sz w:val="24"/>
              </w:rPr>
              <w:t>d</w:t>
            </w:r>
            <w:r>
              <w:rPr>
                <w:sz w:val="24"/>
              </w:rPr>
              <w:t xml:space="preserve"> </w:t>
            </w:r>
            <w:r>
              <w:rPr>
                <w:i/>
                <w:sz w:val="24"/>
              </w:rPr>
              <w:t>prefer to stay</w:t>
            </w:r>
            <w:r>
              <w:rPr>
                <w:sz w:val="24"/>
              </w:rPr>
              <w:t xml:space="preserve"> at home in this cold weather.</w:t>
            </w:r>
          </w:p>
        </w:tc>
      </w:tr>
    </w:tbl>
    <w:p>
      <w:pPr>
        <w:pStyle w:val="Normal"/>
        <w:suppressAutoHyphens w:val="true"/>
        <w:spacing w:lineRule="auto" w:line="240"/>
        <w:ind w:firstLine="284" w:end="0"/>
        <w:rPr>
          <w:sz w:val="24"/>
        </w:rPr>
      </w:pPr>
      <w:r>
        <w:rPr>
          <w:sz w:val="24"/>
        </w:rPr>
      </w:r>
    </w:p>
    <w:p>
      <w:pPr>
        <w:pStyle w:val="2"/>
        <w:rPr/>
      </w:pPr>
      <w:r>
        <w:rPr/>
        <w:t xml:space="preserve">2. With the verbs </w:t>
      </w:r>
      <w:r>
        <w:rPr>
          <w:i/>
        </w:rPr>
        <w:t xml:space="preserve">to begin </w:t>
      </w:r>
      <w:r>
        <w:rPr/>
        <w:t xml:space="preserve">and </w:t>
      </w:r>
      <w:r>
        <w:rPr>
          <w:i/>
        </w:rPr>
        <w:t>to start</w:t>
      </w:r>
      <w:r>
        <w:rPr/>
        <w:t xml:space="preserve"> either form may generally be used, but again the gerund is preferable when the action is more general.</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pPr>
            <w:r>
              <w:rPr>
                <w:sz w:val="24"/>
              </w:rPr>
              <w:t xml:space="preserve">She </w:t>
            </w:r>
            <w:r>
              <w:rPr>
                <w:i/>
                <w:sz w:val="24"/>
              </w:rPr>
              <w:t>began singing</w:t>
            </w:r>
            <w:r>
              <w:rPr>
                <w:sz w:val="24"/>
              </w:rPr>
              <w:t xml:space="preserve"> when a child.</w:t>
            </w:r>
          </w:p>
        </w:tc>
        <w:tc>
          <w:tcPr>
            <w:tcW w:w="5491" w:type="dxa"/>
            <w:tcBorders/>
          </w:tcPr>
          <w:p>
            <w:pPr>
              <w:pStyle w:val="Normal"/>
              <w:suppressAutoHyphens w:val="true"/>
              <w:spacing w:lineRule="auto" w:line="240"/>
              <w:ind w:hanging="0" w:end="0"/>
              <w:rPr>
                <w:sz w:val="24"/>
              </w:rPr>
            </w:pPr>
            <w:r>
              <w:rPr>
                <w:sz w:val="24"/>
              </w:rPr>
              <w:t xml:space="preserve">She went over to the piano and </w:t>
            </w:r>
            <w:r>
              <w:rPr>
                <w:i/>
                <w:sz w:val="24"/>
              </w:rPr>
              <w:t>began to sing.</w:t>
            </w:r>
          </w:p>
        </w:tc>
      </w:tr>
    </w:tbl>
    <w:p>
      <w:pPr>
        <w:pStyle w:val="Normal"/>
        <w:suppressAutoHyphens w:val="true"/>
        <w:spacing w:lineRule="auto" w:line="240"/>
        <w:ind w:firstLine="284" w:end="0"/>
        <w:rPr>
          <w:sz w:val="24"/>
        </w:rPr>
      </w:pPr>
      <w:r>
        <w:rPr>
          <w:sz w:val="24"/>
        </w:rPr>
      </w:r>
    </w:p>
    <w:p>
      <w:pPr>
        <w:pStyle w:val="2"/>
        <w:rPr/>
      </w:pPr>
      <w:r>
        <w:rPr/>
        <w:t>No</w:t>
      </w:r>
      <w:r>
        <w:rPr>
          <w:b/>
        </w:rPr>
        <w:t xml:space="preserve"> gerund is used:</w:t>
      </w:r>
    </w:p>
    <w:p>
      <w:pPr>
        <w:pStyle w:val="2"/>
        <w:rPr>
          <w:b/>
        </w:rPr>
      </w:pPr>
      <w:r>
        <w:rPr>
          <w:b/>
        </w:rPr>
      </w:r>
    </w:p>
    <w:p>
      <w:pPr>
        <w:pStyle w:val="2"/>
        <w:ind w:start="284" w:end="0"/>
        <w:rPr/>
      </w:pPr>
      <w:r>
        <w:rPr/>
        <w:t>a) when the finite verb is in the continuous form.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He </w:t>
      </w:r>
      <w:r>
        <w:rPr>
          <w:i/>
          <w:sz w:val="24"/>
        </w:rPr>
        <w:t>is beginning to study</w:t>
      </w:r>
      <w:r>
        <w:rPr>
          <w:sz w:val="24"/>
        </w:rPr>
        <w:t xml:space="preserve"> French. </w:t>
      </w:r>
    </w:p>
    <w:p>
      <w:pPr>
        <w:pStyle w:val="BodyTextIndent"/>
        <w:ind w:start="568" w:end="0"/>
        <w:rPr>
          <w:lang w:val="en-US"/>
        </w:rPr>
      </w:pPr>
      <w:r>
        <w:rPr>
          <w:lang w:val="en-US"/>
        </w:rPr>
        <w:t>It’s beginning to rain.</w:t>
      </w:r>
    </w:p>
    <w:p>
      <w:pPr>
        <w:pStyle w:val="Normal"/>
        <w:suppressAutoHyphens w:val="true"/>
        <w:spacing w:lineRule="auto" w:line="240"/>
        <w:ind w:firstLine="284" w:end="0"/>
        <w:rPr>
          <w:sz w:val="24"/>
          <w:lang w:val="en-US"/>
        </w:rPr>
      </w:pPr>
      <w:r>
        <w:rPr>
          <w:sz w:val="24"/>
          <w:lang w:val="en-US"/>
        </w:rPr>
      </w:r>
    </w:p>
    <w:p>
      <w:pPr>
        <w:pStyle w:val="Normal"/>
        <w:suppressAutoHyphens w:val="true"/>
        <w:spacing w:lineRule="auto" w:line="240"/>
        <w:ind w:firstLine="284" w:start="284" w:end="0"/>
        <w:rPr/>
      </w:pPr>
      <w:r>
        <w:rPr>
          <w:sz w:val="24"/>
        </w:rPr>
        <w:t xml:space="preserve">b) with the verbs </w:t>
      </w:r>
      <w:r>
        <w:rPr>
          <w:i/>
          <w:sz w:val="24"/>
        </w:rPr>
        <w:t>to understand</w:t>
      </w:r>
      <w:r>
        <w:rPr>
          <w:sz w:val="24"/>
        </w:rPr>
        <w:t xml:space="preserve"> and </w:t>
      </w:r>
      <w:r>
        <w:rPr>
          <w:i/>
          <w:sz w:val="24"/>
        </w:rPr>
        <w:t>to see</w:t>
      </w:r>
      <w:r>
        <w:rPr>
          <w:sz w:val="24"/>
        </w:rPr>
        <w:t xml:space="preserve"> (meaning </w:t>
      </w:r>
      <w:r>
        <w:rPr>
          <w:i/>
          <w:sz w:val="24"/>
        </w:rPr>
        <w:t>to understand</w:t>
      </w:r>
      <w:r>
        <w:rPr>
          <w:sz w:val="24"/>
        </w:rPr>
        <w:t xml:space="preserve">). </w:t>
      </w:r>
    </w:p>
    <w:p>
      <w:pPr>
        <w:pStyle w:val="Normal"/>
        <w:suppressAutoHyphens w:val="true"/>
        <w:spacing w:lineRule="auto" w:line="240"/>
        <w:ind w:firstLine="284" w:end="0"/>
        <w:rPr>
          <w:sz w:val="24"/>
        </w:rPr>
      </w:pPr>
      <w:r>
        <w:rPr>
          <w:sz w:val="24"/>
        </w:rPr>
      </w:r>
    </w:p>
    <w:p>
      <w:pPr>
        <w:pStyle w:val="2"/>
        <w:ind w:start="568" w:end="0"/>
        <w:rPr/>
      </w:pPr>
      <w:r>
        <w:rPr/>
        <w:t xml:space="preserve">He began </w:t>
      </w:r>
      <w:r>
        <w:rPr>
          <w:i/>
        </w:rPr>
        <w:t>to understand</w:t>
      </w:r>
      <w:r>
        <w:rPr/>
        <w:t xml:space="preserve"> how it was done.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c) when the subject denotes a thing, not a living being.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The doors began </w:t>
      </w:r>
      <w:r>
        <w:rPr>
          <w:i/>
          <w:sz w:val="24"/>
        </w:rPr>
        <w:t>to creak</w:t>
      </w:r>
      <w:r>
        <w:rPr>
          <w:sz w:val="24"/>
        </w:rPr>
        <w:t xml:space="preserve">. </w:t>
      </w:r>
    </w:p>
    <w:p>
      <w:pPr>
        <w:pStyle w:val="Normal"/>
        <w:suppressAutoHyphens w:val="true"/>
        <w:spacing w:lineRule="auto" w:line="240"/>
        <w:ind w:firstLine="284" w:start="568" w:end="0"/>
        <w:rPr/>
      </w:pPr>
      <w:r>
        <w:rPr>
          <w:sz w:val="24"/>
        </w:rPr>
        <w:t xml:space="preserve">The clock began </w:t>
      </w:r>
      <w:r>
        <w:rPr>
          <w:i/>
          <w:sz w:val="24"/>
        </w:rPr>
        <w:t>to strike</w:t>
      </w:r>
      <w:r>
        <w:rPr>
          <w:sz w:val="24"/>
        </w:rPr>
        <w:t xml:space="preserve">.       </w:t>
      </w:r>
    </w:p>
    <w:p>
      <w:pPr>
        <w:pStyle w:val="Normal"/>
        <w:suppressAutoHyphens w:val="true"/>
        <w:spacing w:lineRule="auto" w:line="240"/>
        <w:ind w:firstLine="284" w:start="568" w:end="0"/>
        <w:rPr>
          <w:sz w:val="24"/>
        </w:rPr>
      </w:pPr>
      <w:r>
        <w:rPr>
          <w:sz w:val="24"/>
        </w:rPr>
      </w:r>
    </w:p>
    <w:p>
      <w:pPr>
        <w:pStyle w:val="Normal"/>
        <w:suppressAutoHyphens w:val="true"/>
        <w:spacing w:lineRule="auto" w:line="240"/>
        <w:ind w:firstLine="284" w:end="0"/>
        <w:rPr/>
      </w:pPr>
      <w:r>
        <w:rPr>
          <w:sz w:val="24"/>
        </w:rPr>
        <w:t xml:space="preserve">3. The verb </w:t>
      </w:r>
      <w:r>
        <w:rPr>
          <w:i/>
          <w:sz w:val="24"/>
        </w:rPr>
        <w:t>to remember</w:t>
      </w:r>
      <w:r>
        <w:rPr>
          <w:sz w:val="24"/>
        </w:rPr>
        <w:t xml:space="preserve"> is followed by a gerund when it means a prior action (</w:t>
      </w:r>
      <w:r>
        <w:rPr>
          <w:i/>
          <w:sz w:val="24"/>
        </w:rPr>
        <w:t>to recall, to keep in one’s memory some past event</w:t>
      </w:r>
      <w:r>
        <w:rPr>
          <w:sz w:val="24"/>
        </w:rPr>
        <w:t>), and by an infinitive when it means a simultaneous action (the working of one’s memory).</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I </w:t>
            </w:r>
            <w:r>
              <w:rPr>
                <w:i/>
                <w:sz w:val="24"/>
              </w:rPr>
              <w:t>remembered posting</w:t>
            </w:r>
            <w:r>
              <w:rPr>
                <w:sz w:val="24"/>
              </w:rPr>
              <w:t xml:space="preserve"> the letters.</w:t>
            </w:r>
            <w:r>
              <w:rPr>
                <w:sz w:val="24"/>
                <w:lang w:val="ru-RU"/>
              </w:rPr>
              <w:t xml:space="preserve"> </w:t>
            </w:r>
          </w:p>
          <w:p>
            <w:pPr>
              <w:pStyle w:val="Normal"/>
              <w:suppressAutoHyphens w:val="true"/>
              <w:spacing w:lineRule="auto" w:line="240"/>
              <w:ind w:hanging="0" w:end="0"/>
              <w:jc w:val="start"/>
              <w:rPr>
                <w:sz w:val="24"/>
              </w:rPr>
            </w:pPr>
            <w:r>
              <w:rPr>
                <w:sz w:val="24"/>
                <w:lang w:val="ru-RU"/>
              </w:rPr>
              <w:t>(Я помнил, что опустил письмо).</w:t>
            </w:r>
          </w:p>
        </w:tc>
        <w:tc>
          <w:tcPr>
            <w:tcW w:w="5491" w:type="dxa"/>
            <w:tcBorders/>
          </w:tcPr>
          <w:p>
            <w:pPr>
              <w:pStyle w:val="Normal"/>
              <w:suppressAutoHyphens w:val="true"/>
              <w:spacing w:lineRule="auto" w:line="240"/>
              <w:ind w:hanging="0" w:end="0"/>
              <w:jc w:val="start"/>
              <w:rPr/>
            </w:pPr>
            <w:r>
              <w:rPr>
                <w:sz w:val="24"/>
              </w:rPr>
              <w:t xml:space="preserve">I </w:t>
            </w:r>
            <w:r>
              <w:rPr>
                <w:i/>
                <w:sz w:val="24"/>
              </w:rPr>
              <w:t>remembered to post the</w:t>
            </w:r>
            <w:r>
              <w:rPr>
                <w:sz w:val="24"/>
              </w:rPr>
              <w:t xml:space="preserve"> letters. = </w:t>
            </w:r>
            <w:r>
              <w:rPr>
                <w:sz w:val="24"/>
                <w:lang w:val="ru-RU"/>
              </w:rPr>
              <w:t xml:space="preserve"> </w:t>
            </w:r>
          </w:p>
          <w:p>
            <w:pPr>
              <w:pStyle w:val="Normal"/>
              <w:suppressAutoHyphens w:val="true"/>
              <w:spacing w:lineRule="auto" w:line="240"/>
              <w:ind w:hanging="0" w:end="0"/>
              <w:jc w:val="start"/>
              <w:rPr/>
            </w:pPr>
            <w:r>
              <w:rPr>
                <w:sz w:val="24"/>
                <w:lang w:val="ru-RU"/>
              </w:rPr>
              <w:t>I</w:t>
            </w:r>
            <w:r>
              <w:rPr>
                <w:sz w:val="24"/>
              </w:rPr>
              <w:t xml:space="preserve"> remembered and posted.</w:t>
            </w:r>
          </w:p>
          <w:p>
            <w:pPr>
              <w:pStyle w:val="Normal"/>
              <w:suppressAutoHyphens w:val="true"/>
              <w:spacing w:lineRule="auto" w:line="240"/>
              <w:ind w:hanging="0" w:end="0"/>
              <w:jc w:val="start"/>
              <w:rPr>
                <w:sz w:val="24"/>
              </w:rPr>
            </w:pPr>
            <w:r>
              <w:rPr>
                <w:sz w:val="24"/>
                <w:lang w:val="ru-RU"/>
              </w:rPr>
              <w:t>(Я не забыл опустить письмо).</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same refers to the verb </w:t>
      </w:r>
      <w:r>
        <w:rPr>
          <w:i/>
          <w:sz w:val="24"/>
        </w:rPr>
        <w:t>to forget.</w:t>
      </w:r>
    </w:p>
    <w:p>
      <w:pPr>
        <w:pStyle w:val="Normal"/>
        <w:suppressAutoHyphens w:val="true"/>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I shall never </w:t>
            </w:r>
            <w:r>
              <w:rPr>
                <w:i/>
                <w:sz w:val="24"/>
              </w:rPr>
              <w:t>forget hearing</w:t>
            </w:r>
            <w:r>
              <w:rPr>
                <w:sz w:val="24"/>
              </w:rPr>
              <w:t xml:space="preserve"> him sing</w:t>
            </w:r>
          </w:p>
          <w:p>
            <w:pPr>
              <w:pStyle w:val="Normal"/>
              <w:suppressAutoHyphens w:val="true"/>
              <w:spacing w:lineRule="auto" w:line="240"/>
              <w:ind w:hanging="0" w:end="0"/>
              <w:jc w:val="start"/>
              <w:rPr>
                <w:sz w:val="24"/>
              </w:rPr>
            </w:pPr>
            <w:r>
              <w:rPr>
                <w:sz w:val="24"/>
                <w:lang w:val="ru-RU"/>
              </w:rPr>
              <w:t>(Я никогда не забуду как он пел).</w:t>
            </w:r>
          </w:p>
        </w:tc>
        <w:tc>
          <w:tcPr>
            <w:tcW w:w="5491" w:type="dxa"/>
            <w:tcBorders/>
          </w:tcPr>
          <w:p>
            <w:pPr>
              <w:pStyle w:val="Normal"/>
              <w:suppressAutoHyphens w:val="true"/>
              <w:spacing w:lineRule="auto" w:line="240"/>
              <w:ind w:hanging="0" w:end="0"/>
              <w:jc w:val="start"/>
              <w:rPr/>
            </w:pPr>
            <w:r>
              <w:rPr>
                <w:i/>
                <w:sz w:val="24"/>
              </w:rPr>
              <w:t>Don’t forget to post</w:t>
            </w:r>
            <w:r>
              <w:rPr>
                <w:sz w:val="24"/>
              </w:rPr>
              <w:t xml:space="preserve"> the letters! </w:t>
            </w:r>
          </w:p>
          <w:p>
            <w:pPr>
              <w:pStyle w:val="BodyText"/>
              <w:rPr>
                <w:lang w:val="ru-RU"/>
              </w:rPr>
            </w:pPr>
            <w:r>
              <w:rPr>
                <w:lang w:val="ru-RU"/>
              </w:rPr>
              <w:t xml:space="preserve">(Не забудь опустить письма). </w:t>
            </w:r>
          </w:p>
          <w:p>
            <w:pPr>
              <w:pStyle w:val="Normal"/>
              <w:suppressAutoHyphens w:val="true"/>
              <w:spacing w:lineRule="auto" w:line="240"/>
              <w:ind w:hanging="0" w:end="0"/>
              <w:jc w:val="start"/>
              <w:rPr/>
            </w:pPr>
            <w:r>
              <w:rPr>
                <w:sz w:val="24"/>
              </w:rPr>
              <w:t xml:space="preserve">I </w:t>
            </w:r>
            <w:r>
              <w:rPr>
                <w:i/>
                <w:sz w:val="24"/>
              </w:rPr>
              <w:t>didn’t forget to post</w:t>
            </w:r>
            <w:r>
              <w:rPr>
                <w:sz w:val="24"/>
              </w:rPr>
              <w:t xml:space="preserve"> the letters. </w:t>
            </w:r>
          </w:p>
          <w:p>
            <w:pPr>
              <w:pStyle w:val="Normal"/>
              <w:suppressAutoHyphens w:val="true"/>
              <w:spacing w:lineRule="auto" w:line="240"/>
              <w:ind w:hanging="0" w:end="0"/>
              <w:jc w:val="start"/>
              <w:rPr>
                <w:sz w:val="24"/>
              </w:rPr>
            </w:pPr>
            <w:r>
              <w:rPr>
                <w:sz w:val="24"/>
                <w:lang w:val="ru-RU"/>
              </w:rPr>
              <w:t>(Я не забыл опустить письма).</w:t>
            </w:r>
          </w:p>
        </w:tc>
      </w:tr>
    </w:tbl>
    <w:p>
      <w:pPr>
        <w:pStyle w:val="Normal"/>
        <w:suppressAutoHyphens w:val="true"/>
        <w:spacing w:lineRule="auto" w:line="240"/>
        <w:ind w:firstLine="284" w:end="0"/>
        <w:rPr>
          <w:sz w:val="24"/>
        </w:rPr>
      </w:pPr>
      <w:r>
        <w:rPr>
          <w:sz w:val="24"/>
        </w:rPr>
      </w:r>
    </w:p>
    <w:p>
      <w:pPr>
        <w:pStyle w:val="2"/>
        <w:rPr/>
      </w:pPr>
      <w:r>
        <w:rPr/>
        <w:t xml:space="preserve">4. The verb </w:t>
      </w:r>
      <w:r>
        <w:rPr>
          <w:i/>
        </w:rPr>
        <w:t>to regret</w:t>
      </w:r>
      <w:r>
        <w:rPr/>
        <w:t xml:space="preserve"> is followed by the gerund to suggest priority, whereas the infinitive suggests a simultaneous action.</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920"/>
        <w:gridCol w:w="5062"/>
      </w:tblGrid>
      <w:tr>
        <w:trPr/>
        <w:tc>
          <w:tcPr>
            <w:tcW w:w="5920" w:type="dxa"/>
            <w:tcBorders/>
          </w:tcPr>
          <w:p>
            <w:pPr>
              <w:pStyle w:val="Normal"/>
              <w:suppressAutoHyphens w:val="true"/>
              <w:spacing w:lineRule="auto" w:line="240"/>
              <w:ind w:hanging="0" w:end="0"/>
              <w:jc w:val="start"/>
              <w:rPr/>
            </w:pPr>
            <w:r>
              <w:rPr>
                <w:sz w:val="24"/>
              </w:rPr>
              <w:t xml:space="preserve">I </w:t>
            </w:r>
            <w:r>
              <w:rPr>
                <w:i/>
                <w:sz w:val="24"/>
              </w:rPr>
              <w:t>regret not having worked</w:t>
            </w:r>
            <w:r>
              <w:rPr>
                <w:sz w:val="24"/>
              </w:rPr>
              <w:t xml:space="preserve"> harder at the language as a boy.</w:t>
            </w:r>
            <w:r>
              <w:rPr>
                <w:sz w:val="24"/>
                <w:lang w:val="ru-RU"/>
              </w:rPr>
              <w:t xml:space="preserve"> </w:t>
            </w:r>
          </w:p>
          <w:p>
            <w:pPr>
              <w:pStyle w:val="Normal"/>
              <w:suppressAutoHyphens w:val="true"/>
              <w:spacing w:lineRule="auto" w:line="240"/>
              <w:ind w:hanging="0" w:end="0"/>
              <w:jc w:val="start"/>
              <w:rPr>
                <w:sz w:val="24"/>
                <w:lang w:val="ru-RU"/>
              </w:rPr>
            </w:pPr>
            <w:r>
              <w:rPr>
                <w:sz w:val="24"/>
                <w:lang w:val="ru-RU"/>
              </w:rPr>
              <w:t>(Я сожалею, что не учил как следует языка в детстве).</w:t>
            </w:r>
          </w:p>
          <w:p>
            <w:pPr>
              <w:pStyle w:val="Normal"/>
              <w:suppressAutoHyphens w:val="true"/>
              <w:spacing w:lineRule="auto" w:line="240"/>
              <w:ind w:hanging="0" w:end="0"/>
              <w:jc w:val="start"/>
              <w:rPr/>
            </w:pPr>
            <w:r>
              <w:rPr>
                <w:sz w:val="24"/>
              </w:rPr>
              <w:t xml:space="preserve">I </w:t>
            </w:r>
            <w:r>
              <w:rPr>
                <w:i/>
                <w:sz w:val="24"/>
              </w:rPr>
              <w:t>regret following</w:t>
            </w:r>
            <w:r>
              <w:rPr>
                <w:sz w:val="24"/>
              </w:rPr>
              <w:t xml:space="preserve"> his advice. </w:t>
            </w:r>
          </w:p>
          <w:p>
            <w:pPr>
              <w:pStyle w:val="Normal"/>
              <w:suppressAutoHyphens w:val="true"/>
              <w:spacing w:lineRule="auto" w:line="240"/>
              <w:ind w:hanging="0" w:end="0"/>
              <w:jc w:val="start"/>
              <w:rPr>
                <w:sz w:val="24"/>
              </w:rPr>
            </w:pPr>
            <w:r>
              <w:rPr>
                <w:sz w:val="24"/>
                <w:lang w:val="ru-RU"/>
              </w:rPr>
              <w:t xml:space="preserve">(Я сожалею, что последовал его    совету). </w:t>
            </w:r>
          </w:p>
        </w:tc>
        <w:tc>
          <w:tcPr>
            <w:tcW w:w="5062" w:type="dxa"/>
            <w:tcBorders/>
          </w:tcPr>
          <w:p>
            <w:pPr>
              <w:pStyle w:val="Normal"/>
              <w:suppressAutoHyphens w:val="true"/>
              <w:spacing w:lineRule="auto" w:line="240"/>
              <w:ind w:hanging="0" w:end="0"/>
              <w:jc w:val="start"/>
              <w:rPr/>
            </w:pPr>
            <w:r>
              <w:rPr>
                <w:sz w:val="24"/>
              </w:rPr>
              <w:t xml:space="preserve">I </w:t>
            </w:r>
            <w:r>
              <w:rPr>
                <w:i/>
                <w:sz w:val="24"/>
              </w:rPr>
              <w:t>regret to inform</w:t>
            </w:r>
            <w:r>
              <w:rPr>
                <w:sz w:val="24"/>
              </w:rPr>
              <w:t xml:space="preserve"> you.</w:t>
            </w:r>
            <w:r>
              <w:rPr>
                <w:sz w:val="24"/>
                <w:lang w:val="ru-RU"/>
              </w:rPr>
              <w:t xml:space="preserve"> </w:t>
            </w:r>
          </w:p>
          <w:p>
            <w:pPr>
              <w:pStyle w:val="BodyText"/>
              <w:rPr>
                <w:lang w:val="ru-RU"/>
              </w:rPr>
            </w:pPr>
            <w:r>
              <w:rPr>
                <w:lang w:val="ru-RU"/>
              </w:rPr>
              <w:t>(С сожалением сообщаю вам это).</w:t>
            </w:r>
          </w:p>
          <w:p>
            <w:pPr>
              <w:pStyle w:val="Normal"/>
              <w:suppressAutoHyphens w:val="true"/>
              <w:spacing w:lineRule="auto" w:line="240"/>
              <w:ind w:hanging="0" w:end="0"/>
              <w:jc w:val="start"/>
              <w:rPr/>
            </w:pPr>
            <w:r>
              <w:rPr>
                <w:sz w:val="24"/>
              </w:rPr>
              <w:t xml:space="preserve">I </w:t>
            </w:r>
            <w:r>
              <w:rPr>
                <w:i/>
                <w:sz w:val="24"/>
              </w:rPr>
              <w:t>regret to have to inform</w:t>
            </w:r>
            <w:r>
              <w:rPr>
                <w:sz w:val="24"/>
              </w:rPr>
              <w:t xml:space="preserve"> you.</w:t>
            </w:r>
            <w:r>
              <w:rPr>
                <w:sz w:val="24"/>
                <w:lang w:val="ru-RU"/>
              </w:rPr>
              <w:t xml:space="preserve"> </w:t>
            </w:r>
          </w:p>
          <w:p>
            <w:pPr>
              <w:pStyle w:val="Normal"/>
              <w:suppressAutoHyphens w:val="true"/>
              <w:spacing w:lineRule="auto" w:line="240"/>
              <w:ind w:hanging="0" w:end="0"/>
              <w:jc w:val="start"/>
              <w:rPr>
                <w:sz w:val="24"/>
              </w:rPr>
            </w:pPr>
            <w:r>
              <w:rPr>
                <w:sz w:val="24"/>
                <w:lang w:val="ru-RU"/>
              </w:rPr>
              <w:t>(Сожалею, что вынужден сообщить вам это).</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a) after </w:t>
      </w:r>
      <w:r>
        <w:rPr>
          <w:i/>
          <w:sz w:val="24"/>
        </w:rPr>
        <w:t xml:space="preserve">to stop </w:t>
      </w:r>
      <w:r>
        <w:rPr>
          <w:sz w:val="24"/>
        </w:rPr>
        <w:t>the gerund is used when it suggests the end of the action denoted by the gerund, whereas the infinitive is used as an adverbial of purpose.</w:t>
      </w:r>
    </w:p>
    <w:p>
      <w:pPr>
        <w:pStyle w:val="Normal"/>
        <w:suppressAutoHyphens w:val="true"/>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uppressAutoHyphens w:val="true"/>
              <w:spacing w:lineRule="auto" w:line="240"/>
              <w:ind w:hanging="0" w:end="0"/>
              <w:jc w:val="start"/>
              <w:rPr/>
            </w:pPr>
            <w:r>
              <w:rPr>
                <w:i/>
                <w:sz w:val="24"/>
              </w:rPr>
              <w:t>Stop arguing!</w:t>
            </w:r>
            <w:r>
              <w:rPr>
                <w:i/>
                <w:sz w:val="24"/>
                <w:lang w:val="ru-RU"/>
              </w:rPr>
              <w:t xml:space="preserve"> </w:t>
            </w:r>
          </w:p>
          <w:p>
            <w:pPr>
              <w:pStyle w:val="Normal"/>
              <w:suppressAutoHyphens w:val="true"/>
              <w:spacing w:lineRule="auto" w:line="240"/>
              <w:ind w:hanging="0" w:end="0"/>
              <w:jc w:val="start"/>
              <w:rPr>
                <w:sz w:val="24"/>
                <w:lang w:val="ru-RU"/>
              </w:rPr>
            </w:pPr>
            <w:r>
              <w:rPr>
                <w:sz w:val="24"/>
                <w:lang w:val="ru-RU"/>
              </w:rPr>
              <w:t xml:space="preserve">(Перестань спорить!) </w:t>
            </w:r>
          </w:p>
          <w:p>
            <w:pPr>
              <w:pStyle w:val="Normal"/>
              <w:suppressAutoHyphens w:val="true"/>
              <w:spacing w:lineRule="auto" w:line="240"/>
              <w:ind w:hanging="0" w:end="0"/>
              <w:jc w:val="start"/>
              <w:rPr/>
            </w:pPr>
            <w:r>
              <w:rPr>
                <w:sz w:val="24"/>
                <w:lang w:val="ru-RU"/>
              </w:rPr>
              <w:t>I</w:t>
            </w:r>
            <w:r>
              <w:rPr>
                <w:sz w:val="24"/>
              </w:rPr>
              <w:t xml:space="preserve"> </w:t>
            </w:r>
            <w:r>
              <w:rPr>
                <w:i/>
                <w:sz w:val="24"/>
              </w:rPr>
              <w:t>stopped talking.</w:t>
            </w:r>
            <w:r>
              <w:rPr>
                <w:i/>
                <w:sz w:val="24"/>
                <w:lang w:val="ru-RU"/>
              </w:rPr>
              <w:t xml:space="preserve"> </w:t>
            </w:r>
          </w:p>
          <w:p>
            <w:pPr>
              <w:pStyle w:val="Normal"/>
              <w:suppressAutoHyphens w:val="true"/>
              <w:spacing w:lineRule="auto" w:line="240"/>
              <w:ind w:hanging="0" w:end="0"/>
              <w:jc w:val="start"/>
              <w:rPr>
                <w:sz w:val="24"/>
              </w:rPr>
            </w:pPr>
            <w:r>
              <w:rPr>
                <w:sz w:val="24"/>
                <w:lang w:val="ru-RU"/>
              </w:rPr>
              <w:t>(Я замолчал).</w:t>
            </w:r>
          </w:p>
        </w:tc>
        <w:tc>
          <w:tcPr>
            <w:tcW w:w="5491" w:type="dxa"/>
            <w:tcBorders/>
          </w:tcPr>
          <w:p>
            <w:pPr>
              <w:pStyle w:val="Normal"/>
              <w:suppressAutoHyphens w:val="true"/>
              <w:spacing w:lineRule="auto" w:line="240"/>
              <w:ind w:hanging="0" w:end="0"/>
              <w:jc w:val="start"/>
              <w:rPr/>
            </w:pPr>
            <w:r>
              <w:rPr>
                <w:sz w:val="24"/>
              </w:rPr>
              <w:t xml:space="preserve">I </w:t>
            </w:r>
            <w:r>
              <w:rPr>
                <w:i/>
                <w:sz w:val="24"/>
              </w:rPr>
              <w:t>stopped to talk</w:t>
            </w:r>
            <w:r>
              <w:rPr>
                <w:sz w:val="24"/>
              </w:rPr>
              <w:t xml:space="preserve"> to a friend of mine </w:t>
            </w:r>
          </w:p>
          <w:p>
            <w:pPr>
              <w:pStyle w:val="Normal"/>
              <w:suppressAutoHyphens w:val="true"/>
              <w:spacing w:lineRule="auto" w:line="240"/>
              <w:ind w:hanging="0" w:end="0"/>
              <w:jc w:val="start"/>
              <w:rPr>
                <w:sz w:val="24"/>
                <w:lang w:val="ru-RU"/>
              </w:rPr>
            </w:pPr>
            <w:r>
              <w:rPr>
                <w:sz w:val="24"/>
                <w:lang w:val="ru-RU"/>
              </w:rPr>
              <w:t xml:space="preserve">(Я остановилась, чтобы поговорить с другом). </w:t>
            </w:r>
          </w:p>
          <w:p>
            <w:pPr>
              <w:pStyle w:val="Normal"/>
              <w:suppressAutoHyphens w:val="true"/>
              <w:spacing w:lineRule="auto" w:line="240"/>
              <w:ind w:hanging="0" w:end="0"/>
              <w:jc w:val="start"/>
              <w:rPr>
                <w:sz w:val="24"/>
                <w:lang w:val="ru-RU"/>
              </w:rPr>
            </w:pPr>
            <w:r>
              <w:rPr>
                <w:sz w:val="24"/>
                <w:lang w:val="ru-RU"/>
              </w:rPr>
            </w:r>
          </w:p>
        </w:tc>
      </w:tr>
    </w:tbl>
    <w:p>
      <w:pPr>
        <w:pStyle w:val="Normal"/>
        <w:suppressAutoHyphens w:val="true"/>
        <w:spacing w:lineRule="auto" w:line="240"/>
        <w:ind w:firstLine="284" w:end="0"/>
        <w:rPr>
          <w:sz w:val="24"/>
        </w:rPr>
      </w:pPr>
      <w:r>
        <w:rPr>
          <w:sz w:val="24"/>
        </w:rPr>
      </w:r>
    </w:p>
    <w:p>
      <w:pPr>
        <w:pStyle w:val="2"/>
        <w:rPr/>
      </w:pPr>
      <w:r>
        <w:rPr/>
        <w:t xml:space="preserve">b) The phrasal verb </w:t>
      </w:r>
      <w:r>
        <w:rPr>
          <w:i/>
        </w:rPr>
        <w:t>to go on</w:t>
      </w:r>
      <w:r>
        <w:rPr/>
        <w:t xml:space="preserve"> with a gerund suggests the continuation of the action, denoted by the gerund and forms part of a compound verbal predicate; an infinitive points out a new stage in the sequence of actions.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The teacher </w:t>
            </w:r>
            <w:r>
              <w:rPr>
                <w:i/>
                <w:sz w:val="24"/>
              </w:rPr>
              <w:t>went on explaining</w:t>
            </w:r>
            <w:r>
              <w:rPr>
                <w:sz w:val="24"/>
              </w:rPr>
              <w:t xml:space="preserve"> the use of verbals (continued). </w:t>
            </w:r>
          </w:p>
          <w:p>
            <w:pPr>
              <w:pStyle w:val="Normal"/>
              <w:suppressAutoHyphens w:val="true"/>
              <w:spacing w:lineRule="auto" w:line="240"/>
              <w:ind w:hanging="0" w:end="0"/>
              <w:jc w:val="start"/>
              <w:rPr>
                <w:sz w:val="24"/>
              </w:rPr>
            </w:pPr>
            <w:r>
              <w:rPr>
                <w:sz w:val="24"/>
              </w:rPr>
              <w:t>(...</w:t>
            </w:r>
            <w:r>
              <w:rPr>
                <w:sz w:val="24"/>
                <w:lang w:val="ru-RU"/>
              </w:rPr>
              <w:t xml:space="preserve"> продолжал объяснять ...)</w:t>
            </w:r>
          </w:p>
        </w:tc>
        <w:tc>
          <w:tcPr>
            <w:tcW w:w="5491" w:type="dxa"/>
            <w:tcBorders/>
          </w:tcPr>
          <w:p>
            <w:pPr>
              <w:pStyle w:val="Normal"/>
              <w:suppressAutoHyphens w:val="true"/>
              <w:spacing w:lineRule="auto" w:line="240"/>
              <w:ind w:hanging="0" w:end="0"/>
              <w:jc w:val="start"/>
              <w:rPr/>
            </w:pPr>
            <w:r>
              <w:rPr>
                <w:sz w:val="24"/>
              </w:rPr>
              <w:t xml:space="preserve">The teacher </w:t>
            </w:r>
            <w:r>
              <w:rPr>
                <w:i/>
                <w:sz w:val="24"/>
              </w:rPr>
              <w:t>went on to explain</w:t>
            </w:r>
            <w:r>
              <w:rPr>
                <w:sz w:val="24"/>
              </w:rPr>
              <w:t xml:space="preserve"> he use of the gerund after some verbs. </w:t>
            </w:r>
          </w:p>
          <w:p>
            <w:pPr>
              <w:pStyle w:val="Normal"/>
              <w:suppressAutoHyphens w:val="true"/>
              <w:spacing w:lineRule="auto" w:line="240"/>
              <w:ind w:hanging="0" w:end="0"/>
              <w:jc w:val="start"/>
              <w:rPr>
                <w:sz w:val="24"/>
              </w:rPr>
            </w:pPr>
            <w:r>
              <w:rPr>
                <w:sz w:val="24"/>
                <w:lang w:val="ru-RU"/>
              </w:rPr>
              <w:t>(... объяснял одно правило за дру</w:t>
              <w:softHyphen/>
              <w:t>гим .... т. е. употребление герун</w:t>
              <w:softHyphen/>
              <w:t>дия после разных глаголов).</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6. The verb </w:t>
      </w:r>
      <w:r>
        <w:rPr>
          <w:i/>
          <w:sz w:val="24"/>
        </w:rPr>
        <w:t>to allow</w:t>
      </w:r>
      <w:r>
        <w:rPr>
          <w:sz w:val="24"/>
        </w:rPr>
        <w:t xml:space="preserve"> is used with a gerund when it is not followed by an indirect object.</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They </w:t>
            </w:r>
            <w:r>
              <w:rPr>
                <w:i/>
                <w:sz w:val="24"/>
              </w:rPr>
              <w:t>don’t allow smoking</w:t>
            </w:r>
            <w:r>
              <w:rPr>
                <w:sz w:val="24"/>
              </w:rPr>
              <w:t xml:space="preserve"> here.</w:t>
            </w:r>
            <w:r>
              <w:rPr>
                <w:sz w:val="24"/>
                <w:lang w:val="ru-RU"/>
              </w:rPr>
              <w:t xml:space="preserve"> </w:t>
            </w:r>
          </w:p>
          <w:p>
            <w:pPr>
              <w:pStyle w:val="Normal"/>
              <w:suppressAutoHyphens w:val="true"/>
              <w:spacing w:lineRule="auto" w:line="240"/>
              <w:ind w:hanging="0" w:end="0"/>
              <w:jc w:val="start"/>
              <w:rPr>
                <w:sz w:val="24"/>
              </w:rPr>
            </w:pPr>
            <w:r>
              <w:rPr>
                <w:sz w:val="24"/>
                <w:lang w:val="ru-RU"/>
              </w:rPr>
              <w:t>(Здесь курить запрещено).</w:t>
            </w:r>
          </w:p>
        </w:tc>
        <w:tc>
          <w:tcPr>
            <w:tcW w:w="5491" w:type="dxa"/>
            <w:tcBorders/>
          </w:tcPr>
          <w:p>
            <w:pPr>
              <w:pStyle w:val="Normal"/>
              <w:suppressAutoHyphens w:val="true"/>
              <w:spacing w:lineRule="auto" w:line="240"/>
              <w:ind w:hanging="0" w:end="0"/>
              <w:jc w:val="start"/>
              <w:rPr/>
            </w:pPr>
            <w:r>
              <w:rPr>
                <w:sz w:val="24"/>
              </w:rPr>
              <w:t xml:space="preserve">They </w:t>
            </w:r>
            <w:r>
              <w:rPr>
                <w:i/>
                <w:sz w:val="24"/>
              </w:rPr>
              <w:t xml:space="preserve">allowed us to smoke. </w:t>
            </w:r>
          </w:p>
          <w:p>
            <w:pPr>
              <w:pStyle w:val="Normal"/>
              <w:suppressAutoHyphens w:val="true"/>
              <w:spacing w:lineRule="auto" w:line="240"/>
              <w:ind w:hanging="0" w:end="0"/>
              <w:jc w:val="start"/>
              <w:rPr>
                <w:sz w:val="24"/>
              </w:rPr>
            </w:pPr>
            <w:r>
              <w:rPr>
                <w:sz w:val="24"/>
                <w:lang w:val="ru-RU"/>
              </w:rPr>
              <w:t>(Они разрешили нам курить).</w:t>
            </w:r>
          </w:p>
        </w:tc>
      </w:tr>
    </w:tbl>
    <w:p>
      <w:pPr>
        <w:pStyle w:val="Normal"/>
        <w:suppressAutoHyphens w:val="true"/>
        <w:spacing w:lineRule="auto" w:line="240"/>
        <w:ind w:firstLine="284" w:end="0"/>
        <w:rPr>
          <w:sz w:val="24"/>
        </w:rPr>
      </w:pPr>
      <w:r>
        <w:rPr>
          <w:sz w:val="24"/>
        </w:rPr>
      </w:r>
    </w:p>
    <w:p>
      <w:pPr>
        <w:pStyle w:val="Heading3"/>
        <w:rPr/>
      </w:pPr>
      <w:bookmarkStart w:id="23" w:name="__RefHeading___Toc5112961"/>
      <w:bookmarkEnd w:id="23"/>
      <w:r>
        <w:rPr/>
        <w:t>The gerund and the verbal noun compared</w:t>
      </w:r>
    </w:p>
    <w:p>
      <w:pPr>
        <w:pStyle w:val="Normal"/>
        <w:rPr/>
      </w:pPr>
      <w:r>
        <w:rPr/>
      </w:r>
    </w:p>
    <w:p>
      <w:pPr>
        <w:pStyle w:val="Normal"/>
        <w:suppressAutoHyphens w:val="true"/>
        <w:spacing w:lineRule="auto" w:line="240"/>
        <w:ind w:firstLine="284" w:end="0"/>
        <w:rPr/>
      </w:pPr>
      <w:r>
        <w:rPr>
          <w:b/>
          <w:sz w:val="24"/>
        </w:rPr>
        <w:t>§ 128.</w:t>
      </w:r>
      <w:r>
        <w:rPr>
          <w:sz w:val="24"/>
        </w:rPr>
        <w:t xml:space="preserve"> Although formed in the same way as the gerund, the verbal noun is another part of speech and has no verbal features at all. The following table shows the main differences between the gerund and the verbal noun.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end"/>
        <w:rPr>
          <w:sz w:val="24"/>
        </w:rPr>
      </w:pPr>
      <w:r>
        <w:rPr>
          <w:sz w:val="24"/>
        </w:rPr>
        <w:t xml:space="preserve">Table VI </w:t>
      </w:r>
    </w:p>
    <w:p>
      <w:pPr>
        <w:pStyle w:val="Normal"/>
        <w:suppressAutoHyphens w:val="true"/>
        <w:spacing w:lineRule="auto" w:line="240"/>
        <w:ind w:firstLine="284" w:end="0"/>
        <w:jc w:val="center"/>
        <w:rPr/>
      </w:pPr>
      <w:r>
        <mc:AlternateContent>
          <mc:Choice Requires="wps">
            <w:drawing>
              <wp:anchor behindDoc="0" distT="0" distB="0" distL="114935" distR="114935" simplePos="0" locked="0" layoutInCell="1" allowOverlap="1" relativeHeight="149">
                <wp:simplePos x="0" y="0"/>
                <wp:positionH relativeFrom="column">
                  <wp:posOffset>5715</wp:posOffset>
                </wp:positionH>
                <wp:positionV relativeFrom="paragraph">
                  <wp:posOffset>151765</wp:posOffset>
                </wp:positionV>
                <wp:extent cx="1920240" cy="457200"/>
                <wp:effectExtent l="1270" t="5080" r="1270" b="5080"/>
                <wp:wrapNone/>
                <wp:docPr id="132" name=""/>
                <a:graphic xmlns:a="http://schemas.openxmlformats.org/drawingml/2006/main">
                  <a:graphicData uri="http://schemas.microsoft.com/office/word/2010/wordprocessingShape">
                    <wps:wsp>
                      <wps:cNvSpPr/>
                      <wps:spPr>
                        <a:xfrm>
                          <a:off x="0" y="0"/>
                          <a:ext cx="192024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11.95pt" to="151.6pt,47.9pt" stroked="t" o:allowincell="f" style="position:absolute">
                <v:stroke color="black" weight="9360" joinstyle="miter" endcap="flat"/>
                <v:fill o:detectmouseclick="t" on="false"/>
                <w10:wrap type="none"/>
              </v:line>
            </w:pict>
          </mc:Fallback>
        </mc:AlternateContent>
      </w:r>
      <w:r>
        <w:rPr/>
        <w:t>The characteristics of the gerund and the verbal noun</w:t>
      </w:r>
    </w:p>
    <w:tbl>
      <w:tblPr>
        <w:tblW w:w="10773" w:type="dxa"/>
        <w:jc w:val="start"/>
        <w:tblInd w:w="40" w:type="dxa"/>
        <w:tblLayout w:type="fixed"/>
        <w:tblCellMar>
          <w:top w:w="0" w:type="dxa"/>
          <w:start w:w="40" w:type="dxa"/>
          <w:bottom w:w="0" w:type="dxa"/>
          <w:end w:w="40" w:type="dxa"/>
        </w:tblCellMar>
      </w:tblPr>
      <w:tblGrid>
        <w:gridCol w:w="460"/>
        <w:gridCol w:w="2801"/>
        <w:gridCol w:w="3685"/>
        <w:gridCol w:w="3827"/>
      </w:tblGrid>
      <w:tr>
        <w:trPr/>
        <w:tc>
          <w:tcPr>
            <w:tcW w:w="3261" w:type="dxa"/>
            <w:gridSpan w:val="2"/>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end"/>
              <w:rPr/>
            </w:pPr>
            <w:r>
              <w:rPr/>
              <w:t xml:space="preserve"> </w:t>
            </w:r>
            <w:r>
              <w:rPr/>
              <w:t>Forms</w:t>
            </w:r>
          </w:p>
          <w:p>
            <w:pPr>
              <w:pStyle w:val="Normal"/>
              <w:suppressAutoHyphens w:val="true"/>
              <w:spacing w:lineRule="auto" w:line="240"/>
              <w:ind w:hanging="0" w:end="0"/>
              <w:jc w:val="start"/>
              <w:rPr/>
            </w:pPr>
            <w:r>
              <w:rPr/>
              <w:t>Grammatical</w:t>
            </w:r>
          </w:p>
          <w:p>
            <w:pPr>
              <w:pStyle w:val="Normal"/>
              <w:suppressAutoHyphens w:val="true"/>
              <w:spacing w:lineRule="auto" w:line="240"/>
              <w:ind w:hanging="0" w:end="0"/>
              <w:jc w:val="start"/>
              <w:rPr/>
            </w:pPr>
            <w:r>
              <w:rPr/>
              <w:t xml:space="preserve">characteristics </w:t>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The gerund</w:t>
            </w:r>
          </w:p>
          <w:p>
            <w:pPr>
              <w:pStyle w:val="Normal"/>
              <w:suppressAutoHyphens w:val="true"/>
              <w:spacing w:lineRule="auto" w:line="240"/>
              <w:ind w:hanging="0" w:end="0"/>
              <w:jc w:val="center"/>
              <w:rPr/>
            </w:pPr>
            <w:r>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The verbal noun</w:t>
            </w:r>
          </w:p>
          <w:p>
            <w:pPr>
              <w:pStyle w:val="Normal"/>
              <w:suppressAutoHyphens w:val="true"/>
              <w:spacing w:lineRule="auto" w:line="240"/>
              <w:ind w:hanging="0" w:end="0"/>
              <w:jc w:val="center"/>
              <w:rPr/>
            </w:pPr>
            <w:r>
              <w:rPr/>
            </w:r>
          </w:p>
        </w:tc>
      </w:tr>
      <w:tr>
        <w:trPr/>
        <w:tc>
          <w:tcPr>
            <w:tcW w:w="460" w:type="dxa"/>
            <w:tcBorders>
              <w:top w:val="single" w:sz="6" w:space="0" w:color="000000"/>
              <w:start w:val="single" w:sz="6" w:space="0" w:color="000000"/>
              <w:end w:val="single" w:sz="6" w:space="0" w:color="000000"/>
            </w:tcBorders>
          </w:tcPr>
          <w:p>
            <w:pPr>
              <w:pStyle w:val="Normal"/>
              <w:suppressAutoHyphens w:val="true"/>
              <w:spacing w:lineRule="auto" w:line="240"/>
              <w:ind w:hanging="0" w:end="0"/>
              <w:jc w:val="start"/>
              <w:rPr/>
            </w:pPr>
            <w:r>
              <w:rPr/>
              <w:t>M</w:t>
            </w:r>
          </w:p>
          <w:p>
            <w:pPr>
              <w:pStyle w:val="Normal"/>
              <w:suppressAutoHyphens w:val="true"/>
              <w:spacing w:lineRule="auto" w:line="240"/>
              <w:ind w:hanging="0" w:end="0"/>
              <w:jc w:val="start"/>
              <w:rPr/>
            </w:pPr>
            <w:r>
              <w:rPr/>
              <w:t>o</w:t>
            </w:r>
          </w:p>
          <w:p>
            <w:pPr>
              <w:pStyle w:val="Normal"/>
              <w:suppressAutoHyphens w:val="true"/>
              <w:spacing w:lineRule="auto" w:line="240"/>
              <w:ind w:hanging="0" w:end="0"/>
              <w:jc w:val="start"/>
              <w:rPr/>
            </w:pPr>
            <w:r>
              <w:rPr/>
              <w:t>r</w:t>
            </w:r>
          </w:p>
        </w:tc>
        <w:tc>
          <w:tcPr>
            <w:tcW w:w="2801"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Voice and perfect</w:t>
            </w:r>
          </w:p>
          <w:p>
            <w:pPr>
              <w:pStyle w:val="Normal"/>
              <w:suppressAutoHyphens w:val="true"/>
              <w:spacing w:lineRule="auto" w:line="240"/>
              <w:ind w:hanging="0" w:end="0"/>
              <w:jc w:val="start"/>
              <w:rPr/>
            </w:pPr>
            <w:r>
              <w:rPr/>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being done, having done</w:t>
            </w:r>
          </w:p>
          <w:p>
            <w:pPr>
              <w:pStyle w:val="Normal"/>
              <w:suppressAutoHyphens w:val="true"/>
              <w:spacing w:lineRule="auto" w:line="240"/>
              <w:ind w:hanging="0" w:end="0"/>
              <w:jc w:val="start"/>
              <w:rPr/>
            </w:pPr>
            <w:r>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w:t>
            </w:r>
          </w:p>
          <w:p>
            <w:pPr>
              <w:pStyle w:val="Normal"/>
              <w:suppressAutoHyphens w:val="true"/>
              <w:spacing w:lineRule="auto" w:line="240"/>
              <w:ind w:hanging="0" w:end="0"/>
              <w:jc w:val="start"/>
              <w:rPr/>
            </w:pPr>
            <w:r>
              <w:rPr/>
            </w:r>
          </w:p>
        </w:tc>
      </w:tr>
      <w:tr>
        <w:trPr/>
        <w:tc>
          <w:tcPr>
            <w:tcW w:w="460" w:type="dxa"/>
            <w:tcBorders>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f</w:t>
            </w:r>
          </w:p>
          <w:p>
            <w:pPr>
              <w:pStyle w:val="Normal"/>
              <w:suppressAutoHyphens w:val="true"/>
              <w:spacing w:lineRule="auto" w:line="240"/>
              <w:ind w:hanging="0" w:end="0"/>
              <w:jc w:val="start"/>
              <w:rPr/>
            </w:pPr>
            <w:r>
              <w:rPr/>
              <w:t>o</w:t>
            </w:r>
          </w:p>
          <w:p>
            <w:pPr>
              <w:pStyle w:val="Normal"/>
              <w:suppressAutoHyphens w:val="true"/>
              <w:spacing w:lineRule="auto" w:line="240"/>
              <w:ind w:hanging="0" w:end="0"/>
              <w:jc w:val="start"/>
              <w:rPr/>
            </w:pPr>
            <w:r>
              <w:rPr/>
              <w:t>l</w:t>
            </w:r>
          </w:p>
          <w:p>
            <w:pPr>
              <w:pStyle w:val="Normal"/>
              <w:suppressAutoHyphens w:val="true"/>
              <w:spacing w:lineRule="auto" w:line="240"/>
              <w:ind w:hanging="0" w:end="0"/>
              <w:jc w:val="start"/>
              <w:rPr/>
            </w:pPr>
            <w:r>
              <w:rPr/>
              <w:t>o</w:t>
            </w:r>
          </w:p>
          <w:p>
            <w:pPr>
              <w:pStyle w:val="Normal"/>
              <w:suppressAutoHyphens w:val="true"/>
              <w:spacing w:lineRule="auto" w:line="240"/>
              <w:ind w:hanging="0" w:end="0"/>
              <w:jc w:val="start"/>
              <w:rPr/>
            </w:pPr>
            <w:r>
              <w:rPr/>
              <w:t>g</w:t>
            </w:r>
          </w:p>
          <w:p>
            <w:pPr>
              <w:pStyle w:val="Normal"/>
              <w:suppressAutoHyphens w:val="true"/>
              <w:spacing w:lineRule="auto" w:line="240"/>
              <w:ind w:hanging="0" w:end="0"/>
              <w:jc w:val="start"/>
              <w:rPr/>
            </w:pPr>
            <w:r>
              <w:rPr/>
              <w:t>y</w:t>
            </w:r>
          </w:p>
        </w:tc>
        <w:tc>
          <w:tcPr>
            <w:tcW w:w="2801"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The plural form</w:t>
            </w:r>
          </w:p>
          <w:p>
            <w:pPr>
              <w:pStyle w:val="Normal"/>
              <w:suppressAutoHyphens w:val="true"/>
              <w:spacing w:lineRule="auto" w:line="240"/>
              <w:ind w:hanging="0" w:end="0"/>
              <w:jc w:val="start"/>
              <w:rPr/>
            </w:pPr>
            <w:r>
              <w:rPr/>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w:t>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sufferings, comings and goings</w:t>
            </w:r>
          </w:p>
        </w:tc>
      </w:tr>
      <w:tr>
        <w:trPr/>
        <w:tc>
          <w:tcPr>
            <w:tcW w:w="460" w:type="dxa"/>
            <w:vMerge w:val="restart"/>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t>S</w:t>
            </w:r>
          </w:p>
          <w:p>
            <w:pPr>
              <w:pStyle w:val="Normal"/>
              <w:suppressAutoHyphens w:val="true"/>
              <w:spacing w:lineRule="auto" w:line="240"/>
              <w:ind w:hanging="0" w:end="0"/>
              <w:jc w:val="start"/>
              <w:rPr/>
            </w:pPr>
            <w:r>
              <w:rPr/>
              <w:t>y</w:t>
            </w:r>
          </w:p>
          <w:p>
            <w:pPr>
              <w:pStyle w:val="Normal"/>
              <w:suppressAutoHyphens w:val="true"/>
              <w:spacing w:lineRule="auto" w:line="240"/>
              <w:ind w:hanging="0" w:end="0"/>
              <w:jc w:val="start"/>
              <w:rPr/>
            </w:pPr>
            <w:r>
              <w:rPr/>
              <w:t>n</w:t>
            </w:r>
          </w:p>
          <w:p>
            <w:pPr>
              <w:pStyle w:val="Normal"/>
              <w:suppressAutoHyphens w:val="true"/>
              <w:spacing w:lineRule="auto" w:line="240"/>
              <w:ind w:hanging="0" w:end="0"/>
              <w:jc w:val="start"/>
              <w:rPr>
                <w:lang w:val="ru-RU"/>
              </w:rPr>
            </w:pPr>
            <w:r>
              <w:rPr>
                <w:lang w:val="ru-RU"/>
              </w:rPr>
              <w:t>t</w:t>
            </w:r>
          </w:p>
          <w:p>
            <w:pPr>
              <w:pStyle w:val="Normal"/>
              <w:suppressAutoHyphens w:val="true"/>
              <w:spacing w:lineRule="auto" w:line="240"/>
              <w:ind w:hanging="0" w:end="0"/>
              <w:jc w:val="start"/>
              <w:rPr>
                <w:lang w:val="ru-RU"/>
              </w:rPr>
            </w:pPr>
            <w:r>
              <w:rPr>
                <w:lang w:val="ru-RU"/>
              </w:rPr>
              <w:t>a</w:t>
            </w:r>
          </w:p>
          <w:p>
            <w:pPr>
              <w:pStyle w:val="Normal"/>
              <w:suppressAutoHyphens w:val="true"/>
              <w:spacing w:lineRule="auto" w:line="240"/>
              <w:ind w:hanging="0" w:end="0"/>
              <w:jc w:val="start"/>
              <w:rPr>
                <w:lang w:val="ru-RU"/>
              </w:rPr>
            </w:pPr>
            <w:r>
              <w:rPr>
                <w:lang w:val="ru-RU"/>
              </w:rPr>
              <w:t>x</w:t>
            </w:r>
          </w:p>
        </w:tc>
        <w:tc>
          <w:tcPr>
            <w:tcW w:w="2801"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Direct object</w:t>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i/>
                <w:i/>
              </w:rPr>
            </w:pPr>
            <w:r>
              <w:rPr>
                <w:i/>
              </w:rPr>
              <w:t>I like doing morning exercises.</w:t>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w:t>
            </w:r>
          </w:p>
        </w:tc>
      </w:tr>
      <w:tr>
        <w:trPr/>
        <w:tc>
          <w:tcPr>
            <w:tcW w:w="46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2801"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Of-phrase and </w:t>
            </w:r>
          </w:p>
          <w:p>
            <w:pPr>
              <w:pStyle w:val="Normal"/>
              <w:suppressAutoHyphens w:val="true"/>
              <w:spacing w:lineRule="auto" w:line="240"/>
              <w:ind w:hanging="0" w:end="0"/>
              <w:jc w:val="start"/>
              <w:rPr/>
            </w:pPr>
            <w:r>
              <w:rPr/>
              <w:t>adjectival attributes</w:t>
            </w:r>
          </w:p>
          <w:p>
            <w:pPr>
              <w:pStyle w:val="Normal"/>
              <w:suppressAutoHyphens w:val="true"/>
              <w:spacing w:lineRule="auto" w:line="240"/>
              <w:ind w:hanging="0" w:end="0"/>
              <w:jc w:val="start"/>
              <w:rPr/>
            </w:pPr>
            <w:r>
              <w:rPr/>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lang w:val="ru-RU"/>
              </w:rPr>
            </w:pPr>
            <w:r>
              <w:rPr>
                <w:lang w:val="ru-RU"/>
              </w:rPr>
              <w:t>-</w:t>
            </w:r>
          </w:p>
          <w:p>
            <w:pPr>
              <w:pStyle w:val="Normal"/>
              <w:suppressAutoHyphens w:val="true"/>
              <w:spacing w:lineRule="auto" w:line="240"/>
              <w:ind w:hanging="0" w:end="0"/>
              <w:jc w:val="start"/>
              <w:rPr>
                <w:lang w:val="ru-RU"/>
              </w:rPr>
            </w:pPr>
            <w:r>
              <w:rPr>
                <w:lang w:val="ru-RU"/>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i/>
                <w:i/>
              </w:rPr>
            </w:pPr>
            <w:r>
              <w:rPr>
                <w:i/>
              </w:rPr>
              <w:t xml:space="preserve">The doing of morning </w:t>
            </w:r>
          </w:p>
          <w:p>
            <w:pPr>
              <w:pStyle w:val="Normal"/>
              <w:suppressAutoHyphens w:val="true"/>
              <w:spacing w:lineRule="auto" w:line="240"/>
              <w:ind w:hanging="0" w:end="0"/>
              <w:jc w:val="start"/>
              <w:rPr/>
            </w:pPr>
            <w:r>
              <w:rPr>
                <w:i/>
              </w:rPr>
              <w:t xml:space="preserve">Exercises </w:t>
            </w:r>
            <w:r>
              <w:rPr/>
              <w:t>was very good for me.</w:t>
            </w:r>
          </w:p>
          <w:p>
            <w:pPr>
              <w:pStyle w:val="Normal"/>
              <w:suppressAutoHyphens w:val="true"/>
              <w:spacing w:lineRule="auto" w:line="240"/>
              <w:ind w:hanging="0" w:end="0"/>
              <w:jc w:val="start"/>
              <w:rPr/>
            </w:pPr>
            <w:r>
              <w:rPr/>
              <w:t xml:space="preserve">The </w:t>
            </w:r>
            <w:r>
              <w:rPr>
                <w:i/>
              </w:rPr>
              <w:t>regular</w:t>
            </w:r>
            <w:r>
              <w:rPr/>
              <w:t xml:space="preserve"> doing of  morning exercises</w:t>
            </w:r>
          </w:p>
          <w:p>
            <w:pPr>
              <w:pStyle w:val="Normal"/>
              <w:suppressAutoHyphens w:val="true"/>
              <w:spacing w:lineRule="auto" w:line="240"/>
              <w:ind w:hanging="0" w:end="0"/>
              <w:jc w:val="start"/>
              <w:rPr/>
            </w:pPr>
            <w:r>
              <w:rPr/>
            </w:r>
          </w:p>
        </w:tc>
      </w:tr>
      <w:tr>
        <w:trPr/>
        <w:tc>
          <w:tcPr>
            <w:tcW w:w="46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rPr>
            </w:pPr>
            <w:r>
              <w:rPr>
                <w:sz w:val="24"/>
              </w:rPr>
            </w:r>
          </w:p>
        </w:tc>
        <w:tc>
          <w:tcPr>
            <w:tcW w:w="2801"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Adverbs as a modifier</w:t>
            </w:r>
          </w:p>
          <w:p>
            <w:pPr>
              <w:pStyle w:val="Normal"/>
              <w:suppressAutoHyphens w:val="true"/>
              <w:spacing w:lineRule="auto" w:line="240"/>
              <w:ind w:hanging="0" w:end="0"/>
              <w:jc w:val="start"/>
              <w:rPr/>
            </w:pPr>
            <w:r>
              <w:rPr/>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 xml:space="preserve">Doing morning exercises </w:t>
            </w:r>
            <w:r>
              <w:rPr>
                <w:i/>
              </w:rPr>
              <w:t>regularly</w:t>
            </w:r>
          </w:p>
          <w:p>
            <w:pPr>
              <w:pStyle w:val="Normal"/>
              <w:suppressAutoHyphens w:val="true"/>
              <w:spacing w:lineRule="auto" w:line="240"/>
              <w:ind w:hanging="0" w:end="0"/>
              <w:jc w:val="start"/>
              <w:rPr/>
            </w:pPr>
            <w:r>
              <w:rPr/>
              <w:t>will improve your health.</w:t>
            </w:r>
          </w:p>
          <w:p>
            <w:pPr>
              <w:pStyle w:val="Normal"/>
              <w:suppressAutoHyphens w:val="true"/>
              <w:spacing w:lineRule="auto" w:line="240"/>
              <w:ind w:hanging="0" w:end="0"/>
              <w:jc w:val="start"/>
              <w:rPr/>
            </w:pPr>
            <w:r>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lang w:val="ru-RU"/>
              </w:rPr>
            </w:pPr>
            <w:r>
              <w:rPr>
                <w:lang w:val="ru-RU"/>
              </w:rPr>
              <w:t>-</w:t>
            </w:r>
          </w:p>
          <w:p>
            <w:pPr>
              <w:pStyle w:val="Normal"/>
              <w:suppressAutoHyphens w:val="true"/>
              <w:spacing w:lineRule="auto" w:line="240"/>
              <w:ind w:hanging="0" w:end="0"/>
              <w:jc w:val="start"/>
              <w:rPr>
                <w:lang w:val="ru-RU"/>
              </w:rPr>
            </w:pPr>
            <w:r>
              <w:rPr>
                <w:lang w:val="ru-RU"/>
              </w:rPr>
            </w:r>
          </w:p>
        </w:tc>
      </w:tr>
      <w:tr>
        <w:trPr/>
        <w:tc>
          <w:tcPr>
            <w:tcW w:w="460" w:type="dxa"/>
            <w:vMerge w:val="continue"/>
            <w:tcBorders>
              <w:top w:val="single" w:sz="6" w:space="0" w:color="000000"/>
              <w:start w:val="single" w:sz="6" w:space="0" w:color="000000"/>
              <w:end w:val="single" w:sz="6" w:space="0" w:color="000000"/>
            </w:tcBorders>
          </w:tcPr>
          <w:p>
            <w:pPr>
              <w:pStyle w:val="Normal"/>
              <w:suppressAutoHyphens w:val="true"/>
              <w:snapToGrid w:val="false"/>
              <w:spacing w:lineRule="auto" w:line="240"/>
              <w:ind w:hanging="0" w:end="0"/>
              <w:jc w:val="start"/>
              <w:rPr>
                <w:sz w:val="24"/>
                <w:lang w:val="ru-RU"/>
              </w:rPr>
            </w:pPr>
            <w:r>
              <w:rPr>
                <w:sz w:val="24"/>
                <w:lang w:val="ru-RU"/>
              </w:rPr>
            </w:r>
          </w:p>
        </w:tc>
        <w:tc>
          <w:tcPr>
            <w:tcW w:w="2801"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Articles</w:t>
            </w:r>
          </w:p>
          <w:p>
            <w:pPr>
              <w:pStyle w:val="Normal"/>
              <w:suppressAutoHyphens w:val="true"/>
              <w:spacing w:lineRule="auto" w:line="240"/>
              <w:ind w:hanging="0" w:end="0"/>
              <w:jc w:val="start"/>
              <w:rPr/>
            </w:pPr>
            <w:r>
              <w:rPr/>
            </w:r>
          </w:p>
        </w:tc>
        <w:tc>
          <w:tcPr>
            <w:tcW w:w="3685"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center"/>
              <w:rPr/>
            </w:pPr>
            <w:r>
              <w:rPr/>
              <w:t>-</w:t>
            </w:r>
          </w:p>
          <w:p>
            <w:pPr>
              <w:pStyle w:val="Normal"/>
              <w:suppressAutoHyphens w:val="true"/>
              <w:spacing w:lineRule="auto" w:line="240"/>
              <w:ind w:hanging="0" w:end="0"/>
              <w:jc w:val="start"/>
              <w:rPr/>
            </w:pPr>
            <w:r>
              <w:rPr/>
            </w:r>
          </w:p>
        </w:tc>
        <w:tc>
          <w:tcPr>
            <w:tcW w:w="3827" w:type="dxa"/>
            <w:tcBorders>
              <w:top w:val="single" w:sz="6" w:space="0" w:color="000000"/>
              <w:start w:val="single" w:sz="6" w:space="0" w:color="000000"/>
              <w:bottom w:val="single" w:sz="6" w:space="0" w:color="000000"/>
              <w:end w:val="single" w:sz="6" w:space="0" w:color="000000"/>
            </w:tcBorders>
          </w:tcPr>
          <w:p>
            <w:pPr>
              <w:pStyle w:val="Normal"/>
              <w:suppressAutoHyphens w:val="true"/>
              <w:spacing w:lineRule="auto" w:line="240"/>
              <w:ind w:hanging="0" w:end="0"/>
              <w:jc w:val="start"/>
              <w:rPr/>
            </w:pPr>
            <w:r>
              <w:rPr/>
              <w:t>The doing of morning exercises.</w:t>
            </w:r>
          </w:p>
          <w:p>
            <w:pPr>
              <w:pStyle w:val="Normal"/>
              <w:suppressAutoHyphens w:val="true"/>
              <w:spacing w:lineRule="auto" w:line="240"/>
              <w:ind w:hanging="0" w:end="0"/>
              <w:jc w:val="start"/>
              <w:rPr/>
            </w:pPr>
            <w:r>
              <w:rPr/>
              <w:t>The acting was perfect.</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From the table we can see that the distinctive features of the gerund are its verbal categories in the sphere of morphology and its verbal combinability. The distinctive features of the verbal noun are its nominal category of number and its noun combinability. It must be taken into consideration that a verbal noun is an abstract noun, and the use of the article and the plural form is determined by the requirements of the meaning and context.</w:t>
      </w:r>
    </w:p>
    <w:p>
      <w:pPr>
        <w:pStyle w:val="Normal"/>
        <w:suppressAutoHyphens w:val="true"/>
        <w:spacing w:lineRule="auto" w:line="240"/>
        <w:ind w:firstLine="284" w:end="0"/>
        <w:rPr/>
      </w:pPr>
      <w:r>
        <w:rPr>
          <w:sz w:val="24"/>
        </w:rPr>
        <w:t xml:space="preserve">It is more difficult to discriminate between a gerund and a verbal noun in cases where the verbal characteristics of the gerund are not apparent. This happens mainly when an </w:t>
      </w:r>
      <w:r>
        <w:rPr>
          <w:i/>
          <w:sz w:val="24"/>
        </w:rPr>
        <w:t>-ing</w:t>
      </w:r>
      <w:r>
        <w:rPr>
          <w:sz w:val="24"/>
        </w:rPr>
        <w:t xml:space="preserve"> form is used as a single word without any modifiers or with such modifiers as occur with both the gerund and the verbal noun</w:t>
      </w:r>
      <w:r>
        <w:rPr>
          <w:i/>
          <w:sz w:val="24"/>
        </w:rPr>
        <w:t xml:space="preserve"> (His coming was unexpected. Her acting was perfect</w:t>
      </w:r>
      <w:r>
        <w:rPr>
          <w:sz w:val="24"/>
        </w:rPr>
        <w:t>). In such cases the meaning of the form should be taken into account. Thus a gerund suggests a process, an activity, whereas a verbal noun denotes kinds of occupation (</w:t>
      </w:r>
      <w:r>
        <w:rPr>
          <w:i/>
          <w:sz w:val="24"/>
        </w:rPr>
        <w:t xml:space="preserve">skating </w:t>
      </w:r>
      <w:r>
        <w:rPr>
          <w:sz w:val="24"/>
        </w:rPr>
        <w:t>as compared to hockey), an art form (</w:t>
      </w:r>
      <w:r>
        <w:rPr>
          <w:i/>
          <w:sz w:val="24"/>
        </w:rPr>
        <w:t>acting, painting</w:t>
      </w:r>
      <w:r>
        <w:rPr>
          <w:sz w:val="24"/>
        </w:rPr>
        <w:t>), a branch of knowledge (</w:t>
      </w:r>
      <w:r>
        <w:rPr>
          <w:i/>
          <w:sz w:val="24"/>
        </w:rPr>
        <w:t>engineering, spelling</w:t>
      </w:r>
      <w:r>
        <w:rPr>
          <w:sz w:val="24"/>
        </w:rPr>
        <w:t xml:space="preserve"> as opposed to pronunciation and as a synonym for orthography).</w:t>
      </w:r>
    </w:p>
    <w:p>
      <w:pPr>
        <w:pStyle w:val="Normal"/>
        <w:suppressAutoHyphens w:val="true"/>
        <w:spacing w:lineRule="auto" w:line="240"/>
        <w:ind w:firstLine="284" w:end="0"/>
        <w:rPr/>
      </w:pPr>
      <w:r>
        <w:rPr>
          <w:sz w:val="24"/>
        </w:rPr>
        <w:t xml:space="preserve">It goes without saying that an </w:t>
      </w:r>
      <w:r>
        <w:rPr>
          <w:i/>
          <w:sz w:val="24"/>
        </w:rPr>
        <w:t>-ing</w:t>
      </w:r>
      <w:r>
        <w:rPr>
          <w:sz w:val="24"/>
        </w:rPr>
        <w:t xml:space="preserve"> form is a pure noun when it denotes an object, often the result of activity (a </w:t>
      </w:r>
      <w:r>
        <w:rPr>
          <w:i/>
          <w:sz w:val="24"/>
        </w:rPr>
        <w:t>building</w:t>
      </w:r>
      <w:r>
        <w:rPr>
          <w:sz w:val="24"/>
        </w:rPr>
        <w:t xml:space="preserve"> - a house; a </w:t>
      </w:r>
      <w:r>
        <w:rPr>
          <w:i/>
          <w:sz w:val="24"/>
        </w:rPr>
        <w:t>drawing</w:t>
      </w:r>
      <w:r>
        <w:rPr>
          <w:sz w:val="24"/>
        </w:rPr>
        <w:t xml:space="preserve">, a </w:t>
      </w:r>
      <w:r>
        <w:rPr>
          <w:i/>
          <w:sz w:val="24"/>
        </w:rPr>
        <w:t xml:space="preserve">painting </w:t>
      </w:r>
      <w:r>
        <w:rPr>
          <w:sz w:val="24"/>
        </w:rPr>
        <w:t xml:space="preserve">- a picture). In such cases a noun unlike a gerund, may also combine with numerals, as in </w:t>
      </w:r>
      <w:r>
        <w:rPr>
          <w:i/>
          <w:sz w:val="24"/>
        </w:rPr>
        <w:t>two drawings, four buildings</w:t>
      </w:r>
      <w:r>
        <w:rPr>
          <w:sz w:val="24"/>
        </w:rPr>
        <w:t>, etc.</w:t>
      </w:r>
    </w:p>
    <w:p>
      <w:pPr>
        <w:pStyle w:val="Normal"/>
        <w:suppressAutoHyphens w:val="true"/>
        <w:spacing w:lineRule="auto" w:line="240"/>
        <w:ind w:firstLine="284" w:end="0"/>
        <w:rPr>
          <w:sz w:val="24"/>
        </w:rPr>
      </w:pPr>
      <w:r>
        <w:rPr>
          <w:sz w:val="24"/>
        </w:rPr>
      </w:r>
    </w:p>
    <w:p>
      <w:pPr>
        <w:pStyle w:val="Heading3"/>
        <w:rPr/>
      </w:pPr>
      <w:bookmarkStart w:id="24" w:name="__RefHeading___Toc5112962"/>
      <w:bookmarkEnd w:id="24"/>
      <w:r>
        <w:rPr/>
        <w:t>The participle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participle is a non-finite form of the verb. There are two forms of the participle - participle I and participle II.</w:t>
      </w:r>
    </w:p>
    <w:p>
      <w:pPr>
        <w:pStyle w:val="Normal"/>
        <w:suppressAutoHyphens w:val="true"/>
        <w:spacing w:lineRule="auto" w:line="240"/>
        <w:ind w:firstLine="284" w:end="0"/>
        <w:rPr>
          <w:sz w:val="24"/>
        </w:rPr>
      </w:pPr>
      <w:r>
        <w:rPr>
          <w:sz w:val="24"/>
        </w:rPr>
      </w:r>
    </w:p>
    <w:p>
      <w:pPr>
        <w:pStyle w:val="Heading5"/>
        <w:rPr>
          <w:lang w:val="en-US"/>
        </w:rPr>
      </w:pPr>
      <w:r>
        <w:rPr>
          <w:lang w:val="en-US"/>
        </w:rPr>
        <w:t>Participle I</w:t>
      </w:r>
    </w:p>
    <w:p>
      <w:pPr>
        <w:pStyle w:val="Normal"/>
        <w:suppressAutoHyphens w:val="true"/>
        <w:spacing w:lineRule="auto" w:line="240"/>
        <w:ind w:firstLine="284" w:end="0"/>
        <w:rPr>
          <w:sz w:val="24"/>
          <w:lang w:val="en-US"/>
        </w:rPr>
      </w:pPr>
      <w:r>
        <w:rPr>
          <w:sz w:val="24"/>
          <w:lang w:val="en-US"/>
        </w:rPr>
      </w:r>
    </w:p>
    <w:p>
      <w:pPr>
        <w:pStyle w:val="Normal"/>
        <w:pBdr>
          <w:bottom w:val="single" w:sz="4" w:space="1" w:color="000000"/>
        </w:pBdr>
        <w:suppressAutoHyphens w:val="true"/>
        <w:spacing w:lineRule="auto" w:line="240"/>
        <w:ind w:firstLine="284" w:end="0"/>
        <w:rPr/>
      </w:pPr>
      <w:r>
        <w:rPr>
          <w:b/>
          <w:sz w:val="24"/>
        </w:rPr>
        <w:t>§ 129.</w:t>
      </w:r>
      <w:r>
        <w:rPr>
          <w:sz w:val="24"/>
        </w:rPr>
        <w:t xml:space="preserve"> Participle I is a non-finite form of the verb with some adjectival and adverbial features. It is formed by adding the suffix </w:t>
      </w:r>
      <w:r>
        <w:rPr>
          <w:i/>
          <w:sz w:val="24"/>
        </w:rPr>
        <w:t>-ing</w:t>
      </w:r>
      <w:r>
        <w:rPr>
          <w:sz w:val="24"/>
        </w:rPr>
        <w:t xml:space="preserve"> to the stem of the verb.*</w:t>
      </w:r>
    </w:p>
    <w:p>
      <w:pPr>
        <w:pStyle w:val="Normal"/>
        <w:suppressAutoHyphens w:val="true"/>
        <w:spacing w:lineRule="auto" w:line="240"/>
        <w:ind w:firstLine="284" w:end="0"/>
        <w:rPr>
          <w:sz w:val="20"/>
        </w:rPr>
      </w:pPr>
      <w:r>
        <w:rPr>
          <w:sz w:val="20"/>
        </w:rPr>
        <w:t>* For rules of spelling and pronunciation see § 7. 138</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verbal character of participle I is manifested morphologically in the categories of voice and perfect (see table VII) and syntactically in its combinability. Thus, like the other non-finites, it may combine: a) with a noun or a pronoun as direct, indirect or prepositional object; b) with an adverb or a prepositional phrase as an adverbial modifier; c) with a noun or adjective as a predicative.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 </w:t>
      </w:r>
      <w:r>
        <w:rPr>
          <w:i/>
          <w:sz w:val="24"/>
        </w:rPr>
        <w:t>Seeing Jane</w:t>
      </w:r>
      <w:r>
        <w:rPr>
          <w:sz w:val="24"/>
        </w:rPr>
        <w:t>, I rushed to greet her.</w:t>
      </w:r>
    </w:p>
    <w:p>
      <w:pPr>
        <w:pStyle w:val="Normal"/>
        <w:suppressAutoHyphens w:val="true"/>
        <w:spacing w:lineRule="auto" w:line="240"/>
        <w:ind w:firstLine="284" w:start="568" w:end="0"/>
        <w:rPr/>
      </w:pPr>
      <w:r>
        <w:rPr>
          <w:sz w:val="24"/>
        </w:rPr>
        <w:t xml:space="preserve">We didn’t utter a word while </w:t>
      </w:r>
      <w:r>
        <w:rPr>
          <w:i/>
          <w:sz w:val="24"/>
        </w:rPr>
        <w:t>listening to the story.</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start="284" w:end="0"/>
        <w:rPr/>
      </w:pPr>
      <w:r>
        <w:rPr>
          <w:sz w:val="24"/>
        </w:rPr>
        <w:t xml:space="preserve">b) </w:t>
      </w:r>
      <w:r>
        <w:rPr>
          <w:i/>
          <w:sz w:val="24"/>
        </w:rPr>
        <w:t>Rising early</w:t>
      </w:r>
      <w:r>
        <w:rPr>
          <w:sz w:val="24"/>
        </w:rPr>
        <w:t>, you’ll make your days longer.</w:t>
      </w:r>
    </w:p>
    <w:p>
      <w:pPr>
        <w:pStyle w:val="Normal"/>
        <w:suppressAutoHyphens w:val="true"/>
        <w:spacing w:lineRule="auto" w:line="240"/>
        <w:ind w:firstLine="284" w:start="568" w:end="0"/>
        <w:rPr/>
      </w:pPr>
      <w:r>
        <w:rPr>
          <w:sz w:val="24"/>
        </w:rPr>
        <w:t xml:space="preserve">Do you know the man </w:t>
      </w:r>
      <w:r>
        <w:rPr>
          <w:i/>
          <w:sz w:val="24"/>
        </w:rPr>
        <w:t>sitting in the middle of the first row</w:t>
      </w:r>
      <w:r>
        <w:rPr>
          <w:sz w:val="24"/>
        </w:rPr>
        <w:t>?</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pPr>
      <w:r>
        <w:rPr>
          <w:sz w:val="24"/>
        </w:rPr>
        <w:t xml:space="preserve">c) </w:t>
      </w:r>
      <w:r>
        <w:rPr>
          <w:i/>
          <w:sz w:val="24"/>
        </w:rPr>
        <w:t>Being absent-minded</w:t>
      </w:r>
      <w:r>
        <w:rPr>
          <w:sz w:val="24"/>
        </w:rPr>
        <w:t>, he went into the wrong room.</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sz w:val="24"/>
        </w:rPr>
      </w:pPr>
      <w:r>
        <w:rPr>
          <w:sz w:val="24"/>
        </w:rPr>
        <w:t>Participle I is used as a pure verb form in the formation of the continuous aspect forms.</w:t>
      </w:r>
    </w:p>
    <w:p>
      <w:pPr>
        <w:pStyle w:val="Normal"/>
        <w:suppressAutoHyphens w:val="true"/>
        <w:spacing w:lineRule="auto" w:line="240"/>
        <w:ind w:firstLine="284" w:end="0"/>
        <w:rPr>
          <w:sz w:val="24"/>
        </w:rPr>
      </w:pPr>
      <w:r>
        <w:rPr>
          <w:sz w:val="24"/>
        </w:rPr>
        <w:t>The adjectival and adverbial features of participle I are manitested in its syntactical functions as an attribute and an adverbial modifier.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Arriving at the station</w:t>
      </w:r>
      <w:r>
        <w:rPr>
          <w:sz w:val="24"/>
        </w:rPr>
        <w:t xml:space="preserve">, she saw him at once, </w:t>
      </w:r>
      <w:r>
        <w:rPr>
          <w:i/>
          <w:sz w:val="24"/>
        </w:rPr>
        <w:t xml:space="preserve">leaning agains the railing. </w:t>
      </w:r>
    </w:p>
    <w:p>
      <w:pPr>
        <w:pStyle w:val="2"/>
        <w:ind w:start="284" w:end="0"/>
        <w:rPr/>
      </w:pPr>
      <w:r>
        <w:rPr/>
        <w:t>(adverbial modifier of time, detached attribute).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Non-perfect participle I active has synonymous adjectives formed from the same verb stem, such as </w:t>
      </w:r>
      <w:r>
        <w:rPr>
          <w:i/>
          <w:sz w:val="24"/>
        </w:rPr>
        <w:t>resulting - resultant, convulsing - convulsive, abounding - abundant, deceiving - deceptive</w:t>
      </w:r>
      <w:r>
        <w:rPr>
          <w:sz w:val="24"/>
        </w:rPr>
        <w:t xml:space="preserve">. Some participles border on adjectives when used as attributes or predicatives, and have qualitative adjectives as synonyms; for example </w:t>
      </w:r>
      <w:r>
        <w:rPr>
          <w:i/>
          <w:sz w:val="24"/>
        </w:rPr>
        <w:t>amusing - funny, boring - dull, deafening</w:t>
      </w:r>
      <w:r>
        <w:rPr>
          <w:sz w:val="24"/>
        </w:rPr>
        <w:t xml:space="preserve"> - (very) </w:t>
      </w:r>
      <w:r>
        <w:rPr>
          <w:i/>
          <w:sz w:val="24"/>
        </w:rPr>
        <w:t>loud.</w:t>
      </w:r>
      <w:r>
        <w:rPr>
          <w:sz w:val="24"/>
        </w:rPr>
        <w:t xml:space="preserve"> There are even some deverbal adjectives that have completely lost their verbal meaning, for example </w:t>
      </w:r>
      <w:r>
        <w:rPr>
          <w:i/>
          <w:sz w:val="24"/>
        </w:rPr>
        <w:t>interesting, charming.</w:t>
      </w:r>
    </w:p>
    <w:p>
      <w:pPr>
        <w:pStyle w:val="2"/>
        <w:rPr/>
      </w:pPr>
      <w:r>
        <w:rPr/>
        <w:t xml:space="preserve">When they lose their verbal character, participles may be modified by adverbs of degree used with adjectives, such as </w:t>
      </w:r>
      <w:r>
        <w:rPr>
          <w:i/>
        </w:rPr>
        <w:t>very, so, too, as</w:t>
      </w:r>
      <w:r>
        <w:rPr/>
        <w:t xml:space="preserve"> in </w:t>
      </w:r>
      <w:r>
        <w:rPr>
          <w:i/>
        </w:rPr>
        <w:t>very (greatly, exceedingly</w:t>
      </w:r>
      <w:r>
        <w:rPr/>
        <w:t xml:space="preserve">, etc.) </w:t>
      </w:r>
      <w:r>
        <w:rPr>
          <w:i/>
        </w:rPr>
        <w:t>amusing, too boring, most exciting</w:t>
      </w:r>
      <w:r>
        <w:rPr/>
        <w:t>.</w:t>
      </w:r>
    </w:p>
    <w:p>
      <w:pPr>
        <w:pStyle w:val="Normal"/>
        <w:suppressAutoHyphens w:val="true"/>
        <w:spacing w:lineRule="auto" w:line="240"/>
        <w:ind w:firstLine="284" w:end="0"/>
        <w:rPr>
          <w:sz w:val="24"/>
        </w:rPr>
      </w:pPr>
      <w:r>
        <w:rPr>
          <w:sz w:val="24"/>
        </w:rPr>
      </w:r>
    </w:p>
    <w:p>
      <w:pPr>
        <w:pStyle w:val="2"/>
        <w:ind w:start="284" w:end="0"/>
        <w:rPr/>
      </w:pPr>
      <w:r>
        <w:rPr/>
        <w:t xml:space="preserve">My job is with one of the ministers - </w:t>
      </w:r>
      <w:r>
        <w:rPr>
          <w:i/>
        </w:rPr>
        <w:t>too boring and distasteful to discuss.</w:t>
      </w:r>
    </w:p>
    <w:p>
      <w:pPr>
        <w:pStyle w:val="Normal"/>
        <w:suppressAutoHyphens w:val="true"/>
        <w:spacing w:lineRule="auto" w:line="240"/>
        <w:ind w:firstLine="284" w:start="284" w:end="0"/>
        <w:rPr/>
      </w:pPr>
      <w:r>
        <w:rPr>
          <w:sz w:val="24"/>
        </w:rPr>
        <w:t xml:space="preserve">All this was </w:t>
      </w:r>
      <w:r>
        <w:rPr>
          <w:i/>
          <w:sz w:val="24"/>
        </w:rPr>
        <w:t>extremely gratifying.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Like an adjective, participle I forms adverbs with the suffix </w:t>
      </w:r>
      <w:r>
        <w:rPr>
          <w:b/>
          <w:sz w:val="24"/>
        </w:rPr>
        <w:t>-ly:</w:t>
      </w:r>
      <w:r>
        <w:rPr>
          <w:sz w:val="24"/>
        </w:rPr>
        <w:t xml:space="preserve"> </w:t>
      </w:r>
      <w:r>
        <w:rPr>
          <w:i/>
          <w:sz w:val="24"/>
        </w:rPr>
        <w:t>laughingly, jokingly, surprisingly, admiringly, appealingly, feelingly.</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You surprise me, she said </w:t>
      </w:r>
      <w:r>
        <w:rPr>
          <w:i/>
          <w:sz w:val="24"/>
        </w:rPr>
        <w:t xml:space="preserve">feelingly. </w:t>
      </w:r>
    </w:p>
    <w:p>
      <w:pPr>
        <w:pStyle w:val="Normal"/>
        <w:suppressAutoHyphens w:val="true"/>
        <w:spacing w:lineRule="auto" w:line="240"/>
        <w:ind w:firstLine="284" w:end="0"/>
        <w:rPr>
          <w:i/>
          <w:i/>
          <w:sz w:val="24"/>
        </w:rPr>
      </w:pPr>
      <w:r>
        <w:rPr>
          <w:i/>
          <w:sz w:val="24"/>
        </w:rPr>
      </w:r>
    </w:p>
    <w:p>
      <w:pPr>
        <w:pStyle w:val="Heading8"/>
        <w:rPr/>
      </w:pPr>
      <w:r>
        <w:rPr/>
        <w:t>The grammatical categories of participle 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jc w:val="end"/>
        <w:rPr>
          <w:sz w:val="24"/>
        </w:rPr>
      </w:pPr>
      <w:r>
        <w:rPr>
          <w:sz w:val="24"/>
        </w:rPr>
        <w:t>Table VII</w:t>
      </w:r>
    </w:p>
    <w:p>
      <w:pPr>
        <w:pStyle w:val="Normal"/>
        <w:suppressAutoHyphens w:val="true"/>
        <w:spacing w:lineRule="auto" w:line="240"/>
        <w:ind w:firstLine="284" w:end="0"/>
        <w:jc w:val="center"/>
        <w:rPr>
          <w:sz w:val="24"/>
        </w:rPr>
      </w:pPr>
      <w:r>
        <w:rPr>
          <w:sz w:val="24"/>
        </w:rPr>
        <w:drawing>
          <wp:inline distT="0" distB="0" distL="0" distR="0">
            <wp:extent cx="5129530" cy="1542415"/>
            <wp:effectExtent l="0" t="0" r="0" b="0"/>
            <wp:docPr id="13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3" descr="" title=""/>
                    <pic:cNvPicPr>
                      <a:picLocks noChangeAspect="1" noChangeArrowheads="1"/>
                    </pic:cNvPicPr>
                  </pic:nvPicPr>
                  <pic:blipFill>
                    <a:blip r:embed="rId5"/>
                    <a:srcRect l="-7" t="-23" r="-7" b="-23"/>
                    <a:stretch>
                      <a:fillRect/>
                    </a:stretch>
                  </pic:blipFill>
                  <pic:spPr bwMode="auto">
                    <a:xfrm>
                      <a:off x="0" y="0"/>
                      <a:ext cx="5129530" cy="1542415"/>
                    </a:xfrm>
                    <a:prstGeom prst="rect">
                      <a:avLst/>
                    </a:prstGeom>
                  </pic:spPr>
                </pic:pic>
              </a:graphicData>
            </a:graphic>
          </wp:inline>
        </w:drawing>
      </w:r>
    </w:p>
    <w:p>
      <w:pPr>
        <w:pStyle w:val="Normal"/>
        <w:suppressAutoHyphens w:val="true"/>
        <w:spacing w:lineRule="auto" w:line="240"/>
        <w:ind w:firstLine="284" w:end="0"/>
        <w:rPr>
          <w:sz w:val="24"/>
        </w:rPr>
      </w:pPr>
      <w:r>
        <w:rPr>
          <w:sz w:val="24"/>
        </w:rPr>
      </w:r>
    </w:p>
    <w:p>
      <w:pPr>
        <w:pStyle w:val="Heading8"/>
        <w:rPr/>
      </w:pPr>
      <w:r>
        <w:rPr/>
        <w:t>The category of perfect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sz w:val="24"/>
        </w:rPr>
      </w:pPr>
      <w:r>
        <w:rPr>
          <w:sz w:val="24"/>
        </w:rPr>
        <w:t>The category of perfect in participle I finds its expression in the contrast of the non-perfect and perfect forms.</w:t>
      </w:r>
    </w:p>
    <w:p>
      <w:pPr>
        <w:pStyle w:val="Normal"/>
        <w:suppressAutoHyphens w:val="true"/>
        <w:spacing w:lineRule="auto" w:line="240"/>
        <w:ind w:firstLine="284" w:end="0"/>
        <w:rPr>
          <w:sz w:val="24"/>
        </w:rPr>
      </w:pPr>
      <w:r>
        <w:rPr>
          <w:sz w:val="24"/>
        </w:rPr>
        <w:t>The non-perfect form suggests that the action denoted by participle I is simultaneous with that of the finite verb. Thus the time-reference of the action expressed by participle I can be understood only from the context, that is it is not absolute, but relative.</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2943"/>
        <w:gridCol w:w="8039"/>
      </w:tblGrid>
      <w:tr>
        <w:trPr/>
        <w:tc>
          <w:tcPr>
            <w:tcW w:w="2943" w:type="dxa"/>
            <w:tcBorders/>
          </w:tcPr>
          <w:p>
            <w:pPr>
              <w:pStyle w:val="Normal"/>
              <w:suppressAutoHyphens w:val="true"/>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150">
                      <wp:simplePos x="0" y="0"/>
                      <wp:positionH relativeFrom="margin">
                        <wp:posOffset>1743075</wp:posOffset>
                      </wp:positionH>
                      <wp:positionV relativeFrom="paragraph">
                        <wp:posOffset>-5080</wp:posOffset>
                      </wp:positionV>
                      <wp:extent cx="91440" cy="548640"/>
                      <wp:effectExtent l="0" t="5080" r="635" b="5715"/>
                      <wp:wrapNone/>
                      <wp:docPr id="134" name=""/>
                      <a:graphic xmlns:a="http://schemas.openxmlformats.org/drawingml/2006/main">
                        <a:graphicData uri="http://schemas.microsoft.com/office/word/2010/wordprocessingShape">
                          <wps:wsp>
                            <wps:cNvSpPr/>
                            <wps:spPr>
                              <a:xfrm>
                                <a:off x="0" y="0"/>
                                <a:ext cx="91440" cy="548640"/>
                              </a:xfrm>
                              <a:custGeom>
                                <a:avLst/>
                                <a:gdLst>
                                  <a:gd name="textAreaLeft" fmla="*/ 33120 w 51840"/>
                                  <a:gd name="textAreaRight" fmla="*/ 52200 w 51840"/>
                                  <a:gd name="textAreaTop" fmla="*/ 7920 h 311040"/>
                                  <a:gd name="textAreaBottom" fmla="*/ 303120 h 31104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37.25pt;margin-top:-0.4pt;width:7.15pt;height:43.15pt;mso-wrap-style:none;v-text-anchor:middle;mso-position-horizontal-relative:margin" type="_x0000_t87">
                      <v:fill o:detectmouseclick="t" on="false"/>
                      <v:stroke color="black" weight="9360" joinstyle="miter" endcap="flat"/>
                      <w10:wrap type="none"/>
                    </v:shape>
                  </w:pict>
                </mc:Fallback>
              </mc:AlternateContent>
            </w:r>
          </w:p>
          <w:p>
            <w:pPr>
              <w:pStyle w:val="Normal"/>
              <w:suppressAutoHyphens w:val="true"/>
              <w:spacing w:lineRule="auto" w:line="240"/>
              <w:ind w:hanging="0" w:end="0"/>
              <w:jc w:val="start"/>
              <w:rPr/>
            </w:pPr>
            <w:r>
              <w:rPr>
                <w:i/>
                <w:sz w:val="24"/>
              </w:rPr>
              <w:t xml:space="preserve">Learning </w:t>
            </w:r>
            <w:r>
              <w:rPr>
                <w:sz w:val="24"/>
              </w:rPr>
              <w:t>foreign languages</w:t>
            </w:r>
          </w:p>
        </w:tc>
        <w:tc>
          <w:tcPr>
            <w:tcW w:w="8039" w:type="dxa"/>
            <w:tcBorders/>
          </w:tcPr>
          <w:p>
            <w:pPr>
              <w:pStyle w:val="Normal"/>
              <w:suppressAutoHyphens w:val="true"/>
              <w:spacing w:lineRule="auto" w:line="240"/>
              <w:ind w:hanging="0" w:end="0"/>
              <w:jc w:val="start"/>
              <w:rPr>
                <w:sz w:val="24"/>
              </w:rPr>
            </w:pPr>
            <w:r>
              <w:rPr>
                <w:sz w:val="24"/>
              </w:rPr>
              <w:t>you know your native tongue better.</w:t>
            </w:r>
          </w:p>
          <w:p>
            <w:pPr>
              <w:pStyle w:val="Normal"/>
              <w:suppressAutoHyphens w:val="true"/>
              <w:spacing w:lineRule="auto" w:line="240"/>
              <w:ind w:hanging="0" w:end="0"/>
              <w:jc w:val="start"/>
              <w:rPr>
                <w:sz w:val="24"/>
              </w:rPr>
            </w:pPr>
            <w:r>
              <w:rPr>
                <w:sz w:val="24"/>
              </w:rPr>
              <w:t xml:space="preserve">I used to begin my day with repeating new words. </w:t>
            </w:r>
          </w:p>
          <w:p>
            <w:pPr>
              <w:pStyle w:val="Normal"/>
              <w:suppressAutoHyphens w:val="true"/>
              <w:spacing w:lineRule="auto" w:line="240"/>
              <w:ind w:hanging="0" w:end="0"/>
              <w:jc w:val="start"/>
              <w:rPr>
                <w:sz w:val="24"/>
              </w:rPr>
            </w:pPr>
            <w:r>
              <w:rPr>
                <w:sz w:val="24"/>
              </w:rPr>
              <w:t>you will learn a lot about your native tongue.</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perfect form of participle I indicates that the action denoted by the participle is prior to that denoted by the finite verb.</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51">
                <wp:simplePos x="0" y="0"/>
                <wp:positionH relativeFrom="column">
                  <wp:posOffset>1743075</wp:posOffset>
                </wp:positionH>
                <wp:positionV relativeFrom="paragraph">
                  <wp:posOffset>132080</wp:posOffset>
                </wp:positionV>
                <wp:extent cx="91440" cy="548640"/>
                <wp:effectExtent l="0" t="5080" r="635" b="5715"/>
                <wp:wrapNone/>
                <wp:docPr id="135" name=""/>
                <a:graphic xmlns:a="http://schemas.openxmlformats.org/drawingml/2006/main">
                  <a:graphicData uri="http://schemas.microsoft.com/office/word/2010/wordprocessingShape">
                    <wps:wsp>
                      <wps:cNvSpPr/>
                      <wps:spPr>
                        <a:xfrm>
                          <a:off x="0" y="0"/>
                          <a:ext cx="91440" cy="548640"/>
                        </a:xfrm>
                        <a:custGeom>
                          <a:avLst/>
                          <a:gdLst>
                            <a:gd name="textAreaLeft" fmla="*/ 33120 w 51840"/>
                            <a:gd name="textAreaRight" fmla="*/ 52200 w 51840"/>
                            <a:gd name="textAreaTop" fmla="*/ 7920 h 311040"/>
                            <a:gd name="textAreaBottom" fmla="*/ 303120 h 31104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37.25pt;margin-top:10.4pt;width:7.15pt;height:43.15pt;mso-wrap-style:none;v-text-anchor:middle" type="_x0000_t87">
                <v:fill o:detectmouseclick="t" on="false"/>
                <v:stroke color="black" weight="9360" joinstyle="miter" endcap="flat"/>
                <w10:wrap type="none"/>
              </v:shape>
            </w:pict>
          </mc:Fallback>
        </mc:AlternateContent>
      </w:r>
    </w:p>
    <w:tbl>
      <w:tblPr>
        <w:tblW w:w="10982" w:type="dxa"/>
        <w:jc w:val="start"/>
        <w:tblInd w:w="0" w:type="dxa"/>
        <w:tblLayout w:type="fixed"/>
        <w:tblCellMar>
          <w:top w:w="0" w:type="dxa"/>
          <w:start w:w="108" w:type="dxa"/>
          <w:bottom w:w="0" w:type="dxa"/>
          <w:end w:w="108" w:type="dxa"/>
        </w:tblCellMar>
      </w:tblPr>
      <w:tblGrid>
        <w:gridCol w:w="3085"/>
        <w:gridCol w:w="7897"/>
      </w:tblGrid>
      <w:tr>
        <w:trPr/>
        <w:tc>
          <w:tcPr>
            <w:tcW w:w="3085" w:type="dxa"/>
            <w:tcBorders/>
          </w:tcPr>
          <w:p>
            <w:pPr>
              <w:pStyle w:val="Normal"/>
              <w:suppressAutoHyphens w:val="true"/>
              <w:snapToGrid w:val="false"/>
              <w:spacing w:lineRule="auto" w:line="240"/>
              <w:ind w:hanging="0" w:end="0"/>
              <w:jc w:val="start"/>
              <w:rPr>
                <w:sz w:val="24"/>
              </w:rPr>
            </w:pPr>
            <w:r>
              <w:rPr>
                <w:sz w:val="24"/>
              </w:rPr>
            </w:r>
          </w:p>
          <w:p>
            <w:pPr>
              <w:pStyle w:val="Normal"/>
              <w:suppressAutoHyphens w:val="true"/>
              <w:spacing w:lineRule="auto" w:line="240"/>
              <w:ind w:hanging="0" w:end="0"/>
              <w:jc w:val="start"/>
              <w:rPr/>
            </w:pPr>
            <w:r>
              <w:rPr>
                <w:i/>
                <w:sz w:val="24"/>
              </w:rPr>
              <w:t>Having learnt</w:t>
            </w:r>
            <w:r>
              <w:rPr>
                <w:sz w:val="24"/>
              </w:rPr>
              <w:t xml:space="preserve"> the elements</w:t>
            </w:r>
          </w:p>
          <w:p>
            <w:pPr>
              <w:pStyle w:val="Normal"/>
              <w:suppressAutoHyphens w:val="true"/>
              <w:spacing w:lineRule="auto" w:line="240"/>
              <w:ind w:hanging="0" w:end="0"/>
              <w:jc w:val="start"/>
              <w:rPr>
                <w:sz w:val="24"/>
              </w:rPr>
            </w:pPr>
            <w:r>
              <w:rPr>
                <w:sz w:val="24"/>
              </w:rPr>
              <w:t>of English</w:t>
            </w:r>
          </w:p>
        </w:tc>
        <w:tc>
          <w:tcPr>
            <w:tcW w:w="7897" w:type="dxa"/>
            <w:tcBorders/>
          </w:tcPr>
          <w:p>
            <w:pPr>
              <w:pStyle w:val="Normal"/>
              <w:suppressAutoHyphens w:val="true"/>
              <w:spacing w:lineRule="auto" w:line="240"/>
              <w:ind w:hanging="0" w:end="0"/>
              <w:jc w:val="start"/>
              <w:rPr>
                <w:sz w:val="24"/>
              </w:rPr>
            </w:pPr>
            <w:r>
              <w:rPr>
                <w:sz w:val="24"/>
              </w:rPr>
              <w:t xml:space="preserve">I shall start upon French. </w:t>
            </w:r>
          </w:p>
          <w:p>
            <w:pPr>
              <w:pStyle w:val="Normal"/>
              <w:suppressAutoHyphens w:val="true"/>
              <w:spacing w:lineRule="auto" w:line="240"/>
              <w:ind w:hanging="0" w:end="0"/>
              <w:jc w:val="start"/>
              <w:rPr>
                <w:sz w:val="24"/>
              </w:rPr>
            </w:pPr>
            <w:r>
              <w:rPr>
                <w:sz w:val="24"/>
              </w:rPr>
              <w:t>our students start upon French or German.</w:t>
            </w:r>
          </w:p>
          <w:p>
            <w:pPr>
              <w:pStyle w:val="Normal"/>
              <w:suppressAutoHyphens w:val="true"/>
              <w:spacing w:lineRule="auto" w:line="240"/>
              <w:ind w:hanging="0" w:end="0"/>
              <w:jc w:val="start"/>
              <w:rPr>
                <w:sz w:val="24"/>
              </w:rPr>
            </w:pPr>
            <w:r>
              <w:rPr>
                <w:sz w:val="24"/>
              </w:rPr>
              <w:t>we started upon French.</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meaning of priority may be accompanied by the notion of completion or duration, depending on whether the meaning of the verb is terminative or durative.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Dinny took the little packet, and </w:t>
      </w:r>
      <w:r>
        <w:rPr>
          <w:i/>
          <w:sz w:val="24"/>
        </w:rPr>
        <w:t>having brought</w:t>
      </w:r>
      <w:r>
        <w:rPr>
          <w:sz w:val="24"/>
        </w:rPr>
        <w:t xml:space="preserve"> no bag, slipped it down her dress.</w:t>
      </w:r>
    </w:p>
    <w:p>
      <w:pPr>
        <w:pStyle w:val="Normal"/>
        <w:suppressAutoHyphens w:val="true"/>
        <w:spacing w:lineRule="auto" w:line="240"/>
        <w:ind w:firstLine="284" w:start="284" w:end="0"/>
        <w:rPr/>
      </w:pPr>
      <w:r>
        <w:rPr>
          <w:i/>
          <w:sz w:val="24"/>
        </w:rPr>
        <w:t>Having waited</w:t>
      </w:r>
      <w:r>
        <w:rPr>
          <w:sz w:val="24"/>
        </w:rPr>
        <w:t xml:space="preserve"> several hours in the snow to see me, he was not likely to show much patience when the </w:t>
      </w:r>
    </w:p>
    <w:p>
      <w:pPr>
        <w:pStyle w:val="Normal"/>
        <w:suppressAutoHyphens w:val="true"/>
        <w:spacing w:lineRule="auto" w:line="240"/>
        <w:ind w:firstLine="284" w:start="284" w:end="0"/>
        <w:rPr>
          <w:sz w:val="24"/>
        </w:rPr>
      </w:pPr>
      <w:r>
        <w:rPr>
          <w:sz w:val="24"/>
        </w:rPr>
        <w:t>house was thrown into darkness.</w:t>
      </w:r>
    </w:p>
    <w:p>
      <w:pPr>
        <w:pStyle w:val="Normal"/>
        <w:suppressAutoHyphens w:val="true"/>
        <w:spacing w:lineRule="auto" w:line="240"/>
        <w:ind w:firstLine="284" w:end="0"/>
        <w:rPr>
          <w:sz w:val="24"/>
        </w:rPr>
      </w:pPr>
      <w:r>
        <w:rPr>
          <w:sz w:val="24"/>
        </w:rPr>
      </w:r>
    </w:p>
    <w:p>
      <w:pPr>
        <w:pStyle w:val="2"/>
        <w:rPr/>
      </w:pPr>
      <w:r>
        <w:rPr/>
        <w:t>Like that of the other non-finites, the perfect form of participle I invariably expresses priority, whereas non-perfect participle I varies in its meaning according to the context, expressing either a prior or a simultaneous or a posterior action.</w:t>
      </w:r>
    </w:p>
    <w:p>
      <w:pPr>
        <w:pStyle w:val="Normal"/>
        <w:suppressAutoHyphens w:val="true"/>
        <w:spacing w:lineRule="auto" w:line="240"/>
        <w:ind w:firstLine="284" w:end="0"/>
        <w:rPr/>
      </w:pPr>
      <w:r>
        <w:rPr>
          <w:sz w:val="24"/>
        </w:rPr>
        <w:t>Non-perfect participle I regularly expresses immediate priority and denotes an instantaneous action if it is formed from terminative verbs, such as verbs of motion (</w:t>
      </w:r>
      <w:r>
        <w:rPr>
          <w:i/>
          <w:sz w:val="24"/>
        </w:rPr>
        <w:t>to come, to enter, to arrive, to turn, to leave</w:t>
      </w:r>
      <w:r>
        <w:rPr>
          <w:sz w:val="24"/>
        </w:rPr>
        <w:t>), of sense perception (</w:t>
      </w:r>
      <w:r>
        <w:rPr>
          <w:i/>
          <w:sz w:val="24"/>
        </w:rPr>
        <w:t>to see, to hear, to find</w:t>
      </w:r>
      <w:r>
        <w:rPr>
          <w:sz w:val="24"/>
        </w:rPr>
        <w:t>) and verbs of certain specific actions associated with motion (</w:t>
      </w:r>
      <w:r>
        <w:rPr>
          <w:i/>
          <w:sz w:val="24"/>
        </w:rPr>
        <w:t>to put, to put on, to take, to take off, to seize, to grasp, to open</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Arriving</w:t>
      </w:r>
      <w:r>
        <w:rPr>
          <w:sz w:val="24"/>
        </w:rPr>
        <w:t xml:space="preserve"> at the station, he found his train gone.</w:t>
      </w:r>
    </w:p>
    <w:p>
      <w:pPr>
        <w:pStyle w:val="Normal"/>
        <w:suppressAutoHyphens w:val="true"/>
        <w:spacing w:lineRule="auto" w:line="240"/>
        <w:ind w:firstLine="284" w:start="284" w:end="0"/>
        <w:rPr/>
      </w:pPr>
      <w:r>
        <w:rPr>
          <w:i/>
          <w:sz w:val="24"/>
        </w:rPr>
        <w:t>Leaving</w:t>
      </w:r>
      <w:r>
        <w:rPr>
          <w:sz w:val="24"/>
        </w:rPr>
        <w:t xml:space="preserve"> the house, Andrew continued his round.</w:t>
      </w:r>
    </w:p>
    <w:p>
      <w:pPr>
        <w:pStyle w:val="Normal"/>
        <w:suppressAutoHyphens w:val="true"/>
        <w:spacing w:lineRule="auto" w:line="240"/>
        <w:ind w:firstLine="284" w:start="284" w:end="0"/>
        <w:rPr/>
      </w:pPr>
      <w:r>
        <w:rPr>
          <w:i/>
          <w:sz w:val="24"/>
        </w:rPr>
        <w:t xml:space="preserve">Turning </w:t>
      </w:r>
      <w:r>
        <w:rPr>
          <w:sz w:val="24"/>
        </w:rPr>
        <w:t>the comer, you’ll see the house you are looking for.</w:t>
      </w:r>
    </w:p>
    <w:p>
      <w:pPr>
        <w:pStyle w:val="2"/>
        <w:ind w:start="284" w:end="0"/>
        <w:rPr/>
      </w:pPr>
      <w:r>
        <w:rPr>
          <w:i/>
        </w:rPr>
        <w:t>Hearing</w:t>
      </w:r>
      <w:r>
        <w:rPr/>
        <w:t xml:space="preserve"> a noise in the garden, I looked out of the window.</w:t>
      </w:r>
    </w:p>
    <w:p>
      <w:pPr>
        <w:pStyle w:val="Normal"/>
        <w:suppressAutoHyphens w:val="true"/>
        <w:spacing w:lineRule="auto" w:line="240"/>
        <w:ind w:firstLine="284" w:start="284" w:end="0"/>
        <w:rPr/>
      </w:pPr>
      <w:r>
        <w:rPr>
          <w:i/>
          <w:sz w:val="24"/>
        </w:rPr>
        <w:t xml:space="preserve">Taking off our </w:t>
      </w:r>
      <w:r>
        <w:rPr>
          <w:sz w:val="24"/>
        </w:rPr>
        <w:t>shoes, we tiptoed into the nursery.</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sz w:val="24"/>
        </w:rPr>
      </w:pPr>
      <w:r>
        <w:rPr>
          <w:sz w:val="24"/>
        </w:rPr>
        <w:t>The perfect participle of the same verbs is used when there is a lapse of time between the two actions, or when the action denoted by the participle is durative. Compare the following examples: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 xml:space="preserve">Seeing </w:t>
      </w:r>
      <w:r>
        <w:rPr>
          <w:sz w:val="24"/>
        </w:rPr>
        <w:t xml:space="preserve">Jane, I rushed to greet her. But: </w:t>
      </w:r>
      <w:r>
        <w:rPr>
          <w:i/>
          <w:sz w:val="24"/>
        </w:rPr>
        <w:t>Having seen</w:t>
      </w:r>
      <w:r>
        <w:rPr>
          <w:sz w:val="24"/>
        </w:rPr>
        <w:t xml:space="preserve"> tine girl only once, I didn’t recognize her.</w:t>
      </w:r>
    </w:p>
    <w:p>
      <w:pPr>
        <w:pStyle w:val="Normal"/>
        <w:suppressAutoHyphens w:val="true"/>
        <w:spacing w:lineRule="auto" w:line="240"/>
        <w:ind w:firstLine="284" w:start="284" w:end="0"/>
        <w:rPr/>
      </w:pPr>
      <w:r>
        <w:rPr>
          <w:i/>
          <w:sz w:val="24"/>
        </w:rPr>
        <w:t>Not having seen</w:t>
      </w:r>
      <w:r>
        <w:rPr>
          <w:sz w:val="24"/>
        </w:rPr>
        <w:t xml:space="preserve"> her for a long time, I didn’t recognize 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Sometimes the perfect participle is used to emphasize priority. Compare these examples: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Her husband, </w:t>
      </w:r>
      <w:r>
        <w:rPr>
          <w:i/>
          <w:sz w:val="24"/>
        </w:rPr>
        <w:t>finding the right key</w:t>
      </w:r>
      <w:r>
        <w:rPr>
          <w:sz w:val="24"/>
        </w:rPr>
        <w:t xml:space="preserve">, fits it into the lock of the bureau. </w:t>
      </w:r>
    </w:p>
    <w:p>
      <w:pPr>
        <w:pStyle w:val="Normal"/>
        <w:suppressAutoHyphens w:val="true"/>
        <w:spacing w:lineRule="auto" w:line="240"/>
        <w:ind w:firstLine="284" w:start="284" w:end="0"/>
        <w:rPr/>
      </w:pPr>
      <w:r>
        <w:rPr>
          <w:i/>
          <w:sz w:val="24"/>
        </w:rPr>
        <w:t>Having found the place he sought</w:t>
      </w:r>
      <w:r>
        <w:rPr>
          <w:sz w:val="24"/>
        </w:rPr>
        <w:t>, Bateman sent in his card to the manager.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Non-perfect participle I may denote a posterior action, immediately following the first action, forming its part or being its result,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Lizzy left the room, </w:t>
      </w:r>
      <w:r>
        <w:rPr>
          <w:i/>
          <w:sz w:val="24"/>
        </w:rPr>
        <w:t xml:space="preserve">banging the door shut. </w:t>
      </w:r>
    </w:p>
    <w:p>
      <w:pPr>
        <w:pStyle w:val="Normal"/>
        <w:suppressAutoHyphens w:val="true"/>
        <w:spacing w:lineRule="auto" w:line="240"/>
        <w:ind w:firstLine="284" w:start="284" w:end="0"/>
        <w:rPr/>
      </w:pPr>
      <w:r>
        <w:rPr>
          <w:sz w:val="24"/>
        </w:rPr>
        <w:t xml:space="preserve">John fell, </w:t>
      </w:r>
      <w:r>
        <w:rPr>
          <w:i/>
          <w:sz w:val="24"/>
        </w:rPr>
        <w:t>hurting his knee.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There may be a lapse of time between the first and the second (posterior) action. This is evident from the context.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then hired a car and went home, </w:t>
      </w:r>
      <w:r>
        <w:rPr>
          <w:i/>
          <w:sz w:val="24"/>
        </w:rPr>
        <w:t>arriving just before twelve</w:t>
      </w:r>
      <w:r>
        <w:rPr>
          <w:i/>
          <w:sz w:val="24"/>
          <w:lang w:val="ru-RU"/>
        </w:rPr>
        <w:t xml:space="preserve"> о'</w:t>
      </w:r>
      <w:r>
        <w:rPr>
          <w:i/>
          <w:sz w:val="24"/>
        </w:rPr>
        <w:t xml:space="preserve">clock. </w:t>
      </w:r>
    </w:p>
    <w:p>
      <w:pPr>
        <w:pStyle w:val="Normal"/>
        <w:suppressAutoHyphens w:val="true"/>
        <w:spacing w:lineRule="auto" w:line="240"/>
        <w:ind w:firstLine="284" w:start="284" w:end="0"/>
        <w:rPr/>
      </w:pPr>
      <w:r>
        <w:rPr>
          <w:sz w:val="24"/>
        </w:rPr>
        <w:t xml:space="preserve">We left at dawn, </w:t>
      </w:r>
      <w:r>
        <w:rPr>
          <w:i/>
          <w:sz w:val="24"/>
        </w:rPr>
        <w:t>returning late.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As seen from the above examples non-perfect participle I denoting a prior action usually precedes the predicate verb. When it denotes a posterior action, it stands always after the predicate verb. In both cases it corresponds to the Russian perfective adverbial participle</w:t>
      </w:r>
      <w:r>
        <w:rPr>
          <w:sz w:val="24"/>
          <w:lang w:val="ru-RU"/>
        </w:rPr>
        <w:t xml:space="preserve"> (деепричастие) (приехав, повернув, услышав, сняв, поднявшись, найдя, хлопнув, вернувшись).</w:t>
      </w:r>
    </w:p>
    <w:p>
      <w:pPr>
        <w:pStyle w:val="Normal"/>
        <w:suppressAutoHyphens w:val="true"/>
        <w:spacing w:lineRule="auto" w:line="240"/>
        <w:ind w:firstLine="284" w:end="0"/>
        <w:rPr>
          <w:sz w:val="24"/>
          <w:lang w:val="ru-RU"/>
        </w:rPr>
      </w:pPr>
      <w:r>
        <w:rPr>
          <w:sz w:val="24"/>
          <w:lang w:val="ru-RU"/>
        </w:rPr>
      </w:r>
    </w:p>
    <w:p>
      <w:pPr>
        <w:pStyle w:val="Heading8"/>
        <w:rPr/>
      </w:pPr>
      <w:r>
        <w:rPr/>
        <w:t>The category of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130.</w:t>
      </w:r>
      <w:r>
        <w:rPr>
          <w:sz w:val="24"/>
        </w:rPr>
        <w:t xml:space="preserve"> Participle I of transitive verbs, both non-perfect and perfect, has voice distinctions, which are realized in the contrast of active and passive forms: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i/>
                <w:sz w:val="24"/>
              </w:rPr>
              <w:t xml:space="preserve">Translating </w:t>
            </w:r>
            <w:r>
              <w:rPr>
                <w:sz w:val="24"/>
              </w:rPr>
              <w:t xml:space="preserve">from English into Russian, she should know well both languages. </w:t>
            </w:r>
          </w:p>
          <w:p>
            <w:pPr>
              <w:pStyle w:val="Normal"/>
              <w:suppressAutoHyphens w:val="true"/>
              <w:spacing w:lineRule="auto" w:line="240"/>
              <w:ind w:hanging="0" w:end="0"/>
              <w:jc w:val="start"/>
              <w:rPr>
                <w:sz w:val="24"/>
              </w:rPr>
            </w:pPr>
            <w:r>
              <w:rPr>
                <w:sz w:val="24"/>
              </w:rPr>
            </w:r>
          </w:p>
          <w:p>
            <w:pPr>
              <w:pStyle w:val="Normal"/>
              <w:suppressAutoHyphens w:val="true"/>
              <w:spacing w:lineRule="auto" w:line="240"/>
              <w:ind w:hanging="0" w:end="0"/>
              <w:jc w:val="start"/>
              <w:rPr/>
            </w:pPr>
            <w:r>
              <w:rPr>
                <w:i/>
                <w:sz w:val="24"/>
              </w:rPr>
              <w:t>Having translated</w:t>
            </w:r>
            <w:r>
              <w:rPr>
                <w:sz w:val="24"/>
              </w:rPr>
              <w:t xml:space="preserve"> the text into Russian, we handed it to the teacher.</w:t>
            </w:r>
          </w:p>
        </w:tc>
        <w:tc>
          <w:tcPr>
            <w:tcW w:w="5491" w:type="dxa"/>
            <w:tcBorders/>
          </w:tcPr>
          <w:p>
            <w:pPr>
              <w:pStyle w:val="2"/>
              <w:ind w:hanging="0" w:end="0"/>
              <w:jc w:val="start"/>
              <w:rPr/>
            </w:pPr>
            <w:r>
              <w:rPr>
                <w:i/>
              </w:rPr>
              <w:t>Being translated</w:t>
            </w:r>
            <w:r>
              <w:rPr/>
              <w:t xml:space="preserve"> into many languages, the novel is known all over the world. </w:t>
            </w:r>
          </w:p>
          <w:p>
            <w:pPr>
              <w:pStyle w:val="2"/>
              <w:ind w:hanging="0" w:end="0"/>
              <w:jc w:val="start"/>
              <w:rPr/>
            </w:pPr>
            <w:r>
              <w:rPr/>
            </w:r>
          </w:p>
          <w:p>
            <w:pPr>
              <w:pStyle w:val="Normal"/>
              <w:suppressAutoHyphens w:val="true"/>
              <w:spacing w:lineRule="auto" w:line="240"/>
              <w:ind w:hanging="0" w:end="0"/>
              <w:jc w:val="start"/>
              <w:rPr/>
            </w:pPr>
            <w:r>
              <w:rPr>
                <w:i/>
                <w:sz w:val="24"/>
              </w:rPr>
              <w:t>Having been translated</w:t>
            </w:r>
            <w:r>
              <w:rPr>
                <w:sz w:val="24"/>
              </w:rPr>
              <w:t xml:space="preserve"> long ago, the novel is likely to be re-translated. </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Participle I active denotes an action directed from the doer of the action, while participle I passive denotes an action directed towards it.</w:t>
      </w:r>
    </w:p>
    <w:p>
      <w:pPr>
        <w:pStyle w:val="Normal"/>
        <w:suppressAutoHyphens w:val="true"/>
        <w:spacing w:lineRule="auto" w:line="240"/>
        <w:ind w:firstLine="284" w:end="0"/>
        <w:rPr>
          <w:sz w:val="24"/>
        </w:rPr>
      </w:pPr>
      <w:r>
        <w:rPr>
          <w:sz w:val="24"/>
        </w:rPr>
        <w:t>The carrier of the action may coincide with the subject of the sentence, as in the above examples. It may also be a noun modified by participle I used attributively, in whatever function the noun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Do you know </w:t>
      </w:r>
      <w:r>
        <w:rPr>
          <w:i/>
          <w:sz w:val="24"/>
        </w:rPr>
        <w:t>the students translating</w:t>
      </w:r>
      <w:r>
        <w:rPr>
          <w:sz w:val="24"/>
        </w:rPr>
        <w:t xml:space="preserve"> the text? </w:t>
      </w:r>
    </w:p>
    <w:p>
      <w:pPr>
        <w:pStyle w:val="Normal"/>
        <w:suppressAutoHyphens w:val="true"/>
        <w:spacing w:lineRule="auto" w:line="240"/>
        <w:ind w:firstLine="284" w:start="284" w:end="0"/>
        <w:rPr/>
      </w:pPr>
      <w:r>
        <w:rPr>
          <w:sz w:val="24"/>
        </w:rPr>
        <w:t xml:space="preserve">Have you read </w:t>
      </w:r>
      <w:r>
        <w:rPr>
          <w:i/>
          <w:sz w:val="24"/>
        </w:rPr>
        <w:t>the text being translated</w:t>
      </w:r>
      <w:r>
        <w:rPr>
          <w:sz w:val="24"/>
        </w:rPr>
        <w:t xml:space="preserve"> by the students?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doer of the action may be expressed by the nominal element of a predicative construction: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heard </w:t>
      </w:r>
      <w:r>
        <w:rPr>
          <w:i/>
          <w:sz w:val="24"/>
        </w:rPr>
        <w:t xml:space="preserve">someone mentioning your name. </w:t>
      </w:r>
    </w:p>
    <w:p>
      <w:pPr>
        <w:pStyle w:val="Normal"/>
        <w:suppressAutoHyphens w:val="true"/>
        <w:spacing w:lineRule="auto" w:line="240"/>
        <w:ind w:firstLine="284" w:start="284" w:end="0"/>
        <w:rPr/>
      </w:pPr>
      <w:r>
        <w:rPr>
          <w:sz w:val="24"/>
        </w:rPr>
        <w:t xml:space="preserve">I heard </w:t>
      </w:r>
      <w:r>
        <w:rPr>
          <w:i/>
          <w:sz w:val="24"/>
        </w:rPr>
        <w:t>your name being mentioned</w:t>
      </w:r>
      <w:r>
        <w:rPr>
          <w:sz w:val="24"/>
        </w:rPr>
        <w:t xml:space="preserve"> at the conference.</w:t>
      </w:r>
    </w:p>
    <w:p>
      <w:pPr>
        <w:pStyle w:val="Normal"/>
        <w:suppressAutoHyphens w:val="true"/>
        <w:spacing w:lineRule="auto" w:line="240"/>
        <w:ind w:firstLine="284" w:end="0"/>
        <w:rPr>
          <w:sz w:val="24"/>
        </w:rPr>
      </w:pPr>
      <w:r>
        <w:rPr>
          <w:sz w:val="24"/>
        </w:rPr>
      </w:r>
    </w:p>
    <w:p>
      <w:pPr>
        <w:pStyle w:val="2"/>
        <w:rPr/>
      </w:pPr>
      <w:r>
        <w:rPr/>
        <w:t>Non-perfect participle I active of transitive verbs can be contrasted not only with participle I passive, but also with participle II:</w:t>
      </w:r>
    </w:p>
    <w:p>
      <w:pPr>
        <w:pStyle w:val="2"/>
        <w:rPr/>
      </w:pPr>
      <w:r>
        <w:rPr/>
      </w:r>
    </w:p>
    <w:tbl>
      <w:tblPr>
        <w:tblW w:w="10446" w:type="dxa"/>
        <w:jc w:val="start"/>
        <w:tblInd w:w="534" w:type="dxa"/>
        <w:tblLayout w:type="fixed"/>
        <w:tblCellMar>
          <w:top w:w="0" w:type="dxa"/>
          <w:start w:w="108" w:type="dxa"/>
          <w:bottom w:w="0" w:type="dxa"/>
          <w:end w:w="108" w:type="dxa"/>
        </w:tblCellMar>
      </w:tblPr>
      <w:tblGrid>
        <w:gridCol w:w="1842"/>
        <w:gridCol w:w="1985"/>
        <w:gridCol w:w="6619"/>
      </w:tblGrid>
      <w:tr>
        <w:trPr/>
        <w:tc>
          <w:tcPr>
            <w:tcW w:w="1842" w:type="dxa"/>
            <w:tcBorders/>
          </w:tcPr>
          <w:p>
            <w:pPr>
              <w:pStyle w:val="2"/>
              <w:ind w:hanging="0" w:end="0"/>
              <w:jc w:val="start"/>
              <w:rPr/>
            </w:pPr>
            <w:r>
              <w:rPr/>
              <w:t xml:space="preserve">taking </w:t>
            </w:r>
          </w:p>
          <w:p>
            <w:pPr>
              <w:pStyle w:val="2"/>
              <w:ind w:hanging="0" w:end="0"/>
              <w:jc w:val="start"/>
              <w:rPr/>
            </w:pPr>
            <w:r>
              <w:rPr/>
              <w:t xml:space="preserve">mentioning </w:t>
            </w:r>
          </w:p>
          <w:p>
            <w:pPr>
              <w:pStyle w:val="2"/>
              <w:ind w:hanging="0" w:end="0"/>
              <w:jc w:val="start"/>
              <w:rPr/>
            </w:pPr>
            <w:r>
              <w:rPr/>
              <w:t xml:space="preserve">teaching </w:t>
            </w:r>
          </w:p>
          <w:p>
            <w:pPr>
              <w:pStyle w:val="2"/>
              <w:ind w:hanging="0" w:end="0"/>
              <w:jc w:val="start"/>
              <w:rPr/>
            </w:pPr>
            <w:r>
              <w:rPr/>
              <w:t>holding</w:t>
            </w:r>
          </w:p>
        </w:tc>
        <w:tc>
          <w:tcPr>
            <w:tcW w:w="1985" w:type="dxa"/>
            <w:tcBorders/>
          </w:tcPr>
          <w:p>
            <w:pPr>
              <w:pStyle w:val="Normal"/>
              <w:suppressAutoHyphens w:val="true"/>
              <w:spacing w:lineRule="auto" w:line="240"/>
              <w:ind w:hanging="0" w:end="0"/>
              <w:jc w:val="start"/>
              <w:rPr>
                <w:sz w:val="24"/>
              </w:rPr>
            </w:pPr>
            <w:r>
              <w:rPr>
                <w:sz w:val="24"/>
              </w:rPr>
              <w:t xml:space="preserve">- being taken </w:t>
            </w:r>
          </w:p>
          <w:p>
            <w:pPr>
              <w:pStyle w:val="Normal"/>
              <w:suppressAutoHyphens w:val="true"/>
              <w:spacing w:lineRule="auto" w:line="240"/>
              <w:ind w:hanging="0" w:end="0"/>
              <w:jc w:val="start"/>
              <w:rPr>
                <w:sz w:val="24"/>
              </w:rPr>
            </w:pPr>
            <w:r>
              <w:rPr>
                <w:sz w:val="24"/>
              </w:rPr>
              <w:t xml:space="preserve">- being mentioned </w:t>
            </w:r>
          </w:p>
          <w:p>
            <w:pPr>
              <w:pStyle w:val="Normal"/>
              <w:suppressAutoHyphens w:val="true"/>
              <w:spacing w:lineRule="auto" w:line="240"/>
              <w:ind w:hanging="0" w:end="0"/>
              <w:jc w:val="start"/>
              <w:rPr>
                <w:sz w:val="24"/>
              </w:rPr>
            </w:pPr>
            <w:r>
              <w:rPr>
                <w:sz w:val="24"/>
              </w:rPr>
              <w:t xml:space="preserve">- being taught </w:t>
            </w:r>
          </w:p>
          <w:p>
            <w:pPr>
              <w:pStyle w:val="Normal"/>
              <w:suppressAutoHyphens w:val="true"/>
              <w:spacing w:lineRule="auto" w:line="240"/>
              <w:ind w:hanging="0" w:end="0"/>
              <w:jc w:val="start"/>
              <w:rPr>
                <w:sz w:val="24"/>
              </w:rPr>
            </w:pPr>
            <w:r>
              <w:rPr>
                <w:sz w:val="24"/>
              </w:rPr>
              <w:t xml:space="preserve">- being held    </w:t>
            </w:r>
          </w:p>
          <w:p>
            <w:pPr>
              <w:pStyle w:val="2"/>
              <w:ind w:hanging="0" w:end="0"/>
              <w:jc w:val="start"/>
              <w:rPr>
                <w:sz w:val="24"/>
              </w:rPr>
            </w:pPr>
            <w:r>
              <w:rPr>
                <w:sz w:val="24"/>
              </w:rPr>
            </w:r>
          </w:p>
        </w:tc>
        <w:tc>
          <w:tcPr>
            <w:tcW w:w="6619" w:type="dxa"/>
            <w:tcBorders/>
          </w:tcPr>
          <w:p>
            <w:pPr>
              <w:pStyle w:val="Normal"/>
              <w:suppressAutoHyphens w:val="true"/>
              <w:spacing w:lineRule="auto" w:line="240"/>
              <w:ind w:hanging="0" w:end="0"/>
              <w:jc w:val="start"/>
              <w:rPr>
                <w:sz w:val="24"/>
              </w:rPr>
            </w:pPr>
            <w:r>
              <w:rPr>
                <w:sz w:val="24"/>
              </w:rPr>
              <w:t>- taken</w:t>
            </w:r>
          </w:p>
          <w:p>
            <w:pPr>
              <w:pStyle w:val="Normal"/>
              <w:suppressAutoHyphens w:val="true"/>
              <w:spacing w:lineRule="auto" w:line="240"/>
              <w:ind w:hanging="0" w:end="0"/>
              <w:jc w:val="start"/>
              <w:rPr>
                <w:sz w:val="24"/>
              </w:rPr>
            </w:pPr>
            <w:r>
              <w:rPr>
                <w:sz w:val="24"/>
              </w:rPr>
              <w:t>- mentioned</w:t>
            </w:r>
          </w:p>
          <w:p>
            <w:pPr>
              <w:pStyle w:val="Normal"/>
              <w:suppressAutoHyphens w:val="true"/>
              <w:spacing w:lineRule="auto" w:line="240"/>
              <w:ind w:hanging="0" w:end="0"/>
              <w:jc w:val="start"/>
              <w:rPr>
                <w:sz w:val="24"/>
              </w:rPr>
            </w:pPr>
            <w:r>
              <w:rPr>
                <w:sz w:val="24"/>
              </w:rPr>
              <w:t>- taught</w:t>
            </w:r>
          </w:p>
          <w:p>
            <w:pPr>
              <w:pStyle w:val="Normal"/>
              <w:suppressAutoHyphens w:val="true"/>
              <w:spacing w:lineRule="auto" w:line="240"/>
              <w:ind w:hanging="0" w:end="0"/>
              <w:jc w:val="start"/>
              <w:rPr>
                <w:sz w:val="24"/>
              </w:rPr>
            </w:pPr>
            <w:r>
              <w:rPr>
                <w:sz w:val="24"/>
              </w:rPr>
              <w:t>- held</w:t>
            </w:r>
          </w:p>
          <w:p>
            <w:pPr>
              <w:pStyle w:val="2"/>
              <w:ind w:hanging="0" w:end="0"/>
              <w:jc w:val="start"/>
              <w:rPr>
                <w:sz w:val="24"/>
              </w:rPr>
            </w:pPr>
            <w:r>
              <w:rPr>
                <w:sz w:val="24"/>
              </w:rPr>
            </w:r>
          </w:p>
        </w:tc>
      </w:tr>
    </w:tbl>
    <w:p>
      <w:pPr>
        <w:pStyle w:val="2"/>
        <w:rPr/>
      </w:pPr>
      <w:r>
        <w:rPr/>
      </w:r>
    </w:p>
    <w:p>
      <w:pPr>
        <w:pStyle w:val="Normal"/>
        <w:suppressAutoHyphens w:val="true"/>
        <w:spacing w:lineRule="auto" w:line="240"/>
        <w:ind w:firstLine="284" w:end="0"/>
        <w:rPr>
          <w:sz w:val="24"/>
        </w:rPr>
      </w:pPr>
      <w:r>
        <w:rPr>
          <w:sz w:val="24"/>
        </w:rPr>
        <w:t>According to the syntactical function of participle I and the aspectual character of the verb, non-perfect participle I passive may denote process,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Have you heard anything of the conference </w:t>
      </w:r>
      <w:r>
        <w:rPr>
          <w:i/>
          <w:sz w:val="24"/>
        </w:rPr>
        <w:t>being held</w:t>
      </w:r>
      <w:r>
        <w:rPr>
          <w:sz w:val="24"/>
        </w:rPr>
        <w:t xml:space="preserve"> at the University? (of the conference which is </w:t>
      </w:r>
    </w:p>
    <w:p>
      <w:pPr>
        <w:pStyle w:val="Normal"/>
        <w:suppressAutoHyphens w:val="true"/>
        <w:spacing w:lineRule="auto" w:line="240"/>
        <w:ind w:firstLine="284" w:start="284" w:end="0"/>
        <w:rPr>
          <w:sz w:val="24"/>
        </w:rPr>
      </w:pPr>
      <w:r>
        <w:rPr>
          <w:sz w:val="24"/>
        </w:rPr>
        <w:t>being held at the University)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phrase </w:t>
      </w:r>
      <w:r>
        <w:rPr>
          <w:i/>
          <w:sz w:val="24"/>
        </w:rPr>
        <w:t>The conference held at the University</w:t>
      </w:r>
      <w:r>
        <w:rPr>
          <w:sz w:val="24"/>
        </w:rPr>
        <w:t xml:space="preserve"> is ambiguous, because it might be understood as </w:t>
      </w:r>
      <w:r>
        <w:rPr>
          <w:i/>
          <w:sz w:val="24"/>
        </w:rPr>
        <w:t xml:space="preserve">The conference that has been held </w:t>
      </w:r>
      <w:r>
        <w:rPr>
          <w:sz w:val="24"/>
        </w:rPr>
        <w:t>or -</w:t>
      </w:r>
      <w:r>
        <w:rPr>
          <w:i/>
          <w:sz w:val="24"/>
        </w:rPr>
        <w:t>was held</w:t>
      </w:r>
      <w:r>
        <w:rPr>
          <w:sz w:val="24"/>
        </w:rPr>
        <w:t xml:space="preserve"> or </w:t>
      </w:r>
      <w:r>
        <w:rPr>
          <w:i/>
          <w:sz w:val="24"/>
        </w:rPr>
        <w:t>is being held.</w:t>
      </w:r>
    </w:p>
    <w:p>
      <w:pPr>
        <w:pStyle w:val="Normal"/>
        <w:suppressAutoHyphens w:val="true"/>
        <w:spacing w:lineRule="auto" w:line="240"/>
        <w:ind w:firstLine="284" w:end="0"/>
        <w:rPr>
          <w:i/>
          <w:i/>
          <w:sz w:val="24"/>
        </w:rPr>
      </w:pPr>
      <w:r>
        <w:rPr>
          <w:i/>
          <w:sz w:val="24"/>
        </w:rPr>
      </w:r>
    </w:p>
    <w:p>
      <w:pPr>
        <w:pStyle w:val="Heading8"/>
        <w:rPr/>
      </w:pPr>
      <w:r>
        <w:rPr/>
        <w:t>Syntactical functions of participle I</w:t>
      </w:r>
    </w:p>
    <w:p>
      <w:pPr>
        <w:pStyle w:val="2"/>
        <w:rPr/>
      </w:pPr>
      <w:r>
        <w:rPr/>
      </w:r>
    </w:p>
    <w:p>
      <w:pPr>
        <w:pStyle w:val="2"/>
        <w:rPr/>
      </w:pPr>
      <w:r>
        <w:rPr>
          <w:b/>
        </w:rPr>
        <w:t>§ 131.</w:t>
      </w:r>
      <w:r>
        <w:rPr/>
        <w:t xml:space="preserve"> Participle I performs the syntactical functions characteristic of the adjective and the adverb, and can therefore be used as attribute, predicative, or as adverbial modifier.</w:t>
      </w:r>
    </w:p>
    <w:p>
      <w:pPr>
        <w:pStyle w:val="Normal"/>
        <w:suppressAutoHyphens w:val="true"/>
        <w:spacing w:lineRule="auto" w:line="240"/>
        <w:ind w:firstLine="284" w:end="0"/>
        <w:rPr>
          <w:sz w:val="24"/>
        </w:rPr>
      </w:pPr>
      <w:r>
        <w:rPr>
          <w:sz w:val="24"/>
        </w:rPr>
        <w:t>It may be used (a) alone or (b) as headword of a participial phrase, or else (c) as part of a predicative construction: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 Let </w:t>
      </w:r>
      <w:r>
        <w:rPr>
          <w:i/>
          <w:sz w:val="24"/>
        </w:rPr>
        <w:t>sleeping</w:t>
      </w:r>
      <w:r>
        <w:rPr>
          <w:sz w:val="24"/>
        </w:rPr>
        <w:t xml:space="preserve"> dogs lie.</w:t>
      </w:r>
    </w:p>
    <w:p>
      <w:pPr>
        <w:pStyle w:val="Normal"/>
        <w:suppressAutoHyphens w:val="true"/>
        <w:spacing w:lineRule="auto" w:line="240"/>
        <w:ind w:firstLine="284" w:start="568" w:end="0"/>
        <w:rPr/>
      </w:pPr>
      <w:r>
        <w:rPr>
          <w:sz w:val="24"/>
        </w:rPr>
        <w:t xml:space="preserve">He drank his coffee </w:t>
      </w:r>
      <w:r>
        <w:rPr>
          <w:i/>
          <w:sz w:val="24"/>
        </w:rPr>
        <w:t>standing.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sz w:val="24"/>
        </w:rPr>
      </w:pPr>
      <w:r>
        <w:rPr>
          <w:sz w:val="24"/>
        </w:rPr>
        <w:t xml:space="preserve">b) There are some other people </w:t>
      </w:r>
      <w:r>
        <w:rPr>
          <w:i/>
          <w:sz w:val="24"/>
        </w:rPr>
        <w:t>waiting for you.</w:t>
      </w:r>
    </w:p>
    <w:p>
      <w:pPr>
        <w:pStyle w:val="Normal"/>
        <w:suppressAutoHyphens w:val="true"/>
        <w:spacing w:lineRule="auto" w:line="240"/>
        <w:ind w:firstLine="284" w:start="568" w:end="0"/>
        <w:rPr/>
      </w:pPr>
      <w:r>
        <w:rPr>
          <w:sz w:val="24"/>
        </w:rPr>
        <w:t xml:space="preserve">The youth looked at him curiously, </w:t>
      </w:r>
      <w:r>
        <w:rPr>
          <w:i/>
          <w:sz w:val="24"/>
        </w:rPr>
        <w:t>never having seen a Forsyte with a beard.</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start="284" w:end="0"/>
        <w:rPr/>
      </w:pPr>
      <w:r>
        <w:rPr>
          <w:sz w:val="24"/>
        </w:rPr>
        <w:t xml:space="preserve">c) We found </w:t>
      </w:r>
      <w:r>
        <w:rPr>
          <w:i/>
          <w:sz w:val="24"/>
        </w:rPr>
        <w:t>him working in the garden.</w:t>
      </w:r>
    </w:p>
    <w:p>
      <w:pPr>
        <w:pStyle w:val="Normal"/>
        <w:suppressAutoHyphens w:val="true"/>
        <w:spacing w:lineRule="auto" w:line="240"/>
        <w:ind w:firstLine="284" w:end="0"/>
        <w:rPr>
          <w:i/>
          <w:i/>
          <w:sz w:val="24"/>
          <w:lang w:val="ru-RU"/>
        </w:rPr>
      </w:pPr>
      <w:r>
        <w:rPr>
          <w:i/>
          <w:sz w:val="24"/>
          <w:lang w:val="ru-RU"/>
        </w:rPr>
      </w:r>
    </w:p>
    <w:p>
      <w:pPr>
        <w:pStyle w:val="Heading7"/>
        <w:rPr/>
      </w:pPr>
      <w:r>
        <w:rPr/>
        <w:t>Participle I as attribute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132.</w:t>
      </w:r>
      <w:r>
        <w:rPr>
          <w:sz w:val="24"/>
        </w:rPr>
        <w:t xml:space="preserve"> This function is peculiar to non-perfect participle I in its main sense, that of a process simultaneous with the action denoted by the main verb or with the moment of speech. It corresponds to the Russian imperfective participle, usually active: </w:t>
      </w:r>
      <w:r>
        <w:rPr>
          <w:i/>
          <w:sz w:val="24"/>
        </w:rPr>
        <w:t xml:space="preserve">leading </w:t>
      </w:r>
      <w:r>
        <w:rPr>
          <w:sz w:val="24"/>
        </w:rPr>
        <w:t>-</w:t>
      </w:r>
      <w:r>
        <w:rPr>
          <w:sz w:val="24"/>
          <w:lang w:val="ru-RU"/>
        </w:rPr>
        <w:t xml:space="preserve"> ведущий,</w:t>
      </w:r>
      <w:r>
        <w:rPr>
          <w:sz w:val="24"/>
        </w:rPr>
        <w:t xml:space="preserve"> </w:t>
      </w:r>
      <w:r>
        <w:rPr>
          <w:i/>
          <w:sz w:val="24"/>
        </w:rPr>
        <w:t>asking</w:t>
      </w:r>
      <w:r>
        <w:rPr>
          <w:sz w:val="24"/>
        </w:rPr>
        <w:t xml:space="preserve"> -</w:t>
      </w:r>
      <w:r>
        <w:rPr>
          <w:sz w:val="24"/>
          <w:lang w:val="ru-RU"/>
        </w:rPr>
        <w:t xml:space="preserve"> спрашивающий, </w:t>
      </w:r>
      <w:r>
        <w:rPr>
          <w:i/>
          <w:sz w:val="24"/>
        </w:rPr>
        <w:t xml:space="preserve">sleeping </w:t>
      </w:r>
      <w:r>
        <w:rPr>
          <w:sz w:val="24"/>
        </w:rPr>
        <w:t>-</w:t>
      </w:r>
      <w:r>
        <w:rPr>
          <w:sz w:val="24"/>
          <w:lang w:val="ru-RU"/>
        </w:rPr>
        <w:t xml:space="preserve"> спящий.</w:t>
      </w:r>
      <w:r>
        <w:rPr>
          <w:sz w:val="24"/>
        </w:rPr>
        <w:t xml:space="preserve"> The passive participle I corresponds to the Russian imperfective passive participle: </w:t>
      </w:r>
      <w:r>
        <w:rPr>
          <w:i/>
          <w:sz w:val="24"/>
        </w:rPr>
        <w:t>being asked</w:t>
      </w:r>
      <w:r>
        <w:rPr>
          <w:sz w:val="24"/>
        </w:rPr>
        <w:t xml:space="preserve"> -</w:t>
      </w:r>
      <w:r>
        <w:rPr>
          <w:sz w:val="24"/>
          <w:lang w:val="ru-RU"/>
        </w:rPr>
        <w:t xml:space="preserve"> спрашиваемый,</w:t>
      </w:r>
      <w:r>
        <w:rPr>
          <w:sz w:val="24"/>
        </w:rPr>
        <w:t xml:space="preserve"> </w:t>
      </w:r>
      <w:r>
        <w:rPr>
          <w:i/>
          <w:sz w:val="24"/>
        </w:rPr>
        <w:t>being translated</w:t>
      </w:r>
      <w:r>
        <w:rPr>
          <w:sz w:val="24"/>
        </w:rPr>
        <w:t xml:space="preserve"> -</w:t>
      </w:r>
      <w:r>
        <w:rPr>
          <w:sz w:val="24"/>
          <w:lang w:val="ru-RU"/>
        </w:rPr>
        <w:t>переводимый,</w:t>
      </w:r>
      <w:r>
        <w:rPr>
          <w:sz w:val="24"/>
        </w:rPr>
        <w:t xml:space="preserve"> </w:t>
      </w:r>
      <w:r>
        <w:rPr>
          <w:i/>
          <w:sz w:val="24"/>
        </w:rPr>
        <w:t>being built</w:t>
      </w:r>
      <w:r>
        <w:rPr>
          <w:sz w:val="24"/>
        </w:rPr>
        <w:t xml:space="preserve"> -</w:t>
      </w:r>
      <w:r>
        <w:rPr>
          <w:sz w:val="24"/>
          <w:lang w:val="ru-RU"/>
        </w:rPr>
        <w:t xml:space="preserve"> строящийся.</w:t>
      </w:r>
    </w:p>
    <w:p>
      <w:pPr>
        <w:pStyle w:val="Normal"/>
        <w:suppressAutoHyphens w:val="true"/>
        <w:spacing w:lineRule="auto" w:line="240"/>
        <w:ind w:firstLine="284" w:end="0"/>
        <w:rPr/>
      </w:pPr>
      <w:r>
        <w:rPr>
          <w:sz w:val="24"/>
        </w:rPr>
        <w:t>When a participial phrase is used as attribute it follows the modified noun. Its verbal character is evident from its verbal combinability and sometimes from the passive form itself. A participial phrase may be (a) non-detached or (b) detached: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We went along the street </w:t>
      </w:r>
      <w:r>
        <w:rPr>
          <w:i/>
          <w:sz w:val="24"/>
        </w:rPr>
        <w:t xml:space="preserve">leading to the seashore. </w:t>
      </w:r>
    </w:p>
    <w:p>
      <w:pPr>
        <w:pStyle w:val="Normal"/>
        <w:suppressAutoHyphens w:val="true"/>
        <w:spacing w:lineRule="auto" w:line="240"/>
        <w:ind w:firstLine="284" w:start="284" w:end="0"/>
        <w:rPr/>
      </w:pPr>
      <w:r>
        <w:rPr>
          <w:sz w:val="24"/>
        </w:rPr>
        <w:t xml:space="preserve">Emma sat in the armchair </w:t>
      </w:r>
      <w:r>
        <w:rPr>
          <w:i/>
          <w:sz w:val="24"/>
        </w:rPr>
        <w:t xml:space="preserve">facing the door. </w:t>
      </w:r>
    </w:p>
    <w:p>
      <w:pPr>
        <w:pStyle w:val="Normal"/>
        <w:suppressAutoHyphens w:val="true"/>
        <w:spacing w:lineRule="auto" w:line="240"/>
        <w:ind w:firstLine="284" w:start="284" w:end="0"/>
        <w:rPr/>
      </w:pPr>
      <w:r>
        <w:rPr>
          <w:sz w:val="24"/>
        </w:rPr>
        <w:t xml:space="preserve">Another factor concerns the formality of the language </w:t>
      </w:r>
      <w:r>
        <w:rPr>
          <w:i/>
          <w:sz w:val="24"/>
        </w:rPr>
        <w:t>being taught.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b) Once a month Tommy, </w:t>
      </w:r>
      <w:r>
        <w:rPr>
          <w:i/>
          <w:sz w:val="24"/>
        </w:rPr>
        <w:t>arriving separately</w:t>
      </w:r>
      <w:r>
        <w:rPr>
          <w:sz w:val="24"/>
        </w:rPr>
        <w:t>, came in for a brief drink.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A detached participial phrase is set off from the modified noun by a comma (or commas) in writing and by a pause (or pauses) in speech.</w:t>
      </w:r>
    </w:p>
    <w:p>
      <w:pPr>
        <w:pStyle w:val="Normal"/>
        <w:suppressAutoHyphens w:val="true"/>
        <w:spacing w:lineRule="auto" w:line="240"/>
        <w:ind w:firstLine="284" w:end="0"/>
        <w:rPr/>
      </w:pPr>
      <w:r>
        <w:rPr>
          <w:sz w:val="24"/>
        </w:rPr>
        <w:t xml:space="preserve">When a single participle is used as attribute, it generally functions as a premodifier. Here we usually find only participle I active of intransitive verbs. Its verbal character is clear from the processual meaning of the verb itself: </w:t>
      </w:r>
      <w:r>
        <w:rPr>
          <w:i/>
          <w:sz w:val="24"/>
        </w:rPr>
        <w:t>living people, a sleeping dog.</w:t>
      </w:r>
    </w:p>
    <w:p>
      <w:pPr>
        <w:pStyle w:val="Normal"/>
        <w:suppressAutoHyphens w:val="true"/>
        <w:spacing w:lineRule="auto" w:line="240"/>
        <w:ind w:firstLine="284" w:end="0"/>
        <w:rPr>
          <w:i/>
          <w:i/>
          <w:sz w:val="24"/>
        </w:rPr>
      </w:pPr>
      <w:r>
        <w:rPr>
          <w:i/>
          <w:sz w:val="24"/>
        </w:rPr>
      </w:r>
    </w:p>
    <w:p>
      <w:pPr>
        <w:pStyle w:val="2"/>
        <w:rPr/>
      </w:pPr>
      <w:r>
        <w:rPr/>
        <w:t xml:space="preserve">Participle I as a premodifying attribute differs from the gerund in the same function. The noun serves as the subject of the action expressed by the participle, as in </w:t>
      </w:r>
      <w:r>
        <w:rPr>
          <w:i/>
        </w:rPr>
        <w:t xml:space="preserve">a living man = a man who lives, a burning house = a house that is burning, a dancing girl == a girl who is dancing </w:t>
      </w:r>
      <w:r>
        <w:rPr/>
        <w:t xml:space="preserve">(or dances). The gerund suggests the destination of the object or a person’s occupation, as in </w:t>
      </w:r>
      <w:r>
        <w:rPr>
          <w:i/>
        </w:rPr>
        <w:t>writing paper =paper for writing, dancing hall = a hall for dancing, a singing teacher = a teacher of singing.</w:t>
      </w:r>
      <w:r>
        <w:rPr/>
        <w:t xml:space="preserve"> Note also the difference in stress patterns. There are two stresses in the pattern with the participle (</w:t>
      </w:r>
      <w:r>
        <w:rPr>
          <w:i/>
        </w:rPr>
        <w:t>a 'burning 'house</w:t>
      </w:r>
      <w:r>
        <w:rPr/>
        <w:t>), the second being the main stress, while in the pattern with the gerund only the first (gerundial) element is stressed (</w:t>
      </w:r>
      <w:r>
        <w:rPr>
          <w:i/>
        </w:rPr>
        <w:t>a ' dancing hall</w:t>
      </w:r>
      <w:r>
        <w:rPr/>
        <w:t xml:space="preserve">); if there are two stresses, the first component has the main stress, as in </w:t>
      </w:r>
      <w:r>
        <w:rPr>
          <w:i/>
        </w:rPr>
        <w:t>a 'speaking 'habit, a 'writing 'career.</w:t>
      </w:r>
    </w:p>
    <w:p>
      <w:pPr>
        <w:pStyle w:val="Normal"/>
        <w:suppressAutoHyphens w:val="true"/>
        <w:spacing w:lineRule="auto" w:line="240"/>
        <w:ind w:firstLine="284" w:end="0"/>
        <w:rPr/>
      </w:pPr>
      <w:r>
        <w:rPr>
          <w:sz w:val="24"/>
        </w:rPr>
        <w:t>When a prior action is meant no participle I can be used as attribute, only an attributive clause is used. Thus when we translate sentences with the Russian perfective participle active with the suffix</w:t>
      </w:r>
      <w:r>
        <w:rPr>
          <w:sz w:val="24"/>
          <w:lang w:val="ru-RU"/>
        </w:rPr>
        <w:t>-вш</w:t>
      </w:r>
      <w:r>
        <w:rPr>
          <w:sz w:val="24"/>
        </w:rPr>
        <w:t xml:space="preserve"> into English we must use an attributive clause:</w:t>
      </w:r>
      <w:r>
        <w:rPr>
          <w:sz w:val="24"/>
          <w:lang w:val="ru-RU"/>
        </w:rPr>
        <w:t xml:space="preserve"> спроси</w:t>
      </w:r>
      <w:r>
        <w:rPr>
          <w:sz w:val="24"/>
          <w:u w:val="single"/>
          <w:lang w:val="ru-RU"/>
        </w:rPr>
        <w:t>вш</w:t>
      </w:r>
      <w:r>
        <w:rPr>
          <w:sz w:val="24"/>
          <w:lang w:val="ru-RU"/>
        </w:rPr>
        <w:t>ий -</w:t>
      </w:r>
      <w:r>
        <w:rPr>
          <w:sz w:val="24"/>
        </w:rPr>
        <w:t xml:space="preserve"> </w:t>
      </w:r>
      <w:r>
        <w:rPr>
          <w:i/>
          <w:sz w:val="24"/>
        </w:rPr>
        <w:t>who has asked</w:t>
      </w:r>
      <w:r>
        <w:rPr>
          <w:sz w:val="24"/>
        </w:rPr>
        <w:t>,</w:t>
      </w:r>
      <w:r>
        <w:rPr>
          <w:sz w:val="24"/>
          <w:lang w:val="ru-RU"/>
        </w:rPr>
        <w:t xml:space="preserve"> переводи</w:t>
      </w:r>
      <w:r>
        <w:rPr>
          <w:sz w:val="24"/>
          <w:u w:val="single"/>
          <w:lang w:val="ru-RU"/>
        </w:rPr>
        <w:t>вш</w:t>
      </w:r>
      <w:r>
        <w:rPr>
          <w:sz w:val="24"/>
          <w:lang w:val="ru-RU"/>
        </w:rPr>
        <w:t>ий (ранее) -</w:t>
      </w:r>
      <w:r>
        <w:rPr>
          <w:sz w:val="24"/>
        </w:rPr>
        <w:t xml:space="preserve"> </w:t>
      </w:r>
      <w:r>
        <w:rPr>
          <w:i/>
          <w:sz w:val="24"/>
        </w:rPr>
        <w:t>who has translated</w:t>
      </w:r>
      <w:r>
        <w:rPr>
          <w:sz w:val="24"/>
        </w:rPr>
        <w:t xml:space="preserve"> or </w:t>
      </w:r>
      <w:r>
        <w:rPr>
          <w:i/>
          <w:sz w:val="24"/>
        </w:rPr>
        <w:t>who has (had) been translating</w:t>
      </w:r>
      <w:r>
        <w:rPr>
          <w:sz w:val="24"/>
        </w:rPr>
        <w:t>,</w:t>
      </w:r>
      <w:r>
        <w:rPr>
          <w:sz w:val="24"/>
          <w:lang w:val="ru-RU"/>
        </w:rPr>
        <w:t xml:space="preserve"> уеха</w:t>
      </w:r>
      <w:r>
        <w:rPr>
          <w:sz w:val="24"/>
          <w:u w:val="single"/>
          <w:lang w:val="ru-RU"/>
        </w:rPr>
        <w:t>вш</w:t>
      </w:r>
      <w:r>
        <w:rPr>
          <w:sz w:val="24"/>
          <w:lang w:val="ru-RU"/>
        </w:rPr>
        <w:t>ий -</w:t>
      </w:r>
      <w:r>
        <w:rPr>
          <w:i/>
          <w:sz w:val="24"/>
        </w:rPr>
        <w:t>who has gone</w:t>
      </w:r>
      <w:r>
        <w:rPr>
          <w:sz w:val="24"/>
        </w:rPr>
        <w:t>,</w:t>
      </w:r>
      <w:r>
        <w:rPr>
          <w:sz w:val="24"/>
          <w:lang w:val="ru-RU"/>
        </w:rPr>
        <w:t xml:space="preserve"> верну</w:t>
      </w:r>
      <w:r>
        <w:rPr>
          <w:sz w:val="24"/>
          <w:u w:val="single"/>
          <w:lang w:val="ru-RU"/>
        </w:rPr>
        <w:t>вш</w:t>
      </w:r>
      <w:r>
        <w:rPr>
          <w:sz w:val="24"/>
          <w:lang w:val="ru-RU"/>
        </w:rPr>
        <w:t>ийся -</w:t>
      </w:r>
      <w:r>
        <w:rPr>
          <w:sz w:val="24"/>
        </w:rPr>
        <w:t xml:space="preserve"> </w:t>
      </w:r>
      <w:r>
        <w:rPr>
          <w:i/>
          <w:sz w:val="24"/>
        </w:rPr>
        <w:t xml:space="preserve">who has (had) returned </w:t>
      </w:r>
      <w:r>
        <w:rPr>
          <w:sz w:val="24"/>
        </w:rPr>
        <w:t xml:space="preserve">or </w:t>
      </w:r>
      <w:r>
        <w:rPr>
          <w:i/>
          <w:sz w:val="24"/>
        </w:rPr>
        <w:t>who returned</w:t>
      </w:r>
      <w:r>
        <w:rPr>
          <w:sz w:val="24"/>
        </w:rPr>
        <w:t>, depending on the context or situation:</w:t>
      </w:r>
    </w:p>
    <w:p>
      <w:pPr>
        <w:pStyle w:val="Normal"/>
        <w:suppressAutoHyphens w:val="true"/>
        <w:spacing w:lineRule="auto" w:line="240"/>
        <w:ind w:firstLine="284" w:end="0"/>
        <w:rPr/>
      </w:pPr>
      <w:r>
        <w:rPr>
          <w:sz w:val="24"/>
          <w:lang w:val="ru-RU"/>
        </w:rPr>
        <w:t>Я разговаривал со студентами, верну</w:t>
      </w:r>
      <w:r>
        <w:rPr>
          <w:sz w:val="24"/>
          <w:u w:val="single"/>
          <w:lang w:val="ru-RU"/>
        </w:rPr>
        <w:t>вш</w:t>
      </w:r>
      <w:r>
        <w:rPr>
          <w:sz w:val="24"/>
          <w:lang w:val="ru-RU"/>
        </w:rPr>
        <w:t>имися с практики. –</w:t>
      </w:r>
      <w:r>
        <w:rPr>
          <w:sz w:val="24"/>
        </w:rPr>
        <w:t xml:space="preserve"> I’ve just talked to the students </w:t>
      </w:r>
      <w:r>
        <w:rPr>
          <w:i/>
          <w:sz w:val="24"/>
        </w:rPr>
        <w:t>who have come back from their teaching practice.</w:t>
      </w:r>
    </w:p>
    <w:p>
      <w:pPr>
        <w:pStyle w:val="Normal"/>
        <w:suppressAutoHyphens w:val="true"/>
        <w:spacing w:lineRule="auto" w:line="240"/>
        <w:ind w:firstLine="284" w:end="0"/>
        <w:rPr/>
      </w:pPr>
      <w:r>
        <w:rPr>
          <w:sz w:val="24"/>
          <w:lang w:val="ru-RU"/>
        </w:rPr>
        <w:t>Я разговаривал со студентами, верну</w:t>
      </w:r>
      <w:r>
        <w:rPr>
          <w:sz w:val="24"/>
          <w:u w:val="single"/>
          <w:lang w:val="ru-RU"/>
        </w:rPr>
        <w:t>вш</w:t>
      </w:r>
      <w:r>
        <w:rPr>
          <w:sz w:val="24"/>
          <w:lang w:val="ru-RU"/>
        </w:rPr>
        <w:t>имися с практики на прошлой неделе. –</w:t>
      </w:r>
      <w:r>
        <w:rPr>
          <w:sz w:val="24"/>
        </w:rPr>
        <w:t xml:space="preserve"> I’ve talked to the students </w:t>
      </w:r>
      <w:r>
        <w:rPr>
          <w:i/>
          <w:sz w:val="24"/>
        </w:rPr>
        <w:t>who came back from their school practice last week.</w:t>
      </w:r>
      <w:r>
        <w:rPr>
          <w:sz w:val="24"/>
        </w:rPr>
        <w:t xml:space="preserve">                                       .</w:t>
      </w:r>
    </w:p>
    <w:p>
      <w:pPr>
        <w:pStyle w:val="Normal"/>
        <w:suppressAutoHyphens w:val="true"/>
        <w:spacing w:lineRule="auto" w:line="240"/>
        <w:ind w:firstLine="284" w:end="0"/>
        <w:rPr/>
      </w:pPr>
      <w:r>
        <w:rPr>
          <w:sz w:val="24"/>
          <w:lang w:val="ru-RU"/>
        </w:rPr>
        <w:t>Женщина, стоя</w:t>
      </w:r>
      <w:r>
        <w:rPr>
          <w:sz w:val="24"/>
          <w:u w:val="single"/>
          <w:lang w:val="ru-RU"/>
        </w:rPr>
        <w:t>вш</w:t>
      </w:r>
      <w:r>
        <w:rPr>
          <w:sz w:val="24"/>
          <w:lang w:val="ru-RU"/>
        </w:rPr>
        <w:t>ая на крыльце, вошла в дом. -</w:t>
      </w:r>
      <w:r>
        <w:rPr>
          <w:sz w:val="24"/>
        </w:rPr>
        <w:t xml:space="preserve"> The woman </w:t>
      </w:r>
      <w:r>
        <w:rPr>
          <w:i/>
          <w:sz w:val="24"/>
        </w:rPr>
        <w:t>who had been standing on the porch</w:t>
      </w:r>
      <w:r>
        <w:rPr>
          <w:sz w:val="24"/>
        </w:rPr>
        <w:t xml:space="preserve"> went into the house, (the action expressed by the participle is prior to that of the finite verb) But:</w:t>
      </w:r>
      <w:r>
        <w:rPr>
          <w:sz w:val="24"/>
          <w:lang w:val="ru-RU"/>
        </w:rPr>
        <w:t xml:space="preserve"> Я обратился к женщине, стоя</w:t>
      </w:r>
      <w:r>
        <w:rPr>
          <w:sz w:val="24"/>
          <w:u w:val="single"/>
          <w:lang w:val="ru-RU"/>
        </w:rPr>
        <w:t>вш</w:t>
      </w:r>
      <w:r>
        <w:rPr>
          <w:sz w:val="24"/>
          <w:lang w:val="ru-RU"/>
        </w:rPr>
        <w:t>ей на крыльце. -</w:t>
      </w:r>
      <w:r>
        <w:rPr>
          <w:sz w:val="24"/>
        </w:rPr>
        <w:t xml:space="preserve"> I addressed the woman </w:t>
      </w:r>
      <w:r>
        <w:rPr>
          <w:i/>
          <w:sz w:val="24"/>
        </w:rPr>
        <w:t xml:space="preserve">standing </w:t>
      </w:r>
      <w:r>
        <w:rPr>
          <w:sz w:val="24"/>
        </w:rPr>
        <w:t>on the porch (simultaneous actions).</w:t>
      </w:r>
    </w:p>
    <w:p>
      <w:pPr>
        <w:pStyle w:val="Normal"/>
        <w:suppressAutoHyphens w:val="true"/>
        <w:spacing w:lineRule="auto" w:line="240"/>
        <w:ind w:firstLine="284" w:end="0"/>
        <w:rPr>
          <w:sz w:val="24"/>
        </w:rPr>
      </w:pPr>
      <w:r>
        <w:rPr>
          <w:sz w:val="24"/>
        </w:rPr>
      </w:r>
    </w:p>
    <w:p>
      <w:pPr>
        <w:pStyle w:val="Heading7"/>
        <w:rPr/>
      </w:pPr>
      <w:r>
        <w:rPr/>
        <w:t>Participle I as adverbial modifier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133.</w:t>
      </w:r>
      <w:r>
        <w:rPr>
          <w:sz w:val="24"/>
        </w:rPr>
        <w:t xml:space="preserve"> All the four forms of participle I can function as adverbial modifiers of different semantic types (time, reason, manner, attendant circumstances, and sometimes condition, concession, comparison).</w:t>
      </w:r>
    </w:p>
    <w:p>
      <w:pPr>
        <w:pStyle w:val="Normal"/>
        <w:suppressAutoHyphens w:val="true"/>
        <w:spacing w:lineRule="auto" w:line="240"/>
        <w:ind w:firstLine="284" w:end="0"/>
        <w:rPr>
          <w:sz w:val="24"/>
        </w:rPr>
      </w:pPr>
      <w:r>
        <w:rPr>
          <w:sz w:val="24"/>
        </w:rPr>
        <w:t>The semantic type of the adverbial modifier is clear from the context and the predicate group,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Being a newcomer</w:t>
      </w:r>
      <w:r>
        <w:rPr>
          <w:sz w:val="24"/>
        </w:rPr>
        <w:t>, he felt ill at case. (adverbial modifier of reason)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some cases, however, the functional meaning is not so obvious. For example, there may be </w:t>
      </w:r>
      <w:r>
        <w:rPr>
          <w:b/>
          <w:sz w:val="24"/>
        </w:rPr>
        <w:t xml:space="preserve">a combination of causal and temporal meaning </w:t>
      </w:r>
      <w:r>
        <w:rPr>
          <w:sz w:val="24"/>
        </w:rPr>
        <w:t>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Seeing her</w:t>
      </w:r>
      <w:r>
        <w:rPr>
          <w:sz w:val="24"/>
        </w:rPr>
        <w:t xml:space="preserve">, he stopped (he stopped </w:t>
      </w:r>
      <w:r>
        <w:rPr>
          <w:i/>
          <w:sz w:val="24"/>
        </w:rPr>
        <w:t>because</w:t>
      </w:r>
      <w:r>
        <w:rPr>
          <w:sz w:val="24"/>
        </w:rPr>
        <w:t xml:space="preserve"> he saw her, or </w:t>
      </w:r>
      <w:r>
        <w:rPr>
          <w:i/>
          <w:sz w:val="24"/>
        </w:rPr>
        <w:t>when</w:t>
      </w:r>
      <w:r>
        <w:rPr>
          <w:sz w:val="24"/>
        </w:rPr>
        <w:t xml:space="preserve"> he saw her).</w:t>
      </w:r>
    </w:p>
    <w:p>
      <w:pPr>
        <w:pStyle w:val="Normal"/>
        <w:suppressAutoHyphens w:val="true"/>
        <w:spacing w:lineRule="auto" w:line="240"/>
        <w:ind w:firstLine="284" w:end="0"/>
        <w:rPr>
          <w:sz w:val="24"/>
        </w:rPr>
      </w:pPr>
      <w:r>
        <w:rPr>
          <w:sz w:val="24"/>
        </w:rPr>
      </w:r>
    </w:p>
    <w:p>
      <w:pPr>
        <w:pStyle w:val="2"/>
        <w:ind w:hanging="0" w:end="0"/>
        <w:rPr/>
      </w:pPr>
      <w:r>
        <w:rPr/>
        <w:t xml:space="preserve">or </w:t>
      </w:r>
      <w:r>
        <w:rPr>
          <w:b/>
        </w:rPr>
        <w:t>of causal and conditional meaning:</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i/>
          <w:sz w:val="24"/>
        </w:rPr>
        <w:t>Living</w:t>
      </w:r>
      <w:r>
        <w:rPr>
          <w:sz w:val="24"/>
        </w:rPr>
        <w:t xml:space="preserve"> alone, one becomes self-centred (</w:t>
      </w:r>
      <w:r>
        <w:rPr>
          <w:i/>
          <w:sz w:val="24"/>
        </w:rPr>
        <w:t xml:space="preserve">as </w:t>
      </w:r>
      <w:r>
        <w:rPr>
          <w:sz w:val="24"/>
        </w:rPr>
        <w:t xml:space="preserve">one lives alone, or </w:t>
      </w:r>
      <w:r>
        <w:rPr>
          <w:i/>
          <w:sz w:val="24"/>
        </w:rPr>
        <w:t xml:space="preserve">if </w:t>
      </w:r>
      <w:r>
        <w:rPr>
          <w:sz w:val="24"/>
        </w:rPr>
        <w:t>one lives alone).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Very often to make the semantical relationship clearer, certain conjunctions are employed, such as: </w:t>
      </w:r>
      <w:r>
        <w:rPr>
          <w:i/>
          <w:sz w:val="24"/>
        </w:rPr>
        <w:t>when, while, though, as if, as though, if.</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1) Participle I as </w:t>
      </w:r>
      <w:r>
        <w:rPr>
          <w:b/>
          <w:sz w:val="24"/>
        </w:rPr>
        <w:t xml:space="preserve">adverbial modifier of time </w:t>
      </w:r>
      <w:r>
        <w:rPr>
          <w:sz w:val="24"/>
        </w:rPr>
        <w:t xml:space="preserve">may denote a simultaneous or a prior action. Here it corresponds to the Russian </w:t>
      </w:r>
      <w:r>
        <w:rPr>
          <w:i/>
          <w:sz w:val="24"/>
        </w:rPr>
        <w:t>adverbial participle</w:t>
      </w:r>
      <w:r>
        <w:rPr>
          <w:sz w:val="24"/>
        </w:rPr>
        <w:t xml:space="preserve"> </w:t>
      </w:r>
      <w:r>
        <w:rPr>
          <w:sz w:val="24"/>
          <w:lang w:val="ru-RU"/>
        </w:rPr>
        <w:t>(деепричастие).</w:t>
      </w:r>
    </w:p>
    <w:p>
      <w:pPr>
        <w:pStyle w:val="2"/>
        <w:rPr/>
      </w:pPr>
      <w:r>
        <w:rPr/>
        <w:t>Non-perfect participle I active, when used as an adverbial modifier of time, usually conveys the meaning of the motion or state. Most often it is a participle of the verbs of motion (</w:t>
      </w:r>
      <w:r>
        <w:rPr>
          <w:i/>
        </w:rPr>
        <w:t>come, walk, go</w:t>
      </w:r>
      <w:r>
        <w:rPr/>
        <w:t>), or position in space (</w:t>
      </w:r>
      <w:r>
        <w:rPr>
          <w:i/>
        </w:rPr>
        <w:t>sit, lie, stand</w:t>
      </w:r>
      <w:r>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Walking along the track</w:t>
      </w:r>
      <w:r>
        <w:rPr>
          <w:sz w:val="24"/>
        </w:rPr>
        <w:t xml:space="preserve">, Bowen burst into song. </w:t>
      </w:r>
    </w:p>
    <w:p>
      <w:pPr>
        <w:pStyle w:val="Normal"/>
        <w:suppressAutoHyphens w:val="true"/>
        <w:spacing w:lineRule="auto" w:line="240"/>
        <w:ind w:firstLine="284" w:start="284" w:end="0"/>
        <w:rPr/>
      </w:pPr>
      <w:r>
        <w:rPr>
          <w:i/>
          <w:sz w:val="24"/>
        </w:rPr>
        <w:t>Returning to London</w:t>
      </w:r>
      <w:r>
        <w:rPr>
          <w:sz w:val="24"/>
        </w:rPr>
        <w:t xml:space="preserve">, Arthur had thrown himself into the work. </w:t>
      </w:r>
    </w:p>
    <w:p>
      <w:pPr>
        <w:pStyle w:val="Normal"/>
        <w:suppressAutoHyphens w:val="true"/>
        <w:spacing w:lineRule="auto" w:line="240"/>
        <w:ind w:firstLine="284" w:start="284" w:end="0"/>
        <w:rPr/>
      </w:pPr>
      <w:r>
        <w:rPr>
          <w:i/>
          <w:sz w:val="24"/>
        </w:rPr>
        <w:t>Standing there now on the corner of the stage</w:t>
      </w:r>
      <w:r>
        <w:rPr>
          <w:sz w:val="24"/>
        </w:rPr>
        <w:t xml:space="preserve">, he went on as before. </w:t>
      </w:r>
    </w:p>
    <w:p>
      <w:pPr>
        <w:pStyle w:val="Normal"/>
        <w:suppressAutoHyphens w:val="true"/>
        <w:spacing w:lineRule="auto" w:line="240"/>
        <w:ind w:firstLine="284" w:start="284" w:end="0"/>
        <w:rPr/>
      </w:pPr>
      <w:r>
        <w:rPr>
          <w:i/>
          <w:sz w:val="24"/>
        </w:rPr>
        <w:t>Lying in the hospital with his rotting wound</w:t>
      </w:r>
      <w:r>
        <w:rPr>
          <w:sz w:val="24"/>
        </w:rPr>
        <w:t>, he dictated his farewell letter to his brother.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The notion of simultaneity may be expressed more explicitly by the conjunctions </w:t>
      </w:r>
      <w:r>
        <w:rPr>
          <w:i/>
          <w:sz w:val="24"/>
        </w:rPr>
        <w:t>when</w:t>
      </w:r>
      <w:r>
        <w:rPr>
          <w:sz w:val="24"/>
        </w:rPr>
        <w:t xml:space="preserve"> and </w:t>
      </w:r>
      <w:r>
        <w:rPr>
          <w:i/>
          <w:sz w:val="24"/>
        </w:rPr>
        <w:t>while.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felt horrible </w:t>
      </w:r>
      <w:r>
        <w:rPr>
          <w:i/>
          <w:sz w:val="24"/>
        </w:rPr>
        <w:t xml:space="preserve">while saying this. </w:t>
      </w:r>
    </w:p>
    <w:p>
      <w:pPr>
        <w:pStyle w:val="Normal"/>
        <w:suppressAutoHyphens w:val="true"/>
        <w:spacing w:lineRule="auto" w:line="240"/>
        <w:ind w:firstLine="284" w:start="284" w:end="0"/>
        <w:rPr/>
      </w:pPr>
      <w:r>
        <w:rPr>
          <w:sz w:val="24"/>
        </w:rPr>
        <w:t xml:space="preserve">Don’t forget articles </w:t>
      </w:r>
      <w:r>
        <w:rPr>
          <w:i/>
          <w:sz w:val="24"/>
        </w:rPr>
        <w:t>when speaking English.</w:t>
      </w:r>
    </w:p>
    <w:p>
      <w:pPr>
        <w:pStyle w:val="2"/>
        <w:rPr>
          <w:i/>
          <w:i/>
          <w:sz w:val="24"/>
        </w:rPr>
      </w:pPr>
      <w:r>
        <w:rPr>
          <w:i/>
          <w:sz w:val="24"/>
        </w:rPr>
      </w:r>
    </w:p>
    <w:p>
      <w:pPr>
        <w:pStyle w:val="2"/>
        <w:rPr/>
      </w:pPr>
      <w:r>
        <w:rPr/>
        <w:t>Participle I passive in this function usually denotes priority.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enquired hurriedly whether Mrs. Forsyte was at home and </w:t>
      </w:r>
      <w:r>
        <w:rPr>
          <w:i/>
          <w:sz w:val="24"/>
        </w:rPr>
        <w:t>being informed that she was not</w:t>
      </w:r>
      <w:r>
        <w:rPr>
          <w:sz w:val="24"/>
        </w:rPr>
        <w:t xml:space="preserve">, heaved a </w:t>
      </w:r>
    </w:p>
    <w:p>
      <w:pPr>
        <w:pStyle w:val="Normal"/>
        <w:suppressAutoHyphens w:val="true"/>
        <w:spacing w:lineRule="auto" w:line="240"/>
        <w:ind w:firstLine="284" w:start="284" w:end="0"/>
        <w:rPr>
          <w:sz w:val="24"/>
        </w:rPr>
      </w:pPr>
      <w:r>
        <w:rPr>
          <w:sz w:val="24"/>
        </w:rPr>
        <w:t>sigh of relief.</w:t>
      </w:r>
    </w:p>
    <w:p>
      <w:pPr>
        <w:pStyle w:val="Normal"/>
        <w:suppressAutoHyphens w:val="true"/>
        <w:spacing w:lineRule="auto" w:line="240"/>
        <w:ind w:firstLine="284" w:start="284" w:end="0"/>
        <w:rPr/>
      </w:pPr>
      <w:r>
        <w:rPr>
          <w:i/>
          <w:sz w:val="24"/>
        </w:rPr>
        <w:t>Being left alone</w:t>
      </w:r>
      <w:r>
        <w:rPr>
          <w:sz w:val="24"/>
        </w:rPr>
        <w:t>, Paulina and I kept silence for some time.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Perfect participle I as adverbial modifier of time, always denotes a prior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wrote because they had to, </w:t>
      </w:r>
      <w:r>
        <w:rPr>
          <w:sz w:val="24"/>
          <w:u w:val="single"/>
        </w:rPr>
        <w:t>and having written,</w:t>
      </w:r>
      <w:r>
        <w:rPr>
          <w:sz w:val="24"/>
        </w:rPr>
        <w:t xml:space="preserve"> thought only of what they were going to write next.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Participle I as </w:t>
      </w:r>
      <w:r>
        <w:rPr>
          <w:b/>
          <w:sz w:val="24"/>
        </w:rPr>
        <w:t>adverbial modifier of reason</w:t>
      </w:r>
      <w:r>
        <w:rPr>
          <w:sz w:val="24"/>
        </w:rPr>
        <w:t xml:space="preserve"> can be expressed by all the four forms. The most frequently used non-perfect participles I are those of verbs denoting mental perception and emotions, for example, </w:t>
      </w:r>
      <w:r>
        <w:rPr>
          <w:i/>
          <w:sz w:val="24"/>
        </w:rPr>
        <w:t>knowing, realizing, remembering, expecting, hoping, fearing</w:t>
      </w:r>
      <w:r>
        <w:rPr>
          <w:sz w:val="24"/>
        </w:rPr>
        <w:t>; also the participles</w:t>
      </w:r>
      <w:r>
        <w:rPr>
          <w:i/>
          <w:sz w:val="24"/>
        </w:rPr>
        <w:t xml:space="preserve"> being</w:t>
      </w:r>
      <w:r>
        <w:rPr>
          <w:sz w:val="24"/>
        </w:rPr>
        <w:t xml:space="preserve"> and </w:t>
      </w:r>
      <w:r>
        <w:rPr>
          <w:i/>
          <w:sz w:val="24"/>
        </w:rPr>
        <w:t>having.</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start="284" w:end="0"/>
        <w:rPr/>
      </w:pPr>
      <w:r>
        <w:rPr>
          <w:i/>
          <w:sz w:val="24"/>
        </w:rPr>
        <w:t>Hoping to catch the train</w:t>
      </w:r>
      <w:r>
        <w:rPr>
          <w:sz w:val="24"/>
        </w:rPr>
        <w:t>, we took a taxi.</w:t>
      </w:r>
    </w:p>
    <w:p>
      <w:pPr>
        <w:pStyle w:val="2"/>
        <w:ind w:start="284" w:end="0"/>
        <w:rPr/>
      </w:pPr>
      <w:r>
        <w:rPr/>
        <w:t xml:space="preserve">She knew that we were guilty. </w:t>
      </w:r>
      <w:r>
        <w:rPr>
          <w:i/>
        </w:rPr>
        <w:t>And knowing it</w:t>
      </w:r>
      <w:r>
        <w:rPr/>
        <w:t>, the child in her was outraged.</w:t>
      </w:r>
    </w:p>
    <w:p>
      <w:pPr>
        <w:pStyle w:val="Normal"/>
        <w:suppressAutoHyphens w:val="true"/>
        <w:spacing w:lineRule="auto" w:line="240"/>
        <w:ind w:firstLine="284" w:start="284" w:end="0"/>
        <w:rPr/>
      </w:pPr>
      <w:r>
        <w:rPr>
          <w:i/>
          <w:sz w:val="24"/>
        </w:rPr>
        <w:t>Being there</w:t>
      </w:r>
      <w:r>
        <w:rPr>
          <w:sz w:val="24"/>
        </w:rPr>
        <w:t>, I could see all.</w:t>
      </w:r>
    </w:p>
    <w:p>
      <w:pPr>
        <w:pStyle w:val="Normal"/>
        <w:suppressAutoHyphens w:val="true"/>
        <w:spacing w:lineRule="auto" w:line="240"/>
        <w:ind w:firstLine="284" w:start="284" w:end="0"/>
        <w:rPr/>
      </w:pPr>
      <w:r>
        <w:rPr>
          <w:sz w:val="24"/>
        </w:rPr>
        <w:t xml:space="preserve">He’s very conceited, you know, </w:t>
      </w:r>
      <w:r>
        <w:rPr>
          <w:i/>
          <w:sz w:val="24"/>
        </w:rPr>
        <w:t>having parades and things all the time.</w:t>
      </w:r>
    </w:p>
    <w:p>
      <w:pPr>
        <w:pStyle w:val="Normal"/>
        <w:suppressAutoHyphens w:val="true"/>
        <w:spacing w:lineRule="auto" w:line="240"/>
        <w:ind w:firstLine="284" w:start="284" w:end="0"/>
        <w:rPr/>
      </w:pPr>
      <w:r>
        <w:rPr>
          <w:i/>
          <w:sz w:val="24"/>
        </w:rPr>
        <w:t>Having decided on this course of action some time ago</w:t>
      </w:r>
      <w:r>
        <w:rPr>
          <w:sz w:val="24"/>
        </w:rPr>
        <w:t>, I was unable to stay at home.</w:t>
      </w:r>
    </w:p>
    <w:p>
      <w:pPr>
        <w:pStyle w:val="Normal"/>
        <w:suppressAutoHyphens w:val="true"/>
        <w:spacing w:lineRule="auto" w:line="240"/>
        <w:ind w:firstLine="284" w:end="0"/>
        <w:rPr>
          <w:sz w:val="24"/>
        </w:rPr>
      </w:pPr>
      <w:r>
        <w:rPr>
          <w:sz w:val="24"/>
        </w:rPr>
      </w:r>
    </w:p>
    <w:p>
      <w:pPr>
        <w:pStyle w:val="2"/>
        <w:rPr/>
      </w:pPr>
      <w:r>
        <w:rPr/>
        <w:t>Another characteristic feature of participles functioning as adverbials of reason consists in their combinability with negation (no matter what it is expressed by).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turned back, </w:t>
      </w:r>
      <w:r>
        <w:rPr>
          <w:i/>
          <w:sz w:val="24"/>
        </w:rPr>
        <w:t>not knowing where to go.</w:t>
      </w:r>
    </w:p>
    <w:p>
      <w:pPr>
        <w:pStyle w:val="Normal"/>
        <w:suppressAutoHyphens w:val="true"/>
        <w:spacing w:lineRule="auto" w:line="240"/>
        <w:ind w:firstLine="284" w:start="284" w:end="0"/>
        <w:rPr/>
      </w:pPr>
      <w:r>
        <w:rPr>
          <w:sz w:val="24"/>
        </w:rPr>
        <w:t xml:space="preserve">Even then he hadn’t been able to watch her, </w:t>
      </w:r>
      <w:r>
        <w:rPr>
          <w:i/>
          <w:sz w:val="24"/>
        </w:rPr>
        <w:t>not having eyes in the back of his head.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3) The adverbial modifier </w:t>
      </w:r>
      <w:r>
        <w:rPr>
          <w:b/>
          <w:sz w:val="24"/>
        </w:rPr>
        <w:t>of attendant circumstances</w:t>
      </w:r>
      <w:r>
        <w:rPr>
          <w:sz w:val="24"/>
        </w:rPr>
        <w:t xml:space="preserve"> is one of the most characteristic of participle I - it is considered to be the main grammatical meaning of non-perfect participle I. In this case participle I denotes some action or event parallel to the action or state denoted by the finite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Deb was silent, </w:t>
      </w:r>
      <w:r>
        <w:rPr>
          <w:i/>
          <w:sz w:val="24"/>
        </w:rPr>
        <w:t xml:space="preserve">fidgeting with the spoon in her saucer. </w:t>
      </w:r>
    </w:p>
    <w:p>
      <w:pPr>
        <w:pStyle w:val="Normal"/>
        <w:suppressAutoHyphens w:val="true"/>
        <w:spacing w:lineRule="auto" w:line="240"/>
        <w:ind w:firstLine="284" w:start="284" w:end="0"/>
        <w:rPr/>
      </w:pPr>
      <w:r>
        <w:rPr>
          <w:sz w:val="24"/>
        </w:rPr>
        <w:t xml:space="preserve">I laughed, and </w:t>
      </w:r>
      <w:r>
        <w:rPr>
          <w:i/>
          <w:sz w:val="24"/>
        </w:rPr>
        <w:t>still laughing</w:t>
      </w:r>
      <w:r>
        <w:rPr>
          <w:sz w:val="24"/>
        </w:rPr>
        <w:t xml:space="preserve"> turned away eastward.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Participle I as </w:t>
      </w:r>
      <w:r>
        <w:rPr>
          <w:b/>
          <w:sz w:val="24"/>
        </w:rPr>
        <w:t>an adverbial modifier of manner</w:t>
      </w:r>
      <w:r>
        <w:rPr>
          <w:sz w:val="24"/>
        </w:rPr>
        <w:t xml:space="preserve"> is akin to an adverbial modifier of attendant circumstances. The difference consists in the fact that an adverbial modifier of manner characterizes the action of the finite verb, whereas that of attendant circumstances denotes a parallel action or event.</w:t>
      </w:r>
    </w:p>
    <w:p>
      <w:pPr>
        <w:pStyle w:val="2"/>
        <w:rPr>
          <w:sz w:val="24"/>
        </w:rPr>
      </w:pPr>
      <w:r>
        <w:rPr>
          <w:sz w:val="24"/>
        </w:rPr>
      </w:r>
    </w:p>
    <w:p>
      <w:pPr>
        <w:pStyle w:val="2"/>
        <w:ind w:start="284" w:end="0"/>
        <w:rPr/>
      </w:pPr>
      <w:r>
        <w:rPr/>
        <w:t xml:space="preserve">He came in </w:t>
      </w:r>
      <w:r>
        <w:rPr>
          <w:i/>
        </w:rPr>
        <w:t>carrying a big parcel.</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5) Occasionally participle I occurs as </w:t>
      </w:r>
      <w:r>
        <w:rPr>
          <w:b/>
          <w:sz w:val="24"/>
        </w:rPr>
        <w:t>an adverbial modifier of comparison, concession or condition.</w:t>
      </w:r>
    </w:p>
    <w:p>
      <w:pPr>
        <w:pStyle w:val="2"/>
        <w:rPr/>
      </w:pPr>
      <w:r>
        <w:rPr/>
        <w:t xml:space="preserve">As an adverbial of comparison the participle is always preceded by the conjunction </w:t>
      </w:r>
      <w:r>
        <w:rPr>
          <w:i/>
        </w:rPr>
        <w:t>as if, as though:</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i/>
          <w:sz w:val="24"/>
        </w:rPr>
        <w:t>As if obeying him</w:t>
      </w:r>
      <w:r>
        <w:rPr>
          <w:sz w:val="24"/>
        </w:rPr>
        <w:t>, I turned and stared into his face.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When participle I is used as an adverbial modifier of concession the conjunction is not obligatory and then the idea of concession may be understood from the context. However the conjunction </w:t>
      </w:r>
      <w:r>
        <w:rPr>
          <w:i/>
          <w:sz w:val="24"/>
        </w:rPr>
        <w:t>though</w:t>
      </w:r>
      <w:r>
        <w:rPr>
          <w:sz w:val="24"/>
        </w:rPr>
        <w:t xml:space="preserve"> will make the semantic relationship clearer.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Somebody was waiting: a man who, </w:t>
      </w:r>
      <w:r>
        <w:rPr>
          <w:i/>
          <w:sz w:val="24"/>
        </w:rPr>
        <w:t>though moving irregularly</w:t>
      </w:r>
      <w:r>
        <w:rPr>
          <w:sz w:val="24"/>
        </w:rPr>
        <w:t>, was making quite a speed in my direction.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the same way participle I as an adverbial modifier of condition is recognized by its syntactical surroundings. It is either the subjunctive mood or the future tense form which allows a participial phrase to function as an adverbial modifier of condition: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She ought to be there and her absence might be resented, but </w:t>
      </w:r>
      <w:r>
        <w:rPr>
          <w:i/>
          <w:sz w:val="24"/>
        </w:rPr>
        <w:t>being there</w:t>
      </w:r>
      <w:r>
        <w:rPr>
          <w:sz w:val="24"/>
        </w:rPr>
        <w:t xml:space="preserve"> she wouldn’t know what to say</w:t>
      </w:r>
      <w:r>
        <w:rPr>
          <w:sz w:val="24"/>
          <w:lang w:val="ru-RU"/>
        </w:rPr>
        <w:t xml:space="preserve"> (но, если бы она была там ... , ... но будучи там ...).</w:t>
      </w:r>
    </w:p>
    <w:p>
      <w:pPr>
        <w:pStyle w:val="Normal"/>
        <w:suppressAutoHyphens w:val="true"/>
        <w:spacing w:lineRule="auto" w:line="240"/>
        <w:ind w:firstLine="284" w:end="0"/>
        <w:rPr/>
      </w:pPr>
      <w:r>
        <w:rPr>
          <w:sz w:val="24"/>
        </w:rPr>
        <w:t xml:space="preserve">Well, we’ll be in Scotland afore we know where we are, </w:t>
      </w:r>
      <w:r>
        <w:rPr>
          <w:i/>
          <w:sz w:val="24"/>
        </w:rPr>
        <w:t>going at this speed</w:t>
      </w:r>
      <w:r>
        <w:rPr>
          <w:sz w:val="24"/>
        </w:rPr>
        <w:t xml:space="preserve"> (...</w:t>
      </w:r>
      <w:r>
        <w:rPr>
          <w:sz w:val="24"/>
          <w:lang w:val="ru-RU"/>
        </w:rPr>
        <w:t xml:space="preserve"> если будем двигаться с такой скоростью).</w:t>
      </w:r>
    </w:p>
    <w:p>
      <w:pPr>
        <w:pStyle w:val="Normal"/>
        <w:suppressAutoHyphens w:val="true"/>
        <w:spacing w:lineRule="auto" w:line="240"/>
        <w:ind w:firstLine="284" w:end="0"/>
        <w:rPr>
          <w:sz w:val="24"/>
          <w:lang w:val="ru-RU"/>
        </w:rPr>
      </w:pPr>
      <w:r>
        <w:rPr>
          <w:sz w:val="24"/>
          <w:lang w:val="ru-RU"/>
        </w:rPr>
      </w:r>
    </w:p>
    <w:p>
      <w:pPr>
        <w:pStyle w:val="Heading7"/>
        <w:rPr/>
      </w:pPr>
      <w:r>
        <w:rPr/>
        <w:t>Participle I as part of the compound verbal predicate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134.</w:t>
      </w:r>
      <w:r>
        <w:rPr>
          <w:sz w:val="24"/>
        </w:rPr>
        <w:t xml:space="preserve"> Non-perfect participle I can be part of a compound verbal predicate of double orientation. Within this type of predicate participle I follows verbs of sense perception, such as </w:t>
      </w:r>
      <w:r>
        <w:rPr>
          <w:i/>
          <w:sz w:val="24"/>
        </w:rPr>
        <w:t>to see, to hear, to feel, to find, to catch,</w:t>
      </w:r>
      <w:r>
        <w:rPr>
          <w:sz w:val="24"/>
        </w:rPr>
        <w:t xml:space="preserve"> also some causative verbs, such as </w:t>
      </w:r>
      <w:r>
        <w:rPr>
          <w:i/>
          <w:sz w:val="24"/>
        </w:rPr>
        <w:t>to keep, to leave</w:t>
      </w:r>
      <w:r>
        <w:rPr>
          <w:sz w:val="24"/>
        </w:rPr>
        <w:t xml:space="preserve"> in the passive voice.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Jane </w:t>
      </w:r>
      <w:r>
        <w:rPr>
          <w:i/>
          <w:sz w:val="24"/>
        </w:rPr>
        <w:t>was heard playing</w:t>
      </w:r>
      <w:r>
        <w:rPr>
          <w:sz w:val="24"/>
        </w:rPr>
        <w:t xml:space="preserve"> the piano. </w:t>
      </w:r>
    </w:p>
    <w:p>
      <w:pPr>
        <w:pStyle w:val="Normal"/>
        <w:suppressAutoHyphens w:val="true"/>
        <w:spacing w:lineRule="auto" w:line="240"/>
        <w:ind w:firstLine="284" w:start="284" w:end="0"/>
        <w:rPr/>
      </w:pPr>
      <w:r>
        <w:rPr>
          <w:sz w:val="24"/>
        </w:rPr>
        <w:t xml:space="preserve">Paul </w:t>
      </w:r>
      <w:r>
        <w:rPr>
          <w:i/>
          <w:sz w:val="24"/>
        </w:rPr>
        <w:t>was found working</w:t>
      </w:r>
      <w:r>
        <w:rPr>
          <w:sz w:val="24"/>
        </w:rPr>
        <w:t xml:space="preserve"> in the garden. </w:t>
      </w:r>
    </w:p>
    <w:p>
      <w:pPr>
        <w:pStyle w:val="Normal"/>
        <w:suppressAutoHyphens w:val="true"/>
        <w:spacing w:lineRule="auto" w:line="240"/>
        <w:ind w:firstLine="284" w:start="284" w:end="0"/>
        <w:rPr/>
      </w:pPr>
      <w:r>
        <w:rPr>
          <w:sz w:val="24"/>
        </w:rPr>
        <w:t xml:space="preserve">The boy </w:t>
      </w:r>
      <w:r>
        <w:rPr>
          <w:i/>
          <w:sz w:val="24"/>
        </w:rPr>
        <w:t>was caught teasing</w:t>
      </w:r>
      <w:r>
        <w:rPr>
          <w:sz w:val="24"/>
        </w:rPr>
        <w:t xml:space="preserve"> the cat. </w:t>
      </w:r>
    </w:p>
    <w:p>
      <w:pPr>
        <w:pStyle w:val="2"/>
        <w:ind w:start="284" w:end="0"/>
        <w:rPr/>
      </w:pPr>
      <w:r>
        <w:rPr/>
        <w:t xml:space="preserve">I </w:t>
      </w:r>
      <w:r>
        <w:rPr>
          <w:i/>
        </w:rPr>
        <w:t>was kept waiting</w:t>
      </w:r>
      <w:r>
        <w:rPr/>
        <w:t xml:space="preserve"> an hour or so. </w:t>
      </w:r>
    </w:p>
    <w:p>
      <w:pPr>
        <w:pStyle w:val="Normal"/>
        <w:suppressAutoHyphens w:val="true"/>
        <w:spacing w:lineRule="auto" w:line="240"/>
        <w:ind w:firstLine="284" w:start="284" w:end="0"/>
        <w:rPr/>
      </w:pPr>
      <w:r>
        <w:rPr>
          <w:sz w:val="24"/>
        </w:rPr>
        <w:t xml:space="preserve">I </w:t>
      </w:r>
      <w:r>
        <w:rPr>
          <w:i/>
          <w:sz w:val="24"/>
        </w:rPr>
        <w:t>was left standing</w:t>
      </w:r>
      <w:r>
        <w:rPr>
          <w:sz w:val="24"/>
        </w:rPr>
        <w:t xml:space="preserve"> on the stage.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this type of predicate participle I active is generally used, though occasionally non-perfect participle I passive is to be found.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flicks the switch and “Roll Out the Barrel” </w:t>
      </w:r>
      <w:r>
        <w:rPr>
          <w:i/>
          <w:sz w:val="24"/>
        </w:rPr>
        <w:t>is heard being whistled.</w:t>
      </w:r>
    </w:p>
    <w:p>
      <w:pPr>
        <w:pStyle w:val="Normal"/>
        <w:suppressAutoHyphens w:val="true"/>
        <w:spacing w:lineRule="auto" w:line="240"/>
        <w:ind w:firstLine="284" w:end="0"/>
        <w:rPr>
          <w:i/>
          <w:i/>
          <w:sz w:val="24"/>
        </w:rPr>
      </w:pPr>
      <w:r>
        <w:rPr>
          <w:i/>
          <w:sz w:val="24"/>
        </w:rPr>
      </w:r>
    </w:p>
    <w:p>
      <w:pPr>
        <w:pStyle w:val="Normal"/>
        <w:pBdr>
          <w:bottom w:val="single" w:sz="4" w:space="1" w:color="000000"/>
        </w:pBdr>
        <w:suppressAutoHyphens w:val="true"/>
        <w:spacing w:lineRule="auto" w:line="240"/>
        <w:ind w:firstLine="284" w:end="0"/>
        <w:rPr>
          <w:sz w:val="24"/>
        </w:rPr>
      </w:pPr>
      <w:r>
        <w:rPr>
          <w:sz w:val="24"/>
        </w:rPr>
        <w:t>The predicate of double orientation consists of two parts: the first is oriented on somebody implied, and the second refers semantically to the doer of the action expressed by the subject. Thus the first example means that somebody heard that Jane was playing the piano.* Therefore sentences with this type of predicate are translated into Russian by indefinite personal or impersonal sentences, complex or simple, depending on the verb in the passive voice.</w:t>
      </w:r>
    </w:p>
    <w:p>
      <w:pPr>
        <w:pStyle w:val="3"/>
        <w:rPr/>
      </w:pPr>
      <w:r>
        <w:rPr/>
        <w:t>* See p. II Syntax, § 53 The compound verbal predicate of double orientation; also § 123 Predicative complexes (the subjective predicative construction).</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i/>
          <w:sz w:val="24"/>
          <w:lang w:val="ru-RU"/>
        </w:rPr>
        <w:t>Слышали</w:t>
      </w:r>
      <w:r>
        <w:rPr>
          <w:sz w:val="24"/>
          <w:lang w:val="ru-RU"/>
        </w:rPr>
        <w:t xml:space="preserve"> (слышно было), как Джейн играет на рояле. </w:t>
      </w:r>
    </w:p>
    <w:p>
      <w:pPr>
        <w:pStyle w:val="Normal"/>
        <w:suppressAutoHyphens w:val="true"/>
        <w:spacing w:lineRule="auto" w:line="240"/>
        <w:ind w:firstLine="284" w:end="0"/>
        <w:rPr/>
      </w:pPr>
      <w:r>
        <w:rPr>
          <w:sz w:val="24"/>
          <w:lang w:val="ru-RU"/>
        </w:rPr>
        <w:t xml:space="preserve">Меня </w:t>
      </w:r>
      <w:r>
        <w:rPr>
          <w:i/>
          <w:sz w:val="24"/>
          <w:lang w:val="ru-RU"/>
        </w:rPr>
        <w:t>заставили</w:t>
      </w:r>
      <w:r>
        <w:rPr>
          <w:sz w:val="24"/>
          <w:lang w:val="ru-RU"/>
        </w:rPr>
        <w:t xml:space="preserve"> ждать почти целый час.</w:t>
      </w:r>
    </w:p>
    <w:p>
      <w:pPr>
        <w:pStyle w:val="Normal"/>
        <w:suppressAutoHyphens w:val="true"/>
        <w:spacing w:lineRule="auto" w:line="240"/>
        <w:ind w:firstLine="284" w:end="0"/>
        <w:rPr>
          <w:sz w:val="24"/>
          <w:lang w:val="ru-RU"/>
        </w:rPr>
      </w:pPr>
      <w:r>
        <w:rPr>
          <w:sz w:val="24"/>
          <w:lang w:val="ru-RU"/>
        </w:rPr>
      </w:r>
    </w:p>
    <w:p>
      <w:pPr>
        <w:pStyle w:val="Heading7"/>
        <w:rPr/>
      </w:pPr>
      <w:r>
        <w:rPr/>
        <w:t>Participle I as predicative</w:t>
      </w:r>
    </w:p>
    <w:p>
      <w:pPr>
        <w:pStyle w:val="Normal"/>
        <w:suppressAutoHyphens w:val="true"/>
        <w:spacing w:lineRule="auto" w:line="240"/>
        <w:ind w:firstLine="284" w:end="0"/>
        <w:jc w:val="center"/>
        <w:rPr>
          <w:b/>
          <w:sz w:val="24"/>
        </w:rPr>
      </w:pPr>
      <w:r>
        <w:rPr>
          <w:b/>
          <w:sz w:val="24"/>
        </w:rPr>
      </w:r>
    </w:p>
    <w:p>
      <w:pPr>
        <w:pStyle w:val="Normal"/>
        <w:suppressAutoHyphens w:val="true"/>
        <w:spacing w:lineRule="auto" w:line="240"/>
        <w:ind w:firstLine="284" w:end="0"/>
        <w:rPr/>
      </w:pPr>
      <w:r>
        <w:rPr>
          <w:b/>
          <w:sz w:val="24"/>
        </w:rPr>
        <w:t>§ 135.</w:t>
      </w:r>
      <w:r>
        <w:rPr>
          <w:sz w:val="24"/>
        </w:rPr>
        <w:t xml:space="preserve"> In the position of predicative only non-perfect participle I active occurs, its adjectival character being predominant. Although keeping the form of the participle, it is treated as an adjective, or a deverbal adjective.</w:t>
      </w:r>
    </w:p>
    <w:p>
      <w:pPr>
        <w:pStyle w:val="2"/>
        <w:rPr/>
      </w:pPr>
      <w:r>
        <w:rPr/>
        <w:t>The participle in this position gives the qualitative characterization to the person or thing used as subject (or object, in the case of the objective predicative).</w:t>
      </w:r>
    </w:p>
    <w:p>
      <w:pPr>
        <w:pStyle w:val="Normal"/>
        <w:suppressAutoHyphens w:val="true"/>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2835"/>
        <w:gridCol w:w="7472"/>
      </w:tblGrid>
      <w:tr>
        <w:trPr/>
        <w:tc>
          <w:tcPr>
            <w:tcW w:w="2835" w:type="dxa"/>
            <w:tcBorders/>
          </w:tcPr>
          <w:p>
            <w:pPr>
              <w:pStyle w:val="Normal"/>
              <w:suppressAutoHyphens w:val="true"/>
              <w:spacing w:lineRule="auto" w:line="240"/>
              <w:ind w:hanging="0" w:end="0"/>
              <w:jc w:val="start"/>
              <w:rPr/>
            </w:pPr>
            <w:r>
              <w:rPr>
                <w:sz w:val="24"/>
              </w:rPr>
              <w:t xml:space="preserve">The story is </w:t>
            </w:r>
            <w:r>
              <w:rPr>
                <w:i/>
                <w:sz w:val="24"/>
              </w:rPr>
              <w:t xml:space="preserve">amusing. </w:t>
            </w:r>
          </w:p>
          <w:p>
            <w:pPr>
              <w:pStyle w:val="Normal"/>
              <w:suppressAutoHyphens w:val="true"/>
              <w:spacing w:lineRule="auto" w:line="240"/>
              <w:ind w:hanging="0" w:end="0"/>
              <w:jc w:val="start"/>
              <w:rPr/>
            </w:pPr>
            <w:r>
              <w:rPr>
                <w:sz w:val="24"/>
              </w:rPr>
              <w:t xml:space="preserve">Your answer is </w:t>
            </w:r>
            <w:r>
              <w:rPr>
                <w:i/>
                <w:sz w:val="24"/>
              </w:rPr>
              <w:t xml:space="preserve">surprising. </w:t>
            </w:r>
          </w:p>
          <w:p>
            <w:pPr>
              <w:pStyle w:val="Normal"/>
              <w:suppressAutoHyphens w:val="true"/>
              <w:spacing w:lineRule="auto" w:line="240"/>
              <w:ind w:hanging="0" w:end="0"/>
              <w:jc w:val="start"/>
              <w:rPr>
                <w:sz w:val="24"/>
              </w:rPr>
            </w:pPr>
            <w:r>
              <w:rPr>
                <w:sz w:val="24"/>
              </w:rPr>
              <w:t xml:space="preserve">We found him </w:t>
            </w:r>
            <w:r>
              <w:rPr>
                <w:i/>
                <w:sz w:val="24"/>
              </w:rPr>
              <w:t>dying</w:t>
            </w:r>
          </w:p>
        </w:tc>
        <w:tc>
          <w:tcPr>
            <w:tcW w:w="7472" w:type="dxa"/>
            <w:tcBorders/>
          </w:tcPr>
          <w:p>
            <w:pPr>
              <w:pStyle w:val="Normal"/>
              <w:suppressAutoHyphens w:val="true"/>
              <w:spacing w:lineRule="auto" w:line="240"/>
              <w:ind w:hanging="0" w:end="0"/>
              <w:jc w:val="start"/>
              <w:rPr/>
            </w:pPr>
            <w:r>
              <w:rPr>
                <w:sz w:val="24"/>
              </w:rPr>
              <w:t xml:space="preserve">- I find the story </w:t>
            </w:r>
            <w:r>
              <w:rPr>
                <w:i/>
                <w:sz w:val="24"/>
              </w:rPr>
              <w:t>amusing.</w:t>
            </w:r>
          </w:p>
          <w:p>
            <w:pPr>
              <w:pStyle w:val="Normal"/>
              <w:suppressAutoHyphens w:val="true"/>
              <w:spacing w:lineRule="auto" w:line="240"/>
              <w:ind w:hanging="0" w:end="0"/>
              <w:jc w:val="start"/>
              <w:rPr/>
            </w:pPr>
            <w:r>
              <w:rPr>
                <w:sz w:val="24"/>
              </w:rPr>
              <w:t xml:space="preserve">- I consider your answer </w:t>
            </w:r>
            <w:r>
              <w:rPr>
                <w:i/>
                <w:sz w:val="24"/>
              </w:rPr>
              <w:t>surprising.</w:t>
            </w:r>
          </w:p>
          <w:p>
            <w:pPr>
              <w:pStyle w:val="Normal"/>
              <w:suppressAutoHyphens w:val="true"/>
              <w:spacing w:lineRule="auto" w:line="240"/>
              <w:ind w:hanging="0" w:end="0"/>
              <w:jc w:val="start"/>
              <w:rPr>
                <w:sz w:val="24"/>
              </w:rPr>
            </w:pPr>
            <w:r>
              <w:rPr>
                <w:sz w:val="24"/>
              </w:rPr>
              <w:t xml:space="preserve">- We found that he was </w:t>
            </w:r>
            <w:r>
              <w:rPr>
                <w:i/>
                <w:sz w:val="24"/>
              </w:rPr>
              <w:t>dying.</w:t>
            </w:r>
          </w:p>
        </w:tc>
      </w:tr>
    </w:tbl>
    <w:p>
      <w:pPr>
        <w:pStyle w:val="Normal"/>
        <w:suppressAutoHyphens w:val="true"/>
        <w:spacing w:lineRule="auto" w:line="240"/>
        <w:ind w:firstLine="284" w:end="0"/>
        <w:rPr>
          <w:sz w:val="24"/>
        </w:rPr>
      </w:pPr>
      <w:r>
        <w:rPr>
          <w:sz w:val="24"/>
        </w:rPr>
      </w:r>
    </w:p>
    <w:p>
      <w:pPr>
        <w:pStyle w:val="2"/>
        <w:rPr/>
      </w:pPr>
      <w:r>
        <w:rPr/>
        <w:t>Participle I as predicative may be used with other linkverbs, in which case it may keep its verbal character, as in:</w:t>
      </w:r>
    </w:p>
    <w:p>
      <w:pPr>
        <w:pStyle w:val="2"/>
        <w:rPr/>
      </w:pPr>
      <w:r>
        <w:rPr/>
      </w:r>
    </w:p>
    <w:p>
      <w:pPr>
        <w:pStyle w:val="Normal"/>
        <w:suppressAutoHyphens w:val="true"/>
        <w:spacing w:lineRule="auto" w:line="240"/>
        <w:ind w:firstLine="284" w:start="284" w:end="0"/>
        <w:rPr/>
      </w:pPr>
      <w:r>
        <w:rPr>
          <w:sz w:val="24"/>
        </w:rPr>
        <w:t xml:space="preserve">Isadora </w:t>
      </w:r>
      <w:r>
        <w:rPr>
          <w:i/>
          <w:sz w:val="24"/>
        </w:rPr>
        <w:t>remained standing.</w:t>
      </w:r>
    </w:p>
    <w:p>
      <w:pPr>
        <w:pStyle w:val="Normal"/>
        <w:suppressAutoHyphens w:val="true"/>
        <w:spacing w:lineRule="auto" w:line="240"/>
        <w:ind w:firstLine="284" w:end="0"/>
        <w:rPr>
          <w:i/>
          <w:i/>
          <w:sz w:val="24"/>
        </w:rPr>
      </w:pPr>
      <w:r>
        <w:rPr>
          <w:i/>
          <w:sz w:val="24"/>
        </w:rPr>
      </w:r>
    </w:p>
    <w:p>
      <w:pPr>
        <w:pStyle w:val="2"/>
        <w:jc w:val="center"/>
        <w:rPr>
          <w:b/>
        </w:rPr>
      </w:pPr>
      <w:r>
        <w:rPr>
          <w:b/>
        </w:rPr>
        <w:t>Participle I as independent element (parenthesis)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b/>
          <w:sz w:val="24"/>
        </w:rPr>
        <w:t>§ 136.</w:t>
      </w:r>
      <w:r>
        <w:rPr>
          <w:sz w:val="24"/>
        </w:rPr>
        <w:t xml:space="preserve"> Participle I as parenthesis forms the headword of a participial phrase, the meaning of which is a comment upon the contents of the whole sentence or sometimes part of it. The comment may take the form of a logical restriction or personal attitude. Here we find such participial phrases as</w:t>
      </w:r>
      <w:r>
        <w:rPr>
          <w:i/>
          <w:sz w:val="24"/>
        </w:rPr>
        <w:t xml:space="preserve"> generally (properly, roughly, legally, strictly) speaking, putting it mildly, judging by (from), allowing for, taking everything into consideration</w:t>
      </w:r>
      <w:r>
        <w:rPr>
          <w:sz w:val="24"/>
        </w:rPr>
        <w:t>, 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Judging from what you say</w:t>
      </w:r>
      <w:r>
        <w:rPr>
          <w:sz w:val="24"/>
        </w:rPr>
        <w:t xml:space="preserve">, he ought to succeed. </w:t>
      </w:r>
    </w:p>
    <w:p>
      <w:pPr>
        <w:pStyle w:val="Normal"/>
        <w:suppressAutoHyphens w:val="true"/>
        <w:spacing w:lineRule="auto" w:line="240"/>
        <w:ind w:firstLine="284" w:start="284" w:end="0"/>
        <w:rPr/>
      </w:pPr>
      <w:r>
        <w:rPr>
          <w:i/>
          <w:sz w:val="24"/>
        </w:rPr>
        <w:t>Strictly speaking</w:t>
      </w:r>
      <w:r>
        <w:rPr>
          <w:sz w:val="24"/>
        </w:rPr>
        <w:t>, this is illegal.</w:t>
      </w:r>
    </w:p>
    <w:p>
      <w:pPr>
        <w:pStyle w:val="Normal"/>
        <w:suppressAutoHyphens w:val="true"/>
        <w:spacing w:lineRule="auto" w:line="240"/>
        <w:ind w:firstLine="284" w:end="0"/>
        <w:rPr>
          <w:sz w:val="24"/>
        </w:rPr>
      </w:pPr>
      <w:r>
        <w:rPr>
          <w:sz w:val="24"/>
        </w:rPr>
      </w:r>
    </w:p>
    <w:p>
      <w:pPr>
        <w:pStyle w:val="Heading8"/>
        <w:rPr/>
      </w:pPr>
      <w:r>
        <w:rPr/>
        <w:t>Predicative constructions with participle 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137.</w:t>
      </w:r>
      <w:r>
        <w:rPr>
          <w:sz w:val="24"/>
        </w:rPr>
        <w:t xml:space="preserve"> Participle I may function as part of a predicative construction, entering into a predicative relationship with some nominal element and forming a syntactical unit with it.    </w:t>
      </w:r>
    </w:p>
    <w:p>
      <w:pPr>
        <w:pStyle w:val="Normal"/>
        <w:suppressAutoHyphens w:val="true"/>
        <w:spacing w:lineRule="auto" w:line="240"/>
        <w:ind w:firstLine="284" w:end="0"/>
        <w:rPr>
          <w:sz w:val="24"/>
        </w:rPr>
      </w:pPr>
      <w:r>
        <w:rPr>
          <w:sz w:val="24"/>
        </w:rPr>
      </w:r>
    </w:p>
    <w:p>
      <w:pPr>
        <w:pStyle w:val="Heading8"/>
        <w:rPr/>
      </w:pPr>
      <w:r>
        <w:rPr/>
        <w:t>The objective participial construction</w:t>
      </w:r>
    </w:p>
    <w:p>
      <w:pPr>
        <w:pStyle w:val="Normal"/>
        <w:suppressAutoHyphens w:val="true"/>
        <w:spacing w:lineRule="auto" w:line="240"/>
        <w:ind w:firstLine="284" w:end="0"/>
        <w:rPr>
          <w:sz w:val="24"/>
        </w:rPr>
      </w:pPr>
      <w:r>
        <w:rPr>
          <w:sz w:val="24"/>
        </w:rPr>
      </w:r>
    </w:p>
    <w:p>
      <w:pPr>
        <w:pStyle w:val="Normal"/>
        <w:pBdr>
          <w:bottom w:val="single" w:sz="4" w:space="1" w:color="000000"/>
        </w:pBdr>
        <w:suppressAutoHyphens w:val="true"/>
        <w:spacing w:lineRule="auto" w:line="240"/>
        <w:ind w:firstLine="284" w:end="0"/>
        <w:rPr>
          <w:sz w:val="24"/>
        </w:rPr>
      </w:pPr>
      <w:r>
        <w:rPr>
          <w:sz w:val="24"/>
        </w:rPr>
        <w:t>The objective participial construction consists of a noun in the common case or a pronoun in the objective case and participle I forming a syntactical complex, the two main components of which are in predicative relationship. Since the construction always follows transitive verbs, its syntactical function is that of a complex object.* Thus in its meaning it corresponds to a subordinate clause and is usually translated into Russian by a subordinate object clause:</w:t>
      </w:r>
    </w:p>
    <w:p>
      <w:pPr>
        <w:pStyle w:val="3"/>
        <w:rPr/>
      </w:pPr>
      <w:r>
        <w:rPr/>
        <w:t>* For details see p. II Syntax. The Predicative Constructions (The Complex Object).</w:t>
      </w:r>
    </w:p>
    <w:p>
      <w:pPr>
        <w:pStyle w:val="Normal"/>
        <w:suppressAutoHyphens w:val="true"/>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2693"/>
        <w:gridCol w:w="7755"/>
      </w:tblGrid>
      <w:tr>
        <w:trPr/>
        <w:tc>
          <w:tcPr>
            <w:tcW w:w="2693" w:type="dxa"/>
            <w:tcBorders/>
          </w:tcPr>
          <w:p>
            <w:pPr>
              <w:pStyle w:val="Normal"/>
              <w:suppressAutoHyphens w:val="true"/>
              <w:spacing w:lineRule="auto" w:line="240"/>
              <w:ind w:hanging="0" w:end="0"/>
              <w:jc w:val="start"/>
              <w:rPr/>
            </w:pPr>
            <w:r>
              <w:rPr>
                <w:sz w:val="24"/>
              </w:rPr>
              <w:t xml:space="preserve">I saw </w:t>
            </w:r>
            <w:r>
              <w:rPr>
                <w:i/>
                <w:sz w:val="24"/>
              </w:rPr>
              <w:t>John playing tennis</w:t>
            </w:r>
            <w:r>
              <w:rPr>
                <w:sz w:val="24"/>
              </w:rPr>
              <w:t xml:space="preserve"> </w:t>
            </w:r>
          </w:p>
          <w:p>
            <w:pPr>
              <w:pStyle w:val="Normal"/>
              <w:suppressAutoHyphens w:val="true"/>
              <w:spacing w:lineRule="auto" w:line="240"/>
              <w:ind w:hanging="0" w:end="0"/>
              <w:jc w:val="start"/>
              <w:rPr/>
            </w:pPr>
            <w:r>
              <w:rPr>
                <w:sz w:val="24"/>
              </w:rPr>
              <w:t xml:space="preserve">I saw </w:t>
            </w:r>
            <w:r>
              <w:rPr>
                <w:i/>
                <w:sz w:val="24"/>
              </w:rPr>
              <w:t>him playing tennis</w:t>
            </w:r>
            <w:r>
              <w:rPr>
                <w:sz w:val="24"/>
              </w:rPr>
              <w:t xml:space="preserve"> </w:t>
            </w:r>
          </w:p>
          <w:p>
            <w:pPr>
              <w:pStyle w:val="Normal"/>
              <w:suppressAutoHyphens w:val="true"/>
              <w:spacing w:lineRule="auto" w:line="240"/>
              <w:ind w:hanging="0" w:end="0"/>
              <w:jc w:val="start"/>
              <w:rPr>
                <w:sz w:val="24"/>
              </w:rPr>
            </w:pPr>
            <w:r>
              <w:rPr>
                <w:sz w:val="24"/>
              </w:rPr>
              <w:t xml:space="preserve">We heard </w:t>
            </w:r>
            <w:r>
              <w:rPr>
                <w:i/>
                <w:sz w:val="24"/>
              </w:rPr>
              <w:t>them singing</w:t>
            </w:r>
          </w:p>
        </w:tc>
        <w:tc>
          <w:tcPr>
            <w:tcW w:w="7755" w:type="dxa"/>
            <w:tcBorders/>
          </w:tcPr>
          <w:p>
            <w:pPr>
              <w:pStyle w:val="BodyText"/>
              <w:rPr>
                <w:lang w:val="ru-RU"/>
              </w:rPr>
            </w:pPr>
            <w:r>
              <w:rPr>
                <w:lang w:val="ru-RU"/>
              </w:rPr>
              <w:t xml:space="preserve">- Я видел, как Джон играет в теннис. </w:t>
            </w:r>
          </w:p>
          <w:p>
            <w:pPr>
              <w:pStyle w:val="Normal"/>
              <w:suppressAutoHyphens w:val="true"/>
              <w:spacing w:lineRule="auto" w:line="240"/>
              <w:ind w:hanging="0" w:end="0"/>
              <w:jc w:val="start"/>
              <w:rPr/>
            </w:pPr>
            <w:r>
              <w:rPr>
                <w:sz w:val="24"/>
              </w:rPr>
              <w:t>-</w:t>
            </w:r>
            <w:r>
              <w:rPr>
                <w:sz w:val="24"/>
                <w:lang w:val="ru-RU"/>
              </w:rPr>
              <w:t xml:space="preserve"> Я видел, как он играет в теннис. </w:t>
            </w:r>
          </w:p>
          <w:p>
            <w:pPr>
              <w:pStyle w:val="Normal"/>
              <w:suppressAutoHyphens w:val="true"/>
              <w:spacing w:lineRule="auto" w:line="240"/>
              <w:ind w:hanging="0" w:end="0"/>
              <w:jc w:val="start"/>
              <w:rPr>
                <w:sz w:val="24"/>
              </w:rPr>
            </w:pPr>
            <w:r>
              <w:rPr>
                <w:sz w:val="24"/>
              </w:rPr>
              <w:t>-</w:t>
            </w:r>
            <w:r>
              <w:rPr>
                <w:sz w:val="24"/>
                <w:lang w:val="ru-RU"/>
              </w:rPr>
              <w:t xml:space="preserve"> Мы слышали, как они поют.</w:t>
            </w:r>
          </w:p>
        </w:tc>
      </w:tr>
    </w:tbl>
    <w:p>
      <w:pPr>
        <w:pStyle w:val="Normal"/>
        <w:suppressAutoHyphens w:val="true"/>
        <w:spacing w:lineRule="auto" w:line="240"/>
        <w:ind w:firstLine="284" w:end="0"/>
        <w:rPr>
          <w:sz w:val="24"/>
        </w:rPr>
      </w:pPr>
      <w:r>
        <w:rPr>
          <w:sz w:val="24"/>
        </w:rPr>
      </w:r>
    </w:p>
    <w:p>
      <w:pPr>
        <w:pStyle w:val="2"/>
        <w:rPr/>
      </w:pPr>
      <w:r>
        <w:rPr/>
        <w:t>In many cases, however, the translation depends on the verb it reters to and on the requirements of the Russian usage.</w:t>
      </w:r>
    </w:p>
    <w:p>
      <w:pPr>
        <w:pStyle w:val="Normal"/>
        <w:suppressAutoHyphens w:val="true"/>
        <w:spacing w:lineRule="auto" w:line="240"/>
        <w:ind w:firstLine="284" w:end="0"/>
        <w:rPr/>
      </w:pPr>
      <w:r>
        <w:rPr>
          <w:sz w:val="24"/>
        </w:rPr>
        <w:t>The nominal element usually refers to a person or a thing different from that denoted by the subject of the sentence. If it refers to the same person as the subject, a reflexive pronoun is to be used,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heard </w:t>
      </w:r>
      <w:r>
        <w:rPr>
          <w:i/>
          <w:sz w:val="24"/>
        </w:rPr>
        <w:t>himself uttering the words.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 construction is generally used with non-perfect participle I active, and occasionally it occurs with participle I passive: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could see </w:t>
      </w:r>
      <w:r>
        <w:rPr>
          <w:i/>
          <w:sz w:val="24"/>
        </w:rPr>
        <w:t>the books being taken</w:t>
      </w:r>
      <w:r>
        <w:rPr>
          <w:sz w:val="24"/>
        </w:rPr>
        <w:t xml:space="preserve"> away.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Some of the verbs followed by the objective participial construction occur also with the objective infinitive construction (such as </w:t>
      </w:r>
      <w:r>
        <w:rPr>
          <w:i/>
          <w:sz w:val="24"/>
        </w:rPr>
        <w:t>to see, to watch, to hear, to feel</w:t>
      </w:r>
      <w:r>
        <w:rPr>
          <w:sz w:val="24"/>
        </w:rPr>
        <w:t>). The difference between these two constructions concerns the meaning suggested by an infinitive or participle I; the former emphasizes the fact of an action being completed, the latter its processual character, as in:</w:t>
      </w:r>
    </w:p>
    <w:p>
      <w:pPr>
        <w:pStyle w:val="Normal"/>
        <w:suppressAutoHyphens w:val="true"/>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3402"/>
        <w:gridCol w:w="7046"/>
      </w:tblGrid>
      <w:tr>
        <w:trPr/>
        <w:tc>
          <w:tcPr>
            <w:tcW w:w="3402" w:type="dxa"/>
            <w:tcBorders/>
          </w:tcPr>
          <w:p>
            <w:pPr>
              <w:pStyle w:val="Normal"/>
              <w:suppressAutoHyphens w:val="true"/>
              <w:spacing w:lineRule="auto" w:line="240"/>
              <w:ind w:hanging="0" w:end="0"/>
              <w:jc w:val="start"/>
              <w:rPr/>
            </w:pPr>
            <w:r>
              <w:rPr>
                <w:sz w:val="24"/>
              </w:rPr>
              <w:t xml:space="preserve">I saw </w:t>
            </w:r>
            <w:r>
              <w:rPr>
                <w:i/>
                <w:sz w:val="24"/>
              </w:rPr>
              <w:t>the car stop</w:t>
            </w:r>
            <w:r>
              <w:rPr>
                <w:sz w:val="24"/>
              </w:rPr>
              <w:t xml:space="preserve"> at the gate. </w:t>
            </w:r>
          </w:p>
          <w:p>
            <w:pPr>
              <w:pStyle w:val="Normal"/>
              <w:suppressAutoHyphens w:val="true"/>
              <w:spacing w:lineRule="auto" w:line="240"/>
              <w:ind w:hanging="0" w:end="0"/>
              <w:jc w:val="start"/>
              <w:rPr>
                <w:sz w:val="24"/>
              </w:rPr>
            </w:pPr>
            <w:r>
              <w:rPr>
                <w:sz w:val="24"/>
              </w:rPr>
              <w:t xml:space="preserve">I saw </w:t>
            </w:r>
            <w:r>
              <w:rPr>
                <w:i/>
                <w:sz w:val="24"/>
              </w:rPr>
              <w:t>the car stopping.</w:t>
            </w:r>
          </w:p>
        </w:tc>
        <w:tc>
          <w:tcPr>
            <w:tcW w:w="7046" w:type="dxa"/>
            <w:tcBorders/>
          </w:tcPr>
          <w:p>
            <w:pPr>
              <w:pStyle w:val="BodyText"/>
              <w:rPr/>
            </w:pPr>
            <w:r>
              <w:rPr>
                <w:lang w:val="ru-RU"/>
              </w:rPr>
              <w:t>- Я видел, что машина, остановилась у ворот.</w:t>
            </w:r>
          </w:p>
          <w:p>
            <w:pPr>
              <w:pStyle w:val="Normal"/>
              <w:suppressAutoHyphens w:val="true"/>
              <w:spacing w:lineRule="auto" w:line="240"/>
              <w:ind w:hanging="0" w:end="0"/>
              <w:jc w:val="start"/>
              <w:rPr>
                <w:sz w:val="24"/>
              </w:rPr>
            </w:pPr>
            <w:r>
              <w:rPr>
                <w:sz w:val="24"/>
              </w:rPr>
              <w:t>-</w:t>
            </w:r>
            <w:r>
              <w:rPr>
                <w:sz w:val="24"/>
                <w:lang w:val="ru-RU"/>
              </w:rPr>
              <w:t xml:space="preserve"> Я видел, как машина остановилась (останавливалась) у ворот.</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If the homogeneous infinitives are used, they denote two actions in succession. If two participles I are homogeneous, they suggest two simultaneous actions.</w:t>
      </w:r>
    </w:p>
    <w:p>
      <w:pPr>
        <w:pStyle w:val="Normal"/>
        <w:suppressAutoHyphens w:val="true"/>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jc w:val="start"/>
              <w:rPr/>
            </w:pPr>
            <w:r>
              <w:rPr>
                <w:sz w:val="24"/>
              </w:rPr>
              <w:t xml:space="preserve">I heard </w:t>
            </w:r>
            <w:r>
              <w:rPr>
                <w:i/>
                <w:sz w:val="24"/>
              </w:rPr>
              <w:t xml:space="preserve">him leave the room and lock the door. </w:t>
            </w:r>
          </w:p>
          <w:p>
            <w:pPr>
              <w:pStyle w:val="Normal"/>
              <w:suppressAutoHyphens w:val="true"/>
              <w:spacing w:lineRule="auto" w:line="240"/>
              <w:ind w:hanging="0" w:end="0"/>
              <w:jc w:val="start"/>
              <w:rPr>
                <w:sz w:val="24"/>
              </w:rPr>
            </w:pPr>
            <w:r>
              <w:rPr>
                <w:sz w:val="24"/>
              </w:rPr>
              <w:t xml:space="preserve">Soames saw </w:t>
            </w:r>
            <w:r>
              <w:rPr>
                <w:i/>
                <w:sz w:val="24"/>
              </w:rPr>
              <w:t>Bosinney watching her and smiling to himself.</w:t>
            </w:r>
          </w:p>
        </w:tc>
        <w:tc>
          <w:tcPr>
            <w:tcW w:w="5491" w:type="dxa"/>
            <w:tcBorders/>
          </w:tcPr>
          <w:p>
            <w:pPr>
              <w:pStyle w:val="BodyText"/>
              <w:rPr>
                <w:lang w:val="ru-RU"/>
              </w:rPr>
            </w:pPr>
            <w:r>
              <w:rPr>
                <w:lang w:val="ru-RU"/>
              </w:rPr>
              <w:t xml:space="preserve">- Я слышал, как он вышел из комнаты и запер ее. </w:t>
            </w:r>
          </w:p>
          <w:p>
            <w:pPr>
              <w:pStyle w:val="Normal"/>
              <w:suppressAutoHyphens w:val="true"/>
              <w:spacing w:lineRule="auto" w:line="240"/>
              <w:ind w:hanging="0" w:end="0"/>
              <w:jc w:val="start"/>
              <w:rPr>
                <w:sz w:val="24"/>
              </w:rPr>
            </w:pPr>
            <w:r>
              <w:rPr>
                <w:sz w:val="24"/>
              </w:rPr>
              <w:t>-</w:t>
            </w:r>
            <w:r>
              <w:rPr>
                <w:sz w:val="24"/>
                <w:lang w:val="ru-RU"/>
              </w:rPr>
              <w:t xml:space="preserve"> Соме увидел, что Босинни наблюдал за ней и улыбался сам себе.</w:t>
            </w:r>
          </w:p>
        </w:tc>
      </w:tr>
    </w:tbl>
    <w:p>
      <w:pPr>
        <w:pStyle w:val="Normal"/>
        <w:suppressAutoHyphens w:val="true"/>
        <w:spacing w:lineRule="auto" w:line="240"/>
        <w:ind w:firstLine="284" w:end="0"/>
        <w:rPr>
          <w:sz w:val="24"/>
        </w:rPr>
      </w:pPr>
      <w:r>
        <w:rPr>
          <w:sz w:val="24"/>
        </w:rPr>
      </w:r>
    </w:p>
    <w:p>
      <w:pPr>
        <w:pStyle w:val="2"/>
        <w:rPr/>
      </w:pPr>
      <w:r>
        <w:rPr/>
        <w:t>The objective participial construction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with verbs of </w:t>
      </w:r>
      <w:r>
        <w:rPr>
          <w:b/>
          <w:sz w:val="24"/>
        </w:rPr>
        <w:t>sense perception,</w:t>
      </w:r>
    </w:p>
    <w:p>
      <w:pPr>
        <w:pStyle w:val="Normal"/>
        <w:suppressAutoHyphens w:val="true"/>
        <w:spacing w:lineRule="auto" w:line="240"/>
        <w:ind w:firstLine="284" w:end="0"/>
        <w:rPr>
          <w:sz w:val="24"/>
        </w:rPr>
      </w:pPr>
      <w:r>
        <w:rPr>
          <w:sz w:val="24"/>
        </w:rPr>
        <w:t xml:space="preserve">b)with various verbs of </w:t>
      </w:r>
      <w:r>
        <w:rPr>
          <w:b/>
          <w:sz w:val="24"/>
        </w:rPr>
        <w:t>causative meaning</w:t>
      </w:r>
      <w:r>
        <w:rPr>
          <w:sz w:val="24"/>
        </w:rPr>
        <w:t xml:space="preserve">, or </w:t>
      </w:r>
      <w:r>
        <w:rPr>
          <w:b/>
          <w:sz w:val="24"/>
        </w:rPr>
        <w:t>inducement.</w:t>
      </w:r>
    </w:p>
    <w:p>
      <w:pPr>
        <w:pStyle w:val="Normal"/>
        <w:suppressAutoHyphens w:val="true"/>
        <w:spacing w:lineRule="auto" w:line="240"/>
        <w:ind w:firstLine="284" w:end="0"/>
        <w:rPr/>
      </w:pPr>
      <w:r>
        <w:rPr>
          <w:sz w:val="24"/>
        </w:rPr>
        <w:t xml:space="preserve">c) occasionally with verbs expressing </w:t>
      </w:r>
      <w:r>
        <w:rPr>
          <w:b/>
          <w:sz w:val="24"/>
        </w:rPr>
        <w:t>wish.</w:t>
      </w:r>
    </w:p>
    <w:p>
      <w:pPr>
        <w:pStyle w:val="Normal"/>
        <w:suppressAutoHyphens w:val="true"/>
        <w:spacing w:lineRule="auto" w:line="240"/>
        <w:ind w:firstLine="284" w:end="0"/>
        <w:rPr>
          <w:b/>
          <w:sz w:val="24"/>
        </w:rPr>
      </w:pPr>
      <w:r>
        <w:rPr>
          <w:b/>
          <w:sz w:val="24"/>
        </w:rPr>
      </w:r>
    </w:p>
    <w:tbl>
      <w:tblPr>
        <w:tblW w:w="10730" w:type="dxa"/>
        <w:jc w:val="start"/>
        <w:tblInd w:w="250" w:type="dxa"/>
        <w:tblLayout w:type="fixed"/>
        <w:tblCellMar>
          <w:top w:w="0" w:type="dxa"/>
          <w:start w:w="108" w:type="dxa"/>
          <w:bottom w:w="0" w:type="dxa"/>
          <w:end w:w="108" w:type="dxa"/>
        </w:tblCellMar>
      </w:tblPr>
      <w:tblGrid>
        <w:gridCol w:w="567"/>
        <w:gridCol w:w="1928"/>
        <w:gridCol w:w="2745"/>
        <w:gridCol w:w="2745"/>
        <w:gridCol w:w="2745"/>
      </w:tblGrid>
      <w:tr>
        <w:trPr/>
        <w:tc>
          <w:tcPr>
            <w:tcW w:w="567" w:type="dxa"/>
            <w:tcBorders/>
          </w:tcPr>
          <w:p>
            <w:pPr>
              <w:pStyle w:val="Normal"/>
              <w:suppressAutoHyphens w:val="true"/>
              <w:spacing w:lineRule="auto" w:line="240"/>
              <w:ind w:hanging="0" w:end="0"/>
              <w:jc w:val="start"/>
              <w:rPr>
                <w:sz w:val="24"/>
              </w:rPr>
            </w:pPr>
            <w:r>
              <w:rPr>
                <w:sz w:val="24"/>
              </w:rPr>
              <w:t>a)</w:t>
            </w:r>
          </w:p>
        </w:tc>
        <w:tc>
          <w:tcPr>
            <w:tcW w:w="1928" w:type="dxa"/>
            <w:tcBorders/>
          </w:tcPr>
          <w:p>
            <w:pPr>
              <w:pStyle w:val="Normal"/>
              <w:suppressAutoHyphens w:val="true"/>
              <w:spacing w:lineRule="auto" w:line="240"/>
              <w:ind w:hanging="0" w:end="0"/>
              <w:jc w:val="start"/>
              <w:rPr>
                <w:sz w:val="24"/>
              </w:rPr>
            </w:pPr>
            <w:r>
              <w:rPr>
                <w:sz w:val="24"/>
              </w:rPr>
              <w:t xml:space="preserve">to see </w:t>
            </w:r>
          </w:p>
          <w:p>
            <w:pPr>
              <w:pStyle w:val="Normal"/>
              <w:suppressAutoHyphens w:val="true"/>
              <w:spacing w:lineRule="auto" w:line="240"/>
              <w:ind w:hanging="0" w:end="0"/>
              <w:jc w:val="start"/>
              <w:rPr>
                <w:sz w:val="24"/>
              </w:rPr>
            </w:pPr>
            <w:r>
              <w:rPr>
                <w:sz w:val="24"/>
              </w:rPr>
              <w:t xml:space="preserve">to hear </w:t>
            </w:r>
          </w:p>
          <w:p>
            <w:pPr>
              <w:pStyle w:val="Normal"/>
              <w:suppressAutoHyphens w:val="true"/>
              <w:spacing w:lineRule="auto" w:line="240"/>
              <w:ind w:hanging="0" w:end="0"/>
              <w:jc w:val="start"/>
              <w:rPr>
                <w:sz w:val="24"/>
              </w:rPr>
            </w:pPr>
            <w:r>
              <w:rPr>
                <w:sz w:val="24"/>
              </w:rPr>
              <w:t xml:space="preserve">to feel </w:t>
            </w:r>
          </w:p>
          <w:p>
            <w:pPr>
              <w:pStyle w:val="Normal"/>
              <w:suppressAutoHyphens w:val="true"/>
              <w:spacing w:lineRule="auto" w:line="240"/>
              <w:ind w:hanging="0" w:end="0"/>
              <w:jc w:val="start"/>
              <w:rPr>
                <w:sz w:val="24"/>
              </w:rPr>
            </w:pPr>
            <w:r>
              <w:rPr>
                <w:sz w:val="24"/>
              </w:rPr>
              <w:t>to watch</w:t>
            </w:r>
          </w:p>
        </w:tc>
        <w:tc>
          <w:tcPr>
            <w:tcW w:w="2745" w:type="dxa"/>
            <w:tcBorders/>
          </w:tcPr>
          <w:p>
            <w:pPr>
              <w:pStyle w:val="Normal"/>
              <w:suppressAutoHyphens w:val="true"/>
              <w:spacing w:lineRule="auto" w:line="240"/>
              <w:ind w:hanging="0" w:end="0"/>
              <w:jc w:val="start"/>
              <w:rPr>
                <w:sz w:val="24"/>
              </w:rPr>
            </w:pPr>
            <w:r>
              <w:rPr>
                <w:sz w:val="24"/>
              </w:rPr>
              <w:t xml:space="preserve">to notice </w:t>
            </w:r>
          </w:p>
          <w:p>
            <w:pPr>
              <w:pStyle w:val="Normal"/>
              <w:suppressAutoHyphens w:val="true"/>
              <w:spacing w:lineRule="auto" w:line="240"/>
              <w:ind w:hanging="0" w:end="0"/>
              <w:jc w:val="start"/>
              <w:rPr>
                <w:sz w:val="24"/>
              </w:rPr>
            </w:pPr>
            <w:r>
              <w:rPr>
                <w:sz w:val="24"/>
              </w:rPr>
              <w:t xml:space="preserve">to observe </w:t>
            </w:r>
          </w:p>
          <w:p>
            <w:pPr>
              <w:pStyle w:val="Normal"/>
              <w:suppressAutoHyphens w:val="true"/>
              <w:spacing w:lineRule="auto" w:line="240"/>
              <w:ind w:hanging="0" w:end="0"/>
              <w:jc w:val="start"/>
              <w:rPr>
                <w:sz w:val="24"/>
              </w:rPr>
            </w:pPr>
            <w:r>
              <w:rPr>
                <w:sz w:val="24"/>
              </w:rPr>
              <w:t xml:space="preserve">to perceive </w:t>
            </w:r>
          </w:p>
          <w:p>
            <w:pPr>
              <w:pStyle w:val="Normal"/>
              <w:suppressAutoHyphens w:val="true"/>
              <w:spacing w:lineRule="auto" w:line="240"/>
              <w:ind w:hanging="0" w:end="0"/>
              <w:jc w:val="start"/>
              <w:rPr>
                <w:sz w:val="24"/>
              </w:rPr>
            </w:pPr>
            <w:r>
              <w:rPr>
                <w:sz w:val="24"/>
              </w:rPr>
              <w:t>to smell</w:t>
            </w:r>
          </w:p>
        </w:tc>
        <w:tc>
          <w:tcPr>
            <w:tcW w:w="2745" w:type="dxa"/>
            <w:tcBorders/>
          </w:tcPr>
          <w:p>
            <w:pPr>
              <w:pStyle w:val="Normal"/>
              <w:suppressAutoHyphens w:val="true"/>
              <w:spacing w:lineRule="auto" w:line="240"/>
              <w:ind w:hanging="0" w:end="0"/>
              <w:jc w:val="start"/>
              <w:rPr>
                <w:sz w:val="24"/>
              </w:rPr>
            </w:pPr>
            <w:r>
              <w:rPr>
                <w:sz w:val="24"/>
              </w:rPr>
              <w:t xml:space="preserve">to find </w:t>
            </w:r>
          </w:p>
          <w:p>
            <w:pPr>
              <w:pStyle w:val="Normal"/>
              <w:suppressAutoHyphens w:val="true"/>
              <w:spacing w:lineRule="auto" w:line="240"/>
              <w:ind w:hanging="0" w:end="0"/>
              <w:jc w:val="start"/>
              <w:rPr>
                <w:sz w:val="24"/>
              </w:rPr>
            </w:pPr>
            <w:r>
              <w:rPr>
                <w:sz w:val="24"/>
              </w:rPr>
              <w:t xml:space="preserve">to catch </w:t>
            </w:r>
          </w:p>
          <w:p>
            <w:pPr>
              <w:pStyle w:val="Normal"/>
              <w:suppressAutoHyphens w:val="true"/>
              <w:spacing w:lineRule="auto" w:line="240"/>
              <w:ind w:hanging="0" w:end="0"/>
              <w:jc w:val="start"/>
              <w:rPr>
                <w:sz w:val="24"/>
              </w:rPr>
            </w:pPr>
            <w:r>
              <w:rPr>
                <w:sz w:val="24"/>
              </w:rPr>
              <w:t xml:space="preserve">to discover </w:t>
            </w:r>
          </w:p>
          <w:p>
            <w:pPr>
              <w:pStyle w:val="Normal"/>
              <w:suppressAutoHyphens w:val="true"/>
              <w:spacing w:lineRule="auto" w:line="240"/>
              <w:ind w:hanging="0" w:end="0"/>
              <w:jc w:val="start"/>
              <w:rPr>
                <w:sz w:val="24"/>
              </w:rPr>
            </w:pPr>
            <w:r>
              <w:rPr>
                <w:sz w:val="24"/>
              </w:rPr>
              <w:t>to look (at)</w:t>
            </w:r>
          </w:p>
        </w:tc>
        <w:tc>
          <w:tcPr>
            <w:tcW w:w="2745" w:type="dxa"/>
            <w:tcBorders/>
          </w:tcPr>
          <w:p>
            <w:pPr>
              <w:pStyle w:val="Normal"/>
              <w:suppressAutoHyphens w:val="true"/>
              <w:spacing w:lineRule="auto" w:line="240"/>
              <w:ind w:hanging="0" w:end="0"/>
              <w:jc w:val="start"/>
              <w:rPr>
                <w:sz w:val="24"/>
              </w:rPr>
            </w:pPr>
            <w:r>
              <w:rPr>
                <w:sz w:val="24"/>
              </w:rPr>
              <w:t>to listen (to)</w:t>
            </w:r>
          </w:p>
        </w:tc>
      </w:tr>
    </w:tbl>
    <w:p>
      <w:pPr>
        <w:pStyle w:val="Normal"/>
        <w:suppressAutoHyphens w:val="true"/>
        <w:spacing w:lineRule="auto" w:line="240"/>
        <w:ind w:firstLine="284" w:end="0"/>
        <w:rPr>
          <w:sz w:val="24"/>
        </w:rPr>
      </w:pPr>
      <w:r>
        <w:rPr>
          <w:sz w:val="24"/>
        </w:rPr>
      </w:r>
    </w:p>
    <w:p>
      <w:pPr>
        <w:pStyle w:val="2"/>
        <w:ind w:start="284" w:end="0"/>
        <w:rPr/>
      </w:pPr>
      <w:r>
        <w:rPr/>
        <w:t xml:space="preserve">We saw (watched, heard, listened to) </w:t>
      </w:r>
      <w:r>
        <w:rPr>
          <w:i/>
        </w:rPr>
        <w:t>the train approaching the station.</w:t>
      </w:r>
    </w:p>
    <w:p>
      <w:pPr>
        <w:pStyle w:val="Normal"/>
        <w:suppressAutoHyphens w:val="true"/>
        <w:spacing w:lineRule="auto" w:line="240"/>
        <w:ind w:firstLine="284" w:start="284" w:end="0"/>
        <w:rPr/>
      </w:pPr>
      <w:r>
        <w:rPr>
          <w:sz w:val="24"/>
        </w:rPr>
        <w:t xml:space="preserve">Do you smell </w:t>
      </w:r>
      <w:r>
        <w:rPr>
          <w:i/>
          <w:sz w:val="24"/>
        </w:rPr>
        <w:t>something burning?</w:t>
      </w:r>
    </w:p>
    <w:p>
      <w:pPr>
        <w:pStyle w:val="2"/>
        <w:ind w:start="284" w:end="0"/>
        <w:rPr/>
      </w:pPr>
      <w:r>
        <w:rPr/>
        <w:t xml:space="preserve">I could feel </w:t>
      </w:r>
      <w:r>
        <w:rPr>
          <w:i/>
        </w:rPr>
        <w:t>the dog leaning against my feet.</w:t>
      </w:r>
    </w:p>
    <w:p>
      <w:pPr>
        <w:pStyle w:val="Normal"/>
        <w:suppressAutoHyphens w:val="true"/>
        <w:spacing w:lineRule="auto" w:line="240"/>
        <w:ind w:firstLine="284" w:start="284" w:end="0"/>
        <w:rPr/>
      </w:pPr>
      <w:r>
        <w:rPr>
          <w:sz w:val="24"/>
        </w:rPr>
        <w:t xml:space="preserve">We found </w:t>
      </w:r>
      <w:r>
        <w:rPr>
          <w:i/>
          <w:sz w:val="24"/>
        </w:rPr>
        <w:t>him working in the garden.</w:t>
      </w:r>
    </w:p>
    <w:p>
      <w:pPr>
        <w:pStyle w:val="Normal"/>
        <w:suppressAutoHyphens w:val="true"/>
        <w:spacing w:lineRule="auto" w:line="240"/>
        <w:ind w:firstLine="284" w:end="0"/>
        <w:rPr>
          <w:i/>
          <w:i/>
          <w:sz w:val="24"/>
        </w:rPr>
      </w:pPr>
      <w:r>
        <w:rPr>
          <w:i/>
          <w:sz w:val="24"/>
        </w:rPr>
      </w:r>
    </w:p>
    <w:tbl>
      <w:tblPr>
        <w:tblW w:w="10730" w:type="dxa"/>
        <w:jc w:val="start"/>
        <w:tblInd w:w="250" w:type="dxa"/>
        <w:tblLayout w:type="fixed"/>
        <w:tblCellMar>
          <w:top w:w="0" w:type="dxa"/>
          <w:start w:w="108" w:type="dxa"/>
          <w:bottom w:w="0" w:type="dxa"/>
          <w:end w:w="108" w:type="dxa"/>
        </w:tblCellMar>
      </w:tblPr>
      <w:tblGrid>
        <w:gridCol w:w="425"/>
        <w:gridCol w:w="2410"/>
        <w:gridCol w:w="7895"/>
      </w:tblGrid>
      <w:tr>
        <w:trPr/>
        <w:tc>
          <w:tcPr>
            <w:tcW w:w="425" w:type="dxa"/>
            <w:tcBorders/>
          </w:tcPr>
          <w:p>
            <w:pPr>
              <w:pStyle w:val="Normal"/>
              <w:suppressAutoHyphens w:val="true"/>
              <w:spacing w:lineRule="auto" w:line="240"/>
              <w:ind w:hanging="0" w:end="0"/>
              <w:jc w:val="start"/>
              <w:rPr>
                <w:sz w:val="24"/>
              </w:rPr>
            </w:pPr>
            <w:r>
              <w:rPr>
                <w:sz w:val="24"/>
              </w:rPr>
              <w:t>b)</w:t>
            </w:r>
          </w:p>
        </w:tc>
        <w:tc>
          <w:tcPr>
            <w:tcW w:w="2410" w:type="dxa"/>
            <w:tcBorders/>
          </w:tcPr>
          <w:p>
            <w:pPr>
              <w:pStyle w:val="Normal"/>
              <w:suppressAutoHyphens w:val="true"/>
              <w:spacing w:lineRule="auto" w:line="240"/>
              <w:ind w:hanging="0" w:end="0"/>
              <w:jc w:val="start"/>
              <w:rPr>
                <w:sz w:val="24"/>
              </w:rPr>
            </w:pPr>
            <w:r>
              <w:rPr>
                <w:sz w:val="24"/>
              </w:rPr>
              <w:t xml:space="preserve">to have </w:t>
            </w:r>
          </w:p>
          <w:p>
            <w:pPr>
              <w:pStyle w:val="Normal"/>
              <w:suppressAutoHyphens w:val="true"/>
              <w:spacing w:lineRule="auto" w:line="240"/>
              <w:ind w:hanging="0" w:end="0"/>
              <w:jc w:val="start"/>
              <w:rPr>
                <w:sz w:val="24"/>
              </w:rPr>
            </w:pPr>
            <w:r>
              <w:rPr>
                <w:sz w:val="24"/>
              </w:rPr>
              <w:t xml:space="preserve">to get </w:t>
            </w:r>
          </w:p>
          <w:p>
            <w:pPr>
              <w:pStyle w:val="Normal"/>
              <w:suppressAutoHyphens w:val="true"/>
              <w:spacing w:lineRule="auto" w:line="240"/>
              <w:ind w:hanging="0" w:end="0"/>
              <w:jc w:val="start"/>
              <w:rPr>
                <w:sz w:val="24"/>
              </w:rPr>
            </w:pPr>
            <w:r>
              <w:rPr>
                <w:sz w:val="24"/>
              </w:rPr>
              <w:t>to keep</w:t>
            </w:r>
          </w:p>
        </w:tc>
        <w:tc>
          <w:tcPr>
            <w:tcW w:w="7895" w:type="dxa"/>
            <w:tcBorders/>
          </w:tcPr>
          <w:p>
            <w:pPr>
              <w:pStyle w:val="Normal"/>
              <w:suppressAutoHyphens w:val="true"/>
              <w:spacing w:lineRule="auto" w:line="240"/>
              <w:ind w:hanging="0" w:end="0"/>
              <w:jc w:val="start"/>
              <w:rPr>
                <w:sz w:val="24"/>
              </w:rPr>
            </w:pPr>
            <w:r>
              <w:rPr>
                <w:sz w:val="24"/>
              </w:rPr>
              <w:t xml:space="preserve">to leave </w:t>
            </w:r>
          </w:p>
          <w:p>
            <w:pPr>
              <w:pStyle w:val="Normal"/>
              <w:suppressAutoHyphens w:val="true"/>
              <w:spacing w:lineRule="auto" w:line="240"/>
              <w:ind w:hanging="0" w:end="0"/>
              <w:jc w:val="start"/>
              <w:rPr>
                <w:sz w:val="24"/>
              </w:rPr>
            </w:pPr>
            <w:r>
              <w:rPr>
                <w:sz w:val="24"/>
              </w:rPr>
              <w:t xml:space="preserve">to start </w:t>
            </w:r>
          </w:p>
          <w:p>
            <w:pPr>
              <w:pStyle w:val="Normal"/>
              <w:suppressAutoHyphens w:val="true"/>
              <w:spacing w:lineRule="auto" w:line="240"/>
              <w:ind w:hanging="0" w:end="0"/>
              <w:jc w:val="start"/>
              <w:rPr>
                <w:sz w:val="24"/>
              </w:rPr>
            </w:pPr>
            <w:r>
              <w:rPr>
                <w:sz w:val="24"/>
              </w:rPr>
              <w:t>to set</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won’t have </w:t>
      </w:r>
      <w:r>
        <w:rPr>
          <w:i/>
          <w:sz w:val="24"/>
        </w:rPr>
        <w:t xml:space="preserve">you smoking at your age! </w:t>
      </w:r>
    </w:p>
    <w:p>
      <w:pPr>
        <w:pStyle w:val="Normal"/>
        <w:suppressAutoHyphens w:val="true"/>
        <w:spacing w:lineRule="auto" w:line="240"/>
        <w:ind w:firstLine="284" w:end="0"/>
        <w:rPr/>
      </w:pPr>
      <w:r>
        <w:rPr>
          <w:sz w:val="24"/>
        </w:rPr>
        <w:t xml:space="preserve">They soon got (started) </w:t>
      </w:r>
      <w:r>
        <w:rPr>
          <w:i/>
          <w:sz w:val="24"/>
        </w:rPr>
        <w:t>things going.</w:t>
      </w:r>
    </w:p>
    <w:p>
      <w:pPr>
        <w:pStyle w:val="2"/>
        <w:rPr/>
      </w:pPr>
      <w:r>
        <w:rPr/>
        <w:t xml:space="preserve">Don’t keep </w:t>
      </w:r>
      <w:r>
        <w:rPr>
          <w:i/>
        </w:rPr>
        <w:t>me waiting.</w:t>
      </w:r>
      <w:r>
        <w:rPr/>
        <w:t xml:space="preserve"> I’m in a hurry.</w:t>
      </w:r>
    </w:p>
    <w:p>
      <w:pPr>
        <w:pStyle w:val="Normal"/>
        <w:suppressAutoHyphens w:val="true"/>
        <w:spacing w:lineRule="auto" w:line="240"/>
        <w:ind w:firstLine="284" w:end="0"/>
        <w:rPr/>
      </w:pPr>
      <w:r>
        <w:rPr>
          <w:sz w:val="24"/>
        </w:rPr>
        <w:t xml:space="preserve">Your words set </w:t>
      </w:r>
      <w:r>
        <w:rPr>
          <w:i/>
          <w:sz w:val="24"/>
        </w:rPr>
        <w:t>me thinking.</w:t>
      </w:r>
    </w:p>
    <w:p>
      <w:pPr>
        <w:pStyle w:val="Normal"/>
        <w:suppressAutoHyphens w:val="true"/>
        <w:spacing w:lineRule="auto" w:line="240"/>
        <w:ind w:firstLine="284" w:end="0"/>
        <w:rPr/>
      </w:pPr>
      <w:r>
        <w:rPr>
          <w:i/>
          <w:sz w:val="24"/>
        </w:rPr>
        <w:t xml:space="preserve">Can you start (set) </w:t>
      </w:r>
      <w:r>
        <w:rPr/>
        <w:t>that engine going?</w:t>
      </w:r>
    </w:p>
    <w:tbl>
      <w:tblPr>
        <w:tblW w:w="10982" w:type="dxa"/>
        <w:jc w:val="start"/>
        <w:tblInd w:w="0" w:type="dxa"/>
        <w:tblLayout w:type="fixed"/>
        <w:tblCellMar>
          <w:top w:w="0" w:type="dxa"/>
          <w:start w:w="108" w:type="dxa"/>
          <w:bottom w:w="0" w:type="dxa"/>
          <w:end w:w="108" w:type="dxa"/>
        </w:tblCellMar>
      </w:tblPr>
      <w:tblGrid>
        <w:gridCol w:w="10982"/>
      </w:tblGrid>
      <w:tr>
        <w:trPr/>
        <w:tc>
          <w:tcPr>
            <w:tcW w:w="10982" w:type="dxa"/>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The verbs </w:t>
            </w:r>
            <w:r>
              <w:rPr>
                <w:i/>
                <w:sz w:val="24"/>
              </w:rPr>
              <w:t>to have, to get</w:t>
            </w:r>
            <w:r>
              <w:rPr>
                <w:sz w:val="24"/>
              </w:rPr>
              <w:t xml:space="preserve"> may be used in the construction without their causative meaning, as in:</w:t>
            </w:r>
          </w:p>
          <w:p>
            <w:pPr>
              <w:pStyle w:val="Normal"/>
              <w:suppressAutoHyphens w:val="true"/>
              <w:spacing w:lineRule="auto" w:line="240"/>
              <w:ind w:firstLine="284" w:end="0"/>
              <w:rPr>
                <w:sz w:val="24"/>
              </w:rPr>
            </w:pPr>
            <w:r>
              <w:rPr>
                <w:sz w:val="24"/>
              </w:rPr>
            </w:r>
          </w:p>
          <w:p>
            <w:pPr>
              <w:pStyle w:val="2"/>
              <w:rPr/>
            </w:pPr>
            <w:r>
              <w:rPr/>
              <w:t xml:space="preserve">         </w:t>
            </w:r>
            <w:r>
              <w:rPr/>
              <w:t xml:space="preserve">I have some students waiting for me. </w:t>
            </w:r>
          </w:p>
          <w:p>
            <w:pPr>
              <w:pStyle w:val="Normal"/>
              <w:suppressAutoHyphens w:val="true"/>
              <w:spacing w:lineRule="auto" w:line="240"/>
              <w:ind w:firstLine="284" w:end="0"/>
              <w:rPr>
                <w:sz w:val="24"/>
              </w:rPr>
            </w:pPr>
            <w:r>
              <w:rPr>
                <w:sz w:val="24"/>
              </w:rPr>
              <w:t xml:space="preserve">         </w:t>
            </w:r>
            <w:r>
              <w:rPr>
                <w:sz w:val="24"/>
              </w:rPr>
              <w:t>I’ve got my grandson staying for a week.</w:t>
            </w:r>
          </w:p>
          <w:p>
            <w:pPr>
              <w:pStyle w:val="Normal"/>
              <w:suppressAutoHyphens w:val="true"/>
              <w:spacing w:lineRule="auto" w:line="240"/>
              <w:ind w:hanging="0" w:end="0"/>
              <w:rPr>
                <w:sz w:val="24"/>
              </w:rPr>
            </w:pPr>
            <w:r>
              <w:rPr>
                <w:sz w:val="24"/>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Sentences with the verbs of this group are usually translated into Russian by simple sentences.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c) to want, to like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don’t want </w:t>
      </w:r>
      <w:r>
        <w:rPr>
          <w:i/>
          <w:sz w:val="24"/>
        </w:rPr>
        <w:t xml:space="preserve">you talking back to me. </w:t>
      </w:r>
    </w:p>
    <w:p>
      <w:pPr>
        <w:pStyle w:val="Normal"/>
        <w:suppressAutoHyphens w:val="true"/>
        <w:spacing w:lineRule="auto" w:line="240"/>
        <w:ind w:firstLine="284" w:start="284" w:end="0"/>
        <w:rPr/>
      </w:pPr>
      <w:r>
        <w:rPr>
          <w:sz w:val="24"/>
        </w:rPr>
        <w:t xml:space="preserve">They didn’t like </w:t>
      </w:r>
      <w:r>
        <w:rPr>
          <w:i/>
          <w:sz w:val="24"/>
        </w:rPr>
        <w:t>me leaving so early.</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b/>
          <w:sz w:val="24"/>
        </w:rPr>
      </w:pPr>
      <w:r>
        <w:rPr>
          <w:b/>
          <w:sz w:val="24"/>
        </w:rPr>
        <w:t>§ 138. The nominative absolute participial construction.</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sz w:val="24"/>
        </w:rPr>
      </w:pPr>
      <w:r>
        <w:rPr>
          <w:sz w:val="24"/>
        </w:rPr>
        <w:t>This construction consists of two interdependent elements, nominal and verbal, which are in a predicative relation. The nominal element is a noun in the common case or a pronoun in the nominative case. The verbal element is participle I in any of its forms. The nominal and the verbal elements make a syntactical complex functioning as a detached adverbial modifier. Unlike the objective participial construction it does not depend on a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John having left the room to ring for a taxi as arranged</w:t>
      </w:r>
      <w:r>
        <w:rPr>
          <w:sz w:val="24"/>
        </w:rPr>
        <w:t>, Mary sat down again to wait for him.</w:t>
      </w:r>
    </w:p>
    <w:p>
      <w:pPr>
        <w:pStyle w:val="Normal"/>
        <w:suppressAutoHyphens w:val="true"/>
        <w:spacing w:lineRule="auto" w:line="240"/>
        <w:ind w:firstLine="284" w:end="0"/>
        <w:rPr>
          <w:sz w:val="24"/>
        </w:rPr>
      </w:pPr>
      <w:r>
        <w:rPr>
          <w:sz w:val="24"/>
        </w:rPr>
      </w:r>
    </w:p>
    <w:p>
      <w:pPr>
        <w:pStyle w:val="2"/>
        <w:rPr/>
      </w:pPr>
      <w:r>
        <w:rPr/>
        <w:t>The difference between a participial phrase and a nominative abso</w:t>
        <w:softHyphen/>
        <w:t>lute participial construction may be illustrated as follows: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mc:AlternateContent>
          <mc:Choice Requires="wps">
            <w:drawing>
              <wp:anchor behindDoc="0" distT="0" distB="0" distL="114935" distR="114935" simplePos="0" locked="0" layoutInCell="1" allowOverlap="1" relativeHeight="152">
                <wp:simplePos x="0" y="0"/>
                <wp:positionH relativeFrom="column">
                  <wp:posOffset>828675</wp:posOffset>
                </wp:positionH>
                <wp:positionV relativeFrom="paragraph">
                  <wp:posOffset>146050</wp:posOffset>
                </wp:positionV>
                <wp:extent cx="0" cy="182880"/>
                <wp:effectExtent l="38100" t="0" r="38100" b="0"/>
                <wp:wrapNone/>
                <wp:docPr id="136"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65.25pt,11.5pt" to="65.25pt,25.8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53">
                <wp:simplePos x="0" y="0"/>
                <wp:positionH relativeFrom="column">
                  <wp:posOffset>1651635</wp:posOffset>
                </wp:positionH>
                <wp:positionV relativeFrom="paragraph">
                  <wp:posOffset>146050</wp:posOffset>
                </wp:positionV>
                <wp:extent cx="0" cy="182880"/>
                <wp:effectExtent l="38100" t="0" r="38100" b="0"/>
                <wp:wrapNone/>
                <wp:docPr id="137"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0.05pt,11.5pt" to="130.05pt,25.8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55">
                <wp:simplePos x="0" y="0"/>
                <wp:positionH relativeFrom="column">
                  <wp:posOffset>1743075</wp:posOffset>
                </wp:positionH>
                <wp:positionV relativeFrom="paragraph">
                  <wp:posOffset>146050</wp:posOffset>
                </wp:positionV>
                <wp:extent cx="0" cy="182880"/>
                <wp:effectExtent l="38100" t="0" r="38100" b="0"/>
                <wp:wrapNone/>
                <wp:docPr id="138"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7.25pt,11.5pt" to="137.25pt,25.8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56">
                <wp:simplePos x="0" y="0"/>
                <wp:positionH relativeFrom="column">
                  <wp:posOffset>2291715</wp:posOffset>
                </wp:positionH>
                <wp:positionV relativeFrom="paragraph">
                  <wp:posOffset>146050</wp:posOffset>
                </wp:positionV>
                <wp:extent cx="0" cy="182880"/>
                <wp:effectExtent l="38100" t="0" r="38100" b="0"/>
                <wp:wrapNone/>
                <wp:docPr id="139"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0.45pt,11.5pt" to="180.45pt,25.8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Having read the novel Jane (she) put it aside.</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54">
                <wp:simplePos x="0" y="0"/>
                <wp:positionH relativeFrom="column">
                  <wp:posOffset>828675</wp:posOffset>
                </wp:positionH>
                <wp:positionV relativeFrom="paragraph">
                  <wp:posOffset>153670</wp:posOffset>
                </wp:positionV>
                <wp:extent cx="822960" cy="0"/>
                <wp:effectExtent l="0" t="5080" r="0" b="5080"/>
                <wp:wrapNone/>
                <wp:docPr id="140" name=""/>
                <a:graphic xmlns:a="http://schemas.openxmlformats.org/drawingml/2006/main">
                  <a:graphicData uri="http://schemas.microsoft.com/office/word/2010/wordprocessingShape">
                    <wps:wsp>
                      <wps:cNvSpPr/>
                      <wps:spPr>
                        <a:xfrm>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12.1pt" to="130pt,12.1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57">
                <wp:simplePos x="0" y="0"/>
                <wp:positionH relativeFrom="column">
                  <wp:posOffset>1743075</wp:posOffset>
                </wp:positionH>
                <wp:positionV relativeFrom="paragraph">
                  <wp:posOffset>153670</wp:posOffset>
                </wp:positionV>
                <wp:extent cx="548640" cy="0"/>
                <wp:effectExtent l="0" t="5080" r="0" b="5080"/>
                <wp:wrapNone/>
                <wp:docPr id="141" name=""/>
                <a:graphic xmlns:a="http://schemas.openxmlformats.org/drawingml/2006/main">
                  <a:graphicData uri="http://schemas.microsoft.com/office/word/2010/wordprocessingShape">
                    <wps:wsp>
                      <wps:cNvSpPr/>
                      <wps:spPr>
                        <a:xfrm>
                          <a:off x="0" y="0"/>
                          <a:ext cx="548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12.1pt" to="180.4pt,12.1pt" stroked="t" o:allowincell="f" style="position:absolute">
                <v:stroke color="black" weight="9360" joinstyle="miter" endcap="flat"/>
                <v:fill o:detectmouseclick="t" on="false"/>
                <w10:wrap type="none"/>
              </v:line>
            </w:pict>
          </mc:Fallback>
        </mc:AlternateContent>
      </w:r>
    </w:p>
    <w:p>
      <w:pPr>
        <w:pStyle w:val="Normal"/>
        <w:suppressAutoHyphens w:val="true"/>
        <w:spacing w:lineRule="auto" w:line="240"/>
        <w:ind w:firstLine="284" w:end="0"/>
        <w:rPr>
          <w:sz w:val="24"/>
        </w:rPr>
      </w:pPr>
      <w:r>
        <mc:AlternateContent>
          <mc:Choice Requires="wps">
            <w:drawing>
              <wp:anchor behindDoc="0" distT="0" distB="0" distL="114935" distR="114935" simplePos="0" locked="0" layoutInCell="1" allowOverlap="1" relativeHeight="158">
                <wp:simplePos x="0" y="0"/>
                <wp:positionH relativeFrom="column">
                  <wp:posOffset>1468755</wp:posOffset>
                </wp:positionH>
                <wp:positionV relativeFrom="paragraph">
                  <wp:posOffset>161290</wp:posOffset>
                </wp:positionV>
                <wp:extent cx="0" cy="182880"/>
                <wp:effectExtent l="38100" t="0" r="38100" b="0"/>
                <wp:wrapNone/>
                <wp:docPr id="142"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15.65pt,12.7pt" to="115.65pt,27.0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59">
                <wp:simplePos x="0" y="0"/>
                <wp:positionH relativeFrom="column">
                  <wp:posOffset>554355</wp:posOffset>
                </wp:positionH>
                <wp:positionV relativeFrom="paragraph">
                  <wp:posOffset>161290</wp:posOffset>
                </wp:positionV>
                <wp:extent cx="0" cy="182880"/>
                <wp:effectExtent l="38100" t="0" r="38100" b="0"/>
                <wp:wrapNone/>
                <wp:docPr id="143"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3.65pt,12.7pt" to="43.65pt,27.0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61">
                <wp:simplePos x="0" y="0"/>
                <wp:positionH relativeFrom="column">
                  <wp:posOffset>2017395</wp:posOffset>
                </wp:positionH>
                <wp:positionV relativeFrom="paragraph">
                  <wp:posOffset>161290</wp:posOffset>
                </wp:positionV>
                <wp:extent cx="0" cy="182880"/>
                <wp:effectExtent l="38100" t="0" r="38100" b="0"/>
                <wp:wrapNone/>
                <wp:docPr id="144"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8.85pt,12.7pt" to="158.85pt,27.0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62">
                <wp:simplePos x="0" y="0"/>
                <wp:positionH relativeFrom="column">
                  <wp:posOffset>2657475</wp:posOffset>
                </wp:positionH>
                <wp:positionV relativeFrom="paragraph">
                  <wp:posOffset>161290</wp:posOffset>
                </wp:positionV>
                <wp:extent cx="0" cy="182880"/>
                <wp:effectExtent l="38100" t="0" r="38100" b="0"/>
                <wp:wrapNone/>
                <wp:docPr id="14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09.25pt,12.7pt" to="209.25pt,27.0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The novel having been read, Jane (she) put it aside.</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60">
                <wp:simplePos x="0" y="0"/>
                <wp:positionH relativeFrom="column">
                  <wp:posOffset>554355</wp:posOffset>
                </wp:positionH>
                <wp:positionV relativeFrom="paragraph">
                  <wp:posOffset>168910</wp:posOffset>
                </wp:positionV>
                <wp:extent cx="914400" cy="0"/>
                <wp:effectExtent l="0" t="5080" r="0" b="5080"/>
                <wp:wrapNone/>
                <wp:docPr id="146"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3.3pt" to="115.6pt,13.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63">
                <wp:simplePos x="0" y="0"/>
                <wp:positionH relativeFrom="column">
                  <wp:posOffset>2017395</wp:posOffset>
                </wp:positionH>
                <wp:positionV relativeFrom="paragraph">
                  <wp:posOffset>168910</wp:posOffset>
                </wp:positionV>
                <wp:extent cx="640080" cy="0"/>
                <wp:effectExtent l="0" t="5080" r="0" b="5080"/>
                <wp:wrapNone/>
                <wp:docPr id="147"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3.3pt" to="209.2pt,13.3pt" stroked="t" o:allowincell="f" style="position:absolute">
                <v:stroke color="black" weight="9360" joinstyle="miter" endcap="flat"/>
                <v:fill o:detectmouseclick="t" on="false"/>
                <w10:wrap type="none"/>
              </v:line>
            </w:pict>
          </mc:Fallback>
        </mc:AlternateConten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In a participial phrase the subject of the sentence is as a rule related both to the predicate verb and to the participle. In a sentence with a nominative absolute participial construction the subject of the sentence is related only to the predicate verb, and the nominal element is related to the participle.</w:t>
      </w:r>
    </w:p>
    <w:p>
      <w:pPr>
        <w:pStyle w:val="Normal"/>
        <w:suppressAutoHyphens w:val="true"/>
        <w:spacing w:lineRule="auto" w:line="240"/>
        <w:ind w:firstLine="284" w:end="0"/>
        <w:rPr/>
      </w:pPr>
      <w:r>
        <w:rPr>
          <w:sz w:val="24"/>
        </w:rPr>
        <w:t>The nominative absolute participial construction functions syntactically as an adverbial modifier</w:t>
      </w:r>
      <w:r>
        <w:rPr>
          <w:b/>
          <w:sz w:val="24"/>
        </w:rPr>
        <w:t xml:space="preserve">: an adverbial modifier of </w:t>
      </w:r>
      <w:r>
        <w:rPr>
          <w:sz w:val="24"/>
        </w:rPr>
        <w:t xml:space="preserve">a) </w:t>
      </w:r>
      <w:r>
        <w:rPr>
          <w:b/>
          <w:sz w:val="24"/>
        </w:rPr>
        <w:t>attendant circumstances</w:t>
      </w:r>
      <w:r>
        <w:rPr>
          <w:sz w:val="24"/>
        </w:rPr>
        <w:t xml:space="preserve">, b) </w:t>
      </w:r>
      <w:r>
        <w:rPr>
          <w:b/>
          <w:sz w:val="24"/>
        </w:rPr>
        <w:t>reason</w:t>
      </w:r>
      <w:r>
        <w:rPr>
          <w:sz w:val="24"/>
        </w:rPr>
        <w:t xml:space="preserve">, c) occasionally </w:t>
      </w:r>
      <w:r>
        <w:rPr>
          <w:b/>
          <w:sz w:val="24"/>
        </w:rPr>
        <w:t>time.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a) Llewellyn looked through the window, </w:t>
      </w:r>
      <w:r>
        <w:rPr>
          <w:i/>
          <w:sz w:val="24"/>
        </w:rPr>
        <w:t>his glance travelling towards the bridge.</w:t>
      </w:r>
    </w:p>
    <w:p>
      <w:pPr>
        <w:pStyle w:val="Normal"/>
        <w:suppressAutoHyphens w:val="true"/>
        <w:spacing w:lineRule="auto" w:line="240"/>
        <w:ind w:firstLine="284" w:start="284" w:end="0"/>
        <w:rPr>
          <w:sz w:val="24"/>
        </w:rPr>
      </w:pPr>
      <w:r>
        <w:rPr>
          <w:sz w:val="24"/>
        </w:rPr>
        <w:t xml:space="preserve">Mabel hurried out of the car and walked away, </w:t>
      </w:r>
      <w:r>
        <w:rPr>
          <w:i/>
          <w:sz w:val="24"/>
        </w:rPr>
        <w:t>tears streaming down her face.</w:t>
      </w:r>
    </w:p>
    <w:p>
      <w:pPr>
        <w:pStyle w:val="Normal"/>
        <w:suppressAutoHyphens w:val="true"/>
        <w:spacing w:lineRule="auto" w:line="240"/>
        <w:ind w:firstLine="284" w:start="284" w:end="0"/>
        <w:rPr/>
      </w:pPr>
      <w:r>
        <w:rPr>
          <w:sz w:val="24"/>
        </w:rPr>
        <w:t xml:space="preserve">We were both standing leaning against the mantelpiece, </w:t>
      </w:r>
      <w:r>
        <w:rPr>
          <w:i/>
          <w:sz w:val="24"/>
        </w:rPr>
        <w:t xml:space="preserve">she admirng her fan of blotting paper, I staring </w:t>
      </w:r>
    </w:p>
    <w:p>
      <w:pPr>
        <w:pStyle w:val="Normal"/>
        <w:suppressAutoHyphens w:val="true"/>
        <w:spacing w:lineRule="auto" w:line="240"/>
        <w:ind w:firstLine="284" w:start="284" w:end="0"/>
        <w:rPr>
          <w:i/>
          <w:i/>
          <w:sz w:val="24"/>
        </w:rPr>
      </w:pPr>
      <w:r>
        <w:rPr>
          <w:i/>
          <w:sz w:val="24"/>
        </w:rPr>
        <w:t>at her.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A nominative absolute participial construction as an adverbial of attendant circumstances usually stands in postposition, and is widely used in literature.</w:t>
      </w:r>
    </w:p>
    <w:p>
      <w:pPr>
        <w:pStyle w:val="Normal"/>
        <w:suppressAutoHyphens w:val="true"/>
        <w:spacing w:lineRule="auto" w:line="240"/>
        <w:ind w:firstLine="284" w:end="0"/>
        <w:rPr/>
      </w:pPr>
      <w:r>
        <w:rPr>
          <w:sz w:val="24"/>
        </w:rPr>
        <w:t>It is translated into Russian by a coordinate clause:</w:t>
      </w:r>
      <w:r>
        <w:rPr>
          <w:sz w:val="24"/>
          <w:lang w:val="ru-RU"/>
        </w:rPr>
        <w:t xml:space="preserve"> </w:t>
      </w:r>
      <w:r>
        <w:rPr>
          <w:i/>
          <w:sz w:val="24"/>
          <w:lang w:val="ru-RU"/>
        </w:rPr>
        <w:t>Мы оба стояли у камина; она любовалась веером из промокательной бумаги, а я глядел на нее.</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end="0"/>
        <w:rPr/>
      </w:pPr>
      <w:r>
        <w:rPr>
          <w:sz w:val="24"/>
        </w:rPr>
        <w:t xml:space="preserve">b) But I was a little on edge, </w:t>
      </w:r>
      <w:r>
        <w:rPr>
          <w:i/>
          <w:sz w:val="24"/>
        </w:rPr>
        <w:t xml:space="preserve">there being something to report. </w:t>
      </w:r>
    </w:p>
    <w:p>
      <w:pPr>
        <w:pStyle w:val="Normal"/>
        <w:suppressAutoHyphens w:val="true"/>
        <w:spacing w:lineRule="auto" w:line="240"/>
        <w:ind w:firstLine="284" w:start="284" w:end="0"/>
        <w:rPr/>
      </w:pPr>
      <w:r>
        <w:rPr>
          <w:sz w:val="24"/>
        </w:rPr>
        <w:t xml:space="preserve">The ship’s band did not play in the morning, </w:t>
      </w:r>
      <w:r>
        <w:rPr>
          <w:i/>
          <w:sz w:val="24"/>
        </w:rPr>
        <w:t>it being Sunday.</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c) </w:t>
      </w:r>
      <w:r>
        <w:rPr>
          <w:i/>
          <w:sz w:val="24"/>
        </w:rPr>
        <w:t>The work being finished</w:t>
      </w:r>
      <w:r>
        <w:rPr>
          <w:sz w:val="24"/>
        </w:rPr>
        <w:t>, the two girls went into the shop.</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Sentences with a nominative absolute participial construction as an adverbial of reason or time are translated by complex sentences with the corresponding subordinate clauses:</w:t>
      </w:r>
      <w:r>
        <w:rPr>
          <w:sz w:val="24"/>
          <w:lang w:val="ru-RU"/>
        </w:rPr>
        <w:t xml:space="preserve"> </w:t>
      </w:r>
      <w:r>
        <w:rPr>
          <w:i/>
          <w:sz w:val="24"/>
          <w:lang w:val="ru-RU"/>
        </w:rPr>
        <w:t>Я нервничал, так как было о чем сообщить... Когда работа была закончена, девушки вошли в мастерскую.</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end="0"/>
        <w:rPr>
          <w:sz w:val="24"/>
        </w:rPr>
      </w:pPr>
      <w:r>
        <w:rPr>
          <w:sz w:val="24"/>
        </w:rPr>
        <w:t>As well as in sentences with participial phrases causal and temporal meanings may be combined,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Ice having thus been broken</w:t>
      </w:r>
      <w:r>
        <w:rPr>
          <w:sz w:val="24"/>
        </w:rPr>
        <w:t xml:space="preserve">, the two former rivals grew still more affectionate.                              </w:t>
      </w:r>
    </w:p>
    <w:p>
      <w:pPr>
        <w:pStyle w:val="Normal"/>
        <w:suppressAutoHyphens w:val="true"/>
        <w:spacing w:lineRule="auto" w:line="240"/>
        <w:ind w:firstLine="284" w:end="0"/>
        <w:rPr>
          <w:sz w:val="24"/>
        </w:rPr>
      </w:pPr>
      <w:r>
        <w:rPr>
          <w:sz w:val="24"/>
        </w:rPr>
      </w:r>
    </w:p>
    <w:p>
      <w:pPr>
        <w:pStyle w:val="Heading8"/>
        <w:rPr/>
      </w:pPr>
      <w:r>
        <w:rPr/>
        <w:t>Prepositional absolute participial construction with participle 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prepositional absolute construction differs from a non-prepositional participial construction in that it is introduced by the preposition </w:t>
      </w:r>
      <w:r>
        <w:rPr>
          <w:i/>
          <w:sz w:val="24"/>
        </w:rPr>
        <w:t>with.</w:t>
      </w:r>
      <w:r>
        <w:rPr>
          <w:sz w:val="24"/>
        </w:rPr>
        <w:t xml:space="preserve"> Its nominal part is usually a noun in the common case, or very rarely a personal pronoun in the objective case. It is not necessarily set off by a comma:</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Andrew went into the house </w:t>
      </w:r>
      <w:r>
        <w:rPr>
          <w:i/>
          <w:sz w:val="24"/>
        </w:rPr>
        <w:t>with his heart beating fast.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The main syntactical function of the construction is an adverbial modifier of </w:t>
      </w:r>
      <w:r>
        <w:rPr>
          <w:b/>
          <w:sz w:val="24"/>
        </w:rPr>
        <w:t>attendant circumstances</w:t>
      </w:r>
      <w:r>
        <w:rPr>
          <w:sz w:val="24"/>
        </w:rPr>
        <w:t>,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officer sat </w:t>
      </w:r>
      <w:r>
        <w:rPr>
          <w:i/>
          <w:sz w:val="24"/>
        </w:rPr>
        <w:t>with his long fine hands lying on the table perfectly still.</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 xml:space="preserve">The meaning of attendant circumstances may be combined with </w:t>
      </w:r>
      <w:r>
        <w:rPr>
          <w:b/>
          <w:sz w:val="24"/>
        </w:rPr>
        <w:t>temporal or causal ones: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won’t speak </w:t>
      </w:r>
      <w:r>
        <w:rPr>
          <w:i/>
          <w:sz w:val="24"/>
        </w:rPr>
        <w:t>with him staring at me like that.</w:t>
      </w:r>
    </w:p>
    <w:p>
      <w:pPr>
        <w:pStyle w:val="Normal"/>
        <w:suppressAutoHyphens w:val="true"/>
        <w:spacing w:lineRule="auto" w:line="240"/>
        <w:ind w:firstLine="284" w:start="284" w:end="0"/>
        <w:rPr/>
      </w:pPr>
      <w:r>
        <w:rPr>
          <w:sz w:val="24"/>
        </w:rPr>
        <w:t xml:space="preserve">Just now, </w:t>
      </w:r>
      <w:r>
        <w:rPr>
          <w:i/>
          <w:sz w:val="24"/>
        </w:rPr>
        <w:t>with the harvest coming on</w:t>
      </w:r>
      <w:r>
        <w:rPr>
          <w:sz w:val="24"/>
        </w:rPr>
        <w:t>, everything looks its richest.</w:t>
      </w:r>
    </w:p>
    <w:p>
      <w:pPr>
        <w:pStyle w:val="Normal"/>
        <w:suppressAutoHyphens w:val="true"/>
        <w:spacing w:lineRule="auto" w:line="240"/>
        <w:ind w:firstLine="284" w:start="284" w:end="0"/>
        <w:rPr>
          <w:sz w:val="24"/>
        </w:rPr>
      </w:pPr>
      <w:r>
        <w:rPr>
          <w:sz w:val="24"/>
        </w:rPr>
        <w:t>It (St. John’s Wood) is ever so pretty</w:t>
      </w:r>
      <w:r>
        <w:rPr>
          <w:i/>
          <w:sz w:val="24"/>
        </w:rPr>
        <w:t xml:space="preserve"> with all the trees coming out.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The construction is usually translated into Russian by a coordinate or a subordinate clause, and sometimes by means of a prepositional phrase, or an adverbial participle</w:t>
      </w:r>
      <w:r>
        <w:rPr>
          <w:sz w:val="24"/>
          <w:lang w:val="ru-RU"/>
        </w:rPr>
        <w:t xml:space="preserve"> (деепричастие).</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i/>
          <w:sz w:val="24"/>
          <w:lang w:val="ru-RU"/>
        </w:rPr>
        <w:t>(Когда) Эндрю вошел в дом</w:t>
      </w:r>
      <w:r>
        <w:rPr>
          <w:sz w:val="24"/>
          <w:lang w:val="ru-RU"/>
        </w:rPr>
        <w:t>, сердце его сильно билось (</w:t>
      </w:r>
      <w:r>
        <w:rPr>
          <w:i/>
          <w:sz w:val="24"/>
          <w:lang w:val="ru-RU"/>
        </w:rPr>
        <w:t>с бьющимся сердцем</w:t>
      </w:r>
      <w:r>
        <w:rPr>
          <w:sz w:val="24"/>
          <w:lang w:val="ru-RU"/>
        </w:rPr>
        <w:t>).</w:t>
      </w:r>
    </w:p>
    <w:p>
      <w:pPr>
        <w:pStyle w:val="Normal"/>
        <w:suppressAutoHyphens w:val="true"/>
        <w:spacing w:lineRule="auto" w:line="240"/>
        <w:ind w:firstLine="284" w:end="0"/>
        <w:rPr/>
      </w:pPr>
      <w:r>
        <w:rPr>
          <w:sz w:val="24"/>
          <w:lang w:val="ru-RU"/>
        </w:rPr>
        <w:t xml:space="preserve">Теперь, </w:t>
      </w:r>
      <w:r>
        <w:rPr>
          <w:i/>
          <w:sz w:val="24"/>
          <w:lang w:val="ru-RU"/>
        </w:rPr>
        <w:t>когда приближается время жатвы</w:t>
      </w:r>
      <w:r>
        <w:rPr>
          <w:sz w:val="24"/>
          <w:lang w:val="ru-RU"/>
        </w:rPr>
        <w:t>, все так красиво.</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b/>
          <w:i/>
          <w:i/>
          <w:sz w:val="24"/>
        </w:rPr>
      </w:pPr>
      <w:r>
        <w:rPr>
          <w:b/>
          <w:i/>
          <w:sz w:val="24"/>
        </w:rPr>
        <w:t>Participle I and the gerund compared</w:t>
      </w:r>
    </w:p>
    <w:p>
      <w:pPr>
        <w:pStyle w:val="Normal"/>
        <w:suppressAutoHyphens w:val="true"/>
        <w:spacing w:lineRule="auto" w:line="240"/>
        <w:ind w:firstLine="284" w:end="0"/>
        <w:rPr>
          <w:b/>
          <w:i/>
          <w:i/>
          <w:sz w:val="24"/>
        </w:rPr>
      </w:pPr>
      <w:r>
        <w:rPr>
          <w:b/>
          <w:i/>
          <w:sz w:val="24"/>
        </w:rPr>
      </w:r>
    </w:p>
    <w:p>
      <w:pPr>
        <w:pStyle w:val="Normal"/>
        <w:suppressAutoHyphens w:val="true"/>
        <w:spacing w:lineRule="auto" w:line="240"/>
        <w:ind w:firstLine="284" w:end="0"/>
        <w:rPr/>
      </w:pPr>
      <w:r>
        <w:rPr>
          <w:b/>
          <w:sz w:val="24"/>
        </w:rPr>
        <w:t>§ 139.</w:t>
      </w:r>
      <w:r>
        <w:rPr>
          <w:sz w:val="24"/>
        </w:rPr>
        <w:t xml:space="preserve"> Participle I and the gerund are alike in their verbal characteristics, both morphological (the categories of voice and perfect) and syntactical (verbal combinability).</w:t>
      </w:r>
    </w:p>
    <w:p>
      <w:pPr>
        <w:pStyle w:val="Normal"/>
        <w:suppressAutoHyphens w:val="true"/>
        <w:spacing w:lineRule="auto" w:line="240"/>
        <w:ind w:firstLine="284" w:end="0"/>
        <w:rPr>
          <w:sz w:val="24"/>
        </w:rPr>
      </w:pPr>
      <w:r>
        <w:rPr>
          <w:sz w:val="24"/>
        </w:rPr>
        <w:t>The difference between the two lies in their non-verbal characteristics, that is in their syntactical functions and non-verbal combinability. Participle I, unless substantivized, cannot be used as subject or object, whereas such use is typical of the noun and therefore of the gerund. When used as adverbial modifier or attribute, participle I like an adjective or an adverb is never preceded by a preposition. On the other hand when the gerund is used as attribute or adverbial modifier it is preceded by a preposition like a noun in these functions.</w:t>
      </w:r>
    </w:p>
    <w:p>
      <w:pPr>
        <w:pStyle w:val="Normal"/>
        <w:suppressAutoHyphens w:val="true"/>
        <w:spacing w:lineRule="auto" w:line="240"/>
        <w:ind w:firstLine="284" w:end="0"/>
        <w:rPr>
          <w:sz w:val="24"/>
        </w:rPr>
      </w:pPr>
      <w:r>
        <w:rPr>
          <w:sz w:val="24"/>
        </w:rPr>
        <w:t>The difference between the two is also to be found in the nominal tendencies of the gerund and the adjectival tendencies of participle I. This is most evident in their function of a predicative and an attribute.</w:t>
      </w:r>
    </w:p>
    <w:p>
      <w:pPr>
        <w:pStyle w:val="Normal"/>
        <w:suppressAutoHyphens w:val="true"/>
        <w:spacing w:lineRule="auto" w:line="240"/>
        <w:ind w:firstLine="284" w:end="0"/>
        <w:rPr>
          <w:sz w:val="24"/>
        </w:rPr>
      </w:pPr>
      <w:r>
        <w:rPr>
          <w:sz w:val="24"/>
        </w:rPr>
        <w:t>As predicative participle I gives qualitative characteristics to the subject, thus tending towards an adjective,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sound of the thunder was </w:t>
      </w:r>
      <w:r>
        <w:rPr>
          <w:i/>
          <w:sz w:val="24"/>
        </w:rPr>
        <w:t>deafening.</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 gerund does not qualify the subject, it rather identifies the sub</w:t>
        <w:softHyphen/>
        <w:t>ject by revealing its meaning,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His favourite occupation is </w:t>
      </w:r>
      <w:r>
        <w:rPr>
          <w:i/>
          <w:sz w:val="24"/>
        </w:rPr>
        <w:t>collecting stamps</w:t>
      </w:r>
      <w:r>
        <w:rPr>
          <w:sz w:val="24"/>
        </w:rPr>
        <w:t xml:space="preserve"> (or </w:t>
      </w:r>
      <w:r>
        <w:rPr>
          <w:i/>
          <w:sz w:val="24"/>
        </w:rPr>
        <w:t xml:space="preserve">playing football </w:t>
      </w:r>
      <w:r>
        <w:rPr>
          <w:sz w:val="24"/>
        </w:rPr>
        <w:t xml:space="preserve">or </w:t>
      </w:r>
      <w:r>
        <w:rPr>
          <w:i/>
          <w:sz w:val="24"/>
        </w:rPr>
        <w:t>just football</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When a gerund or a participle is used as an attribute, the difference between them does not lie only in the absence, or presence of the preposition, but also in their relationship to the modified noun. (For details see § 132 on premodifying attributes). Participle I denotes an action that the person or thing performs or experiences: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What is the name of the man </w:t>
      </w:r>
      <w:r>
        <w:rPr>
          <w:i/>
          <w:sz w:val="24"/>
        </w:rPr>
        <w:t>talking</w:t>
      </w:r>
      <w:r>
        <w:rPr>
          <w:sz w:val="24"/>
        </w:rPr>
        <w:t xml:space="preserve"> with your sister?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Thus the modified noun denotes the doer of the action expressed by the participle.</w:t>
      </w:r>
    </w:p>
    <w:p>
      <w:pPr>
        <w:pStyle w:val="Normal"/>
        <w:suppressAutoHyphens w:val="true"/>
        <w:spacing w:lineRule="auto" w:line="240"/>
        <w:ind w:firstLine="284" w:end="0"/>
        <w:rPr>
          <w:sz w:val="24"/>
        </w:rPr>
      </w:pPr>
      <w:r>
        <w:rPr>
          <w:sz w:val="24"/>
        </w:rPr>
        <w:t>The gerund usually reveals the meaning of the modified noun, which never denotes the performer of the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What the use </w:t>
      </w:r>
      <w:r>
        <w:rPr>
          <w:i/>
          <w:sz w:val="24"/>
        </w:rPr>
        <w:t>of crying so</w:t>
      </w:r>
      <w:r>
        <w:rPr>
          <w:sz w:val="24"/>
        </w:rPr>
        <w:t>?</w:t>
      </w:r>
    </w:p>
    <w:p>
      <w:pPr>
        <w:pStyle w:val="Normal"/>
        <w:suppressAutoHyphens w:val="true"/>
        <w:spacing w:lineRule="auto" w:line="240"/>
        <w:ind w:firstLine="284" w:start="284" w:end="0"/>
        <w:rPr/>
      </w:pPr>
      <w:r>
        <w:rPr>
          <w:sz w:val="24"/>
        </w:rPr>
        <w:t xml:space="preserve">That was my last chance </w:t>
      </w:r>
      <w:r>
        <w:rPr>
          <w:i/>
          <w:sz w:val="24"/>
        </w:rPr>
        <w:t>of seeing him.</w:t>
      </w:r>
    </w:p>
    <w:p>
      <w:pPr>
        <w:pStyle w:val="Normal"/>
        <w:suppressAutoHyphens w:val="true"/>
        <w:spacing w:lineRule="auto" w:line="240"/>
        <w:ind w:firstLine="284" w:start="284" w:end="0"/>
        <w:rPr/>
      </w:pPr>
      <w:r>
        <w:rPr>
          <w:sz w:val="24"/>
        </w:rPr>
        <w:t xml:space="preserve">There was no hope </w:t>
      </w:r>
      <w:r>
        <w:rPr>
          <w:i/>
          <w:sz w:val="24"/>
        </w:rPr>
        <w:t>of saving her.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When used as an adverbial modifier, the gerund is more varied in its application than the participle because it is used with different prepositions.</w:t>
      </w:r>
    </w:p>
    <w:p>
      <w:pPr>
        <w:pStyle w:val="Normal"/>
        <w:suppressAutoHyphens w:val="true"/>
        <w:spacing w:lineRule="auto" w:line="240"/>
        <w:ind w:firstLine="284" w:end="0"/>
        <w:rPr>
          <w:sz w:val="24"/>
        </w:rPr>
      </w:pPr>
      <w:r>
        <w:rPr>
          <w:sz w:val="24"/>
        </w:rPr>
        <w:t>The participle and the gerund are interchangeable when used as adverbials of time characterizing the verb through simultaneous or prior events:</w:t>
      </w:r>
    </w:p>
    <w:p>
      <w:pPr>
        <w:pStyle w:val="Normal"/>
        <w:suppressAutoHyphens w:val="tru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164">
                <wp:simplePos x="0" y="0"/>
                <wp:positionH relativeFrom="column">
                  <wp:posOffset>1834515</wp:posOffset>
                </wp:positionH>
                <wp:positionV relativeFrom="paragraph">
                  <wp:posOffset>151130</wp:posOffset>
                </wp:positionV>
                <wp:extent cx="91440" cy="365760"/>
                <wp:effectExtent l="0" t="5080" r="635" b="5715"/>
                <wp:wrapNone/>
                <wp:docPr id="148"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44.45pt;margin-top:11.9pt;width:7.15pt;height:28.75pt;mso-wrap-style:none;v-text-anchor:middle" type="_x0000_t88">
                <v:fill o:detectmouseclick="t" on="false"/>
                <v:stroke color="black" weight="9360" joinstyle="miter" endcap="flat"/>
                <w10:wrap type="none"/>
              </v:shape>
            </w:pict>
          </mc:Fallback>
        </mc:AlternateContent>
      </w:r>
    </w:p>
    <w:tbl>
      <w:tblPr>
        <w:tblW w:w="10307" w:type="dxa"/>
        <w:jc w:val="start"/>
        <w:tblInd w:w="675" w:type="dxa"/>
        <w:tblLayout w:type="fixed"/>
        <w:tblCellMar>
          <w:top w:w="0" w:type="dxa"/>
          <w:start w:w="108" w:type="dxa"/>
          <w:bottom w:w="0" w:type="dxa"/>
          <w:end w:w="108" w:type="dxa"/>
        </w:tblCellMar>
      </w:tblPr>
      <w:tblGrid>
        <w:gridCol w:w="2410"/>
        <w:gridCol w:w="425"/>
        <w:gridCol w:w="7472"/>
      </w:tblGrid>
      <w:tr>
        <w:trPr/>
        <w:tc>
          <w:tcPr>
            <w:tcW w:w="2410" w:type="dxa"/>
            <w:tcBorders/>
          </w:tcPr>
          <w:p>
            <w:pPr>
              <w:pStyle w:val="Normal"/>
              <w:suppressAutoHyphens w:val="true"/>
              <w:spacing w:lineRule="auto" w:line="240"/>
              <w:ind w:hanging="0" w:end="0"/>
              <w:rPr>
                <w:i/>
                <w:i/>
                <w:sz w:val="24"/>
              </w:rPr>
            </w:pPr>
            <w:r>
              <mc:AlternateContent>
                <mc:Choice Requires="wps">
                  <w:drawing>
                    <wp:anchor behindDoc="0" distT="0" distB="0" distL="114935" distR="114935" simplePos="0" locked="0" layoutInCell="0" allowOverlap="1" relativeHeight="165">
                      <wp:simplePos x="0" y="0"/>
                      <wp:positionH relativeFrom="margin">
                        <wp:posOffset>1834515</wp:posOffset>
                      </wp:positionH>
                      <wp:positionV relativeFrom="paragraph">
                        <wp:posOffset>341630</wp:posOffset>
                      </wp:positionV>
                      <wp:extent cx="91440" cy="365760"/>
                      <wp:effectExtent l="0" t="5080" r="635" b="5715"/>
                      <wp:wrapNone/>
                      <wp:docPr id="149"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44.45pt;margin-top:26.9pt;width:7.15pt;height:28.75pt;mso-wrap-style:none;v-text-anchor:middle;mso-position-horizontal-relative:margin" type="_x0000_t88">
                      <v:fill o:detectmouseclick="t" on="false"/>
                      <v:stroke color="black" weight="9360" joinstyle="miter" endcap="flat"/>
                      <w10:wrap type="none"/>
                    </v:shape>
                  </w:pict>
                </mc:Fallback>
              </mc:AlternateContent>
            </w:r>
            <w:r>
              <w:rPr>
                <w:i/>
                <w:sz w:val="24"/>
              </w:rPr>
              <w:t xml:space="preserve">Discussing the plan </w:t>
            </w:r>
          </w:p>
          <w:p>
            <w:pPr>
              <w:pStyle w:val="Normal"/>
              <w:suppressAutoHyphens w:val="true"/>
              <w:spacing w:lineRule="auto" w:line="240"/>
              <w:ind w:hanging="0" w:end="0"/>
              <w:rPr>
                <w:sz w:val="24"/>
              </w:rPr>
            </w:pPr>
            <w:r>
              <w:rPr>
                <w:i/>
                <w:sz w:val="24"/>
              </w:rPr>
              <w:t>In discussing the plan</w:t>
            </w:r>
          </w:p>
        </w:tc>
        <w:tc>
          <w:tcPr>
            <w:tcW w:w="7897" w:type="dxa"/>
            <w:gridSpan w:val="2"/>
            <w:tcBorders/>
          </w:tcPr>
          <w:p>
            <w:pPr>
              <w:pStyle w:val="Normal"/>
              <w:suppressAutoHyphens w:val="true"/>
              <w:snapToGrid w:val="false"/>
              <w:spacing w:lineRule="auto" w:line="240"/>
              <w:ind w:hanging="0" w:end="0"/>
              <w:rPr>
                <w:sz w:val="24"/>
              </w:rPr>
            </w:pPr>
            <w:r>
              <w:rPr>
                <w:sz w:val="24"/>
              </w:rPr>
            </w:r>
          </w:p>
          <w:p>
            <w:pPr>
              <w:pStyle w:val="Normal"/>
              <w:suppressAutoHyphens w:val="true"/>
              <w:spacing w:lineRule="auto" w:line="240"/>
              <w:ind w:hanging="0" w:end="0"/>
              <w:rPr>
                <w:sz w:val="24"/>
              </w:rPr>
            </w:pPr>
            <w:r>
              <w:rPr>
                <w:sz w:val="24"/>
              </w:rPr>
              <w:t xml:space="preserve"> </w:t>
            </w:r>
            <w:r>
              <w:rPr>
                <w:sz w:val="24"/>
              </w:rPr>
              <w:t>we heard a lot of helpfull suggestions.</w:t>
            </w:r>
          </w:p>
        </w:tc>
      </w:tr>
      <w:tr>
        <w:trPr/>
        <w:tc>
          <w:tcPr>
            <w:tcW w:w="2410" w:type="dxa"/>
            <w:tcBorders/>
          </w:tcPr>
          <w:p>
            <w:pPr>
              <w:pStyle w:val="Normal"/>
              <w:suppressAutoHyphens w:val="true"/>
              <w:spacing w:lineRule="auto" w:line="240"/>
              <w:ind w:hanging="0" w:end="0"/>
              <w:rPr>
                <w:i/>
                <w:i/>
                <w:sz w:val="24"/>
              </w:rPr>
            </w:pPr>
            <w:r>
              <w:rPr>
                <w:i/>
                <w:sz w:val="24"/>
              </w:rPr>
              <w:t xml:space="preserve">Entering the room </w:t>
            </w:r>
          </w:p>
          <w:p>
            <w:pPr>
              <w:pStyle w:val="Normal"/>
              <w:suppressAutoHyphens w:val="true"/>
              <w:spacing w:lineRule="auto" w:line="240"/>
              <w:ind w:hanging="0" w:end="0"/>
              <w:rPr>
                <w:sz w:val="24"/>
              </w:rPr>
            </w:pPr>
            <w:r>
              <w:rPr>
                <w:i/>
                <w:sz w:val="24"/>
              </w:rPr>
              <w:t>On entering the room</w:t>
            </w:r>
          </w:p>
        </w:tc>
        <w:tc>
          <w:tcPr>
            <w:tcW w:w="7897" w:type="dxa"/>
            <w:gridSpan w:val="2"/>
            <w:tcBorders/>
          </w:tcPr>
          <w:p>
            <w:pPr>
              <w:pStyle w:val="Normal"/>
              <w:suppressAutoHyphens w:val="true"/>
              <w:snapToGrid w:val="false"/>
              <w:spacing w:lineRule="auto" w:line="240"/>
              <w:ind w:hanging="0" w:end="0"/>
              <w:rPr>
                <w:sz w:val="24"/>
              </w:rPr>
            </w:pPr>
            <w:r>
              <w:rPr>
                <w:sz w:val="24"/>
              </w:rPr>
            </w:r>
          </w:p>
          <w:p>
            <w:pPr>
              <w:pStyle w:val="Normal"/>
              <w:suppressAutoHyphens w:val="true"/>
              <w:spacing w:lineRule="auto" w:line="240"/>
              <w:ind w:hanging="0" w:end="0"/>
              <w:rPr>
                <w:sz w:val="24"/>
              </w:rPr>
            </w:pPr>
            <w:r>
              <w:rPr>
                <w:sz w:val="24"/>
              </w:rPr>
              <w:t xml:space="preserve">  </w:t>
            </w:r>
            <w:r>
              <w:rPr>
                <w:sz w:val="24"/>
              </w:rPr>
              <w:t>he closed the door.</w:t>
            </w:r>
          </w:p>
        </w:tc>
      </w:tr>
      <w:tr>
        <w:trPr/>
        <w:tc>
          <w:tcPr>
            <w:tcW w:w="2835" w:type="dxa"/>
            <w:gridSpan w:val="2"/>
            <w:tcBorders/>
          </w:tcPr>
          <w:p>
            <w:pPr>
              <w:pStyle w:val="Normal"/>
              <w:suppressAutoHyphens w:val="true"/>
              <w:spacing w:lineRule="auto" w:line="240"/>
              <w:ind w:hanging="0" w:end="0"/>
              <w:rPr>
                <w:i/>
                <w:i/>
                <w:sz w:val="24"/>
              </w:rPr>
            </w:pPr>
            <w:r>
              <mc:AlternateContent>
                <mc:Choice Requires="wps">
                  <w:drawing>
                    <wp:anchor behindDoc="0" distT="0" distB="0" distL="114935" distR="114935" simplePos="0" locked="0" layoutInCell="0" allowOverlap="1" relativeHeight="166">
                      <wp:simplePos x="0" y="0"/>
                      <wp:positionH relativeFrom="margin">
                        <wp:posOffset>2108835</wp:posOffset>
                      </wp:positionH>
                      <wp:positionV relativeFrom="paragraph">
                        <wp:posOffset>6350</wp:posOffset>
                      </wp:positionV>
                      <wp:extent cx="91440" cy="365760"/>
                      <wp:effectExtent l="0" t="5080" r="635" b="5715"/>
                      <wp:wrapNone/>
                      <wp:docPr id="150"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66.05pt;margin-top:0.5pt;width:7.15pt;height:28.75pt;mso-wrap-style:none;v-text-anchor:middle;mso-position-horizontal-relative:margin" type="_x0000_t88">
                      <v:fill o:detectmouseclick="t" on="false"/>
                      <v:stroke color="black" weight="9360" joinstyle="miter" endcap="flat"/>
                      <w10:wrap type="none"/>
                    </v:shape>
                  </w:pict>
                </mc:Fallback>
              </mc:AlternateContent>
            </w:r>
            <w:r>
              <w:rPr>
                <w:i/>
                <w:sz w:val="24"/>
              </w:rPr>
              <w:t xml:space="preserve">After discussing the plan </w:t>
            </w:r>
          </w:p>
          <w:p>
            <w:pPr>
              <w:pStyle w:val="Normal"/>
              <w:suppressAutoHyphens w:val="true"/>
              <w:spacing w:lineRule="auto" w:line="240"/>
              <w:ind w:hanging="0" w:end="0"/>
              <w:rPr>
                <w:sz w:val="24"/>
              </w:rPr>
            </w:pPr>
            <w:r>
              <w:rPr>
                <w:i/>
                <w:sz w:val="24"/>
              </w:rPr>
              <w:t>Having discussed the plan</w:t>
            </w:r>
          </w:p>
        </w:tc>
        <w:tc>
          <w:tcPr>
            <w:tcW w:w="7472" w:type="dxa"/>
            <w:tcBorders/>
          </w:tcPr>
          <w:p>
            <w:pPr>
              <w:pStyle w:val="Normal"/>
              <w:suppressAutoHyphens w:val="true"/>
              <w:snapToGrid w:val="false"/>
              <w:spacing w:lineRule="auto" w:line="240"/>
              <w:ind w:hanging="0" w:end="0"/>
              <w:rPr>
                <w:sz w:val="24"/>
              </w:rPr>
            </w:pPr>
            <w:r>
              <w:rPr>
                <w:sz w:val="24"/>
              </w:rPr>
            </w:r>
          </w:p>
          <w:p>
            <w:pPr>
              <w:pStyle w:val="Normal"/>
              <w:suppressAutoHyphens w:val="true"/>
              <w:spacing w:lineRule="auto" w:line="240"/>
              <w:ind w:hanging="0" w:end="0"/>
              <w:rPr>
                <w:sz w:val="24"/>
              </w:rPr>
            </w:pPr>
            <w:r>
              <w:rPr>
                <w:sz w:val="24"/>
              </w:rPr>
              <w:t xml:space="preserve"> </w:t>
            </w:r>
            <w:r>
              <w:rPr>
                <w:sz w:val="24"/>
              </w:rPr>
              <w:t>we started carring it out.</w:t>
            </w:r>
          </w:p>
        </w:tc>
      </w:tr>
    </w:tbl>
    <w:p>
      <w:pPr>
        <w:pStyle w:val="Normal"/>
        <w:suppressAutoHyphens w:val="true"/>
        <w:spacing w:lineRule="auto" w:line="240"/>
        <w:ind w:firstLine="284" w:end="0"/>
        <w:rPr>
          <w:sz w:val="24"/>
        </w:rPr>
      </w:pPr>
      <w:r>
        <w:rPr>
          <w:sz w:val="24"/>
        </w:rPr>
      </w:r>
    </w:p>
    <w:p>
      <w:pPr>
        <w:pStyle w:val="2"/>
        <w:rPr/>
      </w:pPr>
      <w:r>
        <w:rPr/>
        <w:t>Only the gerund is possible when the starting or the final point of the action is meant,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has never been at his native town </w:t>
      </w:r>
      <w:r>
        <w:rPr>
          <w:i/>
          <w:sz w:val="24"/>
        </w:rPr>
        <w:t xml:space="preserve">since leaving it in 1964. </w:t>
      </w:r>
    </w:p>
    <w:p>
      <w:pPr>
        <w:pStyle w:val="Normal"/>
        <w:suppressAutoHyphens w:val="true"/>
        <w:spacing w:lineRule="auto" w:line="240"/>
        <w:ind w:firstLine="284" w:start="284" w:end="0"/>
        <w:rPr/>
      </w:pPr>
      <w:r>
        <w:rPr>
          <w:sz w:val="24"/>
        </w:rPr>
        <w:t xml:space="preserve">You must get your parents’ permission </w:t>
      </w:r>
      <w:r>
        <w:rPr>
          <w:i/>
          <w:sz w:val="24"/>
        </w:rPr>
        <w:t>before leaving for the mountains.</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Yet there are a number of cases, especially among predicative constructions, where the </w:t>
      </w:r>
      <w:r>
        <w:rPr>
          <w:i/>
          <w:sz w:val="24"/>
        </w:rPr>
        <w:t>-ing</w:t>
      </w:r>
      <w:r>
        <w:rPr>
          <w:sz w:val="24"/>
        </w:rPr>
        <w:t xml:space="preserve"> form may be treated either as a participle or a gerund, the difference between them being neutralized,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don’t count on </w:t>
      </w:r>
      <w:r>
        <w:rPr>
          <w:i/>
          <w:sz w:val="24"/>
        </w:rPr>
        <w:t>him scaring easily.</w:t>
      </w:r>
    </w:p>
    <w:p>
      <w:pPr>
        <w:pStyle w:val="2"/>
        <w:ind w:start="284" w:end="0"/>
        <w:rPr/>
      </w:pPr>
      <w:r>
        <w:rPr/>
        <w:t xml:space="preserve">Then he was aware of </w:t>
      </w:r>
      <w:r>
        <w:rPr>
          <w:i/>
        </w:rPr>
        <w:t>Toscato shaking the door of the box.</w:t>
      </w:r>
    </w:p>
    <w:p>
      <w:pPr>
        <w:pStyle w:val="Normal"/>
        <w:suppressAutoHyphens w:val="true"/>
        <w:spacing w:lineRule="auto" w:line="240"/>
        <w:ind w:firstLine="284" w:start="284" w:end="0"/>
        <w:rPr/>
      </w:pPr>
      <w:r>
        <w:rPr>
          <w:sz w:val="24"/>
        </w:rPr>
        <w:t xml:space="preserve">I remember </w:t>
      </w:r>
      <w:r>
        <w:rPr>
          <w:i/>
          <w:sz w:val="24"/>
        </w:rPr>
        <w:t>them staying with us once.</w:t>
      </w:r>
    </w:p>
    <w:p>
      <w:pPr>
        <w:pStyle w:val="Normal"/>
        <w:suppressAutoHyphens w:val="true"/>
        <w:spacing w:lineRule="auto" w:line="240"/>
        <w:ind w:firstLine="284" w:start="284" w:end="0"/>
        <w:rPr/>
      </w:pPr>
      <w:r>
        <w:rPr>
          <w:sz w:val="24"/>
        </w:rPr>
        <w:t xml:space="preserve">Fancy </w:t>
      </w:r>
      <w:r>
        <w:rPr>
          <w:i/>
          <w:sz w:val="24"/>
        </w:rPr>
        <w:t>him saying so!</w:t>
      </w:r>
    </w:p>
    <w:p>
      <w:pPr>
        <w:pStyle w:val="Normal"/>
        <w:suppressAutoHyphens w:val="true"/>
        <w:spacing w:lineRule="auto" w:line="240"/>
        <w:ind w:firstLine="284" w:start="284" w:end="0"/>
        <w:rPr>
          <w:i/>
          <w:i/>
          <w:sz w:val="24"/>
        </w:rPr>
      </w:pPr>
      <w:r>
        <w:rPr>
          <w:i/>
          <w:sz w:val="24"/>
        </w:rPr>
      </w:r>
    </w:p>
    <w:p>
      <w:pPr>
        <w:pStyle w:val="Heading5"/>
        <w:rPr>
          <w:lang w:val="en-US"/>
        </w:rPr>
      </w:pPr>
      <w:r>
        <w:rPr>
          <w:lang w:val="en-US"/>
        </w:rPr>
        <w:t>Participle II</w:t>
      </w:r>
    </w:p>
    <w:p>
      <w:pPr>
        <w:pStyle w:val="Normal"/>
        <w:suppressAutoHyphens w:val="true"/>
        <w:spacing w:lineRule="auto" w:line="240"/>
        <w:ind w:firstLine="284" w:end="0"/>
        <w:jc w:val="center"/>
        <w:rPr>
          <w:b/>
          <w:i/>
          <w:i/>
          <w:sz w:val="24"/>
          <w:lang w:val="en-US"/>
        </w:rPr>
      </w:pPr>
      <w:r>
        <w:rPr>
          <w:b/>
          <w:i/>
          <w:sz w:val="24"/>
          <w:lang w:val="en-US"/>
        </w:rPr>
      </w:r>
    </w:p>
    <w:p>
      <w:pPr>
        <w:pStyle w:val="Normal"/>
        <w:suppressAutoHyphens w:val="true"/>
        <w:spacing w:lineRule="auto" w:line="240"/>
        <w:ind w:firstLine="284" w:end="0"/>
        <w:rPr/>
      </w:pPr>
      <w:r>
        <w:rPr>
          <w:b/>
          <w:sz w:val="24"/>
        </w:rPr>
        <w:t>§ 140.</w:t>
      </w:r>
      <w:r>
        <w:rPr>
          <w:sz w:val="24"/>
        </w:rPr>
        <w:t xml:space="preserve"> Participle II is a non-finite form of the verb with verbal and adjectival features. Participle II stands apart from the other non-finites in that it does not possess their morphological categories. Nevertheless, being a verb form, it possesses the potential verbal meaning of voice, aspect and correlation, which depend upon the meaning of the verb it is formed from and which are realized in the context.</w:t>
      </w:r>
    </w:p>
    <w:p>
      <w:pPr>
        <w:pStyle w:val="Normal"/>
        <w:suppressAutoHyphens w:val="true"/>
        <w:spacing w:lineRule="auto" w:line="240"/>
        <w:ind w:firstLine="284" w:end="0"/>
        <w:rPr>
          <w:sz w:val="24"/>
        </w:rPr>
      </w:pPr>
      <w:r>
        <w:rPr>
          <w:sz w:val="24"/>
        </w:rPr>
        <w:t>The main meanings of participle II are those of a state as a result of some action or an action itself. One of the most essential characteristics of participle II is that when it is used as part of the sentence, participle II of a transitive verb is passive in meaning, participle II of an intransitive verb is active.</w:t>
      </w:r>
    </w:p>
    <w:p>
      <w:pPr>
        <w:pStyle w:val="Normal"/>
        <w:suppressAutoHyphens w:val="true"/>
        <w:spacing w:lineRule="auto" w:line="240"/>
        <w:ind w:firstLine="284" w:end="0"/>
        <w:rPr/>
      </w:pPr>
      <w:r>
        <w:rPr>
          <w:sz w:val="24"/>
        </w:rPr>
        <w:t xml:space="preserve">Thus the participles </w:t>
      </w:r>
      <w:r>
        <w:rPr>
          <w:i/>
          <w:sz w:val="24"/>
        </w:rPr>
        <w:t>invited, told, taken</w:t>
      </w:r>
      <w:r>
        <w:rPr>
          <w:sz w:val="24"/>
        </w:rPr>
        <w:t xml:space="preserve"> are semantically passive and correspond to the Russian passive participles</w:t>
      </w:r>
      <w:r>
        <w:rPr>
          <w:sz w:val="24"/>
          <w:lang w:val="ru-RU"/>
        </w:rPr>
        <w:t xml:space="preserve"> приглашенный, рассказан</w:t>
        <w:softHyphen/>
        <w:t>ный, взятый.</w:t>
      </w:r>
      <w:r>
        <w:rPr>
          <w:sz w:val="24"/>
        </w:rPr>
        <w:t xml:space="preserve"> The participles </w:t>
      </w:r>
      <w:r>
        <w:rPr>
          <w:i/>
          <w:sz w:val="24"/>
        </w:rPr>
        <w:t>arrived, gone, risen</w:t>
      </w:r>
      <w:r>
        <w:rPr>
          <w:sz w:val="24"/>
        </w:rPr>
        <w:t xml:space="preserve"> are semantically active and correspond to the Russian active participles</w:t>
      </w:r>
      <w:r>
        <w:rPr>
          <w:sz w:val="24"/>
          <w:lang w:val="ru-RU"/>
        </w:rPr>
        <w:t xml:space="preserve"> прибывший, ушедший, поднявшийся (взошедший).</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b/>
          <w:sz w:val="24"/>
        </w:rPr>
        <w:t>§ 141.</w:t>
      </w:r>
      <w:r>
        <w:rPr>
          <w:sz w:val="24"/>
        </w:rPr>
        <w:t xml:space="preserve"> The adjectival nature of participle II manifests itself in its function in the sentence, which is usually that of either attribute or predicative. It may combine with adverbs of degree typical of adjectives, such as </w:t>
      </w:r>
      <w:r>
        <w:rPr>
          <w:i/>
          <w:sz w:val="24"/>
        </w:rPr>
        <w:t>very, too, slightly, so, much, more,</w:t>
      </w:r>
      <w:r>
        <w:rPr>
          <w:sz w:val="24"/>
        </w:rPr>
        <w:t xml:space="preserve"> as in:</w:t>
      </w:r>
    </w:p>
    <w:p>
      <w:pPr>
        <w:pStyle w:val="Normal"/>
        <w:suppressAutoHyphens w:val="true"/>
        <w:spacing w:lineRule="auto" w:line="240"/>
        <w:ind w:firstLine="284" w:end="0"/>
        <w:rPr>
          <w:sz w:val="24"/>
        </w:rPr>
      </w:pPr>
      <w:r>
        <w:rPr>
          <w:sz w:val="24"/>
        </w:rPr>
      </w:r>
    </w:p>
    <w:p>
      <w:pPr>
        <w:pStyle w:val="2"/>
        <w:ind w:start="284" w:end="0"/>
        <w:rPr/>
      </w:pPr>
      <w:r>
        <w:rPr/>
        <w:t xml:space="preserve">I am </w:t>
      </w:r>
      <w:r>
        <w:rPr>
          <w:i/>
        </w:rPr>
        <w:t>very pleased</w:t>
      </w:r>
      <w:r>
        <w:rPr/>
        <w:t xml:space="preserve"> with you.</w:t>
      </w:r>
    </w:p>
    <w:p>
      <w:pPr>
        <w:pStyle w:val="Normal"/>
        <w:suppressAutoHyphens w:val="true"/>
        <w:spacing w:lineRule="auto" w:line="240"/>
        <w:ind w:firstLine="284" w:start="284" w:end="0"/>
        <w:rPr/>
      </w:pPr>
      <w:r>
        <w:rPr>
          <w:sz w:val="24"/>
        </w:rPr>
        <w:t xml:space="preserve">The children were </w:t>
      </w:r>
      <w:r>
        <w:rPr>
          <w:i/>
          <w:sz w:val="24"/>
        </w:rPr>
        <w:t>too excited</w:t>
      </w:r>
      <w:r>
        <w:rPr>
          <w:sz w:val="24"/>
        </w:rPr>
        <w:t xml:space="preserve"> to notice the newcomer.</w:t>
      </w:r>
    </w:p>
    <w:p>
      <w:pPr>
        <w:pStyle w:val="Normal"/>
        <w:suppressAutoHyphens w:val="true"/>
        <w:spacing w:lineRule="auto" w:line="240"/>
        <w:ind w:firstLine="284" w:start="284" w:end="0"/>
        <w:rPr/>
      </w:pPr>
      <w:r>
        <w:rPr>
          <w:sz w:val="24"/>
        </w:rPr>
        <w:t xml:space="preserve">No man has ever had a </w:t>
      </w:r>
      <w:r>
        <w:rPr>
          <w:i/>
          <w:sz w:val="24"/>
        </w:rPr>
        <w:t>more devoted</w:t>
      </w:r>
      <w:r>
        <w:rPr>
          <w:sz w:val="24"/>
        </w:rPr>
        <w:t xml:space="preserve"> sister than 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Instead of the negation </w:t>
      </w:r>
      <w:r>
        <w:rPr>
          <w:b/>
          <w:sz w:val="24"/>
        </w:rPr>
        <w:t>not,</w:t>
      </w:r>
      <w:r>
        <w:rPr>
          <w:sz w:val="24"/>
        </w:rPr>
        <w:t xml:space="preserve"> which we find with the other non-finites, participle II is often negated with the prefix </w:t>
      </w:r>
      <w:r>
        <w:rPr>
          <w:b/>
          <w:sz w:val="24"/>
        </w:rPr>
        <w:t>un-,</w:t>
      </w:r>
      <w:r>
        <w:rPr>
          <w:sz w:val="24"/>
        </w:rPr>
        <w:t xml:space="preserve"> as in </w:t>
      </w:r>
      <w:r>
        <w:rPr>
          <w:i/>
          <w:sz w:val="24"/>
        </w:rPr>
        <w:t>unfinished, unanswered.</w:t>
      </w:r>
    </w:p>
    <w:p>
      <w:pPr>
        <w:pStyle w:val="Normal"/>
        <w:suppressAutoHyphens w:val="true"/>
        <w:spacing w:lineRule="auto" w:line="240"/>
        <w:ind w:firstLine="284" w:end="0"/>
        <w:rPr/>
      </w:pPr>
      <w:r>
        <w:rPr>
          <w:sz w:val="24"/>
        </w:rPr>
        <w:t xml:space="preserve">Participle II may turn into adjectives with qualitative meaning synonymous with other adjectives, as in </w:t>
      </w:r>
      <w:r>
        <w:rPr>
          <w:i/>
          <w:sz w:val="24"/>
        </w:rPr>
        <w:t>celebrated - famous, tired - weary.</w:t>
      </w:r>
    </w:p>
    <w:p>
      <w:pPr>
        <w:pStyle w:val="Normal"/>
        <w:suppressAutoHyphens w:val="true"/>
        <w:spacing w:lineRule="auto" w:line="240"/>
        <w:ind w:firstLine="284" w:end="0"/>
        <w:rPr/>
      </w:pPr>
      <w:r>
        <w:rPr>
          <w:sz w:val="24"/>
        </w:rPr>
        <w:t xml:space="preserve">Similar to adjectives and participle I, participle II may form adverbs with the help of the suffix </w:t>
      </w:r>
      <w:r>
        <w:rPr>
          <w:b/>
          <w:sz w:val="24"/>
        </w:rPr>
        <w:t>-ly:</w:t>
      </w:r>
      <w:r>
        <w:rPr>
          <w:sz w:val="24"/>
        </w:rPr>
        <w:t xml:space="preserve"> </w:t>
      </w:r>
      <w:r>
        <w:rPr>
          <w:i/>
          <w:sz w:val="24"/>
        </w:rPr>
        <w:t>fixedly,</w:t>
      </w:r>
      <w:r>
        <w:rPr>
          <w:sz w:val="24"/>
        </w:rPr>
        <w:t xml:space="preserve"> </w:t>
      </w:r>
      <w:r>
        <w:rPr>
          <w:i/>
          <w:sz w:val="24"/>
        </w:rPr>
        <w:t>unhurriedly, admittedly.</w:t>
      </w:r>
    </w:p>
    <w:p>
      <w:pPr>
        <w:pStyle w:val="Normal"/>
        <w:suppressAutoHyphens w:val="true"/>
        <w:spacing w:lineRule="auto" w:line="240"/>
        <w:ind w:firstLine="284" w:end="0"/>
        <w:rPr/>
      </w:pPr>
      <w:r>
        <w:rPr>
          <w:sz w:val="24"/>
        </w:rPr>
        <w:t xml:space="preserve">The adjectival nature of participle II is traced in adjectivized participles with a form different from the verbal participle II. These forms occur as attributes in such phrases as </w:t>
      </w:r>
      <w:r>
        <w:rPr>
          <w:i/>
          <w:sz w:val="24"/>
        </w:rPr>
        <w:t>on bended knees, a drunken man, a lighted match (candle, torch), molten lava (lead, steel), roast meat, a rotten apple, a shaven head, a well-shaven man, sodden clothes, sunken eyes, a swollen river.</w:t>
      </w:r>
      <w:r>
        <w:rPr>
          <w:sz w:val="24"/>
        </w:rPr>
        <w:t xml:space="preserve"> Some forms are used predicatively: </w:t>
      </w:r>
      <w:r>
        <w:rPr>
          <w:i/>
          <w:sz w:val="24"/>
        </w:rPr>
        <w:t>to be well-stricken in years, to be panic-stricken, poverty-stricken</w:t>
      </w:r>
      <w:r>
        <w:rPr>
          <w:sz w:val="24"/>
        </w:rPr>
        <w:t xml:space="preserve"> (but thunder-struck, theatre-struck).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142.</w:t>
      </w:r>
      <w:r>
        <w:rPr>
          <w:sz w:val="24"/>
        </w:rPr>
        <w:t xml:space="preserve"> The verbal character of participle II is manifested in its combinability. Thus participle II of transitive verbs easily combines with a by-object denoting the doer of the action as in </w:t>
      </w:r>
      <w:r>
        <w:rPr>
          <w:i/>
          <w:sz w:val="24"/>
        </w:rPr>
        <w:t xml:space="preserve">Jane entered the room followed by her brother.      </w:t>
      </w:r>
    </w:p>
    <w:p>
      <w:pPr>
        <w:pStyle w:val="Normal"/>
        <w:suppressAutoHyphens w:val="true"/>
        <w:spacing w:lineRule="auto" w:line="240"/>
        <w:ind w:firstLine="284" w:end="0"/>
        <w:rPr>
          <w:sz w:val="24"/>
        </w:rPr>
      </w:pPr>
      <w:r>
        <w:rPr>
          <w:sz w:val="24"/>
        </w:rPr>
        <w:t xml:space="preserve">Participles II of phrasal verbs retain their composite structure: a </w:t>
      </w:r>
      <w:r>
        <w:rPr>
          <w:i/>
          <w:sz w:val="24"/>
        </w:rPr>
        <w:t>boy brought up in a teacher’s family.</w:t>
      </w:r>
    </w:p>
    <w:p>
      <w:pPr>
        <w:pStyle w:val="Normal"/>
        <w:suppressAutoHyphens w:val="true"/>
        <w:spacing w:lineRule="auto" w:line="240"/>
        <w:ind w:firstLine="284" w:end="0"/>
        <w:rPr/>
      </w:pPr>
      <w:r>
        <w:rPr>
          <w:sz w:val="24"/>
        </w:rPr>
        <w:t xml:space="preserve">Participles II of prepositional transitive verbs are followed by the appropriate prepositions: </w:t>
      </w:r>
      <w:r>
        <w:rPr>
          <w:i/>
          <w:sz w:val="24"/>
        </w:rPr>
        <w:t>a book often asked for, the article referred to, a man much spoken of.</w:t>
      </w:r>
    </w:p>
    <w:p>
      <w:pPr>
        <w:pStyle w:val="Normal"/>
        <w:suppressAutoHyphens w:val="true"/>
        <w:spacing w:lineRule="auto" w:line="240"/>
        <w:ind w:firstLine="284" w:end="0"/>
        <w:rPr/>
      </w:pPr>
      <w:r>
        <w:rPr>
          <w:sz w:val="24"/>
        </w:rPr>
        <w:t xml:space="preserve">Ditransitive verbs keep their second object as in: </w:t>
      </w:r>
      <w:r>
        <w:rPr>
          <w:i/>
          <w:sz w:val="24"/>
        </w:rPr>
        <w:t>That was the main question asked her at the wedding.</w:t>
      </w:r>
    </w:p>
    <w:p>
      <w:pPr>
        <w:pStyle w:val="Normal"/>
        <w:suppressAutoHyphens w:val="true"/>
        <w:spacing w:lineRule="auto" w:line="240"/>
        <w:ind w:firstLine="284" w:end="0"/>
        <w:rPr/>
      </w:pPr>
      <w:r>
        <w:rPr>
          <w:sz w:val="24"/>
        </w:rPr>
        <w:t xml:space="preserve">Participle II may be accompanied by an adverbial modifier expressed by adverbs or phrases combining with verbs: </w:t>
      </w:r>
      <w:r>
        <w:rPr>
          <w:i/>
          <w:sz w:val="24"/>
        </w:rPr>
        <w:t>a house built two years before, man hidden in the bush, a play well acted, a story long forgotten.</w:t>
      </w:r>
    </w:p>
    <w:p>
      <w:pPr>
        <w:pStyle w:val="2"/>
        <w:rPr/>
      </w:pPr>
      <w:r>
        <w:rPr/>
        <w:t>One of the main verbal features of participle II is revealed in its functioning as part of the compound verb forms of the passive voice and the perfect.</w:t>
      </w:r>
    </w:p>
    <w:p>
      <w:pPr>
        <w:pStyle w:val="Normal"/>
        <w:suppressAutoHyphens w:val="true"/>
        <w:spacing w:lineRule="auto" w:line="240"/>
        <w:ind w:firstLine="284" w:end="0"/>
        <w:rPr>
          <w:sz w:val="24"/>
        </w:rPr>
      </w:pPr>
      <w:r>
        <w:rPr>
          <w:sz w:val="24"/>
        </w:rPr>
      </w:r>
    </w:p>
    <w:p>
      <w:pPr>
        <w:pStyle w:val="Heading7"/>
        <w:rPr/>
      </w:pPr>
      <w:r>
        <w:rPr/>
        <w:t>Voice peculiarities of participle II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143.</w:t>
      </w:r>
      <w:r>
        <w:rPr>
          <w:sz w:val="24"/>
        </w:rPr>
        <w:t xml:space="preserve"> Participle II of </w:t>
      </w:r>
      <w:r>
        <w:rPr>
          <w:spacing w:val="60"/>
          <w:sz w:val="24"/>
        </w:rPr>
        <w:t xml:space="preserve">transitive </w:t>
      </w:r>
      <w:r>
        <w:rPr>
          <w:sz w:val="24"/>
        </w:rPr>
        <w:t xml:space="preserve">verbs, when it is not part of a perfect form, is always passive in meaning. Depending on the verb and the context it may correspond to any passive participle in Russian: </w:t>
      </w:r>
      <w:r>
        <w:rPr>
          <w:i/>
          <w:sz w:val="24"/>
        </w:rPr>
        <w:t>built</w:t>
      </w:r>
      <w:r>
        <w:rPr>
          <w:sz w:val="24"/>
        </w:rPr>
        <w:t xml:space="preserve"> -</w:t>
      </w:r>
      <w:r>
        <w:rPr>
          <w:sz w:val="24"/>
          <w:lang w:val="ru-RU"/>
        </w:rPr>
        <w:t>построенный, строившийся, строящийся;</w:t>
      </w:r>
      <w:r>
        <w:rPr>
          <w:sz w:val="24"/>
        </w:rPr>
        <w:t xml:space="preserve"> </w:t>
      </w:r>
      <w:r>
        <w:rPr>
          <w:i/>
          <w:sz w:val="24"/>
        </w:rPr>
        <w:t xml:space="preserve">begun </w:t>
      </w:r>
      <w:r>
        <w:rPr>
          <w:sz w:val="24"/>
        </w:rPr>
        <w:t>-</w:t>
      </w:r>
      <w:r>
        <w:rPr>
          <w:sz w:val="24"/>
          <w:lang w:val="ru-RU"/>
        </w:rPr>
        <w:t xml:space="preserve"> начатый, начинае</w:t>
        <w:softHyphen/>
        <w:t>мый, начинающийся;</w:t>
      </w:r>
      <w:r>
        <w:rPr>
          <w:sz w:val="24"/>
        </w:rPr>
        <w:t xml:space="preserve"> </w:t>
      </w:r>
      <w:r>
        <w:rPr>
          <w:i/>
          <w:sz w:val="24"/>
        </w:rPr>
        <w:t>translated</w:t>
      </w:r>
      <w:r>
        <w:rPr>
          <w:sz w:val="24"/>
        </w:rPr>
        <w:t xml:space="preserve"> -</w:t>
      </w:r>
      <w:r>
        <w:rPr>
          <w:sz w:val="24"/>
          <w:lang w:val="ru-RU"/>
        </w:rPr>
        <w:t xml:space="preserve"> переводящийся, переводившийся, переводимый, переведенный.</w:t>
      </w:r>
    </w:p>
    <w:p>
      <w:pPr>
        <w:pStyle w:val="Normal"/>
        <w:suppressAutoHyphens w:val="true"/>
        <w:spacing w:lineRule="auto" w:line="240"/>
        <w:ind w:firstLine="284" w:end="0"/>
        <w:rPr/>
      </w:pPr>
      <w:r>
        <w:rPr>
          <w:sz w:val="24"/>
        </w:rPr>
        <w:t xml:space="preserve">Having a passive meaning participle II of transitive verbs is opposed to participle I active: </w:t>
      </w:r>
      <w:r>
        <w:rPr>
          <w:i/>
          <w:sz w:val="24"/>
        </w:rPr>
        <w:t>asking - asked, loving - loved, seeing - seen, writing -written, teaching - taught, watching - watched,</w:t>
      </w:r>
      <w:r>
        <w:rPr>
          <w:sz w:val="24"/>
        </w:rPr>
        <w:t xml:space="preserve"> etc.</w:t>
      </w:r>
    </w:p>
    <w:p>
      <w:pPr>
        <w:pStyle w:val="Normal"/>
        <w:suppressAutoHyphens w:val="true"/>
        <w:spacing w:lineRule="auto" w:line="240"/>
        <w:ind w:firstLine="284" w:end="0"/>
        <w:rPr>
          <w:sz w:val="24"/>
        </w:rPr>
      </w:pPr>
      <w:r>
        <w:rPr>
          <w:sz w:val="24"/>
        </w:rPr>
        <w:t>The doer of the action or state denoted by participle II is to be found in the subject or object of the sentence, in the noun or pronoun modified by participle II, in the first (nominal) element of a predicative construction.</w:t>
      </w:r>
    </w:p>
    <w:p>
      <w:pPr>
        <w:pStyle w:val="2"/>
        <w:rPr/>
      </w:pPr>
      <w:r>
        <w:rPr/>
        <w:t>The passive meaning of participle II may be of three types: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denoting an action directed towards the person or non-person expressed by the subject or object. This is peculiar to durative (non-terminative) transitive verbs, such as </w:t>
      </w:r>
      <w:r>
        <w:rPr>
          <w:i/>
          <w:sz w:val="24"/>
        </w:rPr>
        <w:t>to accompany, to follow, to watch, to carry, to teach, to listen (to), to laugh (at), to look (at, for, on), to speak (of, to), to love, to hate</w:t>
      </w:r>
      <w:r>
        <w:rPr>
          <w:sz w:val="24"/>
        </w:rPr>
        <w:t>,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Spanish is one of the foreign languages </w:t>
      </w:r>
      <w:r>
        <w:rPr>
          <w:i/>
          <w:sz w:val="24"/>
        </w:rPr>
        <w:t xml:space="preserve">taught </w:t>
      </w:r>
      <w:r>
        <w:rPr>
          <w:sz w:val="24"/>
        </w:rPr>
        <w:t xml:space="preserve">at our Institute. </w:t>
      </w:r>
    </w:p>
    <w:p>
      <w:pPr>
        <w:pStyle w:val="Normal"/>
        <w:suppressAutoHyphens w:val="true"/>
        <w:spacing w:lineRule="auto" w:line="240"/>
        <w:ind w:firstLine="284" w:start="284" w:end="0"/>
        <w:rPr/>
      </w:pPr>
      <w:r>
        <w:rPr>
          <w:sz w:val="24"/>
        </w:rPr>
        <w:t xml:space="preserve">I won’t have my friend </w:t>
      </w:r>
      <w:r>
        <w:rPr>
          <w:i/>
          <w:sz w:val="24"/>
        </w:rPr>
        <w:t>laughed</w:t>
      </w:r>
      <w:r>
        <w:rPr>
          <w:sz w:val="24"/>
        </w:rPr>
        <w:t xml:space="preserve"> at.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denoting a state, which is the result of an action. This is typical of terminative transitive verbs, such as </w:t>
      </w:r>
      <w:r>
        <w:rPr>
          <w:i/>
          <w:sz w:val="24"/>
        </w:rPr>
        <w:t>to bring, to catch, to do, to find, to make, to put, to solve, to build, to realise, to open, to close</w:t>
      </w:r>
      <w:r>
        <w:rPr>
          <w:sz w:val="24"/>
        </w:rPr>
        <w:t>, etc.</w:t>
      </w:r>
    </w:p>
    <w:p>
      <w:pPr>
        <w:pStyle w:val="Normal"/>
        <w:suppressAutoHyphens w:val="true"/>
        <w:spacing w:lineRule="auto" w:line="240"/>
        <w:ind w:firstLine="284" w:end="0"/>
        <w:rPr>
          <w:sz w:val="24"/>
        </w:rPr>
      </w:pPr>
      <w:r>
        <w:rPr>
          <w:sz w:val="24"/>
        </w:rPr>
      </w:r>
    </w:p>
    <w:p>
      <w:pPr>
        <w:pStyle w:val="2"/>
        <w:ind w:start="284" w:end="0"/>
        <w:rPr/>
      </w:pPr>
      <w:r>
        <w:rPr/>
        <w:t xml:space="preserve">The problem is </w:t>
      </w:r>
      <w:r>
        <w:rPr>
          <w:i/>
        </w:rPr>
        <w:t>solved.</w:t>
      </w:r>
      <w:r>
        <w:rPr/>
        <w:t xml:space="preserve"> The door is </w:t>
      </w:r>
      <w:r>
        <w:rPr>
          <w:i/>
        </w:rPr>
        <w:t>shut.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Occasionally, in a certain context, participle II of the above-mentioned verbs may denote action, as in: Brightman’s place was an old English farm-house, </w:t>
      </w:r>
      <w:r>
        <w:rPr>
          <w:i/>
          <w:sz w:val="24"/>
        </w:rPr>
        <w:t>built two years before.</w:t>
      </w:r>
    </w:p>
    <w:p>
      <w:pPr>
        <w:pStyle w:val="Normal"/>
        <w:suppressAutoHyphens w:val="true"/>
        <w:spacing w:lineRule="auto" w:line="240"/>
        <w:ind w:firstLine="284" w:end="0"/>
        <w:rPr>
          <w:i/>
          <w:i/>
          <w:sz w:val="24"/>
        </w:rPr>
      </w:pPr>
      <w:r>
        <w:rPr>
          <w:i/>
          <w:sz w:val="24"/>
        </w:rPr>
      </w:r>
    </w:p>
    <w:p>
      <w:pPr>
        <w:pStyle w:val="2"/>
        <w:rPr/>
      </w:pPr>
      <w:r>
        <w:rPr/>
        <w:t xml:space="preserve">3) denoting a pure state. This is the case with verbs denoting psycological states and emotions, such as </w:t>
      </w:r>
      <w:r>
        <w:rPr>
          <w:i/>
        </w:rPr>
        <w:t>to amuse, to annoy, to offend, to surprise, to please, to excite.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i/>
          <w:sz w:val="24"/>
        </w:rPr>
        <w:t>I felt annoyed</w:t>
      </w:r>
      <w:r>
        <w:rPr>
          <w:sz w:val="24"/>
        </w:rPr>
        <w:t xml:space="preserve"> when he refused to help me. </w:t>
      </w:r>
    </w:p>
    <w:p>
      <w:pPr>
        <w:pStyle w:val="Normal"/>
        <w:suppressAutoHyphens w:val="true"/>
        <w:spacing w:lineRule="auto" w:line="240"/>
        <w:ind w:firstLine="284" w:start="284" w:end="0"/>
        <w:rPr/>
      </w:pPr>
      <w:r>
        <w:rPr>
          <w:i/>
          <w:sz w:val="24"/>
        </w:rPr>
        <w:t xml:space="preserve">I’m very (much) pleased </w:t>
      </w:r>
      <w:r>
        <w:rPr>
          <w:sz w:val="24"/>
        </w:rPr>
        <w:t>with what he has done.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Participle II of </w:t>
      </w:r>
      <w:r>
        <w:rPr>
          <w:spacing w:val="60"/>
          <w:sz w:val="24"/>
        </w:rPr>
        <w:t>intransitive</w:t>
      </w:r>
      <w:r>
        <w:rPr>
          <w:sz w:val="24"/>
        </w:rPr>
        <w:t xml:space="preserve"> verbs is always active in meaning. The use of these participles is restricted. Only participles II of verbs denoting motion or change of state can be used as attributes. These are participles II of the verbs </w:t>
      </w:r>
      <w:r>
        <w:rPr>
          <w:i/>
          <w:sz w:val="24"/>
        </w:rPr>
        <w:t>to arrive, to fall, to go, to rise, to depart, to decease, to retire, to fade, to wither, to vanish, to decay</w:t>
      </w:r>
      <w:r>
        <w:rPr>
          <w:sz w:val="24"/>
        </w:rPr>
        <w:t xml:space="preserve"> and some others. Participles II of these verbs correspond to the Russian active participle of the perfective aspect: </w:t>
      </w:r>
      <w:r>
        <w:rPr>
          <w:i/>
          <w:sz w:val="24"/>
        </w:rPr>
        <w:t xml:space="preserve">arrived </w:t>
      </w:r>
      <w:r>
        <w:rPr>
          <w:sz w:val="24"/>
        </w:rPr>
        <w:t>-</w:t>
      </w:r>
      <w:r>
        <w:rPr>
          <w:sz w:val="24"/>
          <w:lang w:val="ru-RU"/>
        </w:rPr>
        <w:t xml:space="preserve"> прибывший,</w:t>
      </w:r>
      <w:r>
        <w:rPr>
          <w:sz w:val="24"/>
        </w:rPr>
        <w:t xml:space="preserve"> vanished -</w:t>
      </w:r>
      <w:r>
        <w:rPr>
          <w:sz w:val="24"/>
          <w:lang w:val="ru-RU"/>
        </w:rPr>
        <w:t xml:space="preserve"> исчезнувший,</w:t>
      </w:r>
      <w:r>
        <w:rPr>
          <w:sz w:val="24"/>
        </w:rPr>
        <w:t xml:space="preserve"> </w:t>
      </w:r>
      <w:r>
        <w:rPr>
          <w:i/>
          <w:sz w:val="24"/>
        </w:rPr>
        <w:t xml:space="preserve">faded </w:t>
      </w:r>
      <w:r>
        <w:rPr>
          <w:sz w:val="24"/>
        </w:rPr>
        <w:t>-</w:t>
      </w:r>
      <w:r>
        <w:rPr>
          <w:sz w:val="24"/>
          <w:lang w:val="ru-RU"/>
        </w:rPr>
        <w:t xml:space="preserve"> увядший, </w:t>
      </w:r>
      <w:r>
        <w:rPr>
          <w:i/>
          <w:sz w:val="24"/>
        </w:rPr>
        <w:t xml:space="preserve">decayed </w:t>
      </w:r>
      <w:r>
        <w:rPr>
          <w:sz w:val="24"/>
        </w:rPr>
        <w:t>-</w:t>
      </w:r>
      <w:r>
        <w:rPr>
          <w:sz w:val="24"/>
          <w:lang w:val="ru-RU"/>
        </w:rPr>
        <w:t xml:space="preserve"> сгнивший,</w:t>
      </w:r>
      <w:r>
        <w:rPr>
          <w:sz w:val="24"/>
        </w:rPr>
        <w:t xml:space="preserve"> as in </w:t>
      </w:r>
      <w:r>
        <w:rPr>
          <w:i/>
          <w:sz w:val="24"/>
        </w:rPr>
        <w:t>arrived guests, the risen moon, the vanisned civilisation, the fallen leaves, the retired president.</w:t>
      </w:r>
    </w:p>
    <w:p>
      <w:pPr>
        <w:pStyle w:val="Normal"/>
        <w:suppressAutoHyphens w:val="true"/>
        <w:spacing w:lineRule="auto" w:line="240"/>
        <w:ind w:firstLine="284" w:end="0"/>
        <w:rPr/>
      </w:pPr>
      <w:r>
        <w:rPr>
          <w:sz w:val="24"/>
        </w:rPr>
        <w:t xml:space="preserve">Among these participles we find some which can be used either transitively or intransitively, such as </w:t>
      </w:r>
      <w:r>
        <w:rPr>
          <w:i/>
          <w:sz w:val="24"/>
        </w:rPr>
        <w:t>hidden, increased, diminished, returned.</w:t>
      </w:r>
      <w:r>
        <w:rPr>
          <w:sz w:val="24"/>
        </w:rPr>
        <w:t xml:space="preserve"> They correspond to the Russian perfective active participles with the suffix </w:t>
      </w:r>
      <w:r>
        <w:rPr>
          <w:sz w:val="24"/>
          <w:lang w:val="ru-RU"/>
        </w:rPr>
        <w:t>-ся (спрятавшийся, увеличившийся, вернувшийся):</w:t>
      </w:r>
      <w:r>
        <w:rPr>
          <w:sz w:val="24"/>
        </w:rPr>
        <w:t xml:space="preserve"> </w:t>
      </w:r>
      <w:r>
        <w:rPr>
          <w:i/>
          <w:sz w:val="24"/>
        </w:rPr>
        <w:t>the man hidden behind the tree, an increased population, a returned traveller.</w:t>
      </w:r>
    </w:p>
    <w:p>
      <w:pPr>
        <w:pStyle w:val="Normal"/>
        <w:suppressAutoHyphens w:val="true"/>
        <w:spacing w:lineRule="auto" w:line="240"/>
        <w:ind w:firstLine="284" w:end="0"/>
        <w:rPr>
          <w:i/>
          <w:i/>
          <w:sz w:val="24"/>
        </w:rPr>
      </w:pPr>
      <w:r>
        <w:rPr>
          <w:i/>
          <w:sz w:val="24"/>
        </w:rPr>
      </w:r>
    </w:p>
    <w:p>
      <w:pPr>
        <w:pStyle w:val="Heading7"/>
        <w:rPr/>
      </w:pPr>
      <w:r>
        <w:rPr/>
        <w:t>The aspectual meaning of participle II and 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144. </w:t>
      </w:r>
      <w:r>
        <w:rPr>
          <w:sz w:val="24"/>
        </w:rPr>
        <w:t>The original aspectual meaning of participle II is perfectivity. It is evident in terminative verbs and verbs of double aspectual meaning.</w:t>
      </w:r>
    </w:p>
    <w:p>
      <w:pPr>
        <w:pStyle w:val="Normal"/>
        <w:suppressAutoHyphens w:val="true"/>
        <w:spacing w:lineRule="auto" w:line="240"/>
        <w:ind w:firstLine="284" w:end="0"/>
        <w:rPr/>
      </w:pPr>
      <w:r>
        <w:rPr>
          <w:spacing w:val="60"/>
          <w:sz w:val="24"/>
        </w:rPr>
        <w:t>In transitive   terminative</w:t>
      </w:r>
      <w:r>
        <w:rPr>
          <w:sz w:val="24"/>
        </w:rPr>
        <w:t xml:space="preserve"> verbs the passive meaning of participle II is combined with perfectivity. Thus participle II can be opposed to participle I in their aspectual meanings of perfectivity/imperfectivity: </w:t>
      </w:r>
      <w:r>
        <w:rPr>
          <w:i/>
          <w:sz w:val="24"/>
        </w:rPr>
        <w:t>taking - taken, asking - asked, writing - written, telling - told</w:t>
      </w:r>
      <w:r>
        <w:rPr>
          <w:sz w:val="24"/>
          <w:lang w:val="ru-RU"/>
        </w:rPr>
        <w:t xml:space="preserve"> (берущий - взятый, спрашивающий - спрошенный,</w:t>
      </w:r>
      <w:r>
        <w:rPr>
          <w:sz w:val="24"/>
        </w:rPr>
        <w:t xml:space="preserve"> etc.).</w:t>
      </w:r>
    </w:p>
    <w:p>
      <w:pPr>
        <w:pStyle w:val="Normal"/>
        <w:suppressAutoHyphens w:val="true"/>
        <w:spacing w:lineRule="auto" w:line="240"/>
        <w:ind w:firstLine="284" w:end="0"/>
        <w:rPr/>
      </w:pPr>
      <w:r>
        <w:rPr>
          <w:sz w:val="24"/>
        </w:rPr>
        <w:t xml:space="preserve">The original meaning may be modified by the context, as can be seen by comparing the following sentences: </w:t>
      </w:r>
      <w:r>
        <w:rPr>
          <w:i/>
          <w:sz w:val="24"/>
        </w:rPr>
        <w:t>The story told by the hostess amused everybody</w:t>
      </w:r>
      <w:r>
        <w:rPr>
          <w:sz w:val="24"/>
          <w:lang w:val="ru-RU"/>
        </w:rPr>
        <w:t xml:space="preserve"> (история, рассказанная хозяйкой...).</w:t>
      </w:r>
      <w:r>
        <w:rPr>
          <w:sz w:val="24"/>
        </w:rPr>
        <w:t xml:space="preserve"> </w:t>
      </w:r>
      <w:r>
        <w:rPr>
          <w:i/>
          <w:sz w:val="24"/>
        </w:rPr>
        <w:t>Why don’t we believe stories told by hunters and fishermen?</w:t>
      </w:r>
      <w:r>
        <w:rPr>
          <w:sz w:val="24"/>
          <w:lang w:val="ru-RU"/>
        </w:rPr>
        <w:t xml:space="preserve"> (истории, рассказываемые охотни</w:t>
        <w:softHyphen/>
        <w:t>ками, т. е. которые рассказывают охотники)</w:t>
      </w:r>
    </w:p>
    <w:p>
      <w:pPr>
        <w:pStyle w:val="Normal"/>
        <w:suppressAutoHyphens w:val="true"/>
        <w:spacing w:lineRule="auto" w:line="240"/>
        <w:ind w:firstLine="284" w:end="0"/>
        <w:rPr/>
      </w:pPr>
      <w:r>
        <w:rPr>
          <w:sz w:val="24"/>
        </w:rPr>
        <w:t>There is a growing tendency in present-day English to use participle I passive as an attribute to emphasize the processual character of the action. Thus we may paraphrase the last sentence, saying, “Why don't we believe stories being told by hunters?”</w:t>
      </w:r>
    </w:p>
    <w:p>
      <w:pPr>
        <w:pStyle w:val="Normal"/>
        <w:suppressAutoHyphens w:val="true"/>
        <w:spacing w:lineRule="auto" w:line="240"/>
        <w:ind w:firstLine="284" w:end="0"/>
        <w:rPr/>
      </w:pPr>
      <w:r>
        <w:rPr>
          <w:sz w:val="24"/>
        </w:rPr>
        <w:t xml:space="preserve">Participle II of intransitive verbs or verbs used intransitively is always perfective in meaning and can be opposed to non-perfect participle I: </w:t>
      </w:r>
      <w:r>
        <w:rPr>
          <w:i/>
          <w:sz w:val="24"/>
        </w:rPr>
        <w:t xml:space="preserve">rising - risen, decaying - decayed, going - gone, arriving - arrived, retiring -retired, </w:t>
      </w:r>
      <w:r>
        <w:rPr>
          <w:sz w:val="24"/>
        </w:rPr>
        <w:t>as in</w:t>
      </w:r>
      <w:r>
        <w:rPr>
          <w:i/>
          <w:sz w:val="24"/>
        </w:rPr>
        <w:t>: the rising moon - the risen moon, the retiring director— the retired director.</w:t>
      </w:r>
      <w:r>
        <w:rPr>
          <w:sz w:val="24"/>
        </w:rPr>
        <w:t xml:space="preserve"> The same in the auctioneer’s formula: </w:t>
      </w:r>
      <w:r>
        <w:rPr>
          <w:i/>
          <w:sz w:val="24"/>
        </w:rPr>
        <w:t>Going! Going! Gone!</w:t>
      </w:r>
      <w:r>
        <w:rPr>
          <w:sz w:val="24"/>
        </w:rPr>
        <w:t xml:space="preserve"> </w:t>
      </w:r>
      <w:r>
        <w:rPr>
          <w:sz w:val="24"/>
          <w:lang w:val="ru-RU"/>
        </w:rPr>
        <w:t>(Продается! Продается! Продано!)</w:t>
      </w:r>
    </w:p>
    <w:p>
      <w:pPr>
        <w:pStyle w:val="Normal"/>
        <w:suppressAutoHyphens w:val="true"/>
        <w:spacing w:lineRule="auto" w:line="240"/>
        <w:ind w:firstLine="284" w:end="0"/>
        <w:rPr>
          <w:sz w:val="24"/>
        </w:rPr>
      </w:pPr>
      <w:r>
        <w:rPr>
          <w:sz w:val="24"/>
        </w:rPr>
        <w:t>The meaning of perfectivity/imperfectivity results in the potential meaning of perfect. The idea of priority and simultaneity is suggested by the aspectual character of the verb and is realized in the given context.</w:t>
      </w:r>
    </w:p>
    <w:p>
      <w:pPr>
        <w:pStyle w:val="Normal"/>
        <w:suppressAutoHyphens w:val="true"/>
        <w:spacing w:lineRule="auto" w:line="240"/>
        <w:ind w:firstLine="284" w:end="0"/>
        <w:rPr/>
      </w:pPr>
      <w:r>
        <w:rPr>
          <w:sz w:val="24"/>
        </w:rPr>
        <w:t xml:space="preserve">In many cases, however, the ideas of priority and simultaneity become fused, since the action is prior to, and the resulting state is simultaneous with, the action of the finite verb or the moment of speech. Thus in the sentence </w:t>
      </w:r>
      <w:r>
        <w:rPr>
          <w:i/>
          <w:sz w:val="24"/>
        </w:rPr>
        <w:t>First of all she went to the bombed building</w:t>
      </w:r>
      <w:r>
        <w:rPr>
          <w:sz w:val="24"/>
        </w:rPr>
        <w:t xml:space="preserve"> the action of “bombing” is prior to the action of the finite verb “went”, but the resulting state of the action is simultaneous with it.</w:t>
      </w:r>
    </w:p>
    <w:p>
      <w:pPr>
        <w:pStyle w:val="Normal"/>
        <w:suppressAutoHyphens w:val="true"/>
        <w:spacing w:lineRule="auto" w:line="240"/>
        <w:ind w:firstLine="284" w:end="0"/>
        <w:rPr>
          <w:sz w:val="24"/>
        </w:rPr>
      </w:pPr>
      <w:r>
        <w:rPr>
          <w:sz w:val="24"/>
        </w:rPr>
      </w:r>
    </w:p>
    <w:p>
      <w:pPr>
        <w:pStyle w:val="Heading7"/>
        <w:rPr/>
      </w:pPr>
      <w:r>
        <w:rPr/>
        <w:t>Syntactical functions of participle II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145.</w:t>
      </w:r>
      <w:r>
        <w:rPr>
          <w:sz w:val="24"/>
        </w:rPr>
        <w:t xml:space="preserve"> As part of the sentence participle II may stand alone or be the headword of a participial phrase. It may function as an attribute (close or detached), predicative, or as an adverbial modifier.</w:t>
      </w:r>
    </w:p>
    <w:p>
      <w:pPr>
        <w:pStyle w:val="Normal"/>
        <w:suppressAutoHyphens w:val="true"/>
        <w:spacing w:lineRule="auto" w:line="240"/>
        <w:ind w:firstLine="284" w:end="0"/>
        <w:rPr>
          <w:sz w:val="24"/>
        </w:rPr>
      </w:pPr>
      <w:r>
        <w:rPr>
          <w:sz w:val="24"/>
        </w:rPr>
      </w:r>
    </w:p>
    <w:p>
      <w:pPr>
        <w:pStyle w:val="Heading5"/>
        <w:rPr>
          <w:lang w:val="en-US"/>
        </w:rPr>
      </w:pPr>
      <w:r>
        <w:rPr>
          <w:lang w:val="en-US"/>
        </w:rPr>
        <w:t>Participle II as attribute</w:t>
      </w:r>
    </w:p>
    <w:p>
      <w:pPr>
        <w:pStyle w:val="Normal"/>
        <w:suppressAutoHyphens w:val="true"/>
        <w:spacing w:lineRule="auto" w:line="240"/>
        <w:ind w:firstLine="284" w:end="0"/>
        <w:rPr>
          <w:sz w:val="24"/>
          <w:lang w:val="en-US"/>
        </w:rPr>
      </w:pPr>
      <w:r>
        <w:rPr>
          <w:sz w:val="24"/>
          <w:lang w:val="en-US"/>
        </w:rPr>
      </w:r>
    </w:p>
    <w:p>
      <w:pPr>
        <w:pStyle w:val="Normal"/>
        <w:suppressAutoHyphens w:val="true"/>
        <w:spacing w:lineRule="auto" w:line="240"/>
        <w:ind w:firstLine="284" w:end="0"/>
        <w:rPr/>
      </w:pPr>
      <w:r>
        <w:rPr>
          <w:b/>
          <w:sz w:val="24"/>
        </w:rPr>
        <w:t>§ 146.</w:t>
      </w:r>
      <w:r>
        <w:rPr>
          <w:sz w:val="24"/>
        </w:rPr>
        <w:t xml:space="preserve"> Participle II usually functions either as premodifier when it stands alone or forms a very short participial phrase containing an adverb. The verbal character of the participle in the first case is made clear only by its lexical meaning: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First of all she went to the </w:t>
      </w:r>
      <w:r>
        <w:rPr>
          <w:i/>
          <w:sz w:val="24"/>
        </w:rPr>
        <w:t>bombed building.</w:t>
      </w:r>
    </w:p>
    <w:p>
      <w:pPr>
        <w:pStyle w:val="Normal"/>
        <w:suppressAutoHyphens w:val="true"/>
        <w:spacing w:lineRule="auto" w:line="240"/>
        <w:ind w:firstLine="284" w:start="284" w:end="0"/>
        <w:rPr/>
      </w:pPr>
      <w:r>
        <w:rPr>
          <w:sz w:val="24"/>
        </w:rPr>
        <w:t xml:space="preserve">Our minds should meet in a serious, mutually </w:t>
      </w:r>
      <w:r>
        <w:rPr>
          <w:i/>
          <w:sz w:val="24"/>
        </w:rPr>
        <w:t>needed search</w:t>
      </w:r>
      <w:r>
        <w:rPr>
          <w:sz w:val="24"/>
        </w:rPr>
        <w:t xml:space="preserve"> for common understandings.</w:t>
      </w:r>
    </w:p>
    <w:p>
      <w:pPr>
        <w:pStyle w:val="Normal"/>
        <w:suppressAutoHyphens w:val="true"/>
        <w:spacing w:lineRule="auto" w:line="240"/>
        <w:ind w:firstLine="284" w:start="284" w:end="0"/>
        <w:rPr/>
      </w:pPr>
      <w:r>
        <w:rPr>
          <w:sz w:val="24"/>
        </w:rPr>
        <w:t xml:space="preserve">It was a </w:t>
      </w:r>
      <w:r>
        <w:rPr>
          <w:i/>
          <w:sz w:val="24"/>
        </w:rPr>
        <w:t>neatly written</w:t>
      </w:r>
      <w:r>
        <w:rPr>
          <w:sz w:val="24"/>
        </w:rPr>
        <w:t xml:space="preserve"> letter.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Sometimes the preposition is kept: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room even had a faint perfume about it which gave it a </w:t>
      </w:r>
      <w:r>
        <w:rPr>
          <w:i/>
          <w:sz w:val="24"/>
        </w:rPr>
        <w:t>lived-in air.</w:t>
      </w:r>
    </w:p>
    <w:p>
      <w:pPr>
        <w:pStyle w:val="Normal"/>
        <w:suppressAutoHyphens w:val="true"/>
        <w:spacing w:lineRule="auto" w:line="240"/>
        <w:ind w:firstLine="284" w:end="0"/>
        <w:rPr>
          <w:i/>
          <w:i/>
          <w:sz w:val="24"/>
        </w:rPr>
      </w:pPr>
      <w:r>
        <w:rPr>
          <w:i/>
          <w:sz w:val="24"/>
        </w:rPr>
      </w:r>
    </w:p>
    <w:p>
      <w:pPr>
        <w:pStyle w:val="2"/>
        <w:rPr/>
      </w:pPr>
      <w:r>
        <w:rPr/>
        <w:t xml:space="preserve">As a </w:t>
      </w:r>
      <w:r>
        <w:rPr>
          <w:i/>
        </w:rPr>
        <w:t>postmodifier</w:t>
      </w:r>
      <w:r>
        <w:rPr/>
        <w:t xml:space="preserve"> participle II manifests its verbal character more explicitly, even when it stands alone. It may be accompanied by a preposi</w:t>
        <w:softHyphen/>
        <w:t>tion, by an agentive by-object, an adverb and prepositional phrases as adverbial modifiers.</w:t>
      </w:r>
    </w:p>
    <w:p>
      <w:pPr>
        <w:pStyle w:val="2"/>
        <w:rPr/>
      </w:pPr>
      <w:r>
        <w:rPr/>
      </w:r>
    </w:p>
    <w:p>
      <w:pPr>
        <w:pStyle w:val="Normal"/>
        <w:suppressAutoHyphens w:val="true"/>
        <w:spacing w:lineRule="auto" w:line="240"/>
        <w:ind w:firstLine="284" w:start="284" w:end="0"/>
        <w:rPr/>
      </w:pPr>
      <w:r>
        <w:rPr>
          <w:sz w:val="24"/>
        </w:rPr>
        <w:t xml:space="preserve">Things </w:t>
      </w:r>
      <w:r>
        <w:rPr>
          <w:i/>
          <w:sz w:val="24"/>
        </w:rPr>
        <w:t>seen</w:t>
      </w:r>
      <w:r>
        <w:rPr>
          <w:sz w:val="24"/>
        </w:rPr>
        <w:t xml:space="preserve"> are mightier than things heard.</w:t>
      </w:r>
    </w:p>
    <w:p>
      <w:pPr>
        <w:pStyle w:val="Normal"/>
        <w:suppressAutoHyphens w:val="true"/>
        <w:spacing w:lineRule="auto" w:line="240"/>
        <w:ind w:firstLine="284" w:start="284" w:end="0"/>
        <w:rPr/>
      </w:pPr>
      <w:r>
        <w:rPr>
          <w:sz w:val="24"/>
        </w:rPr>
        <w:t xml:space="preserve">The dictionary </w:t>
      </w:r>
      <w:r>
        <w:rPr>
          <w:i/>
          <w:sz w:val="24"/>
        </w:rPr>
        <w:t>referred to</w:t>
      </w:r>
      <w:r>
        <w:rPr>
          <w:sz w:val="24"/>
        </w:rPr>
        <w:t xml:space="preserve"> is to be found in our library.</w:t>
      </w:r>
    </w:p>
    <w:p>
      <w:pPr>
        <w:pStyle w:val="Normal"/>
        <w:suppressAutoHyphens w:val="true"/>
        <w:spacing w:lineRule="auto" w:line="240"/>
        <w:ind w:firstLine="284" w:start="284" w:end="0"/>
        <w:rPr/>
      </w:pPr>
      <w:r>
        <w:rPr>
          <w:sz w:val="24"/>
        </w:rPr>
        <w:t xml:space="preserve">These are cities </w:t>
      </w:r>
      <w:r>
        <w:rPr>
          <w:i/>
          <w:sz w:val="24"/>
        </w:rPr>
        <w:t>inhabited by their creators.</w:t>
      </w:r>
    </w:p>
    <w:p>
      <w:pPr>
        <w:pStyle w:val="Normal"/>
        <w:suppressAutoHyphens w:val="true"/>
        <w:spacing w:lineRule="auto" w:line="240"/>
        <w:ind w:firstLine="284" w:start="284" w:end="0"/>
        <w:rPr/>
      </w:pPr>
      <w:r>
        <w:rPr>
          <w:sz w:val="24"/>
        </w:rPr>
        <w:t xml:space="preserve">Two women </w:t>
      </w:r>
      <w:r>
        <w:rPr>
          <w:i/>
          <w:sz w:val="24"/>
        </w:rPr>
        <w:t>dimly seen in the shadow</w:t>
      </w:r>
      <w:r>
        <w:rPr>
          <w:sz w:val="24"/>
        </w:rPr>
        <w:t xml:space="preserve"> are talking softly.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When participle II or a participial phrase is detached, its position is not fixed. It may occupy the initial position, the mid-position or the final position in the sentence. Detached attributes are separated from the noun by a comma (or commas) in writing and by a pause in speech. They are confined to literary style only.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Greatly excited</w:t>
      </w:r>
      <w:r>
        <w:rPr>
          <w:sz w:val="24"/>
        </w:rPr>
        <w:t>, the children followed her into the garden.</w:t>
      </w:r>
    </w:p>
    <w:p>
      <w:pPr>
        <w:pStyle w:val="Normal"/>
        <w:suppressAutoHyphens w:val="true"/>
        <w:spacing w:lineRule="auto" w:line="240"/>
        <w:ind w:firstLine="284" w:start="284" w:end="0"/>
        <w:rPr/>
      </w:pPr>
      <w:r>
        <w:rPr>
          <w:sz w:val="24"/>
        </w:rPr>
        <w:t xml:space="preserve">Johnson, </w:t>
      </w:r>
      <w:r>
        <w:rPr>
          <w:i/>
          <w:sz w:val="24"/>
        </w:rPr>
        <w:t>left in charge of both officers</w:t>
      </w:r>
      <w:r>
        <w:rPr>
          <w:sz w:val="24"/>
        </w:rPr>
        <w:t>, marched about for a little while.</w:t>
      </w:r>
    </w:p>
    <w:p>
      <w:pPr>
        <w:pStyle w:val="Normal"/>
        <w:suppressAutoHyphens w:val="true"/>
        <w:spacing w:lineRule="auto" w:line="240"/>
        <w:ind w:firstLine="284" w:start="284" w:end="0"/>
        <w:rPr/>
      </w:pPr>
      <w:r>
        <w:rPr>
          <w:sz w:val="24"/>
        </w:rPr>
        <w:t xml:space="preserve">And people hurried by, </w:t>
      </w:r>
      <w:r>
        <w:rPr>
          <w:i/>
          <w:sz w:val="24"/>
        </w:rPr>
        <w:t>hidden under their dreadful umbrellas.</w:t>
      </w:r>
    </w:p>
    <w:p>
      <w:pPr>
        <w:pStyle w:val="Normal"/>
        <w:suppressAutoHyphens w:val="true"/>
        <w:spacing w:lineRule="auto" w:line="240"/>
        <w:ind w:firstLine="284" w:end="0"/>
        <w:rPr>
          <w:i/>
          <w:i/>
          <w:sz w:val="24"/>
        </w:rPr>
      </w:pPr>
      <w:r>
        <w:rPr>
          <w:i/>
          <w:sz w:val="24"/>
        </w:rPr>
      </w:r>
    </w:p>
    <w:p>
      <w:pPr>
        <w:pStyle w:val="Heading5"/>
        <w:rPr>
          <w:lang w:val="en-US"/>
        </w:rPr>
      </w:pPr>
      <w:r>
        <w:rPr>
          <w:lang w:val="en-US"/>
        </w:rPr>
        <w:t>Participle II as predicative</w:t>
      </w:r>
    </w:p>
    <w:p>
      <w:pPr>
        <w:pStyle w:val="Normal"/>
        <w:suppressAutoHyphens w:val="true"/>
        <w:spacing w:lineRule="auto" w:line="240"/>
        <w:ind w:firstLine="284" w:end="0"/>
        <w:rPr>
          <w:sz w:val="24"/>
          <w:lang w:val="en-US"/>
        </w:rPr>
      </w:pPr>
      <w:r>
        <w:rPr>
          <w:sz w:val="24"/>
          <w:lang w:val="en-US"/>
        </w:rPr>
      </w:r>
    </w:p>
    <w:p>
      <w:pPr>
        <w:pStyle w:val="Normal"/>
        <w:suppressAutoHyphens w:val="true"/>
        <w:spacing w:lineRule="auto" w:line="240"/>
        <w:ind w:firstLine="284" w:end="0"/>
        <w:rPr/>
      </w:pPr>
      <w:r>
        <w:rPr>
          <w:b/>
          <w:sz w:val="24"/>
        </w:rPr>
        <w:t>§ 147.</w:t>
      </w:r>
      <w:r>
        <w:rPr>
          <w:sz w:val="24"/>
        </w:rPr>
        <w:t xml:space="preserve"> In this function participle II denotes a state, as in:</w:t>
      </w:r>
    </w:p>
    <w:p>
      <w:pPr>
        <w:pStyle w:val="Normal"/>
        <w:suppressAutoHyphens w:val="true"/>
        <w:spacing w:lineRule="auto" w:line="240"/>
        <w:ind w:firstLine="284" w:end="0"/>
        <w:rPr>
          <w:sz w:val="24"/>
        </w:rPr>
      </w:pPr>
      <w:r>
        <w:rPr>
          <w:sz w:val="24"/>
        </w:rPr>
      </w:r>
    </w:p>
    <w:p>
      <w:pPr>
        <w:pStyle w:val="2"/>
        <w:ind w:start="284" w:end="0"/>
        <w:rPr/>
      </w:pPr>
      <w:r>
        <w:rPr/>
        <w:t xml:space="preserve">The Fada road </w:t>
      </w:r>
      <w:r>
        <w:rPr>
          <w:i/>
        </w:rPr>
        <w:t>is finished</w:t>
      </w:r>
      <w:r>
        <w:rPr/>
        <w:t xml:space="preserve">, the great idea </w:t>
      </w:r>
      <w:r>
        <w:rPr>
          <w:i/>
        </w:rPr>
        <w:t>is realized.</w:t>
      </w:r>
    </w:p>
    <w:p>
      <w:pPr>
        <w:pStyle w:val="Normal"/>
        <w:suppressAutoHyphens w:val="true"/>
        <w:spacing w:lineRule="auto" w:line="240"/>
        <w:ind w:firstLine="284" w:start="284" w:end="0"/>
        <w:rPr/>
      </w:pPr>
      <w:r>
        <w:rPr>
          <w:sz w:val="24"/>
        </w:rPr>
        <w:t xml:space="preserve">You </w:t>
      </w:r>
      <w:r>
        <w:rPr>
          <w:i/>
          <w:sz w:val="24"/>
        </w:rPr>
        <w:t>seem surprized.</w:t>
      </w:r>
    </w:p>
    <w:p>
      <w:pPr>
        <w:pStyle w:val="Normal"/>
        <w:suppressAutoHyphens w:val="true"/>
        <w:spacing w:lineRule="auto" w:line="240"/>
        <w:ind w:firstLine="284" w:start="284" w:end="0"/>
        <w:rPr/>
      </w:pPr>
      <w:r>
        <w:rPr>
          <w:sz w:val="24"/>
        </w:rPr>
        <w:t xml:space="preserve">He </w:t>
      </w:r>
      <w:r>
        <w:rPr>
          <w:i/>
          <w:sz w:val="24"/>
        </w:rPr>
        <w:t>looks perplexed and troubled.</w:t>
      </w:r>
    </w:p>
    <w:p>
      <w:pPr>
        <w:pStyle w:val="Normal"/>
        <w:suppressAutoHyphens w:val="true"/>
        <w:spacing w:lineRule="auto" w:line="240"/>
        <w:ind w:firstLine="284" w:start="284" w:end="0"/>
        <w:rPr/>
      </w:pPr>
      <w:r>
        <w:rPr>
          <w:sz w:val="24"/>
        </w:rPr>
        <w:t xml:space="preserve">He </w:t>
      </w:r>
      <w:r>
        <w:rPr>
          <w:i/>
          <w:sz w:val="24"/>
        </w:rPr>
        <w:t>felt thoroughly disappointed.</w:t>
      </w:r>
    </w:p>
    <w:p>
      <w:pPr>
        <w:pStyle w:val="Normal"/>
        <w:suppressAutoHyphens w:val="true"/>
        <w:spacing w:lineRule="auto" w:line="240"/>
        <w:ind w:firstLine="284" w:start="284" w:end="0"/>
        <w:rPr/>
      </w:pPr>
      <w:r>
        <w:rPr>
          <w:sz w:val="24"/>
        </w:rPr>
        <w:t xml:space="preserve">The door </w:t>
      </w:r>
      <w:r>
        <w:rPr>
          <w:i/>
          <w:sz w:val="24"/>
        </w:rPr>
        <w:t>remained locked.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Occasionally we come across a participle II with an active meaning used predicatively: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sun </w:t>
      </w:r>
      <w:r>
        <w:rPr>
          <w:i/>
          <w:sz w:val="24"/>
        </w:rPr>
        <w:t>is not risen.</w:t>
      </w:r>
    </w:p>
    <w:p>
      <w:pPr>
        <w:pStyle w:val="Normal"/>
        <w:suppressAutoHyphens w:val="true"/>
        <w:spacing w:lineRule="auto" w:line="240"/>
        <w:ind w:firstLine="284" w:start="284" w:end="0"/>
        <w:rPr/>
      </w:pPr>
      <w:r>
        <w:rPr>
          <w:sz w:val="24"/>
        </w:rPr>
        <w:t xml:space="preserve">Everybody </w:t>
      </w:r>
      <w:r>
        <w:rPr>
          <w:i/>
          <w:sz w:val="24"/>
        </w:rPr>
        <w:t>is gone.</w:t>
      </w:r>
    </w:p>
    <w:p>
      <w:pPr>
        <w:pStyle w:val="Normal"/>
        <w:suppressAutoHyphens w:val="true"/>
        <w:spacing w:lineRule="auto" w:line="240"/>
        <w:ind w:firstLine="284" w:start="284" w:end="0"/>
        <w:rPr/>
      </w:pPr>
      <w:r>
        <w:rPr>
          <w:sz w:val="24"/>
        </w:rPr>
        <w:t xml:space="preserve">Evening </w:t>
      </w:r>
      <w:r>
        <w:rPr>
          <w:i/>
          <w:sz w:val="24"/>
        </w:rPr>
        <w:t>is come.</w:t>
      </w:r>
      <w:r>
        <w:rPr>
          <w:sz w:val="24"/>
        </w:rPr>
        <w:t xml:space="preserve">                                       </w:t>
      </w:r>
    </w:p>
    <w:p>
      <w:pPr>
        <w:pStyle w:val="Normal"/>
        <w:suppressAutoHyphens w:val="true"/>
        <w:spacing w:lineRule="auto" w:line="240"/>
        <w:ind w:firstLine="284" w:end="0"/>
        <w:rPr>
          <w:sz w:val="24"/>
        </w:rPr>
      </w:pPr>
      <w:r>
        <w:rPr>
          <w:sz w:val="24"/>
        </w:rPr>
      </w:r>
    </w:p>
    <w:p>
      <w:pPr>
        <w:pStyle w:val="Heading5"/>
        <w:rPr>
          <w:lang w:val="en-US"/>
        </w:rPr>
      </w:pPr>
      <w:r>
        <w:rPr>
          <w:lang w:val="en-US"/>
        </w:rPr>
        <w:t>Participle II as adverbial modifier</w:t>
      </w:r>
    </w:p>
    <w:p>
      <w:pPr>
        <w:pStyle w:val="Normal"/>
        <w:suppressAutoHyphens w:val="true"/>
        <w:spacing w:lineRule="auto" w:line="240"/>
        <w:ind w:firstLine="284" w:end="0"/>
        <w:rPr>
          <w:sz w:val="24"/>
          <w:lang w:val="en-US"/>
        </w:rPr>
      </w:pPr>
      <w:r>
        <w:rPr>
          <w:sz w:val="24"/>
          <w:lang w:val="en-US"/>
        </w:rPr>
      </w:r>
    </w:p>
    <w:p>
      <w:pPr>
        <w:pStyle w:val="Normal"/>
        <w:suppressAutoHyphens w:val="true"/>
        <w:spacing w:lineRule="auto" w:line="240"/>
        <w:ind w:firstLine="284" w:end="0"/>
        <w:rPr/>
      </w:pPr>
      <w:r>
        <w:rPr>
          <w:b/>
          <w:sz w:val="24"/>
        </w:rPr>
        <w:t>§ 148.</w:t>
      </w:r>
      <w:r>
        <w:rPr>
          <w:sz w:val="24"/>
        </w:rPr>
        <w:t xml:space="preserve"> The adverbial function and meaning of participle II can be seen only from the general meaning of the sentence. In the vast majority of cases, when used adverbially, participle II is preceded by a conjunction, which explicitly indicates the semantic type of the adverbial modifier.</w:t>
      </w:r>
    </w:p>
    <w:p>
      <w:pPr>
        <w:pStyle w:val="2"/>
        <w:rPr/>
      </w:pPr>
      <w:r>
        <w:rPr/>
        <w:t>Participle II may serve as an adverbial modifier of:</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time,</w:t>
      </w:r>
      <w:r>
        <w:rPr>
          <w:sz w:val="24"/>
        </w:rPr>
        <w:t xml:space="preserve"> usually with the conjunction </w:t>
      </w:r>
      <w:r>
        <w:rPr>
          <w:i/>
          <w:sz w:val="24"/>
        </w:rPr>
        <w:t>when</w:t>
      </w:r>
      <w:r>
        <w:rPr>
          <w:sz w:val="24"/>
        </w:rPr>
        <w:t xml:space="preserve"> or </w:t>
      </w:r>
      <w:r>
        <w:rPr>
          <w:i/>
          <w:sz w:val="24"/>
        </w:rPr>
        <w:t>until:</w:t>
      </w:r>
    </w:p>
    <w:p>
      <w:pPr>
        <w:pStyle w:val="Normal"/>
        <w:suppressAutoHyphens w:val="true"/>
        <w:spacing w:lineRule="auto" w:line="240"/>
        <w:ind w:firstLine="284" w:end="0"/>
        <w:rPr/>
      </w:pPr>
      <w:r>
        <w:rPr>
          <w:sz w:val="24"/>
        </w:rPr>
        <w:t xml:space="preserve">He is very affable </w:t>
      </w:r>
      <w:r>
        <w:rPr>
          <w:i/>
          <w:sz w:val="24"/>
        </w:rPr>
        <w:t>when spoken to</w:t>
      </w:r>
      <w:r>
        <w:rPr>
          <w:sz w:val="24"/>
        </w:rPr>
        <w:t xml:space="preserve">, but naturally silent. </w:t>
      </w:r>
    </w:p>
    <w:p>
      <w:pPr>
        <w:pStyle w:val="Normal"/>
        <w:suppressAutoHyphens w:val="true"/>
        <w:spacing w:lineRule="auto" w:line="240"/>
        <w:ind w:firstLine="284" w:end="0"/>
        <w:rPr/>
      </w:pPr>
      <w:r>
        <w:rPr>
          <w:sz w:val="24"/>
        </w:rPr>
        <w:t xml:space="preserve">He won’t stop arguing </w:t>
      </w:r>
      <w:r>
        <w:rPr>
          <w:i/>
          <w:sz w:val="24"/>
        </w:rPr>
        <w:t>until interrupted.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b/>
          <w:sz w:val="24"/>
        </w:rPr>
      </w:pPr>
      <w:r>
        <w:rPr>
          <w:b/>
          <w:sz w:val="24"/>
        </w:rPr>
        <w:t>reason:</w:t>
      </w:r>
    </w:p>
    <w:p>
      <w:pPr>
        <w:pStyle w:val="Normal"/>
        <w:suppressAutoHyphens w:val="true"/>
        <w:spacing w:lineRule="auto" w:line="240"/>
        <w:ind w:firstLine="284" w:end="0"/>
        <w:rPr/>
      </w:pPr>
      <w:r>
        <w:rPr>
          <w:i/>
          <w:sz w:val="24"/>
        </w:rPr>
        <w:t>Deprived of his wife and son by the Spanish adventure</w:t>
      </w:r>
      <w:r>
        <w:rPr>
          <w:sz w:val="24"/>
        </w:rPr>
        <w:t>, Jolyon found the solitude at Robin Hill intolerable.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condition,</w:t>
      </w:r>
      <w:r>
        <w:rPr>
          <w:sz w:val="24"/>
        </w:rPr>
        <w:t xml:space="preserve"> mostly with the conjunction </w:t>
      </w:r>
      <w:r>
        <w:rPr>
          <w:i/>
          <w:sz w:val="24"/>
        </w:rPr>
        <w:t xml:space="preserve">if </w:t>
      </w:r>
      <w:r>
        <w:rPr>
          <w:sz w:val="24"/>
        </w:rPr>
        <w:t xml:space="preserve">or </w:t>
      </w:r>
      <w:r>
        <w:rPr>
          <w:i/>
          <w:sz w:val="24"/>
        </w:rPr>
        <w:t>unless:</w:t>
      </w:r>
    </w:p>
    <w:p>
      <w:pPr>
        <w:pStyle w:val="Normal"/>
        <w:suppressAutoHyphens w:val="true"/>
        <w:spacing w:lineRule="auto" w:line="240"/>
        <w:ind w:firstLine="284" w:end="0"/>
        <w:rPr/>
      </w:pPr>
      <w:r>
        <w:rPr>
          <w:sz w:val="24"/>
        </w:rPr>
        <w:t xml:space="preserve">I shall certainly give evidence on your behalf, </w:t>
      </w:r>
      <w:r>
        <w:rPr>
          <w:i/>
          <w:sz w:val="24"/>
        </w:rPr>
        <w:t xml:space="preserve">if required. </w:t>
      </w:r>
    </w:p>
    <w:p>
      <w:pPr>
        <w:pStyle w:val="Normal"/>
        <w:suppressAutoHyphens w:val="true"/>
        <w:spacing w:lineRule="auto" w:line="240"/>
        <w:ind w:firstLine="284" w:end="0"/>
        <w:rPr/>
      </w:pPr>
      <w:r>
        <w:rPr>
          <w:sz w:val="24"/>
        </w:rPr>
        <w:t xml:space="preserve">John will speak for hours, </w:t>
      </w:r>
      <w:r>
        <w:rPr>
          <w:i/>
          <w:sz w:val="24"/>
        </w:rPr>
        <w:t>unless interrupted.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b/>
          <w:sz w:val="24"/>
        </w:rPr>
        <w:t>concession,</w:t>
      </w:r>
      <w:r>
        <w:rPr>
          <w:sz w:val="24"/>
        </w:rPr>
        <w:t xml:space="preserve"> with the conjunction </w:t>
      </w:r>
      <w:r>
        <w:rPr>
          <w:i/>
          <w:sz w:val="24"/>
        </w:rPr>
        <w:t>though</w:t>
      </w:r>
      <w:r>
        <w:rPr>
          <w:sz w:val="24"/>
        </w:rPr>
        <w:t xml:space="preserve"> or </w:t>
      </w:r>
      <w:r>
        <w:rPr>
          <w:i/>
          <w:sz w:val="24"/>
        </w:rPr>
        <w:t>although:</w:t>
      </w:r>
    </w:p>
    <w:p>
      <w:pPr>
        <w:pStyle w:val="Normal"/>
        <w:suppressAutoHyphens w:val="true"/>
        <w:spacing w:lineRule="auto" w:line="240"/>
        <w:ind w:firstLine="284" w:end="0"/>
        <w:rPr/>
      </w:pPr>
      <w:r>
        <w:rPr>
          <w:i/>
          <w:sz w:val="24"/>
        </w:rPr>
        <w:t>Though asked in disarming sociability</w:t>
      </w:r>
      <w:r>
        <w:rPr>
          <w:sz w:val="24"/>
        </w:rPr>
        <w:t xml:space="preserve">, Haldone’s question was loaded. </w:t>
      </w:r>
    </w:p>
    <w:p>
      <w:pPr>
        <w:pStyle w:val="Normal"/>
        <w:suppressAutoHyphens w:val="true"/>
        <w:spacing w:lineRule="auto" w:line="240"/>
        <w:ind w:firstLine="284" w:end="0"/>
        <w:rPr>
          <w:sz w:val="24"/>
        </w:rPr>
      </w:pPr>
      <w:r>
        <w:rPr>
          <w:sz w:val="24"/>
        </w:rPr>
      </w:r>
    </w:p>
    <w:p>
      <w:pPr>
        <w:pStyle w:val="2"/>
        <w:rPr/>
      </w:pPr>
      <w:r>
        <w:rPr>
          <w:b/>
        </w:rPr>
        <w:t xml:space="preserve">comparison, </w:t>
      </w:r>
      <w:r>
        <w:rPr/>
        <w:t xml:space="preserve">with the conjunction </w:t>
      </w:r>
      <w:r>
        <w:rPr>
          <w:i/>
        </w:rPr>
        <w:t>as if</w:t>
      </w:r>
      <w:r>
        <w:rPr/>
        <w:t xml:space="preserve"> or </w:t>
      </w:r>
      <w:r>
        <w:rPr>
          <w:i/>
        </w:rPr>
        <w:t>as though:</w:t>
      </w:r>
    </w:p>
    <w:p>
      <w:pPr>
        <w:pStyle w:val="2"/>
        <w:rPr/>
      </w:pPr>
      <w:r>
        <w:rPr/>
        <w:t>“</w:t>
      </w:r>
      <w:r>
        <w:rPr/>
        <w:t xml:space="preserve">I get off the train,” he repeated </w:t>
      </w:r>
      <w:r>
        <w:rPr>
          <w:i/>
        </w:rPr>
        <w:t xml:space="preserve">as if hypnotized. </w:t>
      </w:r>
    </w:p>
    <w:p>
      <w:pPr>
        <w:pStyle w:val="Normal"/>
        <w:suppressAutoHyphens w:val="true"/>
        <w:spacing w:lineRule="auto" w:line="240"/>
        <w:ind w:firstLine="284" w:end="0"/>
        <w:rPr>
          <w:i/>
          <w:i/>
          <w:sz w:val="24"/>
        </w:rPr>
      </w:pPr>
      <w:r>
        <w:rPr>
          <w:i/>
          <w:sz w:val="24"/>
        </w:rPr>
      </w:r>
    </w:p>
    <w:p>
      <w:pPr>
        <w:pStyle w:val="Heading8"/>
        <w:rPr/>
      </w:pPr>
      <w:r>
        <w:rPr/>
        <w:t>Predicative constructions with participle II</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149.</w:t>
      </w:r>
      <w:r>
        <w:rPr>
          <w:sz w:val="24"/>
        </w:rPr>
        <w:t xml:space="preserve"> Participle II forms the second (verbal) element of the objective with the participle construction and of the absolute participial construction in two variants: non-prepositional and prepositional.</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150. The objective participial construction with participle II.</w:t>
      </w:r>
    </w:p>
    <w:p>
      <w:pPr>
        <w:pStyle w:val="Normal"/>
        <w:suppressAutoHyphens w:val="true"/>
        <w:spacing w:lineRule="auto" w:line="240"/>
        <w:ind w:firstLine="284" w:end="0"/>
        <w:rPr>
          <w:b/>
          <w:sz w:val="24"/>
        </w:rPr>
      </w:pPr>
      <w:r>
        <w:rPr>
          <w:b/>
          <w:sz w:val="24"/>
        </w:rPr>
      </w:r>
    </w:p>
    <w:p>
      <w:pPr>
        <w:pStyle w:val="2"/>
        <w:rPr/>
      </w:pPr>
      <w:r>
        <w:rPr/>
        <w:t>The objective participial construction with participle II consists of a noun in the common case or a personal pronoun in the objective case and participle II forming a syntactical complex, in which the two components are in a preducative relationship.</w:t>
      </w:r>
    </w:p>
    <w:p>
      <w:pPr>
        <w:pStyle w:val="Normal"/>
        <w:suppressAutoHyphens w:val="true"/>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3827"/>
        <w:gridCol w:w="6621"/>
      </w:tblGrid>
      <w:tr>
        <w:trPr/>
        <w:tc>
          <w:tcPr>
            <w:tcW w:w="3827" w:type="dxa"/>
            <w:tcBorders/>
          </w:tcPr>
          <w:p>
            <w:pPr>
              <w:pStyle w:val="Normal"/>
              <w:suppressAutoHyphens w:val="true"/>
              <w:spacing w:lineRule="auto" w:line="240"/>
              <w:ind w:hanging="0" w:end="0"/>
              <w:jc w:val="start"/>
              <w:rPr/>
            </w:pPr>
            <w:r>
              <w:rPr>
                <w:sz w:val="24"/>
              </w:rPr>
              <w:t xml:space="preserve">I must have </w:t>
            </w:r>
            <w:r>
              <w:rPr>
                <w:i/>
                <w:sz w:val="24"/>
              </w:rPr>
              <w:t xml:space="preserve">my watch mended. </w:t>
            </w:r>
          </w:p>
          <w:p>
            <w:pPr>
              <w:pStyle w:val="Normal"/>
              <w:suppressAutoHyphens w:val="true"/>
              <w:spacing w:lineRule="auto" w:line="240"/>
              <w:ind w:hanging="0" w:end="0"/>
              <w:jc w:val="start"/>
              <w:rPr>
                <w:sz w:val="24"/>
              </w:rPr>
            </w:pPr>
            <w:r>
              <w:rPr>
                <w:sz w:val="24"/>
              </w:rPr>
              <w:t xml:space="preserve">I never heard </w:t>
            </w:r>
            <w:r>
              <w:rPr>
                <w:i/>
                <w:sz w:val="24"/>
              </w:rPr>
              <w:t>him spoken of badly.</w:t>
            </w:r>
          </w:p>
        </w:tc>
        <w:tc>
          <w:tcPr>
            <w:tcW w:w="6621" w:type="dxa"/>
            <w:tcBorders/>
          </w:tcPr>
          <w:p>
            <w:pPr>
              <w:pStyle w:val="Normal"/>
              <w:suppressAutoHyphens w:val="true"/>
              <w:spacing w:lineRule="auto" w:line="240"/>
              <w:ind w:hanging="0" w:end="0"/>
              <w:jc w:val="start"/>
              <w:rPr>
                <w:sz w:val="24"/>
                <w:lang w:val="ru-RU"/>
              </w:rPr>
            </w:pPr>
            <w:r>
              <w:rPr>
                <w:sz w:val="24"/>
                <w:lang w:val="ru-RU"/>
              </w:rPr>
              <w:t>Мне нужно починить часы.</w:t>
            </w:r>
          </w:p>
          <w:p>
            <w:pPr>
              <w:pStyle w:val="Normal"/>
              <w:suppressAutoHyphens w:val="true"/>
              <w:spacing w:lineRule="auto" w:line="240"/>
              <w:ind w:hanging="0" w:end="0"/>
              <w:jc w:val="start"/>
              <w:rPr>
                <w:sz w:val="24"/>
              </w:rPr>
            </w:pPr>
            <w:r>
              <w:rPr>
                <w:sz w:val="24"/>
                <w:lang w:val="ru-RU"/>
              </w:rPr>
              <w:t>Я никогда не слышал, чтобы о нем плохо отзывались.</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The construction functions as a complex object to transitive verbs, mainly verbs (a) of causative meaning, (b) of physical perception, (c) of wish:</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w:t>
      </w:r>
      <w:r>
        <w:rPr>
          <w:i/>
          <w:sz w:val="24"/>
        </w:rPr>
        <w:t>to have, to get, to make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You must have </w:t>
      </w:r>
      <w:r>
        <w:rPr>
          <w:i/>
          <w:sz w:val="24"/>
        </w:rPr>
        <w:t>your photo taken.</w:t>
      </w:r>
    </w:p>
    <w:p>
      <w:pPr>
        <w:pStyle w:val="Normal"/>
        <w:suppressAutoHyphens w:val="true"/>
        <w:spacing w:lineRule="auto" w:line="240"/>
        <w:ind w:firstLine="284" w:start="284" w:end="0"/>
        <w:rPr/>
      </w:pPr>
      <w:r>
        <w:rPr>
          <w:sz w:val="24"/>
        </w:rPr>
        <w:t xml:space="preserve">Where did you have </w:t>
      </w:r>
      <w:r>
        <w:rPr>
          <w:i/>
          <w:sz w:val="24"/>
        </w:rPr>
        <w:t>your hair done?</w:t>
      </w:r>
    </w:p>
    <w:p>
      <w:pPr>
        <w:pStyle w:val="Normal"/>
        <w:suppressAutoHyphens w:val="true"/>
        <w:spacing w:lineRule="auto" w:line="240"/>
        <w:ind w:firstLine="284" w:start="284" w:end="0"/>
        <w:rPr/>
      </w:pPr>
      <w:r>
        <w:rPr>
          <w:sz w:val="24"/>
        </w:rPr>
        <w:t xml:space="preserve">I won’t have </w:t>
      </w:r>
      <w:r>
        <w:rPr>
          <w:i/>
          <w:sz w:val="24"/>
        </w:rPr>
        <w:t>my best friend laughed at.</w:t>
      </w:r>
    </w:p>
    <w:p>
      <w:pPr>
        <w:pStyle w:val="Normal"/>
        <w:suppressAutoHyphens w:val="true"/>
        <w:spacing w:lineRule="auto" w:line="240"/>
        <w:ind w:firstLine="284" w:start="284" w:end="0"/>
        <w:rPr/>
      </w:pPr>
      <w:r>
        <w:rPr>
          <w:sz w:val="24"/>
        </w:rPr>
        <w:t xml:space="preserve">We must get </w:t>
      </w:r>
      <w:r>
        <w:rPr>
          <w:i/>
          <w:sz w:val="24"/>
        </w:rPr>
        <w:t>our tickets registered.</w:t>
      </w:r>
    </w:p>
    <w:p>
      <w:pPr>
        <w:pStyle w:val="Normal"/>
        <w:suppressAutoHyphens w:val="true"/>
        <w:spacing w:lineRule="auto" w:line="240"/>
        <w:ind w:firstLine="284" w:start="284" w:end="0"/>
        <w:rPr/>
      </w:pPr>
      <w:r>
        <w:rPr>
          <w:sz w:val="24"/>
        </w:rPr>
        <w:t xml:space="preserve">The speaker made </w:t>
      </w:r>
      <w:r>
        <w:rPr>
          <w:i/>
          <w:sz w:val="24"/>
        </w:rPr>
        <w:t>himself heard with the help of a microphone.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Besides the causative meaning suggesting inducement, sentences the verb </w:t>
      </w:r>
      <w:r>
        <w:rPr>
          <w:i/>
          <w:sz w:val="24"/>
        </w:rPr>
        <w:t>to have</w:t>
      </w:r>
      <w:r>
        <w:rPr>
          <w:sz w:val="24"/>
        </w:rPr>
        <w:t xml:space="preserve"> may occasionally express experience or possess participle II emphasizing the resulting state, as in: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patient </w:t>
      </w:r>
      <w:r>
        <w:rPr>
          <w:i/>
          <w:sz w:val="24"/>
        </w:rPr>
        <w:t xml:space="preserve">has an arm broken. </w:t>
      </w:r>
    </w:p>
    <w:p>
      <w:pPr>
        <w:pStyle w:val="Normal"/>
        <w:suppressAutoHyphens w:val="true"/>
        <w:spacing w:lineRule="auto" w:line="240"/>
        <w:ind w:firstLine="284" w:start="284" w:end="0"/>
        <w:rPr/>
      </w:pPr>
      <w:r>
        <w:rPr>
          <w:sz w:val="24"/>
        </w:rPr>
        <w:t xml:space="preserve">I have </w:t>
      </w:r>
      <w:r>
        <w:rPr>
          <w:i/>
          <w:sz w:val="24"/>
        </w:rPr>
        <w:t>my task done.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If the action is emphasized, the perfect form is preferable: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patient </w:t>
      </w:r>
      <w:r>
        <w:rPr>
          <w:i/>
          <w:sz w:val="24"/>
        </w:rPr>
        <w:t xml:space="preserve">has broken an arm. </w:t>
      </w:r>
    </w:p>
    <w:p>
      <w:pPr>
        <w:pStyle w:val="Normal"/>
        <w:suppressAutoHyphens w:val="true"/>
        <w:spacing w:lineRule="auto" w:line="240"/>
        <w:ind w:firstLine="284" w:start="284" w:end="0"/>
        <w:rPr/>
      </w:pPr>
      <w:r>
        <w:rPr>
          <w:sz w:val="24"/>
        </w:rPr>
        <w:t xml:space="preserve">I </w:t>
      </w:r>
      <w:r>
        <w:rPr>
          <w:i/>
          <w:sz w:val="24"/>
        </w:rPr>
        <w:t>have done</w:t>
      </w:r>
      <w:r>
        <w:rPr>
          <w:sz w:val="24"/>
        </w:rPr>
        <w:t xml:space="preserve"> my task.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Notice the difference in translation:</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lang w:val="ru-RU"/>
        </w:rPr>
      </w:pPr>
      <w:r>
        <w:rPr>
          <w:sz w:val="24"/>
          <w:lang w:val="ru-RU"/>
        </w:rPr>
        <w:t xml:space="preserve">У больного сломана рука. Больной сломал руку. </w:t>
      </w:r>
    </w:p>
    <w:p>
      <w:pPr>
        <w:pStyle w:val="Normal"/>
        <w:suppressAutoHyphens w:val="true"/>
        <w:spacing w:lineRule="auto" w:line="240"/>
        <w:ind w:firstLine="284" w:end="0"/>
        <w:rPr>
          <w:sz w:val="24"/>
          <w:lang w:val="ru-RU"/>
        </w:rPr>
      </w:pPr>
      <w:r>
        <w:rPr>
          <w:sz w:val="24"/>
          <w:lang w:val="ru-RU"/>
        </w:rPr>
        <w:t>Мое задание выполнено. Я выполнил задание.</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b) </w:t>
      </w:r>
      <w:r>
        <w:rPr>
          <w:i/>
          <w:sz w:val="24"/>
        </w:rPr>
        <w:t xml:space="preserve">to see, to hear, to feel, to find </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I saw </w:t>
      </w:r>
      <w:r>
        <w:rPr>
          <w:i/>
          <w:sz w:val="24"/>
        </w:rPr>
        <w:t xml:space="preserve">Jane addressed by a stranger. </w:t>
      </w:r>
    </w:p>
    <w:p>
      <w:pPr>
        <w:pStyle w:val="Normal"/>
        <w:suppressAutoHyphens w:val="true"/>
        <w:spacing w:lineRule="auto" w:line="240"/>
        <w:ind w:firstLine="284" w:start="284" w:end="0"/>
        <w:rPr/>
      </w:pPr>
      <w:r>
        <w:rPr>
          <w:sz w:val="24"/>
        </w:rPr>
        <w:t xml:space="preserve">Have you ever heard </w:t>
      </w:r>
      <w:r>
        <w:rPr>
          <w:i/>
          <w:sz w:val="24"/>
        </w:rPr>
        <w:t xml:space="preserve">the writer’s name mentioned before? </w:t>
      </w:r>
    </w:p>
    <w:p>
      <w:pPr>
        <w:pStyle w:val="Normal"/>
        <w:suppressAutoHyphens w:val="true"/>
        <w:spacing w:lineRule="auto" w:line="240"/>
        <w:ind w:firstLine="284" w:start="284" w:end="0"/>
        <w:rPr/>
      </w:pPr>
      <w:r>
        <w:rPr>
          <w:sz w:val="24"/>
        </w:rPr>
        <w:t xml:space="preserve">We found </w:t>
      </w:r>
      <w:r>
        <w:rPr>
          <w:i/>
          <w:sz w:val="24"/>
        </w:rPr>
        <w:t>the door locked.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c) </w:t>
      </w:r>
      <w:r>
        <w:rPr>
          <w:i/>
          <w:sz w:val="24"/>
        </w:rPr>
        <w:t>to wish, to want, to like, to prefer</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I want </w:t>
      </w:r>
      <w:r>
        <w:rPr>
          <w:i/>
          <w:sz w:val="24"/>
        </w:rPr>
        <w:t xml:space="preserve">the answer sent at once. </w:t>
      </w:r>
    </w:p>
    <w:p>
      <w:pPr>
        <w:pStyle w:val="Normal"/>
        <w:suppressAutoHyphens w:val="true"/>
        <w:spacing w:lineRule="auto" w:line="240"/>
        <w:ind w:firstLine="284" w:start="284" w:end="0"/>
        <w:rPr/>
      </w:pPr>
      <w:r>
        <w:rPr>
          <w:sz w:val="24"/>
        </w:rPr>
        <w:t xml:space="preserve">We prefer </w:t>
      </w:r>
      <w:r>
        <w:rPr>
          <w:i/>
          <w:sz w:val="24"/>
        </w:rPr>
        <w:t>the letter answered by the chief.</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Sentences with causative verbs are usually translated into Russian by simple sentences, the causative meaning being evident from the context or the situation. In other cases a complex sentence with an object clause is preferable.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151. The nominative absolute participial construction with participle II.</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The construction consists of the nominal element (a noun in the common case or a pronoun in the nominative case) and participle II which form a syntactical complex, the nominal element and the participle being in subject-predicate relation. </w:t>
      </w:r>
      <w:r>
        <w:rPr>
          <w:i/>
          <w:sz w:val="24"/>
        </w:rPr>
        <w:t>The preparation completed</w:t>
      </w:r>
      <w:r>
        <w:rPr>
          <w:sz w:val="24"/>
        </w:rPr>
        <w:t>, we started off.</w:t>
      </w:r>
    </w:p>
    <w:p>
      <w:pPr>
        <w:pStyle w:val="Normal"/>
        <w:suppressAutoHyphens w:val="true"/>
        <w:spacing w:lineRule="auto" w:line="240"/>
        <w:ind w:firstLine="284" w:end="0"/>
        <w:rPr>
          <w:sz w:val="24"/>
        </w:rPr>
      </w:pPr>
      <w:r>
        <w:rPr>
          <w:sz w:val="24"/>
        </w:rPr>
        <w:t>The nominative absolute participial construction with participle being has the syntactical function of a detached adverbial modifier of attendant circumstances (a), manner (b), time (c), reason (d), condition (e).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The next day I observed you - </w:t>
      </w:r>
      <w:r>
        <w:rPr>
          <w:i/>
          <w:sz w:val="24"/>
        </w:rPr>
        <w:t>myself unseen</w:t>
      </w:r>
      <w:r>
        <w:rPr>
          <w:sz w:val="24"/>
        </w:rPr>
        <w:t xml:space="preserve"> - for half an hour. </w:t>
      </w:r>
    </w:p>
    <w:p>
      <w:pPr>
        <w:pStyle w:val="Normal"/>
        <w:suppressAutoHyphens w:val="true"/>
        <w:spacing w:lineRule="auto" w:line="240"/>
        <w:ind w:firstLine="284" w:start="284" w:end="0"/>
        <w:rPr/>
      </w:pPr>
      <w:r>
        <w:rPr>
          <w:sz w:val="24"/>
        </w:rPr>
        <w:t xml:space="preserve">She was smoking now, </w:t>
      </w:r>
      <w:r>
        <w:rPr>
          <w:i/>
          <w:sz w:val="24"/>
        </w:rPr>
        <w:t>her eyes narrowed thoughtfully</w:t>
      </w:r>
      <w:r>
        <w:rPr>
          <w:sz w:val="24"/>
        </w:rPr>
        <w: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b) He sat on the sofa, </w:t>
      </w:r>
      <w:r>
        <w:rPr>
          <w:i/>
          <w:sz w:val="24"/>
        </w:rPr>
        <w:t>his legs crossed.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hanging="0" w:start="284" w:end="0"/>
        <w:rPr/>
      </w:pPr>
      <w:r>
        <w:rPr>
          <w:i/>
          <w:sz w:val="24"/>
        </w:rPr>
        <w:t>c) The duster refolded and restored</w:t>
      </w:r>
      <w:r>
        <w:rPr>
          <w:sz w:val="24"/>
        </w:rPr>
        <w:t xml:space="preserve">, he threw his legs across the saddle. “Give it to Harriet, please,” was </w:t>
      </w:r>
    </w:p>
    <w:p>
      <w:pPr>
        <w:pStyle w:val="Normal"/>
        <w:suppressAutoHyphens w:val="true"/>
        <w:spacing w:lineRule="auto" w:line="240"/>
        <w:ind w:hanging="0" w:end="0"/>
        <w:rPr/>
      </w:pPr>
      <w:r>
        <w:rPr>
          <w:sz w:val="24"/>
        </w:rPr>
        <w:t xml:space="preserve">          </w:t>
      </w:r>
      <w:r>
        <w:rPr>
          <w:sz w:val="24"/>
        </w:rPr>
        <w:t xml:space="preserve">then the direction, “and she can put it away.” </w:t>
      </w:r>
      <w:r>
        <w:rPr>
          <w:i/>
          <w:sz w:val="24"/>
        </w:rPr>
        <w:t>This said</w:t>
      </w:r>
      <w:r>
        <w:rPr>
          <w:sz w:val="24"/>
        </w:rPr>
        <w:t>, he turned and fixed his eyes on Mrs. Bretton.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d) We began to talk, but </w:t>
      </w:r>
      <w:r>
        <w:rPr>
          <w:i/>
          <w:sz w:val="24"/>
        </w:rPr>
        <w:t>my attention distracted by my surroundings</w:t>
      </w:r>
      <w:r>
        <w:rPr>
          <w:sz w:val="24"/>
        </w:rPr>
        <w:t>, I took small notice of him.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e) He was a gentleman, but he was passionate, </w:t>
      </w:r>
      <w:r>
        <w:rPr>
          <w:i/>
          <w:sz w:val="24"/>
        </w:rPr>
        <w:t>the cup once sipped</w:t>
      </w:r>
      <w:r>
        <w:rPr>
          <w:sz w:val="24"/>
        </w:rPr>
        <w:t>, would he consent to put it down?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b/>
          <w:sz w:val="24"/>
        </w:rPr>
      </w:pPr>
      <w:r>
        <w:rPr>
          <w:b/>
          <w:sz w:val="24"/>
        </w:rPr>
        <w:t>§ 152. The prepositional absolute construction with participle II.</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This construction differs from the discussed above in that it is introduced by the preposition </w:t>
      </w:r>
      <w:r>
        <w:rPr>
          <w:b/>
          <w:sz w:val="24"/>
        </w:rPr>
        <w:t xml:space="preserve">with </w:t>
      </w:r>
      <w:r>
        <w:rPr>
          <w:sz w:val="24"/>
        </w:rPr>
        <w:t>and its nominal element is hardly ever presented by a pronoun; it is more closely related to the predicate verb and is seldom set off by a comma.</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She went on reading </w:t>
      </w:r>
      <w:r>
        <w:rPr>
          <w:i/>
          <w:sz w:val="24"/>
        </w:rPr>
        <w:t xml:space="preserve">with her eyes fixed on the pages of the book. </w:t>
      </w:r>
    </w:p>
    <w:p>
      <w:pPr>
        <w:pStyle w:val="Normal"/>
        <w:suppressAutoHyphens w:val="true"/>
        <w:spacing w:lineRule="auto" w:line="240"/>
        <w:ind w:firstLine="284" w:start="284" w:end="0"/>
        <w:rPr/>
      </w:pPr>
      <w:r>
        <w:rPr>
          <w:sz w:val="24"/>
        </w:rPr>
        <w:t xml:space="preserve">It is unhealthy to sleep </w:t>
      </w:r>
      <w:r>
        <w:rPr>
          <w:i/>
          <w:sz w:val="24"/>
        </w:rPr>
        <w:t>with the windows shut.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sz w:val="24"/>
        </w:rPr>
      </w:pPr>
      <w:r>
        <w:rPr>
          <w:sz w:val="24"/>
        </w:rPr>
        <w:t>The main syntactical function of the construction is that of an adverbial modifier of manner or attendant circumstances.</w:t>
      </w:r>
    </w:p>
    <w:p>
      <w:pPr>
        <w:pStyle w:val="Normal"/>
        <w:suppressAutoHyphens w:val="true"/>
        <w:spacing w:lineRule="auto" w:line="240"/>
        <w:ind w:firstLine="284" w:end="0"/>
        <w:rPr/>
      </w:pPr>
      <w:r>
        <w:rPr>
          <w:sz w:val="24"/>
        </w:rPr>
        <w:t xml:space="preserve">An additional idea of time, reason, or condition may be prompted by the context, as in: I can’t </w:t>
      </w:r>
      <w:r>
        <w:rPr>
          <w:i/>
          <w:sz w:val="24"/>
        </w:rPr>
        <w:t>walk with my leg broken</w:t>
      </w:r>
      <w:r>
        <w:rPr>
          <w:sz w:val="24"/>
        </w:rPr>
        <w:t xml:space="preserve"> (reason).</w:t>
      </w:r>
    </w:p>
    <w:p>
      <w:pPr>
        <w:pStyle w:val="Normal"/>
        <w:suppressAutoHyphens w:val="true"/>
        <w:spacing w:lineRule="auto" w:line="240"/>
        <w:ind w:firstLine="284" w:end="0"/>
        <w:rPr>
          <w:sz w:val="24"/>
        </w:rPr>
      </w:pPr>
      <w:r>
        <w:rPr>
          <w:sz w:val="24"/>
        </w:rPr>
      </w:r>
    </w:p>
    <w:p>
      <w:pPr>
        <w:pStyle w:val="Heading2"/>
        <w:rPr/>
      </w:pPr>
      <w:bookmarkStart w:id="25" w:name="__RefHeading___Toc5112963"/>
      <w:bookmarkEnd w:id="25"/>
      <w:r>
        <w:rPr/>
        <w:t>MODAL VERBS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153.</w:t>
      </w:r>
      <w:r>
        <w:rPr>
          <w:sz w:val="24"/>
        </w:rPr>
        <w:t xml:space="preserve"> </w:t>
      </w:r>
      <w:r>
        <w:rPr>
          <w:b/>
          <w:sz w:val="24"/>
        </w:rPr>
        <w:t>Modal verbs,</w:t>
      </w:r>
      <w:r>
        <w:rPr>
          <w:sz w:val="24"/>
        </w:rPr>
        <w:t xml:space="preserve"> unlike other verbs, do not denote actions to states, but only show the attitude of the speaker towards the action expressed by the infinitive in combination with which they form compound modal predicates. Thus modal verbs may show that the action (or state, or process, or quality) is viewed by the speaker as </w:t>
      </w:r>
      <w:r>
        <w:rPr>
          <w:i/>
          <w:sz w:val="24"/>
        </w:rPr>
        <w:t>possible, obligatory, doubtful, certain, permissible, advisable, requested, prohibited, ordered,</w:t>
      </w:r>
      <w:r>
        <w:rPr>
          <w:sz w:val="24"/>
        </w:rPr>
        <w:t xml:space="preserve"> etc. Modal verbs occur only with the infinitive. This or that meaning is to a great degree determined by the comminicative type of the sentence and the form of the infinitive.</w:t>
      </w:r>
    </w:p>
    <w:p>
      <w:pPr>
        <w:pStyle w:val="Normal"/>
        <w:suppressAutoHyphens w:val="true"/>
        <w:spacing w:lineRule="auto" w:line="240"/>
        <w:ind w:firstLine="284" w:end="0"/>
        <w:rPr/>
      </w:pPr>
      <w:r>
        <w:rPr>
          <w:sz w:val="24"/>
        </w:rPr>
        <w:t xml:space="preserve">There are 12 modal verbs in English. They are: </w:t>
      </w:r>
      <w:r>
        <w:rPr>
          <w:b/>
          <w:sz w:val="24"/>
        </w:rPr>
        <w:t xml:space="preserve">can, may, must, should ought, shall, will, would, need, dare, to be, to have (to have got). </w:t>
      </w:r>
      <w:r>
        <w:rPr>
          <w:sz w:val="24"/>
        </w:rPr>
        <w:t>The latter two are modal only in one of their meanings.</w:t>
      </w:r>
    </w:p>
    <w:p>
      <w:pPr>
        <w:pStyle w:val="Normal"/>
        <w:suppressAutoHyphens w:val="true"/>
        <w:spacing w:lineRule="auto" w:line="240"/>
        <w:ind w:firstLine="284" w:end="0"/>
        <w:rPr/>
      </w:pPr>
      <w:r>
        <w:rPr>
          <w:sz w:val="24"/>
        </w:rPr>
        <w:t xml:space="preserve">Ten of them (that is, all but </w:t>
      </w:r>
      <w:r>
        <w:rPr>
          <w:i/>
          <w:sz w:val="24"/>
        </w:rPr>
        <w:t>to be</w:t>
      </w:r>
      <w:r>
        <w:rPr>
          <w:sz w:val="24"/>
        </w:rPr>
        <w:t xml:space="preserve"> and </w:t>
      </w:r>
      <w:r>
        <w:rPr>
          <w:i/>
          <w:sz w:val="24"/>
        </w:rPr>
        <w:t>to have</w:t>
      </w:r>
      <w:r>
        <w:rPr>
          <w:sz w:val="24"/>
        </w:rPr>
        <w:t>) are also called defective or anomalous verbs as they lack some features characteristic of other verbs, that is: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they do not take </w:t>
      </w:r>
      <w:r>
        <w:rPr>
          <w:i/>
          <w:sz w:val="24"/>
        </w:rPr>
        <w:t>-s</w:t>
      </w:r>
      <w:r>
        <w:rPr>
          <w:sz w:val="24"/>
        </w:rPr>
        <w:t xml:space="preserve"> in the third person singular;</w:t>
      </w:r>
    </w:p>
    <w:p>
      <w:pPr>
        <w:pStyle w:val="Normal"/>
        <w:suppressAutoHyphens w:val="true"/>
        <w:spacing w:lineRule="auto" w:line="240"/>
        <w:ind w:firstLine="284" w:end="0"/>
        <w:rPr>
          <w:sz w:val="24"/>
        </w:rPr>
      </w:pPr>
      <w:r>
        <w:rPr>
          <w:sz w:val="24"/>
        </w:rPr>
        <w:t>2) they have no verbals, so they have no analytical forms;</w:t>
      </w:r>
    </w:p>
    <w:p>
      <w:pPr>
        <w:pStyle w:val="Normal"/>
        <w:suppressAutoHyphens w:val="true"/>
        <w:spacing w:lineRule="auto" w:line="240"/>
        <w:ind w:firstLine="284" w:end="0"/>
        <w:rPr/>
      </w:pPr>
      <w:r>
        <w:rPr>
          <w:sz w:val="24"/>
        </w:rPr>
        <w:t xml:space="preserve">3) they have (except for </w:t>
      </w:r>
      <w:r>
        <w:rPr>
          <w:i/>
          <w:sz w:val="24"/>
        </w:rPr>
        <w:t>can</w:t>
      </w:r>
      <w:r>
        <w:rPr>
          <w:sz w:val="24"/>
        </w:rPr>
        <w:t xml:space="preserve"> and </w:t>
      </w:r>
      <w:r>
        <w:rPr>
          <w:i/>
          <w:sz w:val="24"/>
        </w:rPr>
        <w:t>may</w:t>
      </w:r>
      <w:r>
        <w:rPr>
          <w:sz w:val="24"/>
        </w:rPr>
        <w:t>) only one form and no past tense;</w:t>
      </w:r>
    </w:p>
    <w:p>
      <w:pPr>
        <w:pStyle w:val="Normal"/>
        <w:suppressAutoHyphens w:val="true"/>
        <w:spacing w:lineRule="auto" w:line="240"/>
        <w:ind w:firstLine="284" w:end="0"/>
        <w:rPr/>
      </w:pPr>
      <w:r>
        <w:rPr>
          <w:sz w:val="24"/>
        </w:rPr>
        <w:t xml:space="preserve">4) they are followed (except for </w:t>
      </w:r>
      <w:r>
        <w:rPr>
          <w:i/>
          <w:sz w:val="24"/>
        </w:rPr>
        <w:t>ought</w:t>
      </w:r>
      <w:r>
        <w:rPr>
          <w:sz w:val="24"/>
        </w:rPr>
        <w:t xml:space="preserve">) by a bare infinitive (that is by the infinitive without the particle </w:t>
      </w:r>
      <w:r>
        <w:rPr>
          <w:i/>
          <w:sz w:val="24"/>
        </w:rPr>
        <w:t>to</w:t>
      </w:r>
      <w:r>
        <w:rPr>
          <w:sz w:val="24"/>
        </w:rPr>
        <w:t>);</w:t>
      </w:r>
    </w:p>
    <w:p>
      <w:pPr>
        <w:pStyle w:val="2"/>
        <w:rPr/>
      </w:pPr>
      <w:r>
        <w:rPr/>
        <w:t>5) they need no auxiliary to build up the interrogative and negative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All modal verbs have 2 negative forms, full and contracted. </w:t>
      </w:r>
    </w:p>
    <w:p>
      <w:pPr>
        <w:pStyle w:val="Normal"/>
        <w:suppressAutoHyphens w:val="true"/>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uppressAutoHyphens w:val="true"/>
              <w:spacing w:lineRule="auto" w:line="240"/>
              <w:ind w:hanging="0" w:end="0"/>
              <w:jc w:val="start"/>
              <w:rPr>
                <w:b/>
                <w:sz w:val="24"/>
              </w:rPr>
            </w:pPr>
            <w:r>
              <w:rPr>
                <w:b/>
                <w:sz w:val="24"/>
              </w:rPr>
              <w:t xml:space="preserve">full form </w:t>
            </w:r>
          </w:p>
          <w:p>
            <w:pPr>
              <w:pStyle w:val="Normal"/>
              <w:suppressAutoHyphens w:val="true"/>
              <w:spacing w:lineRule="auto" w:line="240"/>
              <w:ind w:hanging="0" w:end="0"/>
              <w:jc w:val="start"/>
              <w:rPr>
                <w:sz w:val="24"/>
              </w:rPr>
            </w:pPr>
            <w:r>
              <w:rPr>
                <w:sz w:val="24"/>
              </w:rPr>
              <w:t xml:space="preserve">may not </w:t>
            </w:r>
          </w:p>
          <w:p>
            <w:pPr>
              <w:pStyle w:val="Normal"/>
              <w:suppressAutoHyphens w:val="true"/>
              <w:spacing w:lineRule="auto" w:line="240"/>
              <w:ind w:hanging="0" w:end="0"/>
              <w:jc w:val="start"/>
              <w:rPr>
                <w:sz w:val="24"/>
              </w:rPr>
            </w:pPr>
            <w:r>
              <w:rPr>
                <w:sz w:val="24"/>
              </w:rPr>
              <w:t>must not</w:t>
            </w:r>
          </w:p>
          <w:p>
            <w:pPr>
              <w:pStyle w:val="Normal"/>
              <w:suppressAutoHyphens w:val="true"/>
              <w:spacing w:lineRule="auto" w:line="240"/>
              <w:ind w:hanging="0" w:end="0"/>
              <w:jc w:val="start"/>
              <w:rPr>
                <w:sz w:val="24"/>
              </w:rPr>
            </w:pPr>
            <w:r>
              <w:rPr>
                <w:sz w:val="24"/>
              </w:rPr>
              <w:t xml:space="preserve">would not </w:t>
            </w:r>
          </w:p>
          <w:p>
            <w:pPr>
              <w:pStyle w:val="Normal"/>
              <w:suppressAutoHyphens w:val="true"/>
              <w:spacing w:lineRule="auto" w:line="240"/>
              <w:ind w:hanging="0" w:end="0"/>
              <w:jc w:val="start"/>
              <w:rPr>
                <w:sz w:val="24"/>
              </w:rPr>
            </w:pPr>
            <w:r>
              <w:rPr>
                <w:sz w:val="24"/>
              </w:rPr>
              <w:t xml:space="preserve">should not </w:t>
            </w:r>
          </w:p>
          <w:p>
            <w:pPr>
              <w:pStyle w:val="Normal"/>
              <w:suppressAutoHyphens w:val="true"/>
              <w:spacing w:lineRule="auto" w:line="240"/>
              <w:ind w:hanging="0" w:end="0"/>
              <w:jc w:val="start"/>
              <w:rPr>
                <w:sz w:val="24"/>
              </w:rPr>
            </w:pPr>
            <w:r>
              <w:rPr>
                <w:sz w:val="24"/>
              </w:rPr>
              <w:t>need not</w:t>
            </w:r>
          </w:p>
        </w:tc>
        <w:tc>
          <w:tcPr>
            <w:tcW w:w="5491" w:type="dxa"/>
            <w:tcBorders/>
          </w:tcPr>
          <w:p>
            <w:pPr>
              <w:pStyle w:val="Normal"/>
              <w:suppressAutoHyphens w:val="true"/>
              <w:spacing w:lineRule="auto" w:line="240"/>
              <w:ind w:hanging="0" w:end="0"/>
              <w:jc w:val="start"/>
              <w:rPr>
                <w:b/>
                <w:sz w:val="24"/>
              </w:rPr>
            </w:pPr>
            <w:r>
              <w:rPr>
                <w:b/>
                <w:sz w:val="24"/>
              </w:rPr>
              <w:t>contracted form</w:t>
            </w:r>
          </w:p>
          <w:p>
            <w:pPr>
              <w:pStyle w:val="Normal"/>
              <w:suppressAutoHyphens w:val="true"/>
              <w:spacing w:lineRule="auto" w:line="240"/>
              <w:ind w:hanging="0" w:end="0"/>
              <w:jc w:val="start"/>
              <w:rPr>
                <w:sz w:val="24"/>
              </w:rPr>
            </w:pPr>
            <w:r>
              <w:rPr>
                <w:sz w:val="24"/>
              </w:rPr>
              <w:t xml:space="preserve">mayn’t </w:t>
            </w:r>
          </w:p>
          <w:p>
            <w:pPr>
              <w:pStyle w:val="Normal"/>
              <w:suppressAutoHyphens w:val="true"/>
              <w:spacing w:lineRule="auto" w:line="240"/>
              <w:ind w:hanging="0" w:end="0"/>
              <w:jc w:val="start"/>
              <w:rPr>
                <w:sz w:val="24"/>
              </w:rPr>
            </w:pPr>
            <w:r>
              <w:rPr>
                <w:sz w:val="24"/>
              </w:rPr>
              <w:t xml:space="preserve">mustn’t </w:t>
            </w:r>
          </w:p>
          <w:p>
            <w:pPr>
              <w:pStyle w:val="Normal"/>
              <w:suppressAutoHyphens w:val="true"/>
              <w:spacing w:lineRule="auto" w:line="240"/>
              <w:ind w:hanging="0" w:end="0"/>
              <w:jc w:val="start"/>
              <w:rPr>
                <w:sz w:val="24"/>
              </w:rPr>
            </w:pPr>
            <w:r>
              <w:rPr>
                <w:sz w:val="24"/>
              </w:rPr>
              <w:t xml:space="preserve">wouldn’t </w:t>
            </w:r>
          </w:p>
          <w:p>
            <w:pPr>
              <w:pStyle w:val="Normal"/>
              <w:suppressAutoHyphens w:val="true"/>
              <w:spacing w:lineRule="auto" w:line="240"/>
              <w:ind w:hanging="0" w:end="0"/>
              <w:jc w:val="start"/>
              <w:rPr>
                <w:sz w:val="24"/>
              </w:rPr>
            </w:pPr>
            <w:r>
              <w:rPr>
                <w:sz w:val="24"/>
              </w:rPr>
              <w:t xml:space="preserve">shouldn’t </w:t>
            </w:r>
          </w:p>
          <w:p>
            <w:pPr>
              <w:pStyle w:val="Normal"/>
              <w:suppressAutoHyphens w:val="true"/>
              <w:spacing w:lineRule="auto" w:line="240"/>
              <w:ind w:hanging="0" w:end="0"/>
              <w:jc w:val="start"/>
              <w:rPr>
                <w:sz w:val="24"/>
              </w:rPr>
            </w:pPr>
            <w:r>
              <w:rPr>
                <w:sz w:val="24"/>
              </w:rPr>
              <w:t>needn’t</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Some of them have peculiarities both in spelling and pronunciation:</w:t>
      </w:r>
    </w:p>
    <w:p>
      <w:pPr>
        <w:pStyle w:val="Normal"/>
        <w:suppressAutoHyphens w:val="true"/>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uppressAutoHyphens w:val="true"/>
              <w:spacing w:lineRule="auto" w:line="240"/>
              <w:ind w:hanging="0" w:end="0"/>
              <w:jc w:val="start"/>
              <w:rPr>
                <w:sz w:val="24"/>
              </w:rPr>
            </w:pPr>
            <w:r>
              <w:rPr>
                <w:sz w:val="24"/>
              </w:rPr>
              <w:t xml:space="preserve">cannot </w:t>
            </w:r>
          </w:p>
          <w:p>
            <w:pPr>
              <w:pStyle w:val="Normal"/>
              <w:suppressAutoHyphens w:val="true"/>
              <w:spacing w:lineRule="auto" w:line="240"/>
              <w:ind w:hanging="0" w:end="0"/>
              <w:jc w:val="start"/>
              <w:rPr>
                <w:sz w:val="24"/>
              </w:rPr>
            </w:pPr>
            <w:r>
              <w:rPr>
                <w:sz w:val="24"/>
              </w:rPr>
              <w:t xml:space="preserve">shall not </w:t>
            </w:r>
          </w:p>
          <w:p>
            <w:pPr>
              <w:pStyle w:val="Normal"/>
              <w:suppressAutoHyphens w:val="true"/>
              <w:spacing w:lineRule="auto" w:line="240"/>
              <w:ind w:hanging="0" w:end="0"/>
              <w:jc w:val="start"/>
              <w:rPr>
                <w:sz w:val="24"/>
              </w:rPr>
            </w:pPr>
            <w:r>
              <w:rPr>
                <w:sz w:val="24"/>
              </w:rPr>
              <w:t>will not</w:t>
            </w:r>
          </w:p>
        </w:tc>
        <w:tc>
          <w:tcPr>
            <w:tcW w:w="5491" w:type="dxa"/>
            <w:tcBorders/>
          </w:tcPr>
          <w:p>
            <w:pPr>
              <w:pStyle w:val="Normal"/>
              <w:suppressAutoHyphens w:val="true"/>
              <w:spacing w:lineRule="auto" w:line="240"/>
              <w:ind w:hanging="0" w:end="0"/>
              <w:jc w:val="start"/>
              <w:rPr>
                <w:sz w:val="24"/>
              </w:rPr>
            </w:pPr>
            <w:r>
              <w:rPr>
                <w:sz w:val="24"/>
              </w:rPr>
              <w:t xml:space="preserve">Can’t [ka:nt] </w:t>
            </w:r>
          </w:p>
          <w:p>
            <w:pPr>
              <w:pStyle w:val="Normal"/>
              <w:suppressAutoHyphens w:val="true"/>
              <w:spacing w:lineRule="auto" w:line="240"/>
              <w:ind w:hanging="0" w:end="0"/>
              <w:jc w:val="start"/>
              <w:rPr/>
            </w:pPr>
            <w:r>
              <w:rPr>
                <w:sz w:val="24"/>
              </w:rPr>
              <w:t>Shan’t [</w:t>
            </w:r>
            <w:r>
              <w:rPr>
                <w:rFonts w:cs="Lucida Sans Unicode" w:ascii="Lucida Sans Unicode" w:hAnsi="Lucida Sans Unicode"/>
                <w:sz w:val="24"/>
              </w:rPr>
              <w:t>∫</w:t>
            </w:r>
            <w:r>
              <w:rPr>
                <w:sz w:val="24"/>
              </w:rPr>
              <w:t xml:space="preserve">a:nt] </w:t>
            </w:r>
          </w:p>
          <w:p>
            <w:pPr>
              <w:pStyle w:val="Normal"/>
              <w:suppressAutoHyphens w:val="true"/>
              <w:spacing w:lineRule="auto" w:line="240"/>
              <w:ind w:hanging="0" w:end="0"/>
              <w:jc w:val="start"/>
              <w:rPr>
                <w:sz w:val="24"/>
              </w:rPr>
            </w:pPr>
            <w:r>
              <w:rPr>
                <w:sz w:val="24"/>
              </w:rPr>
              <w:t>Won’t [wount]</w:t>
            </w:r>
          </w:p>
        </w:tc>
      </w:tr>
    </w:tbl>
    <w:p>
      <w:pPr>
        <w:pStyle w:val="Normal"/>
        <w:suppressAutoHyphens w:val="true"/>
        <w:spacing w:lineRule="auto" w:line="240"/>
        <w:ind w:firstLine="284" w:end="0"/>
        <w:rPr>
          <w:sz w:val="24"/>
        </w:rPr>
      </w:pPr>
      <w:r>
        <w:rPr>
          <w:sz w:val="24"/>
        </w:rPr>
      </w:r>
    </w:p>
    <w:p>
      <w:pPr>
        <w:pStyle w:val="Heading3"/>
        <w:rPr/>
      </w:pPr>
      <w:bookmarkStart w:id="26" w:name="__RefHeading___Toc5112964"/>
      <w:bookmarkEnd w:id="26"/>
      <w:r>
        <w:rPr/>
        <w:t>Can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154. </w:t>
      </w:r>
      <w:r>
        <w:rPr>
          <w:sz w:val="24"/>
        </w:rPr>
        <w:t xml:space="preserve">This modal verb has two forms: </w:t>
      </w:r>
      <w:r>
        <w:rPr>
          <w:i/>
          <w:sz w:val="24"/>
        </w:rPr>
        <w:t>can</w:t>
      </w:r>
      <w:r>
        <w:rPr>
          <w:sz w:val="24"/>
        </w:rPr>
        <w:t xml:space="preserve"> - for the present tense and </w:t>
      </w:r>
      <w:r>
        <w:rPr>
          <w:i/>
          <w:sz w:val="24"/>
        </w:rPr>
        <w:t xml:space="preserve">could </w:t>
      </w:r>
      <w:r>
        <w:rPr>
          <w:sz w:val="24"/>
        </w:rPr>
        <w:t>- for the past tense and for the subjunctive mood.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 </w:t>
      </w:r>
      <w:r>
        <w:rPr>
          <w:i/>
          <w:sz w:val="24"/>
        </w:rPr>
        <w:t xml:space="preserve">can’t </w:t>
      </w:r>
      <w:r>
        <w:rPr>
          <w:sz w:val="24"/>
        </w:rPr>
        <w:t xml:space="preserve">dance now but I </w:t>
      </w:r>
      <w:r>
        <w:rPr>
          <w:i/>
          <w:sz w:val="24"/>
        </w:rPr>
        <w:t>could</w:t>
      </w:r>
      <w:r>
        <w:rPr>
          <w:sz w:val="24"/>
        </w:rPr>
        <w:t xml:space="preserve"> when I was young. </w:t>
      </w:r>
    </w:p>
    <w:p>
      <w:pPr>
        <w:pStyle w:val="Normal"/>
        <w:suppressAutoHyphens w:val="true"/>
        <w:spacing w:lineRule="auto" w:line="240"/>
        <w:ind w:firstLine="284" w:start="284" w:end="0"/>
        <w:rPr/>
      </w:pPr>
      <w:r>
        <w:rPr>
          <w:sz w:val="24"/>
        </w:rPr>
        <w:t xml:space="preserve">I wish I </w:t>
      </w:r>
      <w:r>
        <w:rPr>
          <w:i/>
          <w:sz w:val="24"/>
        </w:rPr>
        <w:t xml:space="preserve">could </w:t>
      </w:r>
      <w:r>
        <w:rPr>
          <w:sz w:val="24"/>
        </w:rPr>
        <w:t>go with you.</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w:t>
      </w:r>
      <w:r>
        <w:rPr>
          <w:i/>
          <w:sz w:val="24"/>
        </w:rPr>
        <w:t>Can</w:t>
      </w:r>
      <w:r>
        <w:rPr>
          <w:sz w:val="24"/>
        </w:rPr>
        <w:t xml:space="preserve"> followed by </w:t>
      </w:r>
      <w:r>
        <w:rPr>
          <w:b/>
          <w:sz w:val="24"/>
        </w:rPr>
        <w:t>the non-perfect common aspect infinitive</w:t>
      </w:r>
      <w:r>
        <w:rPr>
          <w:sz w:val="24"/>
        </w:rPr>
        <w:t xml:space="preserve"> expresses:</w:t>
      </w:r>
    </w:p>
    <w:p>
      <w:pPr>
        <w:pStyle w:val="Normal"/>
        <w:suppressAutoHyphens w:val="true"/>
        <w:spacing w:lineRule="auto" w:line="240"/>
        <w:ind w:firstLine="284" w:end="0"/>
        <w:rPr>
          <w:sz w:val="24"/>
        </w:rPr>
      </w:pPr>
      <w:r>
        <w:rPr>
          <w:sz w:val="24"/>
        </w:rPr>
      </w:r>
    </w:p>
    <w:p>
      <w:pPr>
        <w:pStyle w:val="2"/>
        <w:rPr/>
      </w:pPr>
      <w:r>
        <w:rPr/>
        <w:t xml:space="preserve">1. </w:t>
      </w:r>
      <w:r>
        <w:rPr>
          <w:b/>
        </w:rPr>
        <w:t>Physical and mental ability or capacity.</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The notion of ability is also expressed by </w:t>
      </w:r>
      <w:r>
        <w:rPr>
          <w:i/>
          <w:sz w:val="24"/>
        </w:rPr>
        <w:t>“to be able to”.</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start="284" w:end="0"/>
        <w:rPr/>
      </w:pPr>
      <w:r>
        <w:rPr>
          <w:sz w:val="24"/>
        </w:rPr>
        <w:t xml:space="preserve">Mary </w:t>
      </w:r>
      <w:r>
        <w:rPr>
          <w:i/>
          <w:sz w:val="24"/>
        </w:rPr>
        <w:t>can speak English</w:t>
      </w:r>
      <w:r>
        <w:rPr>
          <w:sz w:val="24"/>
        </w:rPr>
        <w:t xml:space="preserve"> quite well but she </w:t>
      </w:r>
      <w:r>
        <w:rPr>
          <w:i/>
          <w:sz w:val="24"/>
        </w:rPr>
        <w:t>can’t write</w:t>
      </w:r>
      <w:r>
        <w:rPr>
          <w:sz w:val="24"/>
        </w:rPr>
        <w:t xml:space="preserve"> it at all (can = to be able, to know how to...).</w:t>
      </w:r>
    </w:p>
    <w:p>
      <w:pPr>
        <w:pStyle w:val="Normal"/>
        <w:suppressAutoHyphens w:val="true"/>
        <w:spacing w:lineRule="auto" w:line="240"/>
        <w:ind w:firstLine="284" w:start="284" w:end="0"/>
        <w:rPr/>
      </w:pPr>
      <w:r>
        <w:rPr>
          <w:sz w:val="24"/>
        </w:rPr>
        <w:t xml:space="preserve">John </w:t>
      </w:r>
      <w:r>
        <w:rPr>
          <w:i/>
          <w:sz w:val="24"/>
        </w:rPr>
        <w:t>can keep a secret</w:t>
      </w:r>
      <w:r>
        <w:rPr>
          <w:sz w:val="24"/>
        </w:rPr>
        <w:t xml:space="preserve"> if he wants to (can = to be capable of).</w:t>
      </w:r>
    </w:p>
    <w:p>
      <w:pPr>
        <w:pStyle w:val="Normal"/>
        <w:suppressAutoHyphens w:val="true"/>
        <w:spacing w:lineRule="auto" w:line="240"/>
        <w:ind w:firstLine="284" w:start="284" w:end="0"/>
        <w:rPr/>
      </w:pPr>
      <w:r>
        <w:rPr>
          <w:sz w:val="24"/>
        </w:rPr>
        <w:t xml:space="preserve">I </w:t>
      </w:r>
      <w:r>
        <w:rPr>
          <w:i/>
          <w:sz w:val="24"/>
        </w:rPr>
        <w:t>can drive</w:t>
      </w:r>
      <w:r>
        <w:rPr>
          <w:sz w:val="24"/>
        </w:rPr>
        <w:t xml:space="preserve"> a car = I know how to...</w:t>
      </w:r>
    </w:p>
    <w:p>
      <w:pPr>
        <w:pStyle w:val="Normal"/>
        <w:suppressAutoHyphens w:val="true"/>
        <w:spacing w:lineRule="auto" w:line="240"/>
        <w:ind w:firstLine="284" w:start="284" w:end="0"/>
        <w:rPr/>
      </w:pPr>
      <w:r>
        <w:rPr>
          <w:sz w:val="24"/>
        </w:rPr>
        <w:t xml:space="preserve">I </w:t>
      </w:r>
      <w:r>
        <w:rPr>
          <w:i/>
          <w:sz w:val="24"/>
        </w:rPr>
        <w:t>couldn’t understand</w:t>
      </w:r>
      <w:r>
        <w:rPr>
          <w:sz w:val="24"/>
        </w:rPr>
        <w:t xml:space="preserve"> him when he spoke very fast (= was unable to, was incapable of...).</w:t>
      </w:r>
    </w:p>
    <w:p>
      <w:pPr>
        <w:pStyle w:val="Normal"/>
        <w:suppressAutoHyphens w:val="true"/>
        <w:spacing w:lineRule="auto" w:line="240"/>
        <w:ind w:firstLine="284" w:start="284" w:end="0"/>
        <w:rPr/>
      </w:pPr>
      <w:r>
        <w:rPr>
          <w:sz w:val="24"/>
        </w:rPr>
        <w:t xml:space="preserve">He </w:t>
      </w:r>
      <w:r>
        <w:rPr>
          <w:i/>
          <w:sz w:val="24"/>
        </w:rPr>
        <w:t xml:space="preserve">could </w:t>
      </w:r>
      <w:r>
        <w:rPr>
          <w:sz w:val="24"/>
        </w:rPr>
        <w:t xml:space="preserve">(was able to) </w:t>
      </w:r>
      <w:r>
        <w:rPr>
          <w:i/>
          <w:sz w:val="24"/>
        </w:rPr>
        <w:t>speak English</w:t>
      </w:r>
      <w:r>
        <w:rPr>
          <w:sz w:val="24"/>
        </w:rPr>
        <w:t xml:space="preserve"> very well when he was twelve.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meaning of ability is expressed only by </w:t>
      </w:r>
      <w:r>
        <w:rPr>
          <w:i/>
          <w:sz w:val="24"/>
        </w:rPr>
        <w:t>“to be able to”</w:t>
      </w:r>
      <w:r>
        <w:rPr>
          <w:sz w:val="24"/>
        </w:rPr>
        <w:t xml:space="preserve"> when the reference is to the future, as </w:t>
      </w:r>
      <w:r>
        <w:rPr>
          <w:i/>
          <w:sz w:val="24"/>
        </w:rPr>
        <w:t>can</w:t>
      </w:r>
      <w:r>
        <w:rPr>
          <w:sz w:val="24"/>
        </w:rPr>
        <w:t>, having no infinitive, has no future tense form.</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Soon he </w:t>
      </w:r>
      <w:r>
        <w:rPr>
          <w:i/>
          <w:sz w:val="24"/>
        </w:rPr>
        <w:t>will be able to speak English</w:t>
      </w:r>
      <w:r>
        <w:rPr>
          <w:sz w:val="24"/>
        </w:rPr>
        <w:t xml:space="preserve"> quite fluently.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 xml:space="preserve">Can </w:t>
      </w:r>
      <w:r>
        <w:rPr>
          <w:sz w:val="24"/>
        </w:rPr>
        <w:t xml:space="preserve">is interchangeable with </w:t>
      </w:r>
      <w:r>
        <w:rPr>
          <w:i/>
          <w:sz w:val="24"/>
        </w:rPr>
        <w:t>to be able to</w:t>
      </w:r>
      <w:r>
        <w:rPr>
          <w:sz w:val="24"/>
        </w:rPr>
        <w:t xml:space="preserve"> when it denotes mere capacity,</w:t>
      </w:r>
    </w:p>
    <w:p>
      <w:pPr>
        <w:pStyle w:val="Normal"/>
        <w:suppressAutoHyphens w:val="true"/>
        <w:spacing w:lineRule="auto" w:line="240"/>
        <w:ind w:firstLine="284" w:end="0"/>
        <w:rPr>
          <w:sz w:val="24"/>
        </w:rPr>
      </w:pPr>
      <w:r>
        <w:rPr>
          <w:sz w:val="24"/>
        </w:rPr>
      </w:r>
    </w:p>
    <w:p>
      <w:pPr>
        <w:pStyle w:val="2"/>
        <w:ind w:start="284" w:end="0"/>
        <w:rPr/>
      </w:pPr>
      <w:r>
        <w:rPr/>
        <w:t xml:space="preserve">I </w:t>
      </w:r>
      <w:r>
        <w:rPr>
          <w:i/>
        </w:rPr>
        <w:t>couldn’t/was not able to do</w:t>
      </w:r>
      <w:r>
        <w:rPr/>
        <w:t xml:space="preserve"> that new job; it was too difficult. </w:t>
      </w:r>
    </w:p>
    <w:p>
      <w:pPr>
        <w:pStyle w:val="Normal"/>
        <w:suppressAutoHyphens w:val="true"/>
        <w:spacing w:lineRule="auto" w:line="240"/>
        <w:ind w:firstLine="284" w:start="284" w:end="0"/>
        <w:rPr/>
      </w:pPr>
      <w:r>
        <w:rPr>
          <w:sz w:val="24"/>
        </w:rPr>
        <w:t xml:space="preserve">This man </w:t>
      </w:r>
      <w:r>
        <w:rPr>
          <w:i/>
          <w:sz w:val="24"/>
        </w:rPr>
        <w:t>could/was able to cure</w:t>
      </w:r>
      <w:r>
        <w:rPr>
          <w:sz w:val="24"/>
        </w:rPr>
        <w:t xml:space="preserve"> all diseases.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But only </w:t>
      </w:r>
      <w:r>
        <w:rPr>
          <w:i/>
          <w:sz w:val="24"/>
        </w:rPr>
        <w:t>to be able to</w:t>
      </w:r>
      <w:r>
        <w:rPr>
          <w:sz w:val="24"/>
        </w:rPr>
        <w:t xml:space="preserve"> is used to express attainment or achievement of something through some capacity. Thus </w:t>
      </w:r>
      <w:r>
        <w:rPr>
          <w:i/>
          <w:sz w:val="24"/>
        </w:rPr>
        <w:t>to be able to</w:t>
      </w:r>
      <w:r>
        <w:rPr>
          <w:sz w:val="24"/>
        </w:rPr>
        <w:t xml:space="preserve"> often combines the idea of “ability” and “achievement”. In this case </w:t>
      </w:r>
      <w:r>
        <w:rPr>
          <w:i/>
          <w:sz w:val="24"/>
        </w:rPr>
        <w:t>was able to</w:t>
      </w:r>
      <w:r>
        <w:rPr>
          <w:sz w:val="24"/>
        </w:rPr>
        <w:t xml:space="preserve"> means “managed to” or “succeeded in”, and </w:t>
      </w:r>
      <w:r>
        <w:rPr>
          <w:i/>
          <w:sz w:val="24"/>
        </w:rPr>
        <w:t>could</w:t>
      </w:r>
      <w:r>
        <w:rPr>
          <w:sz w:val="24"/>
        </w:rPr>
        <w:t xml:space="preserve"> is impossible.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fire brigade </w:t>
      </w:r>
      <w:r>
        <w:rPr>
          <w:i/>
          <w:sz w:val="24"/>
        </w:rPr>
        <w:t>was able</w:t>
      </w:r>
      <w:r>
        <w:rPr>
          <w:sz w:val="24"/>
        </w:rPr>
        <w:t xml:space="preserve"> (succeeded in putting, managed) </w:t>
      </w:r>
      <w:r>
        <w:rPr>
          <w:i/>
          <w:sz w:val="24"/>
        </w:rPr>
        <w:t>to put out</w:t>
      </w:r>
      <w:r>
        <w:rPr>
          <w:sz w:val="24"/>
        </w:rPr>
        <w:t xml:space="preserve"> the fire before it destroyed the other </w:t>
      </w:r>
    </w:p>
    <w:p>
      <w:pPr>
        <w:pStyle w:val="Normal"/>
        <w:suppressAutoHyphens w:val="true"/>
        <w:spacing w:lineRule="auto" w:line="240"/>
        <w:ind w:firstLine="284" w:start="284" w:end="0"/>
        <w:rPr/>
      </w:pPr>
      <w:r>
        <w:rPr>
          <w:sz w:val="24"/>
        </w:rPr>
        <w:t>buildings.</w:t>
      </w:r>
      <w:r>
        <w:rPr>
          <w:sz w:val="24"/>
          <w:lang w:val="ru-RU"/>
        </w:rPr>
        <w:t xml:space="preserve"> Пожарные су</w:t>
        <w:softHyphen/>
        <w:t>мели, им удалось ...</w:t>
      </w:r>
    </w:p>
    <w:p>
      <w:pPr>
        <w:pStyle w:val="Normal"/>
        <w:suppressAutoHyphens w:val="true"/>
        <w:spacing w:lineRule="auto" w:line="240"/>
        <w:ind w:firstLine="284" w:start="284" w:end="0"/>
        <w:rPr/>
      </w:pPr>
      <w:r>
        <w:rPr>
          <w:sz w:val="24"/>
        </w:rPr>
        <w:t xml:space="preserve">I </w:t>
      </w:r>
      <w:r>
        <w:rPr>
          <w:i/>
          <w:sz w:val="24"/>
        </w:rPr>
        <w:t>was able to go</w:t>
      </w:r>
      <w:r>
        <w:rPr>
          <w:sz w:val="24"/>
        </w:rPr>
        <w:t xml:space="preserve"> to the mountains yesterday as I had a day off (I could and went).</w:t>
      </w:r>
    </w:p>
    <w:p>
      <w:pPr>
        <w:pStyle w:val="Normal"/>
        <w:suppressAutoHyphens w:val="true"/>
        <w:spacing w:lineRule="auto" w:line="240"/>
        <w:ind w:firstLine="284" w:start="284" w:end="0"/>
        <w:rPr/>
      </w:pPr>
      <w:r>
        <w:rPr>
          <w:sz w:val="24"/>
        </w:rPr>
        <w:t xml:space="preserve">I </w:t>
      </w:r>
      <w:r>
        <w:rPr>
          <w:i/>
          <w:sz w:val="24"/>
        </w:rPr>
        <w:t>was able to finish</w:t>
      </w:r>
      <w:r>
        <w:rPr>
          <w:sz w:val="24"/>
        </w:rPr>
        <w:t xml:space="preserve"> my work in an hour (I managed, I could and did it).</w:t>
      </w:r>
    </w:p>
    <w:p>
      <w:pPr>
        <w:pStyle w:val="Normal"/>
        <w:suppressAutoHyphens w:val="true"/>
        <w:spacing w:lineRule="auto" w:line="240"/>
        <w:ind w:firstLine="284" w:end="0"/>
        <w:rPr>
          <w:sz w:val="24"/>
        </w:rPr>
      </w:pPr>
      <w:r>
        <w:rPr>
          <w:sz w:val="24"/>
        </w:rPr>
      </w:r>
    </w:p>
    <w:p>
      <w:pPr>
        <w:pStyle w:val="2"/>
        <w:rPr/>
      </w:pPr>
      <w:r>
        <w:rPr/>
        <w:t xml:space="preserve">2. </w:t>
      </w:r>
      <w:r>
        <w:rPr>
          <w:b/>
        </w:rPr>
        <w:t>Possibility.</w:t>
      </w:r>
    </w:p>
    <w:p>
      <w:pPr>
        <w:pStyle w:val="Normal"/>
        <w:suppressAutoHyphens w:val="true"/>
        <w:spacing w:lineRule="auto" w:line="240"/>
        <w:ind w:firstLine="284" w:end="0"/>
        <w:rPr>
          <w:b/>
          <w:sz w:val="24"/>
        </w:rPr>
      </w:pPr>
      <w:r>
        <w:rPr>
          <w:b/>
          <w:sz w:val="24"/>
        </w:rPr>
      </w:r>
    </w:p>
    <w:p>
      <w:pPr>
        <w:pStyle w:val="2"/>
        <w:ind w:start="284" w:end="0"/>
        <w:rPr/>
      </w:pPr>
      <w:r>
        <w:rPr/>
        <w:t>a) possibility due to circumstances: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Anybody </w:t>
      </w:r>
      <w:r>
        <w:rPr>
          <w:i/>
          <w:sz w:val="24"/>
        </w:rPr>
        <w:t>can make a mistake</w:t>
      </w:r>
      <w:r>
        <w:rPr>
          <w:sz w:val="24"/>
        </w:rPr>
        <w:t>.</w:t>
      </w:r>
      <w:r>
        <w:rPr>
          <w:sz w:val="24"/>
          <w:lang w:val="ru-RU"/>
        </w:rPr>
        <w:t xml:space="preserve"> Ошибаться может каждый.</w:t>
      </w:r>
    </w:p>
    <w:p>
      <w:pPr>
        <w:pStyle w:val="Normal"/>
        <w:suppressAutoHyphens w:val="true"/>
        <w:spacing w:lineRule="auto" w:line="240"/>
        <w:ind w:firstLine="284" w:start="568" w:end="0"/>
        <w:rPr/>
      </w:pPr>
      <w:r>
        <w:rPr>
          <w:sz w:val="24"/>
        </w:rPr>
        <w:t xml:space="preserve">You </w:t>
      </w:r>
      <w:r>
        <w:rPr>
          <w:i/>
          <w:sz w:val="24"/>
        </w:rPr>
        <w:t xml:space="preserve">can </w:t>
      </w:r>
      <w:r>
        <w:rPr>
          <w:sz w:val="24"/>
        </w:rPr>
        <w:t xml:space="preserve">hardly </w:t>
      </w:r>
      <w:r>
        <w:rPr>
          <w:i/>
          <w:sz w:val="24"/>
        </w:rPr>
        <w:t xml:space="preserve">blame </w:t>
      </w:r>
      <w:r>
        <w:rPr>
          <w:sz w:val="24"/>
        </w:rPr>
        <w:t>him for that.</w:t>
      </w:r>
      <w:r>
        <w:rPr>
          <w:sz w:val="24"/>
          <w:lang w:val="ru-RU"/>
        </w:rPr>
        <w:t xml:space="preserve"> Вряд ли можно его за это винить.</w:t>
      </w:r>
    </w:p>
    <w:p>
      <w:pPr>
        <w:pStyle w:val="Normal"/>
        <w:suppressAutoHyphens w:val="true"/>
        <w:spacing w:lineRule="auto" w:line="240"/>
        <w:ind w:firstLine="284" w:start="568" w:end="0"/>
        <w:rPr/>
      </w:pPr>
      <w:r>
        <w:rPr>
          <w:sz w:val="24"/>
        </w:rPr>
        <w:t xml:space="preserve">I </w:t>
      </w:r>
      <w:r>
        <w:rPr>
          <w:i/>
          <w:sz w:val="24"/>
        </w:rPr>
        <w:t>couldn’t take</w:t>
      </w:r>
      <w:r>
        <w:rPr>
          <w:sz w:val="24"/>
        </w:rPr>
        <w:t xml:space="preserve"> your coat without paying you for 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b) possibility due to the existing rules of laws: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In old days a man </w:t>
      </w:r>
      <w:r>
        <w:rPr>
          <w:i/>
          <w:sz w:val="24"/>
        </w:rPr>
        <w:t>could be sentenced</w:t>
      </w:r>
      <w:r>
        <w:rPr>
          <w:sz w:val="24"/>
        </w:rPr>
        <w:t xml:space="preserve"> to death for a small crime. </w:t>
      </w:r>
      <w:r>
        <w:rPr>
          <w:sz w:val="24"/>
          <w:lang w:val="ru-RU"/>
        </w:rPr>
        <w:t xml:space="preserve">В старые времена можно было </w:t>
      </w:r>
    </w:p>
    <w:p>
      <w:pPr>
        <w:pStyle w:val="Normal"/>
        <w:suppressAutoHyphens w:val="true"/>
        <w:spacing w:lineRule="auto" w:line="240"/>
        <w:ind w:firstLine="284" w:start="568" w:end="0"/>
        <w:rPr>
          <w:sz w:val="24"/>
          <w:lang w:val="ru-RU"/>
        </w:rPr>
      </w:pPr>
      <w:r>
        <w:rPr>
          <w:sz w:val="24"/>
          <w:lang w:val="ru-RU"/>
        </w:rPr>
        <w:t>приговорить человека к смерти за небольшое преступление.</w:t>
      </w:r>
    </w:p>
    <w:p>
      <w:pPr>
        <w:pStyle w:val="Normal"/>
        <w:suppressAutoHyphens w:val="true"/>
        <w:spacing w:lineRule="auto" w:line="240"/>
        <w:ind w:firstLine="284" w:start="568" w:end="0"/>
        <w:rPr>
          <w:sz w:val="24"/>
          <w:lang w:val="ru-RU"/>
        </w:rPr>
      </w:pPr>
      <w:r>
        <w:rPr>
          <w:sz w:val="24"/>
          <w:lang w:val="ru-RU"/>
        </w:rPr>
      </w:r>
    </w:p>
    <w:p>
      <w:pPr>
        <w:pStyle w:val="Normal"/>
        <w:suppressAutoHyphens w:val="true"/>
        <w:spacing w:lineRule="auto" w:line="240"/>
        <w:ind w:firstLine="284" w:start="568" w:end="0"/>
        <w:rPr/>
      </w:pPr>
      <w:r>
        <w:rPr>
          <w:sz w:val="24"/>
        </w:rPr>
        <w:t xml:space="preserve">The Lower House alone </w:t>
      </w:r>
      <w:r>
        <w:rPr>
          <w:i/>
          <w:sz w:val="24"/>
        </w:rPr>
        <w:t>can</w:t>
      </w:r>
      <w:r>
        <w:rPr>
          <w:sz w:val="24"/>
        </w:rPr>
        <w:t xml:space="preserve"> initiate financial measures. </w:t>
      </w:r>
      <w:r>
        <w:rPr>
          <w:sz w:val="24"/>
          <w:lang w:val="ru-RU"/>
        </w:rPr>
        <w:t xml:space="preserve">Только Палата представителей может </w:t>
      </w:r>
    </w:p>
    <w:p>
      <w:pPr>
        <w:pStyle w:val="Normal"/>
        <w:suppressAutoHyphens w:val="true"/>
        <w:spacing w:lineRule="auto" w:line="240"/>
        <w:ind w:firstLine="284" w:start="568" w:end="0"/>
        <w:rPr>
          <w:sz w:val="24"/>
          <w:lang w:val="ru-RU"/>
        </w:rPr>
      </w:pPr>
      <w:r>
        <w:rPr>
          <w:sz w:val="24"/>
          <w:lang w:val="ru-RU"/>
        </w:rPr>
        <w:t>выносить на рассмотрение финансовые вопросы.</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start="284" w:end="0"/>
        <w:rPr/>
      </w:pPr>
      <w:r>
        <w:rPr>
          <w:sz w:val="24"/>
          <w:lang w:val="ru-RU"/>
        </w:rPr>
        <w:t>c)</w:t>
      </w:r>
      <w:r>
        <w:rPr>
          <w:sz w:val="24"/>
        </w:rPr>
        <w:t xml:space="preserve"> possibility of the idea (the so-called “theoretical” possibility):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568" w:end="0"/>
        <w:rPr/>
      </w:pPr>
      <w:r>
        <w:rPr>
          <w:sz w:val="24"/>
        </w:rPr>
        <w:t xml:space="preserve">The railways </w:t>
      </w:r>
      <w:r>
        <w:rPr>
          <w:i/>
          <w:sz w:val="24"/>
        </w:rPr>
        <w:t>can be improved</w:t>
      </w:r>
      <w:r>
        <w:rPr>
          <w:sz w:val="24"/>
        </w:rPr>
        <w:t xml:space="preserve">. (It is possible for the railways to be improved, as they are not yet </w:t>
      </w:r>
    </w:p>
    <w:p>
      <w:pPr>
        <w:pStyle w:val="Normal"/>
        <w:suppressAutoHyphens w:val="true"/>
        <w:spacing w:lineRule="auto" w:line="240"/>
        <w:ind w:firstLine="284" w:start="568" w:end="0"/>
        <w:rPr>
          <w:sz w:val="24"/>
        </w:rPr>
      </w:pPr>
      <w:r>
        <w:rPr>
          <w:sz w:val="24"/>
        </w:rPr>
        <w:t>perfect.)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general statements of possibility </w:t>
      </w:r>
      <w:r>
        <w:rPr>
          <w:i/>
          <w:sz w:val="24"/>
        </w:rPr>
        <w:t>can</w:t>
      </w:r>
      <w:r>
        <w:rPr>
          <w:sz w:val="24"/>
        </w:rPr>
        <w:t xml:space="preserve"> has roughly the same meaning as “sometimes”.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 sea </w:t>
      </w:r>
      <w:r>
        <w:rPr>
          <w:i/>
          <w:sz w:val="24"/>
        </w:rPr>
        <w:t>can be rough</w:t>
      </w:r>
      <w:r>
        <w:rPr>
          <w:sz w:val="24"/>
        </w:rPr>
        <w:t xml:space="preserve">. = The sea is sometimes rough. Mope </w:t>
      </w:r>
      <w:r>
        <w:rPr>
          <w:sz w:val="24"/>
          <w:lang w:val="ru-RU"/>
        </w:rPr>
        <w:t>иногда бывает бурным.</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i/>
          <w:sz w:val="24"/>
        </w:rPr>
        <w:t>Can</w:t>
      </w:r>
      <w:r>
        <w:rPr>
          <w:sz w:val="24"/>
        </w:rPr>
        <w:t xml:space="preserve"> is generally used in questions about possibility and in statements about impossibility.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Can</w:t>
      </w:r>
      <w:r>
        <w:rPr>
          <w:sz w:val="24"/>
        </w:rPr>
        <w:t xml:space="preserve"> this </w:t>
      </w:r>
      <w:r>
        <w:rPr>
          <w:i/>
          <w:sz w:val="24"/>
        </w:rPr>
        <w:t>be true</w:t>
      </w:r>
      <w:r>
        <w:rPr>
          <w:sz w:val="24"/>
        </w:rPr>
        <w:t>? (Is it possible that this is true?)</w:t>
      </w:r>
      <w:r>
        <w:rPr>
          <w:sz w:val="24"/>
          <w:lang w:val="ru-RU"/>
        </w:rPr>
        <w:t xml:space="preserve"> Неужели это правда?</w:t>
      </w:r>
    </w:p>
    <w:p>
      <w:pPr>
        <w:pStyle w:val="Normal"/>
        <w:suppressAutoHyphens w:val="true"/>
        <w:spacing w:lineRule="auto" w:line="240"/>
        <w:ind w:firstLine="284" w:start="284" w:end="0"/>
        <w:rPr/>
      </w:pPr>
      <w:r>
        <w:rPr>
          <w:sz w:val="24"/>
        </w:rPr>
        <w:t xml:space="preserve">This </w:t>
      </w:r>
      <w:r>
        <w:rPr>
          <w:i/>
          <w:sz w:val="24"/>
        </w:rPr>
        <w:t>can’t be true</w:t>
      </w:r>
      <w:r>
        <w:rPr>
          <w:sz w:val="24"/>
        </w:rPr>
        <w:t>. (It is impossible that this is true.)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b/>
          <w:sz w:val="24"/>
        </w:rPr>
        <w:t>Permission.</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i/>
          <w:sz w:val="24"/>
        </w:rPr>
        <w:t>Can</w:t>
      </w:r>
      <w:r>
        <w:rPr>
          <w:sz w:val="24"/>
        </w:rPr>
        <w:t xml:space="preserve"> we </w:t>
      </w:r>
      <w:r>
        <w:rPr>
          <w:i/>
          <w:sz w:val="24"/>
        </w:rPr>
        <w:t xml:space="preserve">go </w:t>
      </w:r>
      <w:r>
        <w:rPr>
          <w:sz w:val="24"/>
        </w:rPr>
        <w:t>home, Miss?</w:t>
      </w:r>
      <w:r>
        <w:rPr>
          <w:sz w:val="24"/>
          <w:lang w:val="ru-RU"/>
        </w:rPr>
        <w:t xml:space="preserve"> Можно идти домой, мисс?</w:t>
      </w:r>
    </w:p>
    <w:p>
      <w:pPr>
        <w:pStyle w:val="Normal"/>
        <w:suppressAutoHyphens w:val="true"/>
        <w:spacing w:lineRule="auto" w:line="240"/>
        <w:ind w:firstLine="284" w:start="284" w:end="0"/>
        <w:rPr/>
      </w:pPr>
      <w:r>
        <w:rPr>
          <w:sz w:val="24"/>
          <w:lang w:val="ru-RU"/>
        </w:rPr>
        <w:t>Не</w:t>
      </w:r>
      <w:r>
        <w:rPr>
          <w:sz w:val="24"/>
        </w:rPr>
        <w:t xml:space="preserve"> </w:t>
      </w:r>
      <w:r>
        <w:rPr>
          <w:i/>
          <w:sz w:val="24"/>
        </w:rPr>
        <w:t xml:space="preserve">can </w:t>
      </w:r>
      <w:r>
        <w:rPr>
          <w:sz w:val="24"/>
        </w:rPr>
        <w:t>go now.</w:t>
      </w:r>
      <w:r>
        <w:rPr>
          <w:sz w:val="24"/>
          <w:lang w:val="ru-RU"/>
        </w:rPr>
        <w:t xml:space="preserve"> Теперь он может идти.</w:t>
      </w:r>
    </w:p>
    <w:p>
      <w:pPr>
        <w:pStyle w:val="Normal"/>
        <w:suppressAutoHyphens w:val="true"/>
        <w:spacing w:lineRule="auto" w:line="240"/>
        <w:ind w:firstLine="284" w:start="284" w:end="0"/>
        <w:rPr/>
      </w:pPr>
      <w:r>
        <w:rPr>
          <w:sz w:val="24"/>
        </w:rPr>
        <w:t xml:space="preserve">The teacher said we </w:t>
      </w:r>
      <w:r>
        <w:rPr>
          <w:i/>
          <w:sz w:val="24"/>
        </w:rPr>
        <w:t>could go</w:t>
      </w:r>
      <w:r>
        <w:rPr>
          <w:sz w:val="24"/>
        </w:rPr>
        <w:t xml:space="preserve"> home.</w:t>
      </w:r>
      <w:r>
        <w:rPr>
          <w:sz w:val="24"/>
          <w:lang w:val="ru-RU"/>
        </w:rPr>
        <w:t xml:space="preserve"> Учитель разрешил нам идти домой.</w:t>
      </w:r>
    </w:p>
    <w:p>
      <w:pPr>
        <w:pStyle w:val="Normal"/>
        <w:suppressAutoHyphens w:val="true"/>
        <w:spacing w:lineRule="auto" w:line="240"/>
        <w:ind w:firstLine="284" w:start="284" w:end="0"/>
        <w:rPr>
          <w:sz w:val="24"/>
          <w:lang w:val="ru-RU"/>
        </w:rPr>
      </w:pPr>
      <w:r>
        <w:rPr>
          <w:sz w:val="24"/>
          <w:lang w:val="ru-RU"/>
        </w:rPr>
      </w:r>
    </w:p>
    <w:p>
      <w:pPr>
        <w:pStyle w:val="Normal"/>
        <w:suppressAutoHyphens w:val="true"/>
        <w:spacing w:lineRule="auto" w:line="240"/>
        <w:ind w:firstLine="284" w:end="0"/>
        <w:rPr/>
      </w:pPr>
      <w:r>
        <w:rPr>
          <w:i/>
          <w:sz w:val="24"/>
        </w:rPr>
        <w:t>Can is</w:t>
      </w:r>
      <w:r>
        <w:rPr>
          <w:sz w:val="24"/>
        </w:rPr>
        <w:t xml:space="preserve"> now more common than </w:t>
      </w:r>
      <w:r>
        <w:rPr>
          <w:i/>
          <w:sz w:val="24"/>
        </w:rPr>
        <w:t>may</w:t>
      </w:r>
      <w:r>
        <w:rPr>
          <w:sz w:val="24"/>
        </w:rPr>
        <w:t xml:space="preserve"> (or might) to express the idea permission.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4. </w:t>
      </w:r>
      <w:r>
        <w:rPr>
          <w:b/>
          <w:sz w:val="24"/>
        </w:rPr>
        <w:t>Prohibition</w:t>
      </w:r>
      <w:r>
        <w:rPr>
          <w:sz w:val="24"/>
        </w:rPr>
        <w:t xml:space="preserve"> (it is found only with the negative form of the modal verb, as prohibition may be understood as </w:t>
      </w:r>
      <w:r>
        <w:rPr>
          <w:i/>
          <w:sz w:val="24"/>
        </w:rPr>
        <w:t>the negation of permission - not to be allowed to..</w:t>
      </w:r>
      <w:r>
        <w:rPr>
          <w:sz w:val="24"/>
        </w:rPr>
        <w:t>.). It corresponds to the Russian</w:t>
      </w:r>
      <w:r>
        <w:rPr>
          <w:sz w:val="24"/>
          <w:lang w:val="ru-RU"/>
        </w:rPr>
        <w:t xml:space="preserve"> </w:t>
      </w:r>
      <w:r>
        <w:rPr>
          <w:i/>
          <w:sz w:val="24"/>
          <w:lang w:val="ru-RU"/>
        </w:rPr>
        <w:t>нельзя, не надо.</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start="284" w:end="0"/>
        <w:rPr/>
      </w:pPr>
      <w:r>
        <w:rPr>
          <w:sz w:val="24"/>
        </w:rPr>
        <w:t xml:space="preserve">You </w:t>
      </w:r>
      <w:r>
        <w:rPr>
          <w:i/>
          <w:sz w:val="24"/>
        </w:rPr>
        <w:t>can’t cross</w:t>
      </w:r>
      <w:r>
        <w:rPr>
          <w:sz w:val="24"/>
        </w:rPr>
        <w:t xml:space="preserve"> the street here.</w:t>
      </w:r>
      <w:r>
        <w:rPr>
          <w:sz w:val="24"/>
          <w:lang w:val="ru-RU"/>
        </w:rPr>
        <w:t xml:space="preserve"> Здесь </w:t>
      </w:r>
      <w:r>
        <w:rPr>
          <w:i/>
          <w:sz w:val="24"/>
          <w:lang w:val="ru-RU"/>
        </w:rPr>
        <w:t xml:space="preserve">нельзя </w:t>
      </w:r>
      <w:r>
        <w:rPr>
          <w:sz w:val="24"/>
          <w:lang w:val="ru-RU"/>
        </w:rPr>
        <w:t>переходить улицу.</w:t>
      </w:r>
    </w:p>
    <w:p>
      <w:pPr>
        <w:pStyle w:val="2"/>
        <w:ind w:start="284" w:end="0"/>
        <w:rPr/>
      </w:pPr>
      <w:r>
        <w:rPr/>
        <w:t xml:space="preserve">You </w:t>
      </w:r>
      <w:r>
        <w:rPr>
          <w:i/>
        </w:rPr>
        <w:t>can’t touch</w:t>
      </w:r>
      <w:r>
        <w:rPr/>
        <w:t xml:space="preserve"> the exhibits in a museum (it is not allowed).</w:t>
      </w:r>
    </w:p>
    <w:p>
      <w:pPr>
        <w:pStyle w:val="Normal"/>
        <w:suppressAutoHyphens w:val="true"/>
        <w:spacing w:lineRule="auto" w:line="240"/>
        <w:ind w:firstLine="284" w:start="284" w:end="0"/>
        <w:rPr/>
      </w:pPr>
      <w:r>
        <w:rPr>
          <w:sz w:val="24"/>
        </w:rPr>
        <w:t xml:space="preserve">- </w:t>
      </w:r>
      <w:r>
        <w:rPr>
          <w:i/>
          <w:sz w:val="24"/>
        </w:rPr>
        <w:t>Can we stay</w:t>
      </w:r>
      <w:r>
        <w:rPr>
          <w:sz w:val="24"/>
        </w:rPr>
        <w:t xml:space="preserve"> here? - No, I’m afraid </w:t>
      </w:r>
      <w:r>
        <w:rPr>
          <w:i/>
          <w:sz w:val="24"/>
        </w:rPr>
        <w:t>you can’t.</w:t>
      </w:r>
      <w:r>
        <w:rPr>
          <w:sz w:val="24"/>
        </w:rPr>
        <w:t xml:space="preserve"> (It’s not allowed.)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5. </w:t>
      </w:r>
      <w:r>
        <w:rPr>
          <w:b/>
          <w:sz w:val="24"/>
        </w:rPr>
        <w:t>Request.</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i/>
          <w:sz w:val="24"/>
        </w:rPr>
        <w:t xml:space="preserve">Can </w:t>
      </w:r>
      <w:r>
        <w:rPr>
          <w:sz w:val="24"/>
        </w:rPr>
        <w:t xml:space="preserve">you </w:t>
      </w:r>
      <w:r>
        <w:rPr>
          <w:i/>
          <w:sz w:val="24"/>
        </w:rPr>
        <w:t xml:space="preserve">hold on </w:t>
      </w:r>
      <w:r>
        <w:rPr>
          <w:sz w:val="24"/>
        </w:rPr>
        <w:t>a minute, please?</w:t>
      </w:r>
    </w:p>
    <w:p>
      <w:pPr>
        <w:pStyle w:val="Normal"/>
        <w:suppressAutoHyphens w:val="true"/>
        <w:spacing w:lineRule="auto" w:line="240"/>
        <w:ind w:firstLine="284" w:start="284" w:end="0"/>
        <w:rPr/>
      </w:pPr>
      <w:r>
        <w:rPr>
          <w:i/>
          <w:sz w:val="24"/>
        </w:rPr>
        <w:t xml:space="preserve">Can </w:t>
      </w:r>
      <w:r>
        <w:rPr>
          <w:sz w:val="24"/>
        </w:rPr>
        <w:t xml:space="preserve">I </w:t>
      </w:r>
      <w:r>
        <w:rPr>
          <w:i/>
          <w:sz w:val="24"/>
        </w:rPr>
        <w:t>have some water</w:t>
      </w:r>
      <w:r>
        <w:rPr>
          <w:sz w:val="24"/>
        </w:rPr>
        <w:t>?</w:t>
      </w:r>
    </w:p>
    <w:p>
      <w:pPr>
        <w:pStyle w:val="Normal"/>
        <w:suppressAutoHyphens w:val="true"/>
        <w:spacing w:lineRule="auto" w:line="240"/>
        <w:ind w:firstLine="284" w:start="284" w:end="0"/>
        <w:rPr/>
      </w:pPr>
      <w:r>
        <w:rPr>
          <w:i/>
          <w:sz w:val="24"/>
        </w:rPr>
        <w:t>Can</w:t>
      </w:r>
      <w:r>
        <w:rPr>
          <w:sz w:val="24"/>
        </w:rPr>
        <w:t xml:space="preserve"> you </w:t>
      </w:r>
      <w:r>
        <w:rPr>
          <w:i/>
          <w:sz w:val="24"/>
        </w:rPr>
        <w:t>put</w:t>
      </w:r>
      <w:r>
        <w:rPr>
          <w:sz w:val="24"/>
        </w:rPr>
        <w:t xml:space="preserve"> the meat in salted water?</w:t>
      </w:r>
    </w:p>
    <w:p>
      <w:pPr>
        <w:pStyle w:val="Normal"/>
        <w:suppressAutoHyphens w:val="true"/>
        <w:spacing w:lineRule="auto" w:line="240"/>
        <w:ind w:firstLine="284" w:start="284" w:end="0"/>
        <w:rPr>
          <w:sz w:val="24"/>
        </w:rPr>
      </w:pPr>
      <w:r>
        <w:rPr>
          <w:sz w:val="24"/>
        </w:rPr>
      </w:r>
    </w:p>
    <w:p>
      <w:pPr>
        <w:pStyle w:val="2"/>
        <w:rPr/>
      </w:pPr>
      <w:r>
        <w:rPr>
          <w:i/>
        </w:rPr>
        <w:t xml:space="preserve">Could </w:t>
      </w:r>
      <w:r>
        <w:rPr/>
        <w:t>suggests a greater degree of politeness: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 xml:space="preserve">Could </w:t>
      </w:r>
      <w:r>
        <w:rPr>
          <w:sz w:val="24"/>
        </w:rPr>
        <w:t xml:space="preserve">you </w:t>
      </w:r>
      <w:r>
        <w:rPr>
          <w:i/>
          <w:sz w:val="24"/>
        </w:rPr>
        <w:t>come</w:t>
      </w:r>
      <w:r>
        <w:rPr>
          <w:sz w:val="24"/>
        </w:rPr>
        <w:t xml:space="preserve"> again tomorrow?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II. </w:t>
      </w:r>
      <w:r>
        <w:rPr>
          <w:i/>
          <w:sz w:val="24"/>
        </w:rPr>
        <w:t xml:space="preserve">Can </w:t>
      </w:r>
      <w:r>
        <w:rPr>
          <w:sz w:val="24"/>
        </w:rPr>
        <w:t xml:space="preserve">followed by </w:t>
      </w:r>
      <w:r>
        <w:rPr>
          <w:b/>
          <w:sz w:val="24"/>
        </w:rPr>
        <w:t>any form of the infinitive</w:t>
      </w:r>
      <w:r>
        <w:rPr>
          <w:sz w:val="24"/>
        </w:rPr>
        <w:t xml:space="preserve"> may express: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 xml:space="preserve">Strong doubt, improbability, incredulity. </w:t>
      </w:r>
      <w:r>
        <w:rPr>
          <w:sz w:val="24"/>
        </w:rPr>
        <w:t xml:space="preserve">This meaning occurs only with the negative form of the modal verb + </w:t>
      </w:r>
      <w:r>
        <w:rPr>
          <w:i/>
          <w:sz w:val="24"/>
        </w:rPr>
        <w:t>perfect infinitive, continuous infinitive, or be.</w:t>
      </w:r>
    </w:p>
    <w:p>
      <w:pPr>
        <w:pStyle w:val="Normal"/>
        <w:suppressAutoHyphens w:val="true"/>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uppressAutoHyphens w:val="true"/>
              <w:spacing w:lineRule="auto" w:line="240"/>
              <w:ind w:hanging="0" w:end="0"/>
              <w:rPr/>
            </w:pPr>
            <w:r>
              <w:rPr>
                <w:sz w:val="24"/>
              </w:rPr>
              <w:t xml:space="preserve">He </w:t>
            </w:r>
            <w:r>
              <w:rPr>
                <w:i/>
                <w:sz w:val="24"/>
              </w:rPr>
              <w:t>can’t be working</w:t>
            </w:r>
            <w:r>
              <w:rPr>
                <w:sz w:val="24"/>
              </w:rPr>
              <w:t xml:space="preserve"> at this time </w:t>
            </w:r>
          </w:p>
          <w:p>
            <w:pPr>
              <w:pStyle w:val="Normal"/>
              <w:suppressAutoHyphens w:val="true"/>
              <w:spacing w:lineRule="auto" w:line="240"/>
              <w:ind w:hanging="0" w:end="0"/>
              <w:rPr>
                <w:sz w:val="24"/>
              </w:rPr>
            </w:pPr>
            <w:r>
              <w:rPr>
                <w:sz w:val="24"/>
              </w:rPr>
              <w:t xml:space="preserve">(it’s impossible that he is working...) </w:t>
            </w:r>
          </w:p>
          <w:p>
            <w:pPr>
              <w:pStyle w:val="Normal"/>
              <w:suppressAutoHyphens w:val="true"/>
              <w:spacing w:lineRule="auto" w:line="240"/>
              <w:ind w:hanging="0" w:end="0"/>
              <w:rPr>
                <w:sz w:val="24"/>
              </w:rPr>
            </w:pPr>
            <w:r>
              <w:rPr>
                <w:sz w:val="24"/>
              </w:rPr>
              <w:t xml:space="preserve">He </w:t>
            </w:r>
            <w:r>
              <w:rPr>
                <w:i/>
                <w:sz w:val="24"/>
              </w:rPr>
              <w:t>can’t have seen</w:t>
            </w:r>
            <w:r>
              <w:rPr>
                <w:sz w:val="24"/>
              </w:rPr>
              <w:t xml:space="preserve"> it (it’s impossible that he saw it). He </w:t>
            </w:r>
            <w:r>
              <w:rPr>
                <w:i/>
                <w:sz w:val="24"/>
              </w:rPr>
              <w:t>can’t be there.</w:t>
            </w:r>
          </w:p>
        </w:tc>
        <w:tc>
          <w:tcPr>
            <w:tcW w:w="5491" w:type="dxa"/>
            <w:tcBorders/>
          </w:tcPr>
          <w:p>
            <w:pPr>
              <w:pStyle w:val="Normal"/>
              <w:suppressAutoHyphens w:val="true"/>
              <w:spacing w:lineRule="auto" w:line="240"/>
              <w:ind w:hanging="0" w:end="0"/>
              <w:rPr/>
            </w:pPr>
            <w:r>
              <w:rPr>
                <w:sz w:val="24"/>
              </w:rPr>
              <w:t>- He</w:t>
            </w:r>
            <w:r>
              <w:rPr>
                <w:sz w:val="24"/>
                <w:lang w:val="ru-RU"/>
              </w:rPr>
              <w:t xml:space="preserve"> может быть, чтобы он работал сейчас. </w:t>
            </w:r>
          </w:p>
          <w:p>
            <w:pPr>
              <w:pStyle w:val="Normal"/>
              <w:suppressAutoHyphens w:val="true"/>
              <w:spacing w:lineRule="auto" w:line="240"/>
              <w:ind w:hanging="0" w:end="0"/>
              <w:rPr>
                <w:sz w:val="24"/>
                <w:lang w:val="ru-RU"/>
              </w:rPr>
            </w:pPr>
            <w:r>
              <w:rPr>
                <w:sz w:val="24"/>
                <w:lang w:val="ru-RU"/>
              </w:rPr>
            </w:r>
          </w:p>
          <w:p>
            <w:pPr>
              <w:pStyle w:val="Normal"/>
              <w:suppressAutoHyphens w:val="true"/>
              <w:spacing w:lineRule="auto" w:line="240"/>
              <w:ind w:hanging="0" w:end="0"/>
              <w:rPr/>
            </w:pPr>
            <w:r>
              <w:rPr>
                <w:sz w:val="24"/>
              </w:rPr>
              <w:t>- He</w:t>
            </w:r>
            <w:r>
              <w:rPr>
                <w:sz w:val="24"/>
                <w:lang w:val="ru-RU"/>
              </w:rPr>
              <w:t xml:space="preserve"> может быть, чтобы он видел это. </w:t>
            </w:r>
          </w:p>
          <w:p>
            <w:pPr>
              <w:pStyle w:val="Normal"/>
              <w:suppressAutoHyphens w:val="true"/>
              <w:spacing w:lineRule="auto" w:line="240"/>
              <w:ind w:hanging="0" w:end="0"/>
              <w:rPr>
                <w:sz w:val="24"/>
              </w:rPr>
            </w:pPr>
            <w:r>
              <w:rPr>
                <w:sz w:val="24"/>
              </w:rPr>
              <w:t>- He</w:t>
            </w:r>
            <w:r>
              <w:rPr>
                <w:sz w:val="24"/>
                <w:lang w:val="ru-RU"/>
              </w:rPr>
              <w:t xml:space="preserve"> может быть, чтобы он был там.</w:t>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Could</w:t>
      </w:r>
      <w:r>
        <w:rPr>
          <w:sz w:val="24"/>
        </w:rPr>
        <w:t xml:space="preserve"> is used instead of </w:t>
      </w:r>
      <w:r>
        <w:rPr>
          <w:i/>
          <w:sz w:val="24"/>
        </w:rPr>
        <w:t>can</w:t>
      </w:r>
      <w:r>
        <w:rPr>
          <w:sz w:val="24"/>
        </w:rPr>
        <w:t xml:space="preserve"> to express greater doubt. Thus the difference between </w:t>
      </w:r>
      <w:r>
        <w:rPr>
          <w:i/>
          <w:sz w:val="24"/>
        </w:rPr>
        <w:t xml:space="preserve">can </w:t>
      </w:r>
      <w:r>
        <w:rPr>
          <w:sz w:val="24"/>
        </w:rPr>
        <w:t xml:space="preserve">and </w:t>
      </w:r>
      <w:r>
        <w:rPr>
          <w:i/>
          <w:sz w:val="24"/>
        </w:rPr>
        <w:t>could</w:t>
      </w:r>
      <w:r>
        <w:rPr>
          <w:sz w:val="24"/>
        </w:rPr>
        <w:t xml:space="preserve"> is in the degree of expressiveness, </w:t>
      </w:r>
      <w:r>
        <w:rPr>
          <w:i/>
          <w:sz w:val="24"/>
        </w:rPr>
        <w:t>could</w:t>
      </w:r>
      <w:r>
        <w:rPr>
          <w:sz w:val="24"/>
        </w:rPr>
        <w:t xml:space="preserve"> showing a greater degree of doubt or incredulity. The time-reference is indicated not by the form of the verb but by that of the infinitive.</w:t>
      </w:r>
    </w:p>
    <w:p>
      <w:pPr>
        <w:pStyle w:val="Normal"/>
        <w:suppressAutoHyphens w:val="true"/>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534"/>
        <w:gridCol w:w="1275"/>
        <w:gridCol w:w="142"/>
        <w:gridCol w:w="2552"/>
        <w:gridCol w:w="6477"/>
      </w:tblGrid>
      <w:tr>
        <w:trPr/>
        <w:tc>
          <w:tcPr>
            <w:tcW w:w="534" w:type="dxa"/>
            <w:tcBorders/>
          </w:tcPr>
          <w:p>
            <w:pPr>
              <w:pStyle w:val="Normal"/>
              <w:suppressAutoHyphens w:val="true"/>
              <w:spacing w:lineRule="auto" w:line="240"/>
              <w:ind w:hanging="0" w:end="0"/>
              <w:rPr>
                <w:sz w:val="24"/>
              </w:rPr>
            </w:pPr>
            <w:r>
              <mc:AlternateContent>
                <mc:Choice Requires="wps">
                  <w:drawing>
                    <wp:anchor behindDoc="0" distT="0" distB="0" distL="114935" distR="114935" simplePos="0" locked="0" layoutInCell="0" allowOverlap="1" relativeHeight="167">
                      <wp:simplePos x="0" y="0"/>
                      <wp:positionH relativeFrom="margin">
                        <wp:posOffset>920115</wp:posOffset>
                      </wp:positionH>
                      <wp:positionV relativeFrom="paragraph">
                        <wp:posOffset>13970</wp:posOffset>
                      </wp:positionV>
                      <wp:extent cx="91440" cy="274320"/>
                      <wp:effectExtent l="0" t="5080" r="1270" b="5080"/>
                      <wp:wrapNone/>
                      <wp:docPr id="151"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2.45pt;margin-top:1.1pt;width:7.15pt;height:21.55pt;mso-wrap-style:none;v-text-anchor:middle;mso-position-horizontal-relative:margin" type="_x0000_t88">
                      <v:fill o:detectmouseclick="t" on="false"/>
                      <v:stroke color="black" weight="9360" joinstyle="miter" endcap="flat"/>
                      <w10:wrap type="none"/>
                    </v:shape>
                  </w:pict>
                </mc:Fallback>
              </mc:AlternateContent>
            </w:r>
            <w:r>
              <w:rPr>
                <w:sz w:val="24"/>
              </w:rPr>
              <w:t>He</w:t>
            </w:r>
          </w:p>
        </w:tc>
        <w:tc>
          <w:tcPr>
            <w:tcW w:w="1275" w:type="dxa"/>
            <w:tcBorders/>
          </w:tcPr>
          <w:p>
            <w:pPr>
              <w:pStyle w:val="Normal"/>
              <w:suppressAutoHyphens w:val="true"/>
              <w:spacing w:lineRule="auto" w:line="240"/>
              <w:ind w:hanging="0" w:end="0"/>
              <w:rPr>
                <w:sz w:val="24"/>
              </w:rPr>
            </w:pPr>
            <w:r>
              <w:rPr>
                <w:sz w:val="24"/>
              </w:rPr>
              <w:t xml:space="preserve">Can’t </w:t>
            </w:r>
          </w:p>
          <w:p>
            <w:pPr>
              <w:pStyle w:val="Normal"/>
              <w:suppressAutoHyphens w:val="true"/>
              <w:spacing w:lineRule="auto" w:line="240"/>
              <w:ind w:hanging="0" w:end="0"/>
              <w:rPr>
                <w:sz w:val="24"/>
              </w:rPr>
            </w:pPr>
            <w:r>
              <w:rPr>
                <w:sz w:val="24"/>
              </w:rPr>
              <w:t>Couldn’t</w:t>
            </w:r>
          </w:p>
        </w:tc>
        <w:tc>
          <w:tcPr>
            <w:tcW w:w="2694" w:type="dxa"/>
            <w:gridSpan w:val="2"/>
            <w:tcBorders/>
          </w:tcPr>
          <w:p>
            <w:pPr>
              <w:pStyle w:val="Normal"/>
              <w:suppressAutoHyphens w:val="true"/>
              <w:spacing w:lineRule="auto" w:line="240"/>
              <w:ind w:hanging="0" w:end="0"/>
              <w:rPr>
                <w:sz w:val="24"/>
              </w:rPr>
            </w:pPr>
            <w:r>
              <w:rPr>
                <w:sz w:val="24"/>
              </w:rPr>
              <w:t>be so old.</w:t>
            </w:r>
          </w:p>
        </w:tc>
        <w:tc>
          <w:tcPr>
            <w:tcW w:w="6477" w:type="dxa"/>
            <w:tcBorders/>
          </w:tcPr>
          <w:p>
            <w:pPr>
              <w:pStyle w:val="Normal"/>
              <w:suppressAutoHyphens w:val="true"/>
              <w:spacing w:lineRule="auto" w:line="240"/>
              <w:ind w:firstLine="284" w:end="0"/>
              <w:rPr/>
            </w:pPr>
            <w:r>
              <w:rPr>
                <w:sz w:val="24"/>
              </w:rPr>
              <w:t>- He</w:t>
            </w:r>
            <w:r>
              <w:rPr>
                <w:sz w:val="24"/>
                <w:lang w:val="ru-RU"/>
              </w:rPr>
              <w:t xml:space="preserve"> может быть, что он так стар.</w:t>
            </w:r>
          </w:p>
          <w:p>
            <w:pPr>
              <w:pStyle w:val="Normal"/>
              <w:suppressAutoHyphens w:val="true"/>
              <w:spacing w:lineRule="auto" w:line="240"/>
              <w:ind w:hanging="0" w:end="0"/>
              <w:rPr>
                <w:sz w:val="24"/>
                <w:lang w:val="ru-RU"/>
              </w:rPr>
            </w:pPr>
            <w:r>
              <w:rPr>
                <w:sz w:val="24"/>
                <w:lang w:val="ru-RU"/>
              </w:rPr>
            </w:r>
          </w:p>
        </w:tc>
      </w:tr>
      <w:tr>
        <w:trPr/>
        <w:tc>
          <w:tcPr>
            <w:tcW w:w="534" w:type="dxa"/>
            <w:tcBorders/>
          </w:tcPr>
          <w:p>
            <w:pPr>
              <w:pStyle w:val="Normal"/>
              <w:suppressAutoHyphens w:val="true"/>
              <w:spacing w:lineRule="auto" w:line="240"/>
              <w:ind w:hanging="0" w:end="0"/>
              <w:rPr>
                <w:sz w:val="24"/>
              </w:rPr>
            </w:pPr>
            <w:r>
              <mc:AlternateContent>
                <mc:Choice Requires="wps">
                  <w:drawing>
                    <wp:anchor behindDoc="0" distT="0" distB="0" distL="114935" distR="114935" simplePos="0" locked="0" layoutInCell="0" allowOverlap="1" relativeHeight="168">
                      <wp:simplePos x="0" y="0"/>
                      <wp:positionH relativeFrom="margin">
                        <wp:posOffset>1011555</wp:posOffset>
                      </wp:positionH>
                      <wp:positionV relativeFrom="paragraph">
                        <wp:posOffset>29210</wp:posOffset>
                      </wp:positionV>
                      <wp:extent cx="91440" cy="274320"/>
                      <wp:effectExtent l="0" t="5080" r="1270" b="5080"/>
                      <wp:wrapNone/>
                      <wp:docPr id="152"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2.3pt;width:7.15pt;height:21.55pt;mso-wrap-style:none;v-text-anchor:middle;mso-position-horizontal-relative:margin" type="_x0000_t88">
                      <v:fill o:detectmouseclick="t" on="false"/>
                      <v:stroke color="black" weight="9360" joinstyle="miter" endcap="flat"/>
                      <w10:wrap type="none"/>
                    </v:shape>
                  </w:pict>
                </mc:Fallback>
              </mc:AlternateContent>
            </w:r>
            <w:r>
              <w:rPr>
                <w:sz w:val="24"/>
                <w:lang w:val="ru-RU"/>
              </w:rPr>
              <w:t>Не</w:t>
            </w:r>
          </w:p>
        </w:tc>
        <w:tc>
          <w:tcPr>
            <w:tcW w:w="1417" w:type="dxa"/>
            <w:gridSpan w:val="2"/>
            <w:tcBorders/>
          </w:tcPr>
          <w:p>
            <w:pPr>
              <w:pStyle w:val="Normal"/>
              <w:suppressAutoHyphens w:val="true"/>
              <w:spacing w:lineRule="auto" w:line="240"/>
              <w:ind w:hanging="0" w:end="0"/>
              <w:rPr>
                <w:sz w:val="24"/>
              </w:rPr>
            </w:pPr>
            <w:r>
              <w:rPr>
                <w:sz w:val="24"/>
              </w:rPr>
              <w:t xml:space="preserve">Can’t </w:t>
            </w:r>
          </w:p>
          <w:p>
            <w:pPr>
              <w:pStyle w:val="Normal"/>
              <w:suppressAutoHyphens w:val="true"/>
              <w:spacing w:lineRule="auto" w:line="240"/>
              <w:ind w:hanging="0" w:end="0"/>
              <w:rPr>
                <w:sz w:val="24"/>
              </w:rPr>
            </w:pPr>
            <w:r>
              <w:rPr>
                <w:sz w:val="24"/>
              </w:rPr>
              <w:t>Couldn’t</w:t>
            </w:r>
          </w:p>
        </w:tc>
        <w:tc>
          <w:tcPr>
            <w:tcW w:w="2552" w:type="dxa"/>
            <w:tcBorders/>
          </w:tcPr>
          <w:p>
            <w:pPr>
              <w:pStyle w:val="Normal"/>
              <w:suppressAutoHyphens w:val="true"/>
              <w:spacing w:lineRule="auto" w:line="240"/>
              <w:ind w:hanging="0" w:end="0"/>
              <w:rPr>
                <w:sz w:val="24"/>
              </w:rPr>
            </w:pPr>
            <w:r>
              <w:rPr>
                <w:sz w:val="24"/>
              </w:rPr>
              <w:t>be telling the truth.</w:t>
            </w:r>
          </w:p>
        </w:tc>
        <w:tc>
          <w:tcPr>
            <w:tcW w:w="6477" w:type="dxa"/>
            <w:tcBorders/>
          </w:tcPr>
          <w:p>
            <w:pPr>
              <w:pStyle w:val="Normal"/>
              <w:suppressAutoHyphens w:val="true"/>
              <w:spacing w:lineRule="auto" w:line="240"/>
              <w:ind w:firstLine="284" w:end="0"/>
              <w:rPr/>
            </w:pPr>
            <w:r>
              <w:rPr>
                <w:sz w:val="24"/>
              </w:rPr>
              <w:t>-</w:t>
            </w:r>
            <w:r>
              <w:rPr>
                <w:sz w:val="24"/>
                <w:lang w:val="ru-RU"/>
              </w:rPr>
              <w:t xml:space="preserve"> не может быть, что он</w:t>
            </w:r>
            <w:r>
              <w:rPr>
                <w:sz w:val="24"/>
              </w:rPr>
              <w:t xml:space="preserve"> </w:t>
            </w:r>
            <w:r>
              <w:rPr>
                <w:sz w:val="24"/>
                <w:lang w:val="ru-RU"/>
              </w:rPr>
              <w:t>говорит правду.</w:t>
            </w:r>
          </w:p>
          <w:p>
            <w:pPr>
              <w:pStyle w:val="Normal"/>
              <w:suppressAutoHyphens w:val="true"/>
              <w:spacing w:lineRule="auto" w:line="240"/>
              <w:ind w:hanging="0" w:end="0"/>
              <w:rPr>
                <w:sz w:val="24"/>
                <w:lang w:val="ru-RU"/>
              </w:rPr>
            </w:pPr>
            <w:r>
              <w:rPr>
                <w:sz w:val="24"/>
                <w:lang w:val="ru-RU"/>
              </w:rPr>
            </w:r>
          </w:p>
        </w:tc>
      </w:tr>
      <w:tr>
        <w:trPr/>
        <w:tc>
          <w:tcPr>
            <w:tcW w:w="534" w:type="dxa"/>
            <w:tcBorders/>
          </w:tcPr>
          <w:p>
            <w:pPr>
              <w:pStyle w:val="Normal"/>
              <w:suppressAutoHyphens w:val="true"/>
              <w:spacing w:lineRule="auto" w:line="240"/>
              <w:ind w:hanging="0" w:end="0"/>
              <w:rPr>
                <w:sz w:val="24"/>
              </w:rPr>
            </w:pPr>
            <w:r>
              <mc:AlternateContent>
                <mc:Choice Requires="wps">
                  <w:drawing>
                    <wp:anchor behindDoc="0" distT="0" distB="0" distL="114935" distR="114935" simplePos="0" locked="0" layoutInCell="0" allowOverlap="1" relativeHeight="169">
                      <wp:simplePos x="0" y="0"/>
                      <wp:positionH relativeFrom="margin">
                        <wp:posOffset>1011555</wp:posOffset>
                      </wp:positionH>
                      <wp:positionV relativeFrom="paragraph">
                        <wp:posOffset>44450</wp:posOffset>
                      </wp:positionV>
                      <wp:extent cx="91440" cy="274320"/>
                      <wp:effectExtent l="0" t="5080" r="1270" b="5080"/>
                      <wp:wrapNone/>
                      <wp:docPr id="153"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3.5pt;width:7.15pt;height:21.55pt;mso-wrap-style:none;v-text-anchor:middle;mso-position-horizontal-relative:margin" type="_x0000_t88">
                      <v:fill o:detectmouseclick="t" on="false"/>
                      <v:stroke color="black" weight="9360" joinstyle="miter" endcap="flat"/>
                      <w10:wrap type="none"/>
                    </v:shape>
                  </w:pict>
                </mc:Fallback>
              </mc:AlternateContent>
            </w:r>
            <w:r>
              <w:rPr>
                <w:sz w:val="24"/>
              </w:rPr>
              <w:t>He</w:t>
            </w:r>
          </w:p>
        </w:tc>
        <w:tc>
          <w:tcPr>
            <w:tcW w:w="1275" w:type="dxa"/>
            <w:tcBorders/>
          </w:tcPr>
          <w:p>
            <w:pPr>
              <w:pStyle w:val="Normal"/>
              <w:suppressAutoHyphens w:val="true"/>
              <w:spacing w:lineRule="auto" w:line="240"/>
              <w:ind w:hanging="0" w:end="0"/>
              <w:rPr>
                <w:sz w:val="24"/>
              </w:rPr>
            </w:pPr>
            <w:r>
              <w:rPr>
                <w:sz w:val="24"/>
              </w:rPr>
              <w:t xml:space="preserve">Can’t </w:t>
            </w:r>
          </w:p>
          <w:p>
            <w:pPr>
              <w:pStyle w:val="Normal"/>
              <w:suppressAutoHyphens w:val="true"/>
              <w:spacing w:lineRule="auto" w:line="240"/>
              <w:ind w:hanging="0" w:end="0"/>
              <w:rPr>
                <w:sz w:val="24"/>
              </w:rPr>
            </w:pPr>
            <w:r>
              <w:rPr>
                <w:sz w:val="24"/>
              </w:rPr>
              <w:t>Couldn’t</w:t>
            </w:r>
          </w:p>
        </w:tc>
        <w:tc>
          <w:tcPr>
            <w:tcW w:w="2694" w:type="dxa"/>
            <w:gridSpan w:val="2"/>
            <w:tcBorders/>
          </w:tcPr>
          <w:p>
            <w:pPr>
              <w:pStyle w:val="Normal"/>
              <w:suppressAutoHyphens w:val="true"/>
              <w:spacing w:lineRule="auto" w:line="240"/>
              <w:ind w:hanging="0" w:end="0"/>
              <w:rPr>
                <w:sz w:val="24"/>
              </w:rPr>
            </w:pPr>
            <w:r>
              <w:rPr>
                <w:sz w:val="24"/>
              </w:rPr>
              <w:t>have told the truth.</w:t>
            </w:r>
          </w:p>
        </w:tc>
        <w:tc>
          <w:tcPr>
            <w:tcW w:w="6477" w:type="dxa"/>
            <w:tcBorders/>
          </w:tcPr>
          <w:p>
            <w:pPr>
              <w:pStyle w:val="Normal"/>
              <w:suppressAutoHyphens w:val="true"/>
              <w:spacing w:lineRule="auto" w:line="240"/>
              <w:ind w:firstLine="284" w:end="0"/>
              <w:rPr/>
            </w:pPr>
            <w:r>
              <w:rPr>
                <w:sz w:val="24"/>
              </w:rPr>
              <w:t>-</w:t>
            </w:r>
            <w:r>
              <w:rPr>
                <w:sz w:val="24"/>
                <w:lang w:val="ru-RU"/>
              </w:rPr>
              <w:t xml:space="preserve"> не может быть, чтобы он сказал правду.</w:t>
            </w:r>
          </w:p>
          <w:p>
            <w:pPr>
              <w:pStyle w:val="Normal"/>
              <w:suppressAutoHyphens w:val="true"/>
              <w:spacing w:lineRule="auto" w:line="240"/>
              <w:ind w:hanging="0" w:end="0"/>
              <w:rPr>
                <w:sz w:val="24"/>
                <w:lang w:val="ru-RU"/>
              </w:rPr>
            </w:pPr>
            <w:r>
              <w:rPr>
                <w:sz w:val="24"/>
                <w:lang w:val="ru-RU"/>
              </w:rPr>
            </w:r>
          </w:p>
        </w:tc>
      </w:tr>
    </w:tbl>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Surprise,</w:t>
      </w:r>
      <w:r>
        <w:rPr>
          <w:sz w:val="24"/>
        </w:rPr>
        <w:t xml:space="preserve"> when </w:t>
      </w:r>
      <w:r>
        <w:rPr>
          <w:i/>
          <w:sz w:val="24"/>
        </w:rPr>
        <w:t>can/could</w:t>
      </w:r>
      <w:r>
        <w:rPr>
          <w:sz w:val="24"/>
        </w:rPr>
        <w:t xml:space="preserve"> is used in questions. It corresponds to the Russian</w:t>
      </w:r>
      <w:r>
        <w:rPr>
          <w:sz w:val="24"/>
          <w:lang w:val="ru-RU"/>
        </w:rPr>
        <w:t xml:space="preserve"> </w:t>
      </w:r>
      <w:r>
        <w:rPr>
          <w:i/>
          <w:sz w:val="24"/>
          <w:lang w:val="ru-RU"/>
        </w:rPr>
        <w:t>неужели ...</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start="284" w:end="0"/>
        <w:rPr/>
      </w:pPr>
      <w:r>
        <w:rPr>
          <w:i/>
          <w:sz w:val="24"/>
        </w:rPr>
        <w:t xml:space="preserve">Can </w:t>
      </w:r>
      <w:r>
        <w:rPr>
          <w:sz w:val="24"/>
        </w:rPr>
        <w:t xml:space="preserve">it be </w:t>
      </w:r>
      <w:r>
        <w:rPr>
          <w:i/>
          <w:sz w:val="24"/>
        </w:rPr>
        <w:t>so late</w:t>
      </w:r>
      <w:r>
        <w:rPr>
          <w:sz w:val="24"/>
        </w:rPr>
        <w:t xml:space="preserve"> as all that?</w:t>
      </w:r>
      <w:r>
        <w:rPr>
          <w:sz w:val="24"/>
          <w:lang w:val="ru-RU"/>
        </w:rPr>
        <w:t xml:space="preserve"> Неужели уже так поздно?</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lang w:val="ru-RU"/>
        </w:rPr>
        <w:t>То</w:t>
      </w:r>
      <w:r>
        <w:rPr>
          <w:sz w:val="24"/>
        </w:rPr>
        <w:t xml:space="preserve"> refer the action to the past a perfect infinitive is used.</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start="284" w:end="0"/>
        <w:rPr/>
      </w:pPr>
      <w:r>
        <w:rPr>
          <w:i/>
          <w:sz w:val="24"/>
        </w:rPr>
        <w:t>Could he have known</w:t>
      </w:r>
      <w:r>
        <w:rPr>
          <w:sz w:val="24"/>
        </w:rPr>
        <w:t xml:space="preserve"> her before?</w:t>
      </w:r>
      <w:r>
        <w:rPr>
          <w:sz w:val="24"/>
          <w:lang w:val="ru-RU"/>
        </w:rPr>
        <w:t xml:space="preserve"> Неужели он знал ее раньше? </w:t>
      </w:r>
    </w:p>
    <w:p>
      <w:pPr>
        <w:pStyle w:val="Normal"/>
        <w:suppressAutoHyphens w:val="true"/>
        <w:spacing w:lineRule="auto" w:line="240"/>
        <w:ind w:firstLine="284" w:start="284" w:end="0"/>
        <w:rPr>
          <w:sz w:val="24"/>
          <w:lang w:val="ru-RU"/>
        </w:rPr>
      </w:pPr>
      <w:r>
        <w:rPr>
          <w:i/>
          <w:sz w:val="24"/>
        </w:rPr>
        <w:t>Could he have been telling</w:t>
      </w:r>
      <w:r>
        <w:rPr>
          <w:sz w:val="24"/>
        </w:rPr>
        <w:t xml:space="preserve"> her the truth? </w:t>
      </w:r>
    </w:p>
    <w:p>
      <w:pPr>
        <w:pStyle w:val="Normal"/>
        <w:suppressAutoHyphens w:val="true"/>
        <w:spacing w:lineRule="auto" w:line="240"/>
        <w:ind w:firstLine="284" w:start="284" w:end="0"/>
        <w:rPr/>
      </w:pPr>
      <w:r>
        <w:rPr>
          <w:i/>
          <w:sz w:val="24"/>
        </w:rPr>
        <w:t>Can (could) he have let</w:t>
      </w:r>
      <w:r>
        <w:rPr>
          <w:sz w:val="24"/>
        </w:rPr>
        <w:t xml:space="preserve"> you down?</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The verb </w:t>
      </w:r>
      <w:r>
        <w:rPr>
          <w:i/>
          <w:sz w:val="24"/>
        </w:rPr>
        <w:t>can</w:t>
      </w:r>
      <w:r>
        <w:rPr>
          <w:sz w:val="24"/>
        </w:rPr>
        <w:t xml:space="preserve"> expressing surprise is not used in the negative form.</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lang w:val="ru-RU"/>
        </w:rPr>
      </w:pPr>
      <w:r>
        <w:rPr>
          <w:sz w:val="24"/>
        </w:rPr>
        <w:t xml:space="preserve">Therefore the Russian negative questions of the type - </w:t>
      </w:r>
      <w:r>
        <w:rPr>
          <w:i/>
          <w:sz w:val="24"/>
        </w:rPr>
        <w:t xml:space="preserve">нeyжeли он </w:t>
      </w:r>
      <w:r>
        <w:rPr>
          <w:i/>
          <w:sz w:val="24"/>
          <w:lang w:val="ru-RU"/>
        </w:rPr>
        <w:t xml:space="preserve">не </w:t>
      </w:r>
      <w:r>
        <w:rPr>
          <w:sz w:val="24"/>
          <w:lang w:val="ru-RU"/>
        </w:rPr>
        <w:t>...</w:t>
      </w:r>
      <w:r>
        <w:rPr>
          <w:sz w:val="24"/>
        </w:rPr>
        <w:t xml:space="preserve"> is translated into English in different ways:</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sz w:val="24"/>
        </w:rPr>
      </w:pPr>
      <w:r>
        <w:rPr>
          <w:sz w:val="24"/>
        </w:rPr>
        <w:t>a) by complex sentences:</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start="284" w:end="0"/>
        <w:rPr>
          <w:i/>
          <w:i/>
          <w:sz w:val="24"/>
        </w:rPr>
      </w:pPr>
      <w:r>
        <w:rPr>
          <w:i/>
          <w:sz w:val="24"/>
        </w:rPr>
        <w:t xml:space="preserve">Can if be that you haven’t seen him? </w:t>
      </w:r>
    </w:p>
    <w:p>
      <w:pPr>
        <w:pStyle w:val="Normal"/>
        <w:suppressAutoHyphens w:val="true"/>
        <w:spacing w:lineRule="auto" w:line="240"/>
        <w:ind w:firstLine="284" w:start="284" w:end="0"/>
        <w:rPr>
          <w:sz w:val="24"/>
          <w:lang w:val="ru-RU"/>
        </w:rPr>
      </w:pPr>
      <w:r>
        <w:rPr>
          <w:sz w:val="24"/>
          <w:lang w:val="ru-RU"/>
        </w:rPr>
        <w:t>Неужели вы не видели его?</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b) by different lexical means: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 xml:space="preserve">Can you have </w:t>
      </w:r>
      <w:r>
        <w:rPr>
          <w:b/>
          <w:i/>
          <w:sz w:val="24"/>
        </w:rPr>
        <w:t xml:space="preserve">failed </w:t>
      </w:r>
      <w:r>
        <w:rPr>
          <w:i/>
          <w:sz w:val="24"/>
        </w:rPr>
        <w:t xml:space="preserve">to see him? </w:t>
      </w:r>
    </w:p>
    <w:p>
      <w:pPr>
        <w:pStyle w:val="Normal"/>
        <w:suppressAutoHyphens w:val="true"/>
        <w:spacing w:lineRule="auto" w:line="240"/>
        <w:ind w:firstLine="284" w:start="284" w:end="0"/>
        <w:rPr>
          <w:sz w:val="24"/>
          <w:lang w:val="ru-RU"/>
        </w:rPr>
      </w:pPr>
      <w:r>
        <w:rPr>
          <w:sz w:val="24"/>
          <w:lang w:val="ru-RU"/>
        </w:rPr>
        <w:t>Неужели вы не видели его?</w:t>
      </w:r>
    </w:p>
    <w:p>
      <w:pPr>
        <w:pStyle w:val="Normal"/>
        <w:suppressAutoHyphens w:val="true"/>
        <w:spacing w:lineRule="auto" w:line="240"/>
        <w:ind w:firstLine="284" w:start="284" w:end="0"/>
        <w:rPr/>
      </w:pPr>
      <w:r>
        <w:rPr>
          <w:i/>
          <w:sz w:val="24"/>
        </w:rPr>
        <w:t xml:space="preserve">Can you </w:t>
      </w:r>
      <w:r>
        <w:rPr>
          <w:b/>
          <w:i/>
          <w:sz w:val="24"/>
        </w:rPr>
        <w:t xml:space="preserve">dislike </w:t>
      </w:r>
      <w:r>
        <w:rPr>
          <w:i/>
          <w:sz w:val="24"/>
        </w:rPr>
        <w:t xml:space="preserve">the book? </w:t>
      </w:r>
    </w:p>
    <w:p>
      <w:pPr>
        <w:pStyle w:val="Normal"/>
        <w:suppressAutoHyphens w:val="true"/>
        <w:spacing w:lineRule="auto" w:line="240"/>
        <w:ind w:firstLine="284" w:start="284" w:end="0"/>
        <w:rPr>
          <w:sz w:val="24"/>
          <w:lang w:val="ru-RU"/>
        </w:rPr>
      </w:pPr>
      <w:r>
        <w:rPr>
          <w:sz w:val="24"/>
          <w:lang w:val="ru-RU"/>
        </w:rPr>
        <w:t>Неужели вам не нравится эта книга?</w:t>
      </w:r>
    </w:p>
    <w:p>
      <w:pPr>
        <w:pStyle w:val="Normal"/>
        <w:suppressAutoHyphens w:val="true"/>
        <w:spacing w:lineRule="auto" w:line="240"/>
        <w:ind w:firstLine="284" w:start="284" w:end="0"/>
        <w:rPr/>
      </w:pPr>
      <w:r>
        <w:rPr>
          <w:i/>
          <w:sz w:val="24"/>
        </w:rPr>
        <w:t xml:space="preserve">Can </w:t>
      </w:r>
      <w:r>
        <w:rPr>
          <w:b/>
          <w:i/>
          <w:sz w:val="24"/>
        </w:rPr>
        <w:t xml:space="preserve">nobody </w:t>
      </w:r>
      <w:r>
        <w:rPr>
          <w:i/>
          <w:sz w:val="24"/>
        </w:rPr>
        <w:t xml:space="preserve">have seen him? </w:t>
      </w:r>
    </w:p>
    <w:p>
      <w:pPr>
        <w:pStyle w:val="2"/>
        <w:ind w:start="284" w:end="0"/>
        <w:rPr>
          <w:lang w:val="ru-RU"/>
        </w:rPr>
      </w:pPr>
      <w:r>
        <w:rPr>
          <w:lang w:val="ru-RU"/>
        </w:rPr>
        <w:t>Неужели никто не видел его?</w:t>
      </w:r>
    </w:p>
    <w:p>
      <w:pPr>
        <w:pStyle w:val="Normal"/>
        <w:suppressAutoHyphens w:val="true"/>
        <w:spacing w:lineRule="auto" w:line="240"/>
        <w:ind w:firstLine="284" w:start="284" w:end="0"/>
        <w:rPr/>
      </w:pPr>
      <w:r>
        <w:rPr>
          <w:i/>
          <w:sz w:val="24"/>
        </w:rPr>
        <w:t xml:space="preserve">Can he have </w:t>
      </w:r>
      <w:r>
        <w:rPr>
          <w:b/>
          <w:i/>
          <w:sz w:val="24"/>
        </w:rPr>
        <w:t xml:space="preserve">never </w:t>
      </w:r>
      <w:r>
        <w:rPr>
          <w:i/>
          <w:sz w:val="24"/>
        </w:rPr>
        <w:t xml:space="preserve">written that letter? </w:t>
      </w:r>
    </w:p>
    <w:p>
      <w:pPr>
        <w:pStyle w:val="Normal"/>
        <w:suppressAutoHyphens w:val="true"/>
        <w:spacing w:lineRule="auto" w:line="240"/>
        <w:ind w:firstLine="284" w:start="284" w:end="0"/>
        <w:rPr>
          <w:sz w:val="24"/>
          <w:lang w:val="ru-RU"/>
        </w:rPr>
      </w:pPr>
      <w:r>
        <w:rPr>
          <w:sz w:val="24"/>
          <w:lang w:val="ru-RU"/>
        </w:rPr>
        <w:t>Неужели он так и не написал письмо?</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3. </w:t>
      </w:r>
      <w:r>
        <w:rPr>
          <w:b/>
          <w:sz w:val="24"/>
        </w:rPr>
        <w:t>Reproach,</w:t>
      </w:r>
      <w:r>
        <w:rPr>
          <w:sz w:val="24"/>
        </w:rPr>
        <w:t xml:space="preserve"> implying that a person should have done something, or behaved in a certain way, but didn’t do it. This meaning is found only with the form </w:t>
      </w:r>
      <w:r>
        <w:rPr>
          <w:i/>
          <w:sz w:val="24"/>
        </w:rPr>
        <w:t>could.</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You </w:t>
      </w:r>
      <w:r>
        <w:rPr>
          <w:i/>
          <w:sz w:val="24"/>
        </w:rPr>
        <w:t>could</w:t>
      </w:r>
      <w:r>
        <w:rPr>
          <w:sz w:val="24"/>
        </w:rPr>
        <w:t xml:space="preserve"> at least </w:t>
      </w:r>
      <w:r>
        <w:rPr>
          <w:i/>
          <w:sz w:val="24"/>
        </w:rPr>
        <w:t>have met</w:t>
      </w:r>
      <w:r>
        <w:rPr>
          <w:sz w:val="24"/>
        </w:rPr>
        <w:t xml:space="preserve"> me at the station, </w:t>
      </w:r>
      <w:r>
        <w:rPr>
          <w:i/>
          <w:sz w:val="24"/>
        </w:rPr>
        <w:t>couldn’t you?</w:t>
      </w:r>
    </w:p>
    <w:p>
      <w:pPr>
        <w:pStyle w:val="Normal"/>
        <w:suppressAutoHyphens w:val="true"/>
        <w:spacing w:lineRule="auto" w:line="240"/>
        <w:ind w:firstLine="284" w:end="0"/>
        <w:rPr>
          <w:i/>
          <w:i/>
          <w:sz w:val="24"/>
        </w:rPr>
      </w:pPr>
      <w:r>
        <w:rPr>
          <w:i/>
          <w:sz w:val="24"/>
        </w:rPr>
      </w:r>
    </w:p>
    <w:p>
      <w:pPr>
        <w:pStyle w:val="2"/>
        <w:rPr/>
      </w:pPr>
      <w:r>
        <w:rPr/>
        <w:t xml:space="preserve">In this sense </w:t>
      </w:r>
      <w:r>
        <w:rPr>
          <w:i/>
        </w:rPr>
        <w:t xml:space="preserve">could </w:t>
      </w:r>
      <w:r>
        <w:rPr/>
        <w:t xml:space="preserve">is interchangeable with </w:t>
      </w:r>
      <w:r>
        <w:rPr>
          <w:i/>
        </w:rPr>
        <w:t>might.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sz w:val="24"/>
        </w:rPr>
        <w:t xml:space="preserve">4. </w:t>
      </w:r>
      <w:r>
        <w:rPr>
          <w:b/>
          <w:sz w:val="24"/>
        </w:rPr>
        <w:t>Purpose.</w:t>
      </w:r>
      <w:r>
        <w:rPr>
          <w:sz w:val="24"/>
        </w:rPr>
        <w:t xml:space="preserve"> This meaning occurs only with the form </w:t>
      </w:r>
      <w:r>
        <w:rPr>
          <w:i/>
          <w:sz w:val="24"/>
        </w:rPr>
        <w:t>could</w:t>
      </w:r>
      <w:r>
        <w:rPr>
          <w:sz w:val="24"/>
          <w:lang w:val="ru-RU"/>
        </w:rPr>
        <w:t xml:space="preserve"> </w:t>
      </w:r>
      <w:r>
        <w:rPr>
          <w:sz w:val="24"/>
        </w:rPr>
        <w:t>in clauses of purpose.</w:t>
      </w:r>
    </w:p>
    <w:p>
      <w:pPr>
        <w:pStyle w:val="Normal"/>
        <w:suppressAutoHyphens w:val="true"/>
        <w:spacing w:lineRule="auto" w:line="240"/>
        <w:ind w:firstLine="284" w:end="0"/>
        <w:rPr>
          <w:sz w:val="24"/>
        </w:rPr>
      </w:pPr>
      <w:r>
        <w:rPr>
          <w:sz w:val="24"/>
        </w:rPr>
      </w:r>
    </w:p>
    <w:p>
      <w:pPr>
        <w:pStyle w:val="2"/>
        <w:ind w:start="284" w:end="0"/>
        <w:rPr/>
      </w:pPr>
      <w:r>
        <w:rPr/>
        <w:t xml:space="preserve">I wrote down the telephone number so that I </w:t>
      </w:r>
      <w:r>
        <w:rPr>
          <w:i/>
        </w:rPr>
        <w:t>could remember</w:t>
      </w:r>
      <w:r>
        <w:rPr/>
        <w:t xml:space="preserve"> it.</w:t>
      </w:r>
    </w:p>
    <w:p>
      <w:pPr>
        <w:pStyle w:val="Normal"/>
        <w:suppressAutoHyphens w:val="true"/>
        <w:spacing w:lineRule="auto" w:line="240"/>
        <w:ind w:firstLine="284" w:start="284" w:end="0"/>
        <w:rPr>
          <w:sz w:val="24"/>
        </w:rPr>
      </w:pPr>
      <w:r>
        <w:rPr>
          <w:sz w:val="24"/>
        </w:rPr>
      </w:r>
    </w:p>
    <w:p>
      <w:pPr>
        <w:pStyle w:val="2"/>
        <w:ind w:start="284" w:end="0"/>
        <w:rPr/>
      </w:pPr>
      <w:r>
        <w:rPr>
          <w:b/>
        </w:rPr>
        <w:t xml:space="preserve">Note some set expressions with the modal verb </w:t>
      </w:r>
      <w:r>
        <w:rPr>
          <w:b/>
          <w:i/>
        </w:rPr>
        <w:t>can:</w:t>
      </w:r>
    </w:p>
    <w:p>
      <w:pPr>
        <w:pStyle w:val="Normal"/>
        <w:suppressAutoHyphens w:val="true"/>
        <w:spacing w:lineRule="auto" w:line="240"/>
        <w:ind w:firstLine="284" w:start="284" w:end="0"/>
        <w:rPr>
          <w:b/>
          <w:i/>
          <w:i/>
          <w:sz w:val="24"/>
        </w:rPr>
      </w:pPr>
      <w:r>
        <w:rPr>
          <w:b/>
          <w:i/>
          <w:sz w:val="24"/>
        </w:rPr>
      </w:r>
    </w:p>
    <w:p>
      <w:pPr>
        <w:pStyle w:val="Normal"/>
        <w:suppressAutoHyphens w:val="true"/>
        <w:spacing w:lineRule="auto" w:line="240"/>
        <w:ind w:firstLine="284" w:start="284" w:end="0"/>
        <w:rPr/>
      </w:pPr>
      <w:r>
        <w:rPr>
          <w:b/>
          <w:i/>
          <w:sz w:val="24"/>
        </w:rPr>
        <w:t>Cannot/can’t help doing smth</w:t>
      </w:r>
      <w:r>
        <w:rPr>
          <w:b/>
          <w:sz w:val="24"/>
        </w:rPr>
        <w:t>.</w:t>
      </w:r>
      <w:r>
        <w:rPr>
          <w:sz w:val="24"/>
        </w:rPr>
        <w:t xml:space="preserve"> - He</w:t>
      </w:r>
      <w:r>
        <w:rPr>
          <w:sz w:val="24"/>
          <w:lang w:val="ru-RU"/>
        </w:rPr>
        <w:t xml:space="preserve"> могу не делать что-то</w:t>
      </w:r>
    </w:p>
    <w:p>
      <w:pPr>
        <w:pStyle w:val="Normal"/>
        <w:suppressAutoHyphens w:val="true"/>
        <w:spacing w:lineRule="auto" w:line="240"/>
        <w:ind w:firstLine="284" w:start="284" w:end="0"/>
        <w:rPr/>
      </w:pPr>
      <w:r>
        <w:rPr>
          <w:sz w:val="24"/>
        </w:rPr>
        <w:t xml:space="preserve">When I saw him I </w:t>
      </w:r>
      <w:r>
        <w:rPr>
          <w:i/>
          <w:sz w:val="24"/>
        </w:rPr>
        <w:t>couldn’t help laughing</w:t>
      </w:r>
      <w:r>
        <w:rPr>
          <w:sz w:val="24"/>
        </w:rPr>
        <w:t>. -</w:t>
      </w:r>
      <w:r>
        <w:rPr>
          <w:sz w:val="24"/>
          <w:lang w:val="ru-RU"/>
        </w:rPr>
        <w:t xml:space="preserve"> Когда я увидел его, я не мог не засмеяться.</w:t>
      </w:r>
    </w:p>
    <w:p>
      <w:pPr>
        <w:pStyle w:val="Normal"/>
        <w:suppressAutoHyphens w:val="true"/>
        <w:spacing w:lineRule="auto" w:line="240"/>
        <w:ind w:firstLine="284" w:start="284" w:end="0"/>
        <w:rPr>
          <w:sz w:val="24"/>
          <w:lang w:val="ru-RU"/>
        </w:rPr>
      </w:pPr>
      <w:r>
        <w:rPr>
          <w:sz w:val="24"/>
          <w:lang w:val="ru-RU"/>
        </w:rPr>
      </w:r>
    </w:p>
    <w:p>
      <w:pPr>
        <w:pStyle w:val="Normal"/>
        <w:suppressAutoHyphens w:val="true"/>
        <w:spacing w:lineRule="auto" w:line="240"/>
        <w:ind w:firstLine="284" w:start="284" w:end="0"/>
        <w:rPr/>
      </w:pPr>
      <w:r>
        <w:rPr>
          <w:b/>
          <w:i/>
          <w:sz w:val="24"/>
        </w:rPr>
        <w:t>Cannot/can’t but do smth</w:t>
      </w:r>
      <w:r>
        <w:rPr>
          <w:sz w:val="24"/>
        </w:rPr>
        <w:t>. -</w:t>
      </w:r>
      <w:r>
        <w:rPr>
          <w:sz w:val="24"/>
          <w:lang w:val="ru-RU"/>
        </w:rPr>
        <w:t xml:space="preserve"> не могу не ...</w:t>
      </w:r>
    </w:p>
    <w:p>
      <w:pPr>
        <w:pStyle w:val="Normal"/>
        <w:suppressAutoHyphens w:val="true"/>
        <w:spacing w:lineRule="auto" w:line="240"/>
        <w:ind w:firstLine="284" w:start="284" w:end="0"/>
        <w:rPr/>
      </w:pPr>
      <w:r>
        <w:rPr>
          <w:i/>
          <w:sz w:val="24"/>
        </w:rPr>
        <w:t>I cannot but suggest...</w:t>
      </w:r>
      <w:r>
        <w:rPr>
          <w:sz w:val="24"/>
        </w:rPr>
        <w:t xml:space="preserve"> -</w:t>
      </w:r>
      <w:r>
        <w:rPr>
          <w:sz w:val="24"/>
          <w:lang w:val="ru-RU"/>
        </w:rPr>
        <w:t xml:space="preserve"> Я не могу не предложить ...</w:t>
      </w:r>
    </w:p>
    <w:p>
      <w:pPr>
        <w:pStyle w:val="Normal"/>
        <w:suppressAutoHyphens w:val="true"/>
        <w:spacing w:lineRule="auto" w:line="240"/>
        <w:ind w:firstLine="284" w:start="284" w:end="0"/>
        <w:rPr/>
      </w:pPr>
      <w:r>
        <w:rPr>
          <w:i/>
          <w:sz w:val="24"/>
        </w:rPr>
        <w:t>We cannot but hope he is right</w:t>
      </w:r>
      <w:r>
        <w:rPr>
          <w:sz w:val="24"/>
        </w:rPr>
        <w:t>. -</w:t>
      </w:r>
      <w:r>
        <w:rPr>
          <w:sz w:val="24"/>
          <w:lang w:val="ru-RU"/>
        </w:rPr>
        <w:t xml:space="preserve"> Нам остается только надеяться, что... (не можем не надеяться...)</w:t>
      </w:r>
    </w:p>
    <w:p>
      <w:pPr>
        <w:pStyle w:val="Normal"/>
        <w:suppressAutoHyphens w:val="true"/>
        <w:spacing w:lineRule="auto" w:line="240"/>
        <w:ind w:firstLine="284" w:start="284" w:end="0"/>
        <w:rPr>
          <w:sz w:val="24"/>
          <w:lang w:val="ru-RU"/>
        </w:rPr>
      </w:pPr>
      <w:r>
        <w:rPr>
          <w:sz w:val="24"/>
          <w:lang w:val="ru-RU"/>
        </w:rPr>
      </w:r>
    </w:p>
    <w:p>
      <w:pPr>
        <w:pStyle w:val="Normal"/>
        <w:suppressAutoHyphens w:val="true"/>
        <w:spacing w:lineRule="auto" w:line="240"/>
        <w:ind w:firstLine="284" w:start="284" w:end="0"/>
        <w:rPr/>
      </w:pPr>
      <w:r>
        <w:rPr>
          <w:b/>
          <w:i/>
          <w:sz w:val="24"/>
        </w:rPr>
        <w:t>One cannot but wonder</w:t>
      </w:r>
      <w:r>
        <w:rPr>
          <w:sz w:val="24"/>
        </w:rPr>
        <w:t xml:space="preserve"> -</w:t>
      </w:r>
      <w:r>
        <w:rPr>
          <w:sz w:val="24"/>
          <w:lang w:val="ru-RU"/>
        </w:rPr>
        <w:t xml:space="preserve"> нельзя не задуматься </w:t>
      </w:r>
    </w:p>
    <w:p>
      <w:pPr>
        <w:pStyle w:val="Normal"/>
        <w:suppressAutoHyphens w:val="true"/>
        <w:spacing w:lineRule="auto" w:line="240"/>
        <w:ind w:firstLine="284" w:start="284" w:end="0"/>
        <w:rPr/>
      </w:pPr>
      <w:r>
        <w:rPr>
          <w:b/>
          <w:i/>
          <w:sz w:val="24"/>
        </w:rPr>
        <w:t>as can be</w:t>
      </w:r>
      <w:r>
        <w:rPr>
          <w:sz w:val="24"/>
        </w:rPr>
        <w:t xml:space="preserve"> - an intensifying expression</w:t>
      </w:r>
    </w:p>
    <w:p>
      <w:pPr>
        <w:pStyle w:val="Normal"/>
        <w:suppressAutoHyphens w:val="true"/>
        <w:spacing w:lineRule="auto" w:line="240"/>
        <w:ind w:firstLine="284" w:start="284" w:end="0"/>
        <w:rPr/>
      </w:pPr>
      <w:r>
        <w:rPr>
          <w:sz w:val="24"/>
        </w:rPr>
        <w:t xml:space="preserve">They are </w:t>
      </w:r>
      <w:r>
        <w:rPr>
          <w:i/>
          <w:sz w:val="24"/>
        </w:rPr>
        <w:t>as pleased as can be</w:t>
      </w:r>
      <w:r>
        <w:rPr>
          <w:sz w:val="24"/>
        </w:rPr>
        <w:t>. -</w:t>
      </w:r>
      <w:r>
        <w:rPr>
          <w:sz w:val="24"/>
          <w:lang w:val="ru-RU"/>
        </w:rPr>
        <w:t xml:space="preserve"> Они очень (страшно) довольны.</w:t>
      </w:r>
    </w:p>
    <w:p>
      <w:pPr>
        <w:pStyle w:val="Normal"/>
        <w:suppressAutoHyphens w:val="true"/>
        <w:spacing w:lineRule="auto" w:line="240"/>
        <w:ind w:firstLine="284" w:start="284" w:end="0"/>
        <w:rPr/>
      </w:pPr>
      <w:r>
        <w:rPr>
          <w:i/>
          <w:sz w:val="24"/>
        </w:rPr>
        <w:t>It’s as ugly as can be.</w:t>
      </w:r>
      <w:r>
        <w:rPr>
          <w:sz w:val="24"/>
        </w:rPr>
        <w:t xml:space="preserve"> -</w:t>
      </w:r>
      <w:r>
        <w:rPr>
          <w:sz w:val="24"/>
          <w:lang w:val="ru-RU"/>
        </w:rPr>
        <w:t xml:space="preserve"> Это необычайно уродливо (трудно себе представить что-либо более </w:t>
      </w:r>
    </w:p>
    <w:p>
      <w:pPr>
        <w:pStyle w:val="Normal"/>
        <w:suppressAutoHyphens w:val="true"/>
        <w:spacing w:lineRule="auto" w:line="240"/>
        <w:ind w:firstLine="284" w:start="284" w:end="0"/>
        <w:rPr>
          <w:sz w:val="24"/>
          <w:lang w:val="ru-RU"/>
        </w:rPr>
      </w:pPr>
      <w:r>
        <w:rPr>
          <w:sz w:val="24"/>
          <w:lang w:val="ru-RU"/>
        </w:rPr>
        <w:t>отвратительное).</w:t>
      </w:r>
    </w:p>
    <w:p>
      <w:pPr>
        <w:pStyle w:val="Normal"/>
        <w:suppressAutoHyphens w:val="true"/>
        <w:spacing w:lineRule="auto" w:line="240"/>
        <w:ind w:firstLine="284" w:end="0"/>
        <w:rPr>
          <w:sz w:val="24"/>
          <w:lang w:val="ru-RU"/>
        </w:rPr>
      </w:pPr>
      <w:r>
        <w:rPr>
          <w:sz w:val="24"/>
          <w:lang w:val="ru-RU"/>
        </w:rPr>
      </w:r>
    </w:p>
    <w:p>
      <w:pPr>
        <w:pStyle w:val="Heading3"/>
        <w:rPr/>
      </w:pPr>
      <w:bookmarkStart w:id="27" w:name="__RefHeading___Toc5112965"/>
      <w:bookmarkEnd w:id="27"/>
      <w:r>
        <w:rPr/>
        <w:t>May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155. </w:t>
      </w:r>
      <w:r>
        <w:rPr>
          <w:sz w:val="24"/>
        </w:rPr>
        <w:t xml:space="preserve">This modal verb has two forms: </w:t>
      </w:r>
      <w:r>
        <w:rPr>
          <w:b/>
          <w:sz w:val="24"/>
        </w:rPr>
        <w:t xml:space="preserve">may </w:t>
      </w:r>
      <w:r>
        <w:rPr>
          <w:sz w:val="24"/>
        </w:rPr>
        <w:t xml:space="preserve">for the present tense and </w:t>
      </w:r>
      <w:r>
        <w:rPr>
          <w:b/>
          <w:sz w:val="24"/>
        </w:rPr>
        <w:t>might</w:t>
      </w:r>
      <w:r>
        <w:rPr>
          <w:sz w:val="24"/>
        </w:rPr>
        <w:t xml:space="preserve"> for the past and as the subjunctive mood form. Thus the form </w:t>
      </w:r>
      <w:r>
        <w:rPr>
          <w:i/>
          <w:sz w:val="24"/>
        </w:rPr>
        <w:t>might</w:t>
      </w:r>
      <w:r>
        <w:rPr>
          <w:sz w:val="24"/>
        </w:rPr>
        <w:t xml:space="preserve"> 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a) in indirect speech according to the rules of the sequence of tenses (though the verb </w:t>
      </w:r>
      <w:r>
        <w:rPr>
          <w:i/>
          <w:sz w:val="24"/>
        </w:rPr>
        <w:t xml:space="preserve">could </w:t>
      </w:r>
      <w:r>
        <w:rPr>
          <w:sz w:val="24"/>
        </w:rPr>
        <w:t>is preferable in this case).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told me that I </w:t>
      </w:r>
      <w:r>
        <w:rPr>
          <w:i/>
          <w:sz w:val="24"/>
        </w:rPr>
        <w:t>might go</w:t>
      </w:r>
      <w:r>
        <w:rPr>
          <w:sz w:val="24"/>
        </w:rPr>
        <w:t xml:space="preserve">. </w:t>
      </w:r>
    </w:p>
    <w:p>
      <w:pPr>
        <w:pStyle w:val="Normal"/>
        <w:suppressAutoHyphens w:val="true"/>
        <w:spacing w:lineRule="auto" w:line="240"/>
        <w:ind w:firstLine="284" w:start="284" w:end="0"/>
        <w:rPr/>
      </w:pPr>
      <w:r>
        <w:rPr>
          <w:sz w:val="24"/>
        </w:rPr>
        <w:t xml:space="preserve">The librarian told the man that he </w:t>
      </w:r>
      <w:r>
        <w:rPr>
          <w:i/>
          <w:sz w:val="24"/>
        </w:rPr>
        <w:t>might take</w:t>
      </w:r>
      <w:r>
        <w:rPr>
          <w:sz w:val="24"/>
        </w:rPr>
        <w:t xml:space="preserve"> the book home.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b) in some syntactical patterns requiring the subjunctive mood forms: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However hard </w:t>
      </w:r>
      <w:r>
        <w:rPr>
          <w:i/>
          <w:sz w:val="24"/>
        </w:rPr>
        <w:t>he might</w:t>
      </w:r>
      <w:r>
        <w:rPr>
          <w:sz w:val="24"/>
        </w:rPr>
        <w:t xml:space="preserve"> (or </w:t>
      </w:r>
      <w:r>
        <w:rPr>
          <w:i/>
          <w:sz w:val="24"/>
        </w:rPr>
        <w:t>may</w:t>
      </w:r>
      <w:r>
        <w:rPr>
          <w:sz w:val="24"/>
        </w:rPr>
        <w:t xml:space="preserve">) </w:t>
      </w:r>
      <w:r>
        <w:rPr>
          <w:i/>
          <w:sz w:val="24"/>
        </w:rPr>
        <w:t>try</w:t>
      </w:r>
      <w:r>
        <w:rPr>
          <w:sz w:val="24"/>
        </w:rPr>
        <w:t>, he will never manage to do the same.</w:t>
      </w:r>
    </w:p>
    <w:p>
      <w:pPr>
        <w:pStyle w:val="Normal"/>
        <w:suppressAutoHyphens w:val="true"/>
        <w:spacing w:lineRule="auto" w:line="240"/>
        <w:ind w:firstLine="284" w:start="284" w:end="0"/>
        <w:rPr/>
      </w:pPr>
      <w:r>
        <w:rPr>
          <w:sz w:val="24"/>
        </w:rPr>
        <w:t xml:space="preserve">I’ve brought you the book so that </w:t>
      </w:r>
      <w:r>
        <w:rPr>
          <w:i/>
          <w:sz w:val="24"/>
        </w:rPr>
        <w:t>you may write</w:t>
      </w:r>
      <w:r>
        <w:rPr>
          <w:sz w:val="24"/>
        </w:rPr>
        <w:t xml:space="preserve"> your paper.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w:t>
      </w:r>
      <w:r>
        <w:rPr>
          <w:i/>
          <w:sz w:val="24"/>
        </w:rPr>
        <w:t xml:space="preserve">May </w:t>
      </w:r>
      <w:r>
        <w:rPr>
          <w:b/>
          <w:sz w:val="24"/>
        </w:rPr>
        <w:t>followed by the non-perfect common infinitive</w:t>
      </w:r>
      <w:r>
        <w:rPr>
          <w:sz w:val="24"/>
        </w:rPr>
        <w:t xml:space="preserve"> expresses: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Permission.</w:t>
      </w:r>
      <w:r>
        <w:rPr>
          <w:sz w:val="24"/>
        </w:rPr>
        <w:t xml:space="preserve"> In this usage it expresses the meaning </w:t>
      </w:r>
      <w:r>
        <w:rPr>
          <w:i/>
          <w:sz w:val="24"/>
        </w:rPr>
        <w:t>to have permis</w:t>
        <w:softHyphen/>
        <w:t>sion to, to be allowed to, to be permitted to.</w:t>
      </w:r>
    </w:p>
    <w:p>
      <w:pPr>
        <w:pStyle w:val="Normal"/>
        <w:suppressAutoHyphens w:val="true"/>
        <w:spacing w:lineRule="auto" w:line="240"/>
        <w:ind w:firstLine="284" w:end="0"/>
        <w:rPr>
          <w:i/>
          <w:i/>
          <w:sz w:val="24"/>
        </w:rPr>
      </w:pPr>
      <w:r>
        <w:rPr>
          <w:i/>
          <w:sz w:val="24"/>
        </w:rPr>
      </w:r>
    </w:p>
    <w:p>
      <w:pPr>
        <w:pStyle w:val="2"/>
        <w:ind w:start="284" w:end="0"/>
        <w:rPr/>
      </w:pPr>
      <w:r>
        <w:rPr/>
        <w:t xml:space="preserve">You </w:t>
      </w:r>
      <w:r>
        <w:rPr>
          <w:i/>
        </w:rPr>
        <w:t>may go</w:t>
      </w:r>
      <w:r>
        <w:rPr/>
        <w:t xml:space="preserve"> now (you are allowed to go).</w:t>
      </w:r>
    </w:p>
    <w:p>
      <w:pPr>
        <w:pStyle w:val="Normal"/>
        <w:suppressAutoHyphens w:val="true"/>
        <w:spacing w:lineRule="auto" w:line="240"/>
        <w:ind w:firstLine="284" w:start="284" w:end="0"/>
        <w:rPr/>
      </w:pPr>
      <w:r>
        <w:rPr>
          <w:i/>
          <w:sz w:val="24"/>
        </w:rPr>
        <w:t xml:space="preserve">May </w:t>
      </w:r>
      <w:r>
        <w:rPr>
          <w:sz w:val="24"/>
        </w:rPr>
        <w:t xml:space="preserve">we </w:t>
      </w:r>
      <w:r>
        <w:rPr>
          <w:i/>
          <w:sz w:val="24"/>
        </w:rPr>
        <w:t>leave</w:t>
      </w:r>
      <w:r>
        <w:rPr>
          <w:sz w:val="24"/>
        </w:rPr>
        <w:t xml:space="preserve"> this with you? (Are we allowed to...? Is it all right if we leave it 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polite requests for permission </w:t>
      </w:r>
      <w:r>
        <w:rPr>
          <w:i/>
          <w:sz w:val="24"/>
        </w:rPr>
        <w:t xml:space="preserve">might </w:t>
      </w:r>
      <w:r>
        <w:rPr>
          <w:sz w:val="24"/>
        </w:rPr>
        <w:t>is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 xml:space="preserve">Might </w:t>
      </w:r>
      <w:r>
        <w:rPr>
          <w:sz w:val="24"/>
        </w:rPr>
        <w:t xml:space="preserve">I </w:t>
      </w:r>
      <w:r>
        <w:rPr>
          <w:i/>
          <w:sz w:val="24"/>
        </w:rPr>
        <w:t xml:space="preserve">use </w:t>
      </w:r>
      <w:r>
        <w:rPr>
          <w:sz w:val="24"/>
        </w:rPr>
        <w:t xml:space="preserve">your telephone, please? </w:t>
      </w:r>
    </w:p>
    <w:p>
      <w:pPr>
        <w:pStyle w:val="Normal"/>
        <w:suppressAutoHyphens w:val="true"/>
        <w:spacing w:lineRule="auto" w:line="240"/>
        <w:ind w:firstLine="284" w:start="284" w:end="0"/>
        <w:rPr/>
      </w:pPr>
      <w:r>
        <w:rPr>
          <w:sz w:val="24"/>
        </w:rPr>
        <w:t xml:space="preserve">I wonder if I </w:t>
      </w:r>
      <w:r>
        <w:rPr>
          <w:i/>
          <w:sz w:val="24"/>
        </w:rPr>
        <w:t>might borrow</w:t>
      </w:r>
      <w:r>
        <w:rPr>
          <w:sz w:val="24"/>
        </w:rPr>
        <w:t xml:space="preserve"> your book.</w:t>
      </w:r>
    </w:p>
    <w:p>
      <w:pPr>
        <w:pStyle w:val="Normal"/>
        <w:suppressAutoHyphens w:val="true"/>
        <w:spacing w:lineRule="auto" w:line="240"/>
        <w:ind w:firstLine="284" w:end="0"/>
        <w:rPr>
          <w:sz w:val="24"/>
        </w:rPr>
      </w:pPr>
      <w:r>
        <w:rPr>
          <w:sz w:val="24"/>
        </w:rPr>
      </w:r>
    </w:p>
    <w:p>
      <w:pPr>
        <w:pStyle w:val="2"/>
        <w:rPr/>
      </w:pPr>
      <w:r>
        <w:rPr>
          <w:i/>
        </w:rPr>
        <w:t xml:space="preserve">Can </w:t>
      </w:r>
      <w:r>
        <w:rPr/>
        <w:t xml:space="preserve">is now more common than </w:t>
      </w:r>
      <w:r>
        <w:rPr>
          <w:i/>
        </w:rPr>
        <w:t>may</w:t>
      </w:r>
      <w:r>
        <w:rPr/>
        <w:t xml:space="preserve"> or </w:t>
      </w:r>
      <w:r>
        <w:rPr>
          <w:i/>
        </w:rPr>
        <w:t>might</w:t>
      </w:r>
      <w:r>
        <w:rPr/>
        <w:t xml:space="preserve"> to express informally the idea of permission, but may is often used when talking of ourselves.</w:t>
      </w:r>
    </w:p>
    <w:p>
      <w:pPr>
        <w:pStyle w:val="2"/>
        <w:rPr/>
      </w:pPr>
      <w:r>
        <w:rPr/>
      </w:r>
    </w:p>
    <w:p>
      <w:pPr>
        <w:pStyle w:val="Normal"/>
        <w:suppressAutoHyphens w:val="true"/>
        <w:spacing w:lineRule="auto" w:line="240"/>
        <w:ind w:firstLine="284" w:start="284" w:end="0"/>
        <w:rPr/>
      </w:pPr>
      <w:r>
        <w:rPr>
          <w:i/>
          <w:sz w:val="24"/>
        </w:rPr>
        <w:t>May/might</w:t>
      </w:r>
      <w:r>
        <w:rPr>
          <w:sz w:val="24"/>
        </w:rPr>
        <w:t xml:space="preserve"> I help you?</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When the action was permitted and performed the expression </w:t>
      </w:r>
      <w:r>
        <w:rPr>
          <w:i/>
          <w:sz w:val="24"/>
        </w:rPr>
        <w:t>was allowed</w:t>
      </w:r>
      <w:r>
        <w:rPr>
          <w:sz w:val="24"/>
        </w:rPr>
        <w:t xml:space="preserve"> </w:t>
      </w:r>
      <w:r>
        <w:rPr>
          <w:i/>
          <w:sz w:val="24"/>
        </w:rPr>
        <w:t>to</w:t>
      </w:r>
      <w:r>
        <w:rPr>
          <w:sz w:val="24"/>
        </w:rPr>
        <w:t xml:space="preserve"> is preferable.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When translating the story we </w:t>
      </w:r>
      <w:r>
        <w:rPr>
          <w:i/>
          <w:sz w:val="24"/>
        </w:rPr>
        <w:t>were allowed</w:t>
      </w:r>
      <w:r>
        <w:rPr>
          <w:sz w:val="24"/>
        </w:rPr>
        <w:t xml:space="preserve"> to use a dictionary, so I took a Longman new dictionary.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Possibility of the fact</w:t>
      </w:r>
      <w:r>
        <w:rPr>
          <w:sz w:val="24"/>
        </w:rPr>
        <w:t xml:space="preserve"> (the so-called “factual possibility”).This meaning occurs only in affirmative sentences.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w:t>
      </w:r>
      <w:r>
        <w:rPr>
          <w:i/>
          <w:sz w:val="24"/>
        </w:rPr>
        <w:t>may find</w:t>
      </w:r>
      <w:r>
        <w:rPr>
          <w:sz w:val="24"/>
        </w:rPr>
        <w:t xml:space="preserve"> all the books you want in the National Library. (It is possible that you will find...)</w:t>
      </w:r>
    </w:p>
    <w:p>
      <w:pPr>
        <w:pStyle w:val="Normal"/>
        <w:suppressAutoHyphens w:val="true"/>
        <w:spacing w:lineRule="auto" w:line="240"/>
        <w:ind w:firstLine="284" w:start="284" w:end="0"/>
        <w:rPr/>
      </w:pPr>
      <w:r>
        <w:rPr>
          <w:sz w:val="24"/>
        </w:rPr>
        <w:t xml:space="preserve">The railways </w:t>
      </w:r>
      <w:r>
        <w:rPr>
          <w:i/>
          <w:sz w:val="24"/>
        </w:rPr>
        <w:t>may be improved</w:t>
      </w:r>
      <w:r>
        <w:rPr>
          <w:sz w:val="24"/>
        </w:rPr>
        <w:t>. (It is possible that the railways will be improved.)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The above sentence could suggest that there are definite plans for improvement.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May</w:t>
      </w:r>
      <w:r>
        <w:rPr>
          <w:sz w:val="24"/>
        </w:rPr>
        <w:t xml:space="preserve"> expressing possibility is avoided in questions and in negative sentences, instead </w:t>
      </w:r>
      <w:r>
        <w:rPr>
          <w:i/>
          <w:sz w:val="24"/>
        </w:rPr>
        <w:t xml:space="preserve">can </w:t>
      </w:r>
      <w:r>
        <w:rPr>
          <w:sz w:val="24"/>
        </w:rPr>
        <w:t>is used.</w:t>
      </w:r>
    </w:p>
    <w:p>
      <w:pPr>
        <w:pStyle w:val="Normal"/>
        <w:suppressAutoHyphens w:val="true"/>
        <w:spacing w:lineRule="auto" w:line="240"/>
        <w:ind w:firstLine="284" w:end="0"/>
        <w:rPr>
          <w:sz w:val="24"/>
        </w:rPr>
      </w:pPr>
      <w:r>
        <w:rPr>
          <w:sz w:val="24"/>
        </w:rPr>
      </w:r>
    </w:p>
    <w:p>
      <w:pPr>
        <w:pStyle w:val="2"/>
        <w:rPr/>
      </w:pPr>
      <w:r>
        <w:rPr/>
        <w:t xml:space="preserve">3. </w:t>
      </w:r>
      <w:r>
        <w:rPr>
          <w:b/>
        </w:rPr>
        <w:t xml:space="preserve">Prohibition </w:t>
      </w:r>
      <w:r>
        <w:rPr/>
        <w:t>(only with the negative form of the modal verb).</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w:t>
      </w:r>
      <w:r>
        <w:rPr>
          <w:i/>
          <w:sz w:val="24"/>
        </w:rPr>
        <w:t>may not go swimming</w:t>
      </w:r>
      <w:r>
        <w:rPr>
          <w:sz w:val="24"/>
        </w:rPr>
        <w:t>. (You are not allowed to ...) - He</w:t>
      </w:r>
      <w:r>
        <w:rPr>
          <w:sz w:val="24"/>
          <w:lang w:val="ru-RU"/>
        </w:rPr>
        <w:t xml:space="preserve"> смей... </w:t>
      </w:r>
    </w:p>
    <w:p>
      <w:pPr>
        <w:pStyle w:val="Normal"/>
        <w:suppressAutoHyphens w:val="true"/>
        <w:spacing w:lineRule="auto" w:line="240"/>
        <w:ind w:firstLine="284" w:start="284" w:end="0"/>
        <w:rPr/>
      </w:pPr>
      <w:r>
        <w:rPr>
          <w:sz w:val="24"/>
        </w:rPr>
        <w:t xml:space="preserve">You </w:t>
      </w:r>
      <w:r>
        <w:rPr>
          <w:i/>
          <w:sz w:val="24"/>
        </w:rPr>
        <w:t>may not enter</w:t>
      </w:r>
      <w:r>
        <w:rPr>
          <w:sz w:val="24"/>
        </w:rPr>
        <w:t xml:space="preserve"> the room until I say so. - He</w:t>
      </w:r>
      <w:r>
        <w:rPr>
          <w:sz w:val="24"/>
          <w:lang w:val="ru-RU"/>
        </w:rPr>
        <w:t xml:space="preserve"> смей...</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sz w:val="24"/>
        </w:rPr>
        <w:t xml:space="preserve">The contracted form </w:t>
      </w:r>
      <w:r>
        <w:rPr>
          <w:i/>
          <w:sz w:val="24"/>
        </w:rPr>
        <w:t xml:space="preserve">mayn’t </w:t>
      </w:r>
      <w:r>
        <w:rPr>
          <w:sz w:val="24"/>
        </w:rPr>
        <w:t>is also very rare.</w:t>
      </w:r>
    </w:p>
    <w:p>
      <w:pPr>
        <w:pStyle w:val="Normal"/>
        <w:suppressAutoHyphens w:val="true"/>
        <w:spacing w:lineRule="auto" w:line="240"/>
        <w:ind w:firstLine="284" w:end="0"/>
        <w:rPr/>
      </w:pPr>
      <w:r>
        <w:rPr>
          <w:sz w:val="24"/>
        </w:rPr>
        <w:t xml:space="preserve">There are other ways of expressing the idea of prohibition which are more common. They are </w:t>
      </w:r>
      <w:r>
        <w:rPr>
          <w:i/>
          <w:sz w:val="24"/>
        </w:rPr>
        <w:t>mustn’t, can’t,</w:t>
      </w:r>
      <w:r>
        <w:rPr>
          <w:sz w:val="24"/>
        </w:rPr>
        <w:t xml:space="preserve"> and </w:t>
      </w:r>
      <w:r>
        <w:rPr>
          <w:i/>
          <w:sz w:val="24"/>
        </w:rPr>
        <w:t>don’t. Mustn’t</w:t>
      </w:r>
      <w:r>
        <w:rPr>
          <w:sz w:val="24"/>
        </w:rPr>
        <w:t xml:space="preserve"> and </w:t>
      </w:r>
      <w:r>
        <w:rPr>
          <w:i/>
          <w:sz w:val="24"/>
        </w:rPr>
        <w:t>can’t</w:t>
      </w:r>
      <w:r>
        <w:rPr>
          <w:sz w:val="24"/>
        </w:rPr>
        <w:t xml:space="preserve"> are often found in negative answers to express prohibition instead of </w:t>
      </w:r>
      <w:r>
        <w:rPr>
          <w:i/>
          <w:sz w:val="24"/>
        </w:rPr>
        <w:t>may not.</w:t>
      </w:r>
    </w:p>
    <w:p>
      <w:pPr>
        <w:pStyle w:val="Normal"/>
        <w:suppressAutoHyphens w:val="true"/>
        <w:spacing w:lineRule="auto" w:line="240"/>
        <w:ind w:firstLine="284" w:end="0"/>
        <w:rPr>
          <w:i/>
          <w:i/>
          <w:sz w:val="24"/>
        </w:rPr>
      </w:pPr>
      <w:r>
        <w:rPr>
          <w:i/>
          <w:sz w:val="24"/>
        </w:rPr>
      </w:r>
    </w:p>
    <w:p>
      <w:pPr>
        <w:pStyle w:val="2"/>
        <w:rPr/>
      </w:pPr>
      <w:r>
        <w:rPr/>
        <w:t>II</w:t>
      </w:r>
      <w:r>
        <w:rPr>
          <w:i/>
        </w:rPr>
        <w:t xml:space="preserve">. May (might) </w:t>
      </w:r>
      <w:r>
        <w:rPr>
          <w:b/>
        </w:rPr>
        <w:t>followed by any form of the infinitive</w:t>
      </w:r>
      <w:r>
        <w:rPr/>
        <w:t xml:space="preserve"> denotes: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1. </w:t>
      </w:r>
      <w:r>
        <w:rPr>
          <w:b/>
          <w:sz w:val="24"/>
        </w:rPr>
        <w:t>Supposition, uncertainty</w:t>
      </w:r>
      <w:r>
        <w:rPr>
          <w:sz w:val="24"/>
        </w:rPr>
        <w:t xml:space="preserve">. </w:t>
      </w:r>
      <w:r>
        <w:rPr>
          <w:i/>
          <w:sz w:val="24"/>
        </w:rPr>
        <w:t>May</w:t>
      </w:r>
      <w:r>
        <w:rPr>
          <w:sz w:val="24"/>
        </w:rPr>
        <w:t xml:space="preserve"> in this sense is synonymous with </w:t>
      </w:r>
      <w:r>
        <w:rPr>
          <w:i/>
          <w:sz w:val="24"/>
        </w:rPr>
        <w:t>perhaps</w:t>
      </w:r>
      <w:r>
        <w:rPr>
          <w:sz w:val="24"/>
        </w:rPr>
        <w:t xml:space="preserve"> or </w:t>
      </w:r>
      <w:r>
        <w:rPr>
          <w:i/>
          <w:sz w:val="24"/>
        </w:rPr>
        <w:t>maybe</w:t>
      </w:r>
      <w:r>
        <w:rPr>
          <w:sz w:val="24"/>
        </w:rPr>
        <w:t>, and occurs in affirmative and negative statements.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This news is so strange that you </w:t>
      </w:r>
      <w:r>
        <w:rPr>
          <w:i/>
          <w:sz w:val="24"/>
        </w:rPr>
        <w:t>may not believe</w:t>
      </w:r>
      <w:r>
        <w:rPr>
          <w:sz w:val="24"/>
        </w:rPr>
        <w:t xml:space="preserve"> it. (Perhaps you won’t believe it.)</w:t>
      </w:r>
    </w:p>
    <w:p>
      <w:pPr>
        <w:pStyle w:val="Normal"/>
        <w:suppressAutoHyphens w:val="true"/>
        <w:spacing w:lineRule="auto" w:line="240"/>
        <w:ind w:firstLine="284" w:start="284" w:end="0"/>
        <w:rPr/>
      </w:pPr>
      <w:r>
        <w:rPr>
          <w:sz w:val="24"/>
        </w:rPr>
        <w:t xml:space="preserve">He </w:t>
      </w:r>
      <w:r>
        <w:rPr>
          <w:i/>
          <w:sz w:val="24"/>
        </w:rPr>
        <w:t>may come</w:t>
      </w:r>
      <w:r>
        <w:rPr>
          <w:sz w:val="24"/>
        </w:rPr>
        <w:t xml:space="preserve"> or he </w:t>
      </w:r>
      <w:r>
        <w:rPr>
          <w:i/>
          <w:sz w:val="24"/>
        </w:rPr>
        <w:t>may not</w:t>
      </w:r>
      <w:r>
        <w:rPr>
          <w:sz w:val="24"/>
        </w:rPr>
        <w:t>.</w:t>
      </w:r>
      <w:r>
        <w:rPr>
          <w:sz w:val="24"/>
          <w:lang w:val="ru-RU"/>
        </w:rPr>
        <w:t xml:space="preserve"> (Может быть, он придет, а может и нет.)</w:t>
      </w:r>
    </w:p>
    <w:p>
      <w:pPr>
        <w:pStyle w:val="Normal"/>
        <w:suppressAutoHyphens w:val="true"/>
        <w:spacing w:lineRule="auto" w:line="240"/>
        <w:ind w:firstLine="284" w:start="284" w:end="0"/>
        <w:rPr/>
      </w:pPr>
      <w:r>
        <w:rPr>
          <w:sz w:val="24"/>
        </w:rPr>
        <w:t xml:space="preserve">She </w:t>
      </w:r>
      <w:r>
        <w:rPr>
          <w:i/>
          <w:sz w:val="24"/>
        </w:rPr>
        <w:t>may not know</w:t>
      </w:r>
      <w:r>
        <w:rPr>
          <w:sz w:val="24"/>
        </w:rPr>
        <w:t xml:space="preserve"> that you are here. (Perhaps she doesn’t know that you are here.)</w:t>
      </w:r>
    </w:p>
    <w:p>
      <w:pPr>
        <w:pStyle w:val="Normal"/>
        <w:suppressAutoHyphens w:val="true"/>
        <w:spacing w:lineRule="auto" w:line="240"/>
        <w:ind w:firstLine="284" w:start="284" w:end="0"/>
        <w:rPr/>
      </w:pPr>
      <w:r>
        <w:rPr>
          <w:sz w:val="24"/>
        </w:rPr>
        <w:t xml:space="preserve">Why hasn’t he come? He </w:t>
      </w:r>
      <w:r>
        <w:rPr>
          <w:i/>
          <w:sz w:val="24"/>
        </w:rPr>
        <w:t>may have been hurt</w:t>
      </w:r>
      <w:r>
        <w:rPr>
          <w:sz w:val="24"/>
        </w:rPr>
        <w:t xml:space="preserve">. (Perhaps he has been hurt. We still don’t know whether he </w:t>
      </w:r>
    </w:p>
    <w:p>
      <w:pPr>
        <w:pStyle w:val="Normal"/>
        <w:suppressAutoHyphens w:val="true"/>
        <w:spacing w:lineRule="auto" w:line="240"/>
        <w:ind w:firstLine="284" w:start="284" w:end="0"/>
        <w:rPr>
          <w:sz w:val="24"/>
        </w:rPr>
      </w:pPr>
      <w:r>
        <w:rPr>
          <w:sz w:val="24"/>
        </w:rPr>
        <w:t>has or has not.)</w:t>
      </w:r>
    </w:p>
    <w:p>
      <w:pPr>
        <w:pStyle w:val="Normal"/>
        <w:suppressAutoHyphens w:val="true"/>
        <w:spacing w:lineRule="auto" w:line="240"/>
        <w:ind w:firstLine="284" w:start="284" w:end="0"/>
        <w:rPr>
          <w:sz w:val="24"/>
        </w:rPr>
      </w:pPr>
      <w:r>
        <w:rPr>
          <w:sz w:val="24"/>
        </w:rPr>
        <w:t xml:space="preserve">Why aren’t you at the station? They </w:t>
      </w:r>
      <w:r>
        <w:rPr>
          <w:i/>
          <w:sz w:val="24"/>
        </w:rPr>
        <w:t>may be arriving.</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The non-perfect infinitive indicates reference to the present or fu</w:t>
        <w:softHyphen/>
        <w:t xml:space="preserve">ture, that is, it expresses </w:t>
      </w:r>
      <w:r>
        <w:rPr>
          <w:b/>
          <w:sz w:val="24"/>
        </w:rPr>
        <w:t xml:space="preserve">supposition </w:t>
      </w:r>
      <w:r>
        <w:rPr>
          <w:sz w:val="24"/>
        </w:rPr>
        <w:t xml:space="preserve">or </w:t>
      </w:r>
      <w:r>
        <w:rPr>
          <w:b/>
          <w:sz w:val="24"/>
        </w:rPr>
        <w:t>uncertainty</w:t>
      </w:r>
      <w:r>
        <w:rPr>
          <w:sz w:val="24"/>
        </w:rPr>
        <w:t xml:space="preserve"> about a present or future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They </w:t>
      </w:r>
      <w:r>
        <w:rPr>
          <w:i/>
          <w:sz w:val="24"/>
        </w:rPr>
        <w:t>may arrive</w:t>
      </w:r>
      <w:r>
        <w:rPr>
          <w:sz w:val="24"/>
        </w:rPr>
        <w:t xml:space="preserve"> tonight or tomorrow.</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 xml:space="preserve">The perfect infinitive indicates reference to the past. </w:t>
      </w:r>
    </w:p>
    <w:p>
      <w:pPr>
        <w:pStyle w:val="Normal"/>
        <w:suppressAutoHyphens w:val="true"/>
        <w:spacing w:lineRule="auto" w:line="240"/>
        <w:ind w:firstLine="284" w:end="0"/>
        <w:rPr/>
      </w:pPr>
      <w:r>
        <w:rPr>
          <w:i/>
          <w:sz w:val="24"/>
        </w:rPr>
        <w:t>May (might)</w:t>
      </w:r>
      <w:r>
        <w:rPr>
          <w:sz w:val="24"/>
        </w:rPr>
        <w:t xml:space="preserve"> in the sense of supposition or uncertainty is not used in questions, instead some other means are used: Is it (he) likely ... ? or Do you think ...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Is</w:t>
      </w:r>
      <w:r>
        <w:rPr>
          <w:sz w:val="24"/>
        </w:rPr>
        <w:t xml:space="preserve"> Mary </w:t>
      </w:r>
      <w:r>
        <w:rPr>
          <w:i/>
          <w:sz w:val="24"/>
        </w:rPr>
        <w:t>likely to arrive</w:t>
      </w:r>
      <w:r>
        <w:rPr>
          <w:sz w:val="24"/>
        </w:rPr>
        <w:t xml:space="preserve"> tonight? </w:t>
      </w:r>
    </w:p>
    <w:p>
      <w:pPr>
        <w:pStyle w:val="Normal"/>
        <w:suppressAutoHyphens w:val="true"/>
        <w:spacing w:lineRule="auto" w:line="240"/>
        <w:ind w:firstLine="284" w:start="284" w:end="0"/>
        <w:rPr/>
      </w:pPr>
      <w:r>
        <w:rPr>
          <w:i/>
          <w:sz w:val="24"/>
        </w:rPr>
        <w:t xml:space="preserve">Do </w:t>
      </w:r>
      <w:r>
        <w:rPr>
          <w:sz w:val="24"/>
        </w:rPr>
        <w:t xml:space="preserve">you </w:t>
      </w:r>
      <w:r>
        <w:rPr>
          <w:i/>
          <w:sz w:val="24"/>
        </w:rPr>
        <w:t xml:space="preserve">think </w:t>
      </w:r>
      <w:r>
        <w:rPr>
          <w:sz w:val="24"/>
        </w:rPr>
        <w:t>he has already come?</w:t>
      </w:r>
    </w:p>
    <w:p>
      <w:pPr>
        <w:pStyle w:val="2"/>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rHeight w:val="272" w:hRule="atLeast"/>
        </w:trPr>
        <w:tc>
          <w:tcPr>
            <w:tcW w:w="10982" w:type="dxa"/>
            <w:gridSpan w:val="2"/>
            <w:tcBorders>
              <w:top w:val="single" w:sz="4" w:space="0" w:color="000000"/>
              <w:start w:val="single" w:sz="4" w:space="0" w:color="000000"/>
              <w:end w:val="single" w:sz="4" w:space="0" w:color="000000"/>
            </w:tcBorders>
          </w:tcPr>
          <w:p>
            <w:pPr>
              <w:pStyle w:val="2"/>
              <w:rPr>
                <w:b/>
              </w:rPr>
            </w:pPr>
            <w:r>
              <w:rPr>
                <w:b/>
              </w:rPr>
              <w:t>Note:</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end="0"/>
              <w:rPr/>
            </w:pPr>
            <w:r>
              <w:rPr>
                <w:sz w:val="24"/>
              </w:rPr>
              <w:t xml:space="preserve">The difference between the meaning of the negative forms of can and </w:t>
            </w:r>
            <w:r>
              <w:rPr>
                <w:i/>
                <w:sz w:val="24"/>
              </w:rPr>
              <w:t>may:</w:t>
            </w:r>
          </w:p>
          <w:p>
            <w:pPr>
              <w:pStyle w:val="2"/>
              <w:ind w:hanging="0" w:end="0"/>
              <w:rPr>
                <w:b/>
                <w:i/>
                <w:i/>
                <w:sz w:val="24"/>
              </w:rPr>
            </w:pPr>
            <w:r>
              <w:rPr>
                <w:b/>
                <w:i/>
                <w:sz w:val="24"/>
              </w:rPr>
            </w:r>
          </w:p>
        </w:tc>
      </w:tr>
      <w:tr>
        <w:trPr>
          <w:trHeight w:val="272" w:hRule="atLeast"/>
        </w:trPr>
        <w:tc>
          <w:tcPr>
            <w:tcW w:w="5491" w:type="dxa"/>
            <w:tcBorders>
              <w:start w:val="single" w:sz="4" w:space="0" w:color="000000"/>
              <w:bottom w:val="single" w:sz="4" w:space="0" w:color="000000"/>
            </w:tcBorders>
          </w:tcPr>
          <w:p>
            <w:pPr>
              <w:pStyle w:val="Normal"/>
              <w:suppressAutoHyphens w:val="true"/>
              <w:spacing w:lineRule="auto" w:line="240"/>
              <w:ind w:hanging="0" w:end="0"/>
              <w:jc w:val="start"/>
              <w:rPr/>
            </w:pPr>
            <w:r>
              <w:rPr>
                <w:sz w:val="24"/>
              </w:rPr>
              <w:t xml:space="preserve">He </w:t>
            </w:r>
            <w:r>
              <w:rPr>
                <w:i/>
                <w:sz w:val="24"/>
              </w:rPr>
              <w:t>may not be ill.=</w:t>
            </w:r>
            <w:r>
              <w:rPr>
                <w:sz w:val="24"/>
              </w:rPr>
              <w:t xml:space="preserve"> </w:t>
            </w:r>
          </w:p>
          <w:p>
            <w:pPr>
              <w:pStyle w:val="Normal"/>
              <w:suppressAutoHyphens w:val="true"/>
              <w:spacing w:lineRule="auto" w:line="240"/>
              <w:ind w:hanging="0" w:end="0"/>
              <w:jc w:val="start"/>
              <w:rPr>
                <w:sz w:val="24"/>
              </w:rPr>
            </w:pPr>
            <w:r>
              <w:rPr>
                <w:sz w:val="24"/>
              </w:rPr>
              <w:t xml:space="preserve">It is possible that he isn’t ill. </w:t>
            </w:r>
          </w:p>
          <w:p>
            <w:pPr>
              <w:pStyle w:val="Normal"/>
              <w:suppressAutoHyphens w:val="true"/>
              <w:spacing w:lineRule="auto" w:line="240"/>
              <w:ind w:hanging="0" w:end="0"/>
              <w:jc w:val="start"/>
              <w:rPr/>
            </w:pPr>
            <w:r>
              <w:rPr>
                <w:sz w:val="24"/>
              </w:rPr>
              <w:t xml:space="preserve">He </w:t>
            </w:r>
            <w:r>
              <w:rPr>
                <w:i/>
                <w:sz w:val="24"/>
              </w:rPr>
              <w:t xml:space="preserve">may not be working. = </w:t>
            </w:r>
          </w:p>
          <w:p>
            <w:pPr>
              <w:pStyle w:val="2"/>
              <w:ind w:hanging="0" w:end="0"/>
              <w:rPr>
                <w:b/>
              </w:rPr>
            </w:pPr>
            <w:r>
              <w:rPr/>
              <w:t>It is possible that he isn’t working.</w:t>
            </w:r>
          </w:p>
        </w:tc>
        <w:tc>
          <w:tcPr>
            <w:tcW w:w="5491" w:type="dxa"/>
            <w:tcBorders>
              <w:bottom w:val="single" w:sz="4" w:space="0" w:color="000000"/>
              <w:end w:val="single" w:sz="4" w:space="0" w:color="000000"/>
            </w:tcBorders>
          </w:tcPr>
          <w:p>
            <w:pPr>
              <w:pStyle w:val="Normal"/>
              <w:suppressAutoHyphens w:val="true"/>
              <w:spacing w:lineRule="auto" w:line="240"/>
              <w:ind w:hanging="0" w:end="0"/>
              <w:jc w:val="start"/>
              <w:rPr/>
            </w:pPr>
            <w:r>
              <w:rPr>
                <w:sz w:val="24"/>
              </w:rPr>
              <w:t xml:space="preserve">He </w:t>
            </w:r>
            <w:r>
              <w:rPr>
                <w:i/>
                <w:sz w:val="24"/>
              </w:rPr>
              <w:t>can’t be ill. =</w:t>
            </w:r>
          </w:p>
          <w:p>
            <w:pPr>
              <w:pStyle w:val="Normal"/>
              <w:suppressAutoHyphens w:val="true"/>
              <w:spacing w:lineRule="auto" w:line="240"/>
              <w:ind w:hanging="0" w:end="0"/>
              <w:jc w:val="start"/>
              <w:rPr>
                <w:sz w:val="24"/>
              </w:rPr>
            </w:pPr>
            <w:r>
              <w:rPr>
                <w:sz w:val="24"/>
              </w:rPr>
              <w:t>It is not possible that he is ill.</w:t>
            </w:r>
          </w:p>
          <w:p>
            <w:pPr>
              <w:pStyle w:val="Normal"/>
              <w:suppressAutoHyphens w:val="true"/>
              <w:spacing w:lineRule="auto" w:line="240"/>
              <w:ind w:hanging="0" w:end="0"/>
              <w:jc w:val="start"/>
              <w:rPr/>
            </w:pPr>
            <w:r>
              <w:rPr>
                <w:sz w:val="24"/>
              </w:rPr>
              <w:t xml:space="preserve">He </w:t>
            </w:r>
            <w:r>
              <w:rPr>
                <w:i/>
                <w:sz w:val="24"/>
              </w:rPr>
              <w:t xml:space="preserve">can’t be working. = </w:t>
            </w:r>
          </w:p>
          <w:p>
            <w:pPr>
              <w:pStyle w:val="2"/>
              <w:ind w:hanging="0" w:end="0"/>
              <w:rPr>
                <w:b/>
              </w:rPr>
            </w:pPr>
            <w:r>
              <w:rPr/>
              <w:t>It is impossible that he is working.</w:t>
            </w:r>
          </w:p>
        </w:tc>
      </w:tr>
    </w:tbl>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pPr>
      <w:r>
        <w:rPr>
          <w:i/>
          <w:sz w:val="24"/>
        </w:rPr>
        <w:t>Can + negation</w:t>
      </w:r>
      <w:r>
        <w:rPr>
          <w:sz w:val="24"/>
        </w:rPr>
        <w:t xml:space="preserve"> in these sentences denotes </w:t>
      </w:r>
      <w:r>
        <w:rPr>
          <w:b/>
          <w:sz w:val="24"/>
        </w:rPr>
        <w:t>doubt, incredulity</w:t>
      </w:r>
      <w:r>
        <w:rPr>
          <w:sz w:val="24"/>
        </w:rPr>
        <w:t xml:space="preserve"> on the part of the speaker, whereas </w:t>
      </w:r>
      <w:r>
        <w:rPr>
          <w:i/>
          <w:sz w:val="24"/>
        </w:rPr>
        <w:t>may</w:t>
      </w:r>
      <w:r>
        <w:rPr>
          <w:sz w:val="24"/>
        </w:rPr>
        <w:t xml:space="preserve"> expresses </w:t>
      </w:r>
      <w:r>
        <w:rPr>
          <w:b/>
          <w:sz w:val="24"/>
        </w:rPr>
        <w:t>uncertainty</w:t>
      </w:r>
      <w:r>
        <w:rPr>
          <w:sz w:val="24"/>
        </w:rPr>
        <w:t xml:space="preserve"> about a negation of some fact.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Reproach.</w:t>
      </w:r>
      <w:r>
        <w:rPr>
          <w:sz w:val="24"/>
        </w:rPr>
        <w:t xml:space="preserve"> This meaning is found only in positive statements and only with the form </w:t>
      </w:r>
      <w:r>
        <w:rPr>
          <w:i/>
          <w:sz w:val="24"/>
        </w:rPr>
        <w:t xml:space="preserve">might </w:t>
      </w:r>
      <w:r>
        <w:rPr>
          <w:sz w:val="24"/>
        </w:rPr>
        <w:t>as it is a reproach made about something that has not been done and thus implies some unfulfilled action.</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w:t>
      </w:r>
      <w:r>
        <w:rPr>
          <w:i/>
          <w:sz w:val="24"/>
        </w:rPr>
        <w:t xml:space="preserve">might </w:t>
      </w:r>
      <w:r>
        <w:rPr>
          <w:sz w:val="24"/>
        </w:rPr>
        <w:t xml:space="preserve">at least </w:t>
      </w:r>
      <w:r>
        <w:rPr>
          <w:i/>
          <w:sz w:val="24"/>
        </w:rPr>
        <w:t>offer</w:t>
      </w:r>
      <w:r>
        <w:rPr>
          <w:sz w:val="24"/>
        </w:rPr>
        <w:t xml:space="preserve"> to help.</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combination with the perfect infinitive it renders </w:t>
      </w:r>
      <w:r>
        <w:rPr>
          <w:b/>
          <w:sz w:val="24"/>
        </w:rPr>
        <w:t xml:space="preserve">irritation (annoyance) </w:t>
      </w:r>
      <w:r>
        <w:rPr>
          <w:sz w:val="24"/>
        </w:rPr>
        <w:t>that the action was not carried out.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w:t>
      </w:r>
      <w:r>
        <w:rPr>
          <w:i/>
          <w:sz w:val="24"/>
        </w:rPr>
        <w:t>might have opened</w:t>
      </w:r>
      <w:r>
        <w:rPr>
          <w:sz w:val="24"/>
        </w:rPr>
        <w:t xml:space="preserve"> the door for 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3. </w:t>
      </w:r>
      <w:r>
        <w:rPr>
          <w:i/>
          <w:sz w:val="24"/>
        </w:rPr>
        <w:t>May/might</w:t>
      </w:r>
      <w:r>
        <w:rPr>
          <w:sz w:val="24"/>
        </w:rPr>
        <w:t xml:space="preserve"> partly loses its meaning when used in certain sentence patterns and is in such cases a quasi-subjunctive auxiliary (see § 80):</w:t>
      </w:r>
    </w:p>
    <w:p>
      <w:pPr>
        <w:pStyle w:val="2"/>
        <w:rPr>
          <w:sz w:val="24"/>
        </w:rPr>
      </w:pPr>
      <w:r>
        <w:rPr>
          <w:sz w:val="24"/>
        </w:rPr>
      </w:r>
    </w:p>
    <w:p>
      <w:pPr>
        <w:pStyle w:val="2"/>
        <w:ind w:start="284" w:end="0"/>
        <w:rPr/>
      </w:pPr>
      <w:r>
        <w:rPr/>
        <w:t xml:space="preserve">a) in clauses of </w:t>
      </w:r>
      <w:r>
        <w:rPr>
          <w:b/>
        </w:rPr>
        <w:t>purpose</w:t>
      </w:r>
      <w:r>
        <w:rPr/>
        <w:t>:</w:t>
      </w:r>
    </w:p>
    <w:p>
      <w:pPr>
        <w:pStyle w:val="Normal"/>
        <w:suppressAutoHyphens w:val="true"/>
        <w:spacing w:lineRule="auto" w:line="240"/>
        <w:ind w:firstLine="284" w:start="284" w:end="0"/>
        <w:rPr>
          <w:sz w:val="24"/>
        </w:rPr>
      </w:pPr>
      <w:r>
        <w:rPr>
          <w:sz w:val="24"/>
        </w:rPr>
      </w:r>
    </w:p>
    <w:p>
      <w:pPr>
        <w:pStyle w:val="2"/>
        <w:ind w:start="568" w:end="0"/>
        <w:rPr/>
      </w:pPr>
      <w:r>
        <w:rPr/>
        <w:t xml:space="preserve">Sit here so that I </w:t>
      </w:r>
      <w:r>
        <w:rPr>
          <w:i/>
        </w:rPr>
        <w:t>may see</w:t>
      </w:r>
      <w:r>
        <w:rPr/>
        <w:t xml:space="preserve"> your face more clearly. </w:t>
      </w:r>
    </w:p>
    <w:p>
      <w:pPr>
        <w:pStyle w:val="Normal"/>
        <w:suppressAutoHyphens w:val="true"/>
        <w:spacing w:lineRule="auto" w:line="240"/>
        <w:ind w:firstLine="284" w:start="568" w:end="0"/>
        <w:rPr/>
      </w:pPr>
      <w:r>
        <w:rPr>
          <w:sz w:val="24"/>
        </w:rPr>
        <w:t xml:space="preserve">He died so that others </w:t>
      </w:r>
      <w:r>
        <w:rPr>
          <w:i/>
          <w:sz w:val="24"/>
        </w:rPr>
        <w:t>might live.</w:t>
      </w:r>
      <w:r>
        <w:rPr>
          <w:sz w:val="24"/>
        </w:rPr>
        <w:t xml:space="preserve">  </w:t>
      </w:r>
    </w:p>
    <w:p>
      <w:pPr>
        <w:pStyle w:val="Normal"/>
        <w:suppressAutoHyphens w:val="true"/>
        <w:spacing w:lineRule="auto" w:line="240"/>
        <w:ind w:firstLine="284" w:start="284" w:end="0"/>
        <w:rPr>
          <w:sz w:val="24"/>
        </w:rPr>
      </w:pPr>
      <w:r>
        <w:rPr>
          <w:sz w:val="24"/>
        </w:rPr>
      </w:r>
    </w:p>
    <w:p>
      <w:pPr>
        <w:pStyle w:val="2"/>
        <w:ind w:start="284" w:end="0"/>
        <w:rPr/>
      </w:pPr>
      <w:r>
        <w:rPr/>
        <w:t xml:space="preserve">b) in clauses of </w:t>
      </w:r>
      <w:r>
        <w:rPr>
          <w:b/>
        </w:rPr>
        <w:t>concession</w:t>
      </w:r>
      <w:r>
        <w:rPr/>
        <w:t>:</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568" w:end="0"/>
        <w:rPr/>
      </w:pPr>
      <w:r>
        <w:rPr>
          <w:i/>
          <w:sz w:val="24"/>
        </w:rPr>
        <w:t>Try</w:t>
      </w:r>
      <w:r>
        <w:rPr>
          <w:sz w:val="24"/>
        </w:rPr>
        <w:t xml:space="preserve"> as he </w:t>
      </w:r>
      <w:r>
        <w:rPr>
          <w:i/>
          <w:sz w:val="24"/>
        </w:rPr>
        <w:t xml:space="preserve">may </w:t>
      </w:r>
      <w:r>
        <w:rPr>
          <w:sz w:val="24"/>
        </w:rPr>
        <w:t xml:space="preserve">he will never be top of his class. </w:t>
      </w:r>
    </w:p>
    <w:p>
      <w:pPr>
        <w:pStyle w:val="Normal"/>
        <w:suppressAutoHyphens w:val="true"/>
        <w:spacing w:lineRule="auto" w:line="240"/>
        <w:ind w:firstLine="284" w:start="568" w:end="0"/>
        <w:rPr/>
      </w:pPr>
      <w:r>
        <w:rPr>
          <w:sz w:val="24"/>
        </w:rPr>
        <w:t xml:space="preserve">However hard he </w:t>
      </w:r>
      <w:r>
        <w:rPr>
          <w:i/>
          <w:sz w:val="24"/>
        </w:rPr>
        <w:t>might try</w:t>
      </w:r>
      <w:r>
        <w:rPr>
          <w:sz w:val="24"/>
        </w:rPr>
        <w:t>, he never managed it.</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pPr>
      <w:r>
        <w:rPr>
          <w:sz w:val="24"/>
        </w:rPr>
        <w:t xml:space="preserve">c) </w:t>
      </w:r>
      <w:r>
        <w:rPr>
          <w:b/>
          <w:sz w:val="24"/>
        </w:rPr>
        <w:t>in object, predicative</w:t>
      </w:r>
      <w:r>
        <w:rPr>
          <w:sz w:val="24"/>
        </w:rPr>
        <w:t xml:space="preserve"> and </w:t>
      </w:r>
      <w:r>
        <w:rPr>
          <w:b/>
          <w:sz w:val="24"/>
        </w:rPr>
        <w:t>appositive</w:t>
      </w:r>
      <w:r>
        <w:rPr>
          <w:sz w:val="24"/>
        </w:rPr>
        <w:t xml:space="preserve"> clauses after verbs or nouns expressing </w:t>
      </w:r>
      <w:r>
        <w:rPr>
          <w:b/>
          <w:sz w:val="24"/>
        </w:rPr>
        <w:t>hope, wish, fear:</w:t>
      </w:r>
    </w:p>
    <w:p>
      <w:pPr>
        <w:pStyle w:val="Normal"/>
        <w:suppressAutoHyphens w:val="true"/>
        <w:spacing w:lineRule="auto" w:line="240"/>
        <w:ind w:firstLine="284" w:start="284" w:end="0"/>
        <w:rPr>
          <w:b/>
          <w:sz w:val="24"/>
        </w:rPr>
      </w:pPr>
      <w:r>
        <w:rPr>
          <w:b/>
          <w:sz w:val="24"/>
        </w:rPr>
      </w:r>
    </w:p>
    <w:p>
      <w:pPr>
        <w:pStyle w:val="2"/>
        <w:ind w:start="568" w:end="0"/>
        <w:rPr/>
      </w:pPr>
      <w:r>
        <w:rPr/>
        <w:t xml:space="preserve">The doctor has fears that she </w:t>
      </w:r>
      <w:r>
        <w:rPr>
          <w:i/>
        </w:rPr>
        <w:t>may not live</w:t>
      </w:r>
      <w:r>
        <w:rPr/>
        <w:t xml:space="preserve"> much longer. </w:t>
      </w:r>
    </w:p>
    <w:p>
      <w:pPr>
        <w:pStyle w:val="Normal"/>
        <w:suppressAutoHyphens w:val="true"/>
        <w:spacing w:lineRule="auto" w:line="240"/>
        <w:ind w:firstLine="284" w:start="568" w:end="0"/>
        <w:rPr/>
      </w:pPr>
      <w:r>
        <w:rPr>
          <w:sz w:val="24"/>
        </w:rPr>
        <w:t xml:space="preserve">The prisoner had hopes that he </w:t>
      </w:r>
      <w:r>
        <w:rPr>
          <w:i/>
          <w:sz w:val="24"/>
        </w:rPr>
        <w:t>might be set free.</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end="0"/>
        <w:rPr>
          <w:b/>
          <w:sz w:val="24"/>
        </w:rPr>
      </w:pPr>
      <w:r>
        <w:rPr>
          <w:b/>
          <w:sz w:val="24"/>
        </w:rPr>
        <w:t>Here are some expressions with the modal verb may/might:</w:t>
      </w:r>
    </w:p>
    <w:p>
      <w:pPr>
        <w:pStyle w:val="Normal"/>
        <w:suppressAutoHyphens w:val="true"/>
        <w:spacing w:lineRule="auto" w:line="240"/>
        <w:ind w:firstLine="284" w:end="0"/>
        <w:rPr/>
      </w:pPr>
      <w:r>
        <w:rPr>
          <w:b/>
          <w:sz w:val="24"/>
        </w:rPr>
        <w:t>I may/might as well + infinitive</w:t>
      </w:r>
      <w:r>
        <w:rPr>
          <w:sz w:val="24"/>
        </w:rPr>
        <w:t xml:space="preserve"> — is a very mild and unemphatic way of expressing an intention.</w:t>
      </w:r>
    </w:p>
    <w:p>
      <w:pPr>
        <w:pStyle w:val="Normal"/>
        <w:suppressAutoHyphens w:val="true"/>
        <w:spacing w:lineRule="auto" w:line="240"/>
        <w:ind w:firstLine="284" w:end="0"/>
        <w:rPr>
          <w:sz w:val="24"/>
        </w:rPr>
      </w:pPr>
      <w:r>
        <w:rPr>
          <w:sz w:val="24"/>
        </w:rPr>
      </w:r>
    </w:p>
    <w:p>
      <w:pPr>
        <w:pStyle w:val="2"/>
        <w:ind w:start="284" w:end="0"/>
        <w:rPr/>
      </w:pPr>
      <w:r>
        <w:rPr/>
        <w:t xml:space="preserve">I </w:t>
      </w:r>
      <w:r>
        <w:rPr>
          <w:i/>
        </w:rPr>
        <w:t>may as well</w:t>
      </w:r>
      <w:r>
        <w:rPr/>
        <w:t xml:space="preserve"> take you with me.</w:t>
      </w:r>
    </w:p>
    <w:p>
      <w:pPr>
        <w:pStyle w:val="Normal"/>
        <w:suppressAutoHyphens w:val="true"/>
        <w:spacing w:lineRule="auto" w:line="240"/>
        <w:ind w:firstLine="284" w:end="0"/>
        <w:rPr>
          <w:sz w:val="24"/>
        </w:rPr>
      </w:pPr>
      <w:r>
        <w:rPr>
          <w:sz w:val="24"/>
        </w:rPr>
      </w:r>
    </w:p>
    <w:p>
      <w:pPr>
        <w:pStyle w:val="2"/>
        <w:rPr/>
      </w:pPr>
      <w:r>
        <w:rPr/>
        <w:t xml:space="preserve">It can be used with other persons to suggest or recommend an action.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w:t>
      </w:r>
      <w:r>
        <w:rPr>
          <w:i/>
          <w:sz w:val="24"/>
        </w:rPr>
        <w:t>may as well give</w:t>
      </w:r>
      <w:r>
        <w:rPr>
          <w:sz w:val="24"/>
        </w:rPr>
        <w:t xml:space="preserve"> him the letter.</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Might just as well</w:t>
      </w:r>
      <w:r>
        <w:rPr>
          <w:sz w:val="24"/>
        </w:rPr>
        <w:t xml:space="preserve"> means “it would be equally good to” and is used to suggest alternative actions. Though the meaning is basically the same as in three previous sentences, “just” makes the sentence more emphatic.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sz w:val="24"/>
        </w:rPr>
      </w:pPr>
      <w:r>
        <w:rPr>
          <w:sz w:val="24"/>
        </w:rPr>
        <w:t>- I’ll go on Monday by a slow train.</w:t>
      </w:r>
    </w:p>
    <w:p>
      <w:pPr>
        <w:pStyle w:val="Normal"/>
        <w:suppressAutoHyphens w:val="true"/>
        <w:spacing w:lineRule="auto" w:line="240"/>
        <w:ind w:firstLine="284" w:start="284" w:end="0"/>
        <w:rPr/>
      </w:pPr>
      <w:r>
        <w:rPr>
          <w:sz w:val="24"/>
        </w:rPr>
        <w:t xml:space="preserve">- You </w:t>
      </w:r>
      <w:r>
        <w:rPr>
          <w:i/>
          <w:sz w:val="24"/>
        </w:rPr>
        <w:t>might just as well wait</w:t>
      </w:r>
      <w:r>
        <w:rPr>
          <w:sz w:val="24"/>
        </w:rPr>
        <w:t xml:space="preserve"> till Tuesday and go by the fast one.</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sz w:val="24"/>
        </w:rPr>
      </w:pPr>
      <w:r>
        <w:rPr>
          <w:sz w:val="24"/>
        </w:rPr>
        <w:t>- I’ll do it at six.</w:t>
      </w:r>
    </w:p>
    <w:p>
      <w:pPr>
        <w:pStyle w:val="Normal"/>
        <w:suppressAutoHyphens w:val="true"/>
        <w:spacing w:lineRule="auto" w:line="240"/>
        <w:ind w:firstLine="284" w:start="284" w:end="0"/>
        <w:rPr/>
      </w:pPr>
      <w:r>
        <w:rPr>
          <w:sz w:val="24"/>
        </w:rPr>
        <w:t xml:space="preserve">- That’s far too late. You </w:t>
      </w:r>
      <w:r>
        <w:rPr>
          <w:i/>
          <w:sz w:val="24"/>
        </w:rPr>
        <w:t>might just as well not do</w:t>
      </w:r>
      <w:r>
        <w:rPr>
          <w:sz w:val="24"/>
        </w:rPr>
        <w:t xml:space="preserve"> it at all.</w:t>
      </w:r>
    </w:p>
    <w:p>
      <w:pPr>
        <w:pStyle w:val="Normal"/>
        <w:suppressAutoHyphens w:val="true"/>
        <w:spacing w:lineRule="auto" w:line="240"/>
        <w:ind w:firstLine="284" w:start="284" w:end="0"/>
        <w:rPr>
          <w:sz w:val="24"/>
        </w:rPr>
      </w:pPr>
      <w:r>
        <w:rPr>
          <w:sz w:val="24"/>
        </w:rPr>
      </w:r>
    </w:p>
    <w:p>
      <w:pPr>
        <w:pStyle w:val="Heading3"/>
        <w:rPr/>
      </w:pPr>
      <w:bookmarkStart w:id="28" w:name="__RefHeading___Toc5112966"/>
      <w:bookmarkEnd w:id="28"/>
      <w:r>
        <w:rPr/>
        <w:t>Must</w:t>
      </w:r>
    </w:p>
    <w:p>
      <w:pPr>
        <w:pStyle w:val="Footer"/>
        <w:tabs>
          <w:tab w:val="clear" w:pos="4153"/>
          <w:tab w:val="clear" w:pos="8306"/>
        </w:tabs>
        <w:rPr/>
      </w:pPr>
      <w:r>
        <w:rPr/>
      </w:r>
    </w:p>
    <w:p>
      <w:pPr>
        <w:pStyle w:val="Normal"/>
        <w:suppressAutoHyphens w:val="true"/>
        <w:spacing w:lineRule="auto" w:line="240"/>
        <w:ind w:firstLine="284" w:end="0"/>
        <w:rPr/>
      </w:pPr>
      <w:r>
        <w:rPr>
          <w:b/>
          <w:sz w:val="24"/>
        </w:rPr>
        <w:t>§ 156.</w:t>
      </w:r>
      <w:r>
        <w:rPr>
          <w:sz w:val="24"/>
        </w:rPr>
        <w:t xml:space="preserve"> The modal verb </w:t>
      </w:r>
      <w:r>
        <w:rPr>
          <w:b/>
          <w:sz w:val="24"/>
        </w:rPr>
        <w:t>must</w:t>
      </w:r>
      <w:r>
        <w:rPr>
          <w:sz w:val="24"/>
        </w:rPr>
        <w:t xml:space="preserve"> has only one form for the present tense. It may also be used in reported speech, after the verb in the past tense in the principal clause.</w:t>
      </w:r>
    </w:p>
    <w:p>
      <w:pPr>
        <w:pStyle w:val="Normal"/>
        <w:suppressAutoHyphens w:val="true"/>
        <w:spacing w:lineRule="auto" w:line="240"/>
        <w:ind w:firstLine="284" w:end="0"/>
        <w:rPr>
          <w:sz w:val="24"/>
        </w:rPr>
      </w:pPr>
      <w:r>
        <w:rPr>
          <w:sz w:val="24"/>
        </w:rPr>
      </w:r>
    </w:p>
    <w:p>
      <w:pPr>
        <w:pStyle w:val="2"/>
        <w:ind w:start="284" w:end="0"/>
        <w:rPr/>
      </w:pPr>
      <w:r>
        <w:rPr/>
        <w:t xml:space="preserve">I knew I </w:t>
      </w:r>
      <w:r>
        <w:rPr>
          <w:i/>
        </w:rPr>
        <w:t xml:space="preserve">must </w:t>
      </w:r>
      <w:r>
        <w:rPr/>
        <w:t>go there too.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w:t>
      </w:r>
      <w:r>
        <w:rPr>
          <w:i/>
          <w:sz w:val="24"/>
        </w:rPr>
        <w:t xml:space="preserve">Must </w:t>
      </w:r>
      <w:r>
        <w:rPr>
          <w:sz w:val="24"/>
        </w:rPr>
        <w:t xml:space="preserve">followed by </w:t>
      </w:r>
      <w:r>
        <w:rPr>
          <w:b/>
          <w:sz w:val="24"/>
        </w:rPr>
        <w:t>the non-perfect common infinitive</w:t>
      </w:r>
      <w:r>
        <w:rPr>
          <w:sz w:val="24"/>
        </w:rPr>
        <w:t xml:space="preserve"> may express:</w:t>
      </w:r>
    </w:p>
    <w:p>
      <w:pPr>
        <w:pStyle w:val="Normal"/>
        <w:suppressAutoHyphens w:val="true"/>
        <w:spacing w:lineRule="auto" w:line="240"/>
        <w:ind w:firstLine="284" w:end="0"/>
        <w:rPr>
          <w:sz w:val="24"/>
        </w:rPr>
      </w:pPr>
      <w:r>
        <w:rPr>
          <w:sz w:val="24"/>
        </w:rPr>
      </w:r>
    </w:p>
    <w:p>
      <w:pPr>
        <w:pStyle w:val="2"/>
        <w:rPr/>
      </w:pPr>
      <w:r>
        <w:rPr/>
        <w:t xml:space="preserve">1. </w:t>
      </w:r>
      <w:r>
        <w:rPr>
          <w:b/>
        </w:rPr>
        <w:t>Immediate obligation or necessity,</w:t>
      </w:r>
      <w:r>
        <w:rPr/>
        <w:t xml:space="preserve"> or </w:t>
      </w:r>
      <w:r>
        <w:rPr>
          <w:b/>
        </w:rPr>
        <w:t>an obligation referring to the future</w:t>
      </w:r>
      <w:r>
        <w:rPr/>
        <w:t>. This meaning occurs in positive statements and questions.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We </w:t>
      </w:r>
      <w:r>
        <w:rPr>
          <w:i/>
          <w:sz w:val="24"/>
        </w:rPr>
        <w:t>must begin</w:t>
      </w:r>
      <w:r>
        <w:rPr>
          <w:sz w:val="24"/>
        </w:rPr>
        <w:t xml:space="preserve"> before five, or we shan’t finish in time for our supper. </w:t>
      </w:r>
    </w:p>
    <w:p>
      <w:pPr>
        <w:pStyle w:val="Normal"/>
        <w:suppressAutoHyphens w:val="true"/>
        <w:spacing w:lineRule="auto" w:line="240"/>
        <w:ind w:firstLine="284" w:start="284" w:end="0"/>
        <w:rPr/>
      </w:pPr>
      <w:r>
        <w:rPr>
          <w:sz w:val="24"/>
        </w:rPr>
        <w:t xml:space="preserve">He </w:t>
      </w:r>
      <w:r>
        <w:rPr>
          <w:i/>
          <w:sz w:val="24"/>
        </w:rPr>
        <w:t>must move</w:t>
      </w:r>
      <w:r>
        <w:rPr>
          <w:sz w:val="24"/>
        </w:rPr>
        <w:t xml:space="preserve"> the furniture himself. I can’t help him. </w:t>
      </w:r>
    </w:p>
    <w:p>
      <w:pPr>
        <w:pStyle w:val="Normal"/>
        <w:suppressAutoHyphens w:val="true"/>
        <w:spacing w:lineRule="auto" w:line="240"/>
        <w:ind w:firstLine="284" w:start="284" w:end="0"/>
        <w:rPr/>
      </w:pPr>
      <w:r>
        <w:rPr>
          <w:i/>
          <w:sz w:val="24"/>
        </w:rPr>
        <w:t>Must</w:t>
      </w:r>
      <w:r>
        <w:rPr>
          <w:sz w:val="24"/>
        </w:rPr>
        <w:t xml:space="preserve"> you really </w:t>
      </w:r>
      <w:r>
        <w:rPr>
          <w:i/>
          <w:sz w:val="24"/>
        </w:rPr>
        <w:t>go</w:t>
      </w:r>
      <w:r>
        <w:rPr>
          <w:sz w:val="24"/>
        </w:rPr>
        <w:t xml:space="preserve"> so soon?</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In this sense the verb </w:t>
      </w:r>
      <w:r>
        <w:rPr>
          <w:i/>
          <w:sz w:val="24"/>
        </w:rPr>
        <w:t xml:space="preserve">must </w:t>
      </w:r>
      <w:r>
        <w:rPr>
          <w:sz w:val="24"/>
        </w:rPr>
        <w:t>corresponds to the Russian</w:t>
      </w:r>
      <w:r>
        <w:rPr>
          <w:sz w:val="24"/>
          <w:lang w:val="ru-RU"/>
        </w:rPr>
        <w:t xml:space="preserve"> </w:t>
      </w:r>
      <w:r>
        <w:rPr>
          <w:i/>
          <w:sz w:val="24"/>
          <w:lang w:val="ru-RU"/>
        </w:rPr>
        <w:t>надо, нужно, должен.</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start="284" w:end="0"/>
        <w:rPr/>
      </w:pPr>
      <w:r>
        <w:rPr>
          <w:sz w:val="24"/>
        </w:rPr>
        <w:t xml:space="preserve">Do it if you </w:t>
      </w:r>
      <w:r>
        <w:rPr>
          <w:i/>
          <w:sz w:val="24"/>
        </w:rPr>
        <w:t>must</w:t>
      </w:r>
      <w:r>
        <w:rPr>
          <w:i/>
          <w:sz w:val="24"/>
          <w:lang w:val="ru-RU"/>
        </w:rPr>
        <w:t xml:space="preserve"> </w:t>
      </w:r>
      <w:r>
        <w:rPr>
          <w:sz w:val="24"/>
          <w:lang w:val="ru-RU"/>
        </w:rPr>
        <w:t xml:space="preserve">(если нужно, делайте). </w:t>
      </w:r>
    </w:p>
    <w:p>
      <w:pPr>
        <w:pStyle w:val="Normal"/>
        <w:suppressAutoHyphens w:val="true"/>
        <w:spacing w:lineRule="auto" w:line="240"/>
        <w:ind w:firstLine="284" w:start="284" w:end="0"/>
        <w:rPr/>
      </w:pPr>
      <w:r>
        <w:rPr>
          <w:sz w:val="24"/>
        </w:rPr>
        <w:t xml:space="preserve">I </w:t>
      </w:r>
      <w:r>
        <w:rPr>
          <w:i/>
          <w:sz w:val="24"/>
        </w:rPr>
        <w:t>must go</w:t>
      </w:r>
      <w:r>
        <w:rPr>
          <w:sz w:val="24"/>
        </w:rPr>
        <w:t xml:space="preserve"> now</w:t>
      </w:r>
      <w:r>
        <w:rPr>
          <w:sz w:val="24"/>
          <w:lang w:val="ru-RU"/>
        </w:rPr>
        <w:t xml:space="preserve"> (мне нужно идти).</w:t>
      </w:r>
    </w:p>
    <w:p>
      <w:pPr>
        <w:pStyle w:val="Normal"/>
        <w:suppressAutoHyphens w:val="true"/>
        <w:spacing w:lineRule="auto" w:line="240"/>
        <w:ind w:firstLine="284" w:end="0"/>
        <w:rPr>
          <w:sz w:val="24"/>
          <w:lang w:val="ru-RU"/>
        </w:rPr>
      </w:pPr>
      <w:r>
        <w:rPr>
          <w:sz w:val="24"/>
          <w:lang w:val="ru-RU"/>
        </w:rPr>
      </w:r>
    </w:p>
    <w:p>
      <w:pPr>
        <w:pStyle w:val="Normal"/>
        <w:suppressAutoHyphens w:val="true"/>
        <w:spacing w:lineRule="auto" w:line="240"/>
        <w:ind w:firstLine="284" w:end="0"/>
        <w:rPr/>
      </w:pPr>
      <w:r>
        <w:rPr>
          <w:i/>
          <w:sz w:val="24"/>
        </w:rPr>
        <w:t>Must</w:t>
      </w:r>
      <w:r>
        <w:rPr>
          <w:sz w:val="24"/>
        </w:rPr>
        <w:t xml:space="preserve"> expresses </w:t>
      </w:r>
      <w:r>
        <w:rPr>
          <w:b/>
          <w:sz w:val="24"/>
        </w:rPr>
        <w:t>obligation</w:t>
      </w:r>
      <w:r>
        <w:rPr>
          <w:sz w:val="24"/>
        </w:rPr>
        <w:t xml:space="preserve"> or </w:t>
      </w:r>
      <w:r>
        <w:rPr>
          <w:b/>
          <w:sz w:val="24"/>
        </w:rPr>
        <w:t>compulsion</w:t>
      </w:r>
      <w:r>
        <w:rPr>
          <w:sz w:val="24"/>
        </w:rPr>
        <w:t xml:space="preserve"> from the speaker’s viewpoint (unlike ‘have to’, which involves some other authority than the speaker, such as official regulations, etc.).</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You </w:t>
      </w:r>
      <w:r>
        <w:rPr>
          <w:i/>
          <w:sz w:val="24"/>
        </w:rPr>
        <w:t>must be back</w:t>
      </w:r>
      <w:r>
        <w:rPr>
          <w:sz w:val="24"/>
        </w:rPr>
        <w:t xml:space="preserve"> at 2 o’clock. I want you to do some cooking. </w:t>
      </w:r>
    </w:p>
    <w:p>
      <w:pPr>
        <w:pStyle w:val="Normal"/>
        <w:suppressAutoHyphens w:val="true"/>
        <w:spacing w:lineRule="auto" w:line="240"/>
        <w:ind w:firstLine="284" w:start="284" w:end="0"/>
        <w:rPr/>
      </w:pPr>
      <w:r>
        <w:rPr>
          <w:sz w:val="24"/>
        </w:rPr>
        <w:t xml:space="preserve">You </w:t>
      </w:r>
      <w:r>
        <w:rPr>
          <w:i/>
          <w:sz w:val="24"/>
        </w:rPr>
        <w:t>must call</w:t>
      </w:r>
      <w:r>
        <w:rPr>
          <w:sz w:val="24"/>
        </w:rPr>
        <w:t xml:space="preserve"> me Sir (I like it that way).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Obligations expressed by </w:t>
      </w:r>
      <w:r>
        <w:rPr>
          <w:i/>
          <w:sz w:val="24"/>
        </w:rPr>
        <w:t xml:space="preserve">must </w:t>
      </w:r>
      <w:r>
        <w:rPr>
          <w:sz w:val="24"/>
        </w:rPr>
        <w:t>refer to the present or future, in reported speech they may refer to the past.</w:t>
      </w:r>
    </w:p>
    <w:p>
      <w:pPr>
        <w:pStyle w:val="Normal"/>
        <w:suppressAutoHyphens w:val="true"/>
        <w:spacing w:lineRule="auto" w:line="240"/>
        <w:ind w:firstLine="284" w:end="0"/>
        <w:rPr>
          <w:sz w:val="24"/>
        </w:rPr>
      </w:pPr>
      <w:r>
        <w:rPr>
          <w:sz w:val="24"/>
        </w:rPr>
      </w:r>
    </w:p>
    <w:p>
      <w:pPr>
        <w:pStyle w:val="2"/>
        <w:ind w:start="284" w:end="0"/>
        <w:rPr/>
      </w:pPr>
      <w:r>
        <w:rPr/>
        <w:t xml:space="preserve">James said we </w:t>
      </w:r>
      <w:r>
        <w:rPr>
          <w:i/>
        </w:rPr>
        <w:t>must invite</w:t>
      </w:r>
      <w:r>
        <w:rPr/>
        <w:t xml:space="preserve"> the Stewarts to dinner.</w:t>
      </w:r>
    </w:p>
    <w:p>
      <w:pPr>
        <w:pStyle w:val="Normal"/>
        <w:suppressAutoHyphens w:val="true"/>
        <w:spacing w:lineRule="auto" w:line="240"/>
        <w:ind w:firstLine="284" w:end="0"/>
        <w:rPr>
          <w:sz w:val="24"/>
        </w:rPr>
      </w:pPr>
      <w:r>
        <w:rPr>
          <w:sz w:val="24"/>
        </w:rPr>
      </w:r>
    </w:p>
    <w:p>
      <w:pPr>
        <w:pStyle w:val="2"/>
        <w:rPr/>
      </w:pPr>
      <w:r>
        <w:rPr/>
        <w:t xml:space="preserve">Future obligations can be made more precise with the future indefinite of the verb </w:t>
      </w:r>
      <w:r>
        <w:rPr>
          <w:i/>
        </w:rPr>
        <w:t>have to.</w:t>
      </w:r>
    </w:p>
    <w:p>
      <w:pPr>
        <w:pStyle w:val="Normal"/>
        <w:suppressAutoHyphens w:val="true"/>
        <w:spacing w:lineRule="auto" w:line="240"/>
        <w:ind w:firstLine="284" w:end="0"/>
        <w:rPr>
          <w:i/>
          <w:i/>
          <w:sz w:val="24"/>
        </w:rPr>
      </w:pPr>
      <w:r>
        <w:rPr>
          <w:i/>
          <w:sz w:val="24"/>
        </w:rPr>
      </w:r>
    </w:p>
    <w:p>
      <w:pPr>
        <w:pStyle w:val="2"/>
        <w:ind w:start="284" w:end="0"/>
        <w:rPr/>
      </w:pPr>
      <w:r>
        <w:rPr>
          <w:i/>
        </w:rPr>
        <w:t>I’ll have to read</w:t>
      </w:r>
      <w:r>
        <w:rPr/>
        <w:t xml:space="preserve"> it again. </w:t>
      </w:r>
    </w:p>
    <w:p>
      <w:pPr>
        <w:pStyle w:val="Normal"/>
        <w:suppressAutoHyphens w:val="true"/>
        <w:spacing w:lineRule="auto" w:line="240"/>
        <w:ind w:firstLine="284" w:start="284" w:end="0"/>
        <w:rPr/>
      </w:pPr>
      <w:r>
        <w:rPr>
          <w:sz w:val="24"/>
        </w:rPr>
        <w:t xml:space="preserve">We </w:t>
      </w:r>
      <w:r>
        <w:rPr>
          <w:i/>
          <w:sz w:val="24"/>
        </w:rPr>
        <w:t>shall have to give</w:t>
      </w:r>
      <w:r>
        <w:rPr>
          <w:sz w:val="24"/>
        </w:rPr>
        <w:t xml:space="preserve"> you a new copy of the book.</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Since the negative form of </w:t>
      </w:r>
      <w:r>
        <w:rPr>
          <w:i/>
          <w:sz w:val="24"/>
        </w:rPr>
        <w:t xml:space="preserve">must </w:t>
      </w:r>
      <w:r>
        <w:rPr>
          <w:sz w:val="24"/>
        </w:rPr>
        <w:t xml:space="preserve">denotes a </w:t>
      </w:r>
      <w:r>
        <w:rPr>
          <w:b/>
          <w:sz w:val="24"/>
        </w:rPr>
        <w:t>negative obligation</w:t>
      </w:r>
      <w:r>
        <w:rPr>
          <w:sz w:val="24"/>
        </w:rPr>
        <w:t xml:space="preserve"> or sometimes </w:t>
      </w:r>
      <w:r>
        <w:rPr>
          <w:b/>
          <w:sz w:val="24"/>
        </w:rPr>
        <w:t>prohibition</w:t>
      </w:r>
      <w:r>
        <w:rPr>
          <w:sz w:val="24"/>
        </w:rPr>
        <w:t xml:space="preserve"> (sec item 2), it cannot express </w:t>
      </w:r>
      <w:r>
        <w:rPr>
          <w:b/>
          <w:sz w:val="24"/>
        </w:rPr>
        <w:t>absence of necessity</w:t>
      </w:r>
      <w:r>
        <w:rPr>
          <w:sz w:val="24"/>
        </w:rPr>
        <w:t xml:space="preserve"> which is expressed by </w:t>
      </w:r>
      <w:r>
        <w:rPr>
          <w:i/>
          <w:sz w:val="24"/>
        </w:rPr>
        <w:t>needn’t.</w:t>
      </w:r>
    </w:p>
    <w:p>
      <w:pPr>
        <w:pStyle w:val="Normal"/>
        <w:suppressAutoHyphens w:val="true"/>
        <w:spacing w:lineRule="auto" w:line="240"/>
        <w:ind w:firstLine="284" w:end="0"/>
        <w:rPr>
          <w:i/>
          <w:i/>
          <w:sz w:val="24"/>
        </w:rPr>
      </w:pPr>
      <w:r>
        <w:rPr>
          <w:i/>
          <w:sz w:val="24"/>
        </w:rPr>
      </w:r>
    </w:p>
    <w:p>
      <w:pPr>
        <w:pStyle w:val="Normal"/>
        <w:suppressAutoHyphens w:val="true"/>
        <w:spacing w:lineRule="auto" w:line="240"/>
        <w:ind w:firstLine="284" w:start="284" w:end="0"/>
        <w:rPr/>
      </w:pPr>
      <w:r>
        <w:rPr>
          <w:sz w:val="24"/>
        </w:rPr>
        <w:t xml:space="preserve">- </w:t>
      </w:r>
      <w:r>
        <w:rPr>
          <w:i/>
          <w:sz w:val="24"/>
        </w:rPr>
        <w:t>Must</w:t>
      </w:r>
      <w:r>
        <w:rPr>
          <w:sz w:val="24"/>
        </w:rPr>
        <w:t xml:space="preserve"> I </w:t>
      </w:r>
      <w:r>
        <w:rPr>
          <w:i/>
          <w:sz w:val="24"/>
        </w:rPr>
        <w:t>go</w:t>
      </w:r>
      <w:r>
        <w:rPr>
          <w:sz w:val="24"/>
        </w:rPr>
        <w:t xml:space="preserve">? - No, you </w:t>
      </w:r>
      <w:r>
        <w:rPr>
          <w:i/>
          <w:sz w:val="24"/>
        </w:rPr>
        <w:t>needn’t</w:t>
      </w:r>
      <w:r>
        <w:rPr>
          <w:sz w:val="24"/>
        </w:rPr>
        <w:t>, if you don’t want to.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Must</w:t>
      </w:r>
      <w:r>
        <w:rPr>
          <w:sz w:val="24"/>
        </w:rPr>
        <w:t xml:space="preserve"> is used interchangeably with </w:t>
      </w:r>
      <w:r>
        <w:rPr>
          <w:i/>
          <w:sz w:val="24"/>
        </w:rPr>
        <w:t>to be to</w:t>
      </w:r>
      <w:r>
        <w:rPr>
          <w:sz w:val="24"/>
        </w:rPr>
        <w:t xml:space="preserve"> for instructions, notices, or orders.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Passangers </w:t>
      </w:r>
      <w:r>
        <w:rPr>
          <w:i/>
          <w:sz w:val="24"/>
        </w:rPr>
        <w:t xml:space="preserve">must cross </w:t>
      </w:r>
      <w:r>
        <w:rPr>
          <w:sz w:val="24"/>
        </w:rPr>
        <w:t>the lines by the footbridge (the railway company instructs them to).</w:t>
      </w:r>
    </w:p>
    <w:p>
      <w:pPr>
        <w:pStyle w:val="Normal"/>
        <w:suppressAutoHyphens w:val="true"/>
        <w:spacing w:lineRule="auto" w:line="240"/>
        <w:ind w:firstLine="284" w:start="284" w:end="0"/>
        <w:rPr/>
      </w:pPr>
      <w:r>
        <w:rPr>
          <w:sz w:val="24"/>
        </w:rPr>
        <w:t xml:space="preserve">Applications for admission to the Students’ Room of the Department of Manuscripts </w:t>
      </w:r>
      <w:r>
        <w:rPr>
          <w:i/>
          <w:sz w:val="24"/>
        </w:rPr>
        <w:t xml:space="preserve">must be </w:t>
      </w:r>
    </w:p>
    <w:p>
      <w:pPr>
        <w:pStyle w:val="Normal"/>
        <w:suppressAutoHyphens w:val="true"/>
        <w:spacing w:lineRule="auto" w:line="240"/>
        <w:ind w:firstLine="284" w:start="284" w:end="0"/>
        <w:rPr/>
      </w:pPr>
      <w:r>
        <w:rPr>
          <w:i/>
          <w:sz w:val="24"/>
        </w:rPr>
        <w:t>accompanied</w:t>
      </w:r>
      <w:r>
        <w:rPr>
          <w:sz w:val="24"/>
        </w:rPr>
        <w:t xml:space="preserve"> by a letter of recommendation. </w:t>
      </w:r>
    </w:p>
    <w:p>
      <w:pPr>
        <w:pStyle w:val="Normal"/>
        <w:suppressAutoHyphens w:val="true"/>
        <w:spacing w:lineRule="auto" w:line="240"/>
        <w:ind w:firstLine="284" w:start="284" w:end="0"/>
        <w:rPr/>
      </w:pPr>
      <w:r>
        <w:rPr>
          <w:sz w:val="24"/>
        </w:rPr>
        <w:t xml:space="preserve">This card </w:t>
      </w:r>
      <w:r>
        <w:rPr>
          <w:i/>
          <w:sz w:val="24"/>
        </w:rPr>
        <w:t>must be surrendered</w:t>
      </w:r>
      <w:r>
        <w:rPr>
          <w:sz w:val="24"/>
        </w:rPr>
        <w:t xml:space="preserve"> with your room key on vacating Astor College.</w:t>
      </w:r>
    </w:p>
    <w:p>
      <w:pPr>
        <w:pStyle w:val="Normal"/>
        <w:suppressAutoHyphens w:val="true"/>
        <w:spacing w:lineRule="auto" w:line="240"/>
        <w:ind w:firstLine="284" w:start="284" w:end="0"/>
        <w:rPr/>
      </w:pPr>
      <w:r>
        <w:rPr>
          <w:sz w:val="24"/>
        </w:rPr>
        <w:t xml:space="preserve">All rooms </w:t>
      </w:r>
      <w:r>
        <w:rPr>
          <w:i/>
          <w:sz w:val="24"/>
        </w:rPr>
        <w:t>must be vacated</w:t>
      </w:r>
      <w:r>
        <w:rPr>
          <w:sz w:val="24"/>
        </w:rPr>
        <w:t xml:space="preserve"> by 11 a.m. and the keys handed to the porter on the day of departure. </w:t>
      </w:r>
    </w:p>
    <w:p>
      <w:pPr>
        <w:pStyle w:val="Normal"/>
        <w:suppressAutoHyphens w:val="true"/>
        <w:spacing w:lineRule="auto" w:line="240"/>
        <w:ind w:firstLine="284" w:start="284" w:end="0"/>
        <w:rPr/>
      </w:pPr>
      <w:r>
        <w:rPr>
          <w:sz w:val="24"/>
        </w:rPr>
        <w:t xml:space="preserve">Guests </w:t>
      </w:r>
      <w:r>
        <w:rPr>
          <w:i/>
          <w:sz w:val="24"/>
        </w:rPr>
        <w:t>must be out</w:t>
      </w:r>
      <w:r>
        <w:rPr>
          <w:sz w:val="24"/>
        </w:rPr>
        <w:t xml:space="preserve"> of the building by midnight.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In all the above cases </w:t>
      </w:r>
      <w:r>
        <w:rPr>
          <w:i/>
          <w:sz w:val="24"/>
        </w:rPr>
        <w:t>must</w:t>
      </w:r>
      <w:r>
        <w:rPr>
          <w:sz w:val="24"/>
        </w:rPr>
        <w:t xml:space="preserve"> is preferable.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With a 2nd person subject </w:t>
      </w:r>
      <w:r>
        <w:rPr>
          <w:i/>
          <w:sz w:val="24"/>
        </w:rPr>
        <w:t xml:space="preserve">must </w:t>
      </w:r>
      <w:r>
        <w:rPr>
          <w:sz w:val="24"/>
        </w:rPr>
        <w:t>expresses an obligation which has the same effect as a command.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i/>
          <w:sz w:val="24"/>
        </w:rPr>
        <w:t>You must do</w:t>
      </w:r>
      <w:r>
        <w:rPr>
          <w:sz w:val="24"/>
        </w:rPr>
        <w:t xml:space="preserve"> as you are told.</w:t>
      </w:r>
    </w:p>
    <w:p>
      <w:pPr>
        <w:pStyle w:val="BodyTextIndent"/>
        <w:ind w:start="284" w:end="0"/>
        <w:rPr>
          <w:lang w:val="en-US"/>
        </w:rPr>
      </w:pPr>
      <w:r>
        <w:rPr>
          <w:lang w:val="en-US"/>
        </w:rPr>
        <w:t>You must be careful.</w:t>
      </w:r>
    </w:p>
    <w:p>
      <w:pPr>
        <w:pStyle w:val="Normal"/>
        <w:suppressAutoHyphens w:val="true"/>
        <w:spacing w:lineRule="auto" w:line="240"/>
        <w:ind w:firstLine="284" w:start="284" w:end="0"/>
        <w:rPr/>
      </w:pPr>
      <w:r>
        <w:rPr>
          <w:i/>
          <w:sz w:val="24"/>
        </w:rPr>
        <w:t>You must go</w:t>
      </w:r>
      <w:r>
        <w:rPr>
          <w:sz w:val="24"/>
        </w:rPr>
        <w:t xml:space="preserve"> now. I want to go to bed.</w:t>
      </w:r>
    </w:p>
    <w:p>
      <w:pPr>
        <w:pStyle w:val="Normal"/>
        <w:suppressAutoHyphens w:val="true"/>
        <w:spacing w:lineRule="auto" w:line="240"/>
        <w:ind w:firstLine="284" w:start="284" w:end="0"/>
        <w:rPr/>
      </w:pPr>
      <w:r>
        <w:rPr>
          <w:i/>
          <w:sz w:val="24"/>
        </w:rPr>
        <w:t>You must change</w:t>
      </w:r>
      <w:r>
        <w:rPr>
          <w:sz w:val="24"/>
        </w:rPr>
        <w:t xml:space="preserve"> your shoes, I won’t have you in here with muddy feet.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2. </w:t>
      </w:r>
      <w:r>
        <w:rPr>
          <w:b/>
          <w:sz w:val="24"/>
        </w:rPr>
        <w:t>Prohibition.</w:t>
      </w:r>
      <w:r>
        <w:rPr>
          <w:sz w:val="24"/>
        </w:rPr>
        <w:t xml:space="preserve"> Such sentences are sometimes negative commands, corresponding to the Russian sentences with</w:t>
      </w:r>
      <w:r>
        <w:rPr>
          <w:sz w:val="24"/>
          <w:lang w:val="ru-RU"/>
        </w:rPr>
        <w:t xml:space="preserve"> </w:t>
      </w:r>
      <w:r>
        <w:rPr>
          <w:i/>
          <w:sz w:val="24"/>
          <w:lang w:val="ru-RU"/>
        </w:rPr>
        <w:t>нельзя, не разрешается.</w:t>
      </w:r>
    </w:p>
    <w:p>
      <w:pPr>
        <w:pStyle w:val="Normal"/>
        <w:suppressAutoHyphens w:val="true"/>
        <w:spacing w:lineRule="auto" w:line="240"/>
        <w:ind w:firstLine="284" w:end="0"/>
        <w:rPr>
          <w:i/>
          <w:i/>
          <w:sz w:val="24"/>
          <w:lang w:val="ru-RU"/>
        </w:rPr>
      </w:pPr>
      <w:r>
        <w:rPr>
          <w:i/>
          <w:sz w:val="24"/>
          <w:lang w:val="ru-RU"/>
        </w:rPr>
      </w:r>
    </w:p>
    <w:tbl>
      <w:tblPr>
        <w:tblW w:w="10307" w:type="dxa"/>
        <w:jc w:val="start"/>
        <w:tblInd w:w="675" w:type="dxa"/>
        <w:tblLayout w:type="fixed"/>
        <w:tblCellMar>
          <w:top w:w="0" w:type="dxa"/>
          <w:start w:w="108" w:type="dxa"/>
          <w:bottom w:w="0" w:type="dxa"/>
          <w:end w:w="108" w:type="dxa"/>
        </w:tblCellMar>
      </w:tblPr>
      <w:tblGrid>
        <w:gridCol w:w="4536"/>
        <w:gridCol w:w="5771"/>
      </w:tblGrid>
      <w:tr>
        <w:trPr/>
        <w:tc>
          <w:tcPr>
            <w:tcW w:w="4536" w:type="dxa"/>
            <w:tcBorders/>
          </w:tcPr>
          <w:p>
            <w:pPr>
              <w:pStyle w:val="BodyText"/>
              <w:rPr/>
            </w:pPr>
            <w:r>
              <w:rPr/>
              <w:t xml:space="preserve">The girl </w:t>
            </w:r>
            <w:r>
              <w:rPr>
                <w:i/>
              </w:rPr>
              <w:t>mustn’t go</w:t>
            </w:r>
            <w:r>
              <w:rPr/>
              <w:t xml:space="preserve"> home alone. </w:t>
            </w:r>
          </w:p>
          <w:p>
            <w:pPr>
              <w:pStyle w:val="Normal"/>
              <w:suppressAutoHyphens w:val="true"/>
              <w:spacing w:lineRule="auto" w:line="240"/>
              <w:ind w:hanging="0" w:end="0"/>
              <w:jc w:val="start"/>
              <w:rPr>
                <w:sz w:val="24"/>
              </w:rPr>
            </w:pPr>
            <w:r>
              <w:rPr>
                <w:sz w:val="24"/>
              </w:rPr>
              <w:t xml:space="preserve">It’s very late. </w:t>
            </w:r>
          </w:p>
          <w:p>
            <w:pPr>
              <w:pStyle w:val="Normal"/>
              <w:suppressAutoHyphens w:val="true"/>
              <w:spacing w:lineRule="auto" w:line="240"/>
              <w:ind w:hanging="0" w:end="0"/>
              <w:jc w:val="start"/>
              <w:rPr/>
            </w:pPr>
            <w:r>
              <w:rPr>
                <w:sz w:val="24"/>
              </w:rPr>
              <w:t xml:space="preserve">Cars </w:t>
            </w:r>
            <w:r>
              <w:rPr>
                <w:i/>
                <w:sz w:val="24"/>
              </w:rPr>
              <w:t>must not be parked</w:t>
            </w:r>
            <w:r>
              <w:rPr>
                <w:sz w:val="24"/>
              </w:rPr>
              <w:t xml:space="preserve"> in front of this gate. </w:t>
            </w:r>
          </w:p>
          <w:p>
            <w:pPr>
              <w:pStyle w:val="Normal"/>
              <w:suppressAutoHyphens w:val="true"/>
              <w:spacing w:lineRule="auto" w:line="240"/>
              <w:ind w:hanging="0" w:end="0"/>
              <w:jc w:val="start"/>
              <w:rPr/>
            </w:pPr>
            <w:r>
              <w:rPr>
                <w:sz w:val="24"/>
              </w:rPr>
              <w:t xml:space="preserve">You </w:t>
            </w:r>
            <w:r>
              <w:rPr>
                <w:i/>
                <w:sz w:val="24"/>
              </w:rPr>
              <w:t>mustn’t do</w:t>
            </w:r>
            <w:r>
              <w:rPr>
                <w:sz w:val="24"/>
              </w:rPr>
              <w:t xml:space="preserve"> that! </w:t>
            </w:r>
          </w:p>
          <w:p>
            <w:pPr>
              <w:pStyle w:val="Normal"/>
              <w:suppressAutoHyphens w:val="true"/>
              <w:spacing w:lineRule="auto" w:line="240"/>
              <w:ind w:hanging="0" w:end="0"/>
              <w:jc w:val="start"/>
              <w:rPr/>
            </w:pPr>
            <w:r>
              <w:rPr>
                <w:sz w:val="24"/>
              </w:rPr>
              <w:t xml:space="preserve">You </w:t>
            </w:r>
            <w:r>
              <w:rPr>
                <w:i/>
                <w:sz w:val="24"/>
              </w:rPr>
              <w:t>mustn’t come</w:t>
            </w:r>
            <w:r>
              <w:rPr>
                <w:sz w:val="24"/>
              </w:rPr>
              <w:t xml:space="preserve"> into the ward, it’s against the rules.</w:t>
            </w:r>
          </w:p>
        </w:tc>
        <w:tc>
          <w:tcPr>
            <w:tcW w:w="5771" w:type="dxa"/>
            <w:tcBorders/>
          </w:tcPr>
          <w:p>
            <w:pPr>
              <w:pStyle w:val="Normal"/>
              <w:suppressAutoHyphens w:val="true"/>
              <w:spacing w:lineRule="auto" w:line="240"/>
              <w:ind w:hanging="0" w:end="0"/>
              <w:jc w:val="start"/>
              <w:rPr/>
            </w:pPr>
            <w:r>
              <w:rPr>
                <w:sz w:val="24"/>
              </w:rPr>
              <w:t>-</w:t>
            </w:r>
            <w:r>
              <w:rPr>
                <w:sz w:val="24"/>
                <w:lang w:val="ru-RU"/>
              </w:rPr>
              <w:t xml:space="preserve"> Девочке нельзя идти домой одной.</w:t>
            </w:r>
          </w:p>
          <w:p>
            <w:pPr>
              <w:pStyle w:val="Normal"/>
              <w:suppressAutoHyphens w:val="true"/>
              <w:spacing w:lineRule="auto" w:line="240"/>
              <w:ind w:hanging="0" w:end="0"/>
              <w:jc w:val="start"/>
              <w:rPr>
                <w:sz w:val="24"/>
                <w:lang w:val="ru-RU"/>
              </w:rPr>
            </w:pPr>
            <w:r>
              <w:rPr>
                <w:sz w:val="24"/>
                <w:lang w:val="ru-RU"/>
              </w:rPr>
            </w:r>
          </w:p>
          <w:p>
            <w:pPr>
              <w:pStyle w:val="Normal"/>
              <w:suppressAutoHyphens w:val="true"/>
              <w:spacing w:lineRule="auto" w:line="240"/>
              <w:ind w:hanging="0" w:end="0"/>
              <w:jc w:val="start"/>
              <w:rPr/>
            </w:pPr>
            <w:r>
              <w:rPr>
                <w:sz w:val="24"/>
              </w:rPr>
              <w:t>- He</w:t>
            </w:r>
            <w:r>
              <w:rPr>
                <w:sz w:val="24"/>
                <w:lang w:val="ru-RU"/>
              </w:rPr>
              <w:t xml:space="preserve"> разрешается оставлять машины перед воротами. </w:t>
            </w:r>
          </w:p>
          <w:p>
            <w:pPr>
              <w:pStyle w:val="Normal"/>
              <w:suppressAutoHyphens w:val="true"/>
              <w:spacing w:lineRule="auto" w:line="240"/>
              <w:ind w:hanging="0" w:end="0"/>
              <w:jc w:val="start"/>
              <w:rPr/>
            </w:pPr>
            <w:r>
              <w:rPr>
                <w:sz w:val="24"/>
              </w:rPr>
              <w:t>- He</w:t>
            </w:r>
            <w:r>
              <w:rPr>
                <w:sz w:val="24"/>
                <w:lang w:val="ru-RU"/>
              </w:rPr>
              <w:t xml:space="preserve"> делайте этого!</w:t>
            </w:r>
          </w:p>
          <w:p>
            <w:pPr>
              <w:pStyle w:val="Normal"/>
              <w:suppressAutoHyphens w:val="true"/>
              <w:spacing w:lineRule="auto" w:line="240"/>
              <w:ind w:hanging="0" w:end="0"/>
              <w:jc w:val="start"/>
              <w:rPr/>
            </w:pPr>
            <w:r>
              <w:rPr>
                <w:sz w:val="24"/>
              </w:rPr>
              <w:t>-</w:t>
            </w:r>
            <w:r>
              <w:rPr>
                <w:sz w:val="24"/>
                <w:lang w:val="ru-RU"/>
              </w:rPr>
              <w:t xml:space="preserve"> Нельзя заходить в палату, это запрещено.</w:t>
            </w:r>
          </w:p>
          <w:p>
            <w:pPr>
              <w:pStyle w:val="Normal"/>
              <w:suppressAutoHyphens w:val="true"/>
              <w:spacing w:lineRule="auto" w:line="240"/>
              <w:ind w:hanging="0" w:end="0"/>
              <w:jc w:val="start"/>
              <w:rPr>
                <w:sz w:val="24"/>
                <w:lang w:val="ru-RU"/>
              </w:rPr>
            </w:pPr>
            <w:r>
              <w:rPr>
                <w:sz w:val="24"/>
                <w:lang w:val="ru-RU"/>
              </w:rPr>
            </w:r>
          </w:p>
        </w:tc>
      </w:tr>
    </w:tbl>
    <w:p>
      <w:pPr>
        <w:pStyle w:val="Normal"/>
        <w:suppressAutoHyphens w:val="true"/>
        <w:spacing w:lineRule="auto" w:line="240"/>
        <w:ind w:firstLine="284" w:end="0"/>
        <w:rPr>
          <w:sz w:val="24"/>
        </w:rPr>
      </w:pPr>
      <w:r>
        <w:rPr>
          <w:sz w:val="24"/>
        </w:rPr>
      </w:r>
    </w:p>
    <w:p>
      <w:pPr>
        <w:pStyle w:val="2"/>
        <w:rPr/>
      </w:pPr>
      <w:r>
        <w:rPr/>
        <w:t xml:space="preserve">3. </w:t>
      </w:r>
      <w:r>
        <w:rPr>
          <w:b/>
        </w:rPr>
        <w:t>Invitations.</w:t>
      </w:r>
    </w:p>
    <w:p>
      <w:pPr>
        <w:pStyle w:val="Normal"/>
        <w:suppressAutoHyphens w:val="true"/>
        <w:spacing w:lineRule="auto" w:line="240"/>
        <w:ind w:firstLine="284" w:end="0"/>
        <w:rPr>
          <w:b/>
          <w:sz w:val="24"/>
        </w:rPr>
      </w:pPr>
      <w:r>
        <w:rPr>
          <w:b/>
          <w:sz w:val="24"/>
        </w:rPr>
      </w:r>
    </w:p>
    <w:p>
      <w:pPr>
        <w:pStyle w:val="Normal"/>
        <w:suppressAutoHyphens w:val="true"/>
        <w:spacing w:lineRule="auto" w:line="240"/>
        <w:ind w:firstLine="284" w:start="284" w:end="0"/>
        <w:rPr/>
      </w:pPr>
      <w:r>
        <w:rPr>
          <w:sz w:val="24"/>
        </w:rPr>
        <w:t xml:space="preserve">You </w:t>
      </w:r>
      <w:r>
        <w:rPr>
          <w:i/>
          <w:sz w:val="24"/>
        </w:rPr>
        <w:t>must come and see</w:t>
      </w:r>
      <w:r>
        <w:rPr>
          <w:sz w:val="24"/>
        </w:rPr>
        <w:t xml:space="preserve"> me sometime.</w:t>
      </w:r>
      <w:r>
        <w:rPr>
          <w:sz w:val="24"/>
          <w:lang w:val="ru-RU"/>
        </w:rPr>
        <w:t xml:space="preserve"> - Вы обязательно должны навестить меня как-нибудь.</w:t>
      </w:r>
    </w:p>
    <w:p>
      <w:pPr>
        <w:pStyle w:val="Normal"/>
        <w:suppressAutoHyphens w:val="true"/>
        <w:spacing w:lineRule="auto" w:line="240"/>
        <w:ind w:firstLine="284" w:start="284" w:end="0"/>
        <w:rPr/>
      </w:pPr>
      <w:r>
        <w:rPr>
          <w:sz w:val="24"/>
        </w:rPr>
        <w:t xml:space="preserve">You </w:t>
      </w:r>
      <w:r>
        <w:rPr>
          <w:i/>
          <w:sz w:val="24"/>
        </w:rPr>
        <w:t>must come and have dinner</w:t>
      </w:r>
      <w:r>
        <w:rPr>
          <w:sz w:val="24"/>
        </w:rPr>
        <w:t xml:space="preserve"> with us.</w:t>
      </w:r>
    </w:p>
    <w:p>
      <w:pPr>
        <w:pStyle w:val="Normal"/>
        <w:suppressAutoHyphens w:val="true"/>
        <w:spacing w:lineRule="auto" w:line="240"/>
        <w:ind w:firstLine="284" w:start="284" w:end="0"/>
        <w:rPr/>
      </w:pPr>
      <w:r>
        <w:rPr>
          <w:sz w:val="24"/>
        </w:rPr>
        <w:t xml:space="preserve">You </w:t>
      </w:r>
      <w:r>
        <w:rPr>
          <w:i/>
          <w:sz w:val="24"/>
        </w:rPr>
        <w:t>must come and see</w:t>
      </w:r>
      <w:r>
        <w:rPr>
          <w:sz w:val="24"/>
        </w:rPr>
        <w:t xml:space="preserve"> our picture gallery.</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sz w:val="24"/>
        </w:rPr>
        <w:t xml:space="preserve">This use of </w:t>
      </w:r>
      <w:r>
        <w:rPr>
          <w:i/>
          <w:sz w:val="24"/>
        </w:rPr>
        <w:t>must</w:t>
      </w:r>
      <w:r>
        <w:rPr>
          <w:sz w:val="24"/>
        </w:rPr>
        <w:t xml:space="preserve"> renders emphasis to the sentence.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II. When combined </w:t>
      </w:r>
      <w:r>
        <w:rPr>
          <w:b/>
          <w:sz w:val="24"/>
        </w:rPr>
        <w:t>with any form of the infinitive</w:t>
      </w:r>
      <w:r>
        <w:rPr>
          <w:sz w:val="24"/>
        </w:rPr>
        <w:t xml:space="preserve"> </w:t>
      </w:r>
      <w:r>
        <w:rPr>
          <w:i/>
          <w:sz w:val="24"/>
        </w:rPr>
        <w:t xml:space="preserve">must </w:t>
      </w:r>
      <w:r>
        <w:rPr>
          <w:b/>
          <w:sz w:val="24"/>
        </w:rPr>
        <w:t>expresses probability, near certainty</w:t>
      </w:r>
      <w:r>
        <w:rPr>
          <w:sz w:val="24"/>
        </w:rPr>
        <w:t xml:space="preserve">. It has the same meaning as the modal words </w:t>
      </w:r>
      <w:r>
        <w:rPr>
          <w:i/>
          <w:sz w:val="24"/>
        </w:rPr>
        <w:t>probably, evidently</w:t>
      </w:r>
      <w:r>
        <w:rPr>
          <w:sz w:val="24"/>
        </w:rPr>
        <w:t xml:space="preserve">. In this sense </w:t>
      </w:r>
      <w:r>
        <w:rPr>
          <w:i/>
          <w:sz w:val="24"/>
        </w:rPr>
        <w:t>must</w:t>
      </w:r>
      <w:r>
        <w:rPr>
          <w:sz w:val="24"/>
        </w:rPr>
        <w:t xml:space="preserve"> occurs only in positive statements and corresponds to the Russian modal words</w:t>
      </w:r>
      <w:r>
        <w:rPr>
          <w:sz w:val="24"/>
          <w:lang w:val="ru-RU"/>
        </w:rPr>
        <w:t xml:space="preserve"> </w:t>
      </w:r>
      <w:r>
        <w:rPr>
          <w:i/>
          <w:sz w:val="24"/>
          <w:lang w:val="ru-RU"/>
        </w:rPr>
        <w:t>вероятно, должно быть.</w:t>
      </w:r>
    </w:p>
    <w:p>
      <w:pPr>
        <w:pStyle w:val="Normal"/>
        <w:suppressAutoHyphens w:val="true"/>
        <w:spacing w:lineRule="auto" w:line="240"/>
        <w:ind w:firstLine="284" w:end="0"/>
        <w:rPr>
          <w:i/>
          <w:i/>
          <w:sz w:val="24"/>
          <w:lang w:val="ru-RU"/>
        </w:rPr>
      </w:pPr>
      <w:r>
        <w:rPr>
          <w:i/>
          <w:sz w:val="24"/>
          <w:lang w:val="ru-RU"/>
        </w:rPr>
      </w:r>
    </w:p>
    <w:p>
      <w:pPr>
        <w:pStyle w:val="2"/>
        <w:ind w:start="284" w:end="0"/>
        <w:rPr/>
      </w:pPr>
      <w:r>
        <w:rPr/>
        <w:t xml:space="preserve">He </w:t>
      </w:r>
      <w:r>
        <w:rPr>
          <w:i/>
        </w:rPr>
        <w:t xml:space="preserve">must be mad </w:t>
      </w:r>
      <w:r>
        <w:rPr/>
        <w:t xml:space="preserve">(it seems certain that he is mad). </w:t>
      </w:r>
    </w:p>
    <w:p>
      <w:pPr>
        <w:pStyle w:val="Normal"/>
        <w:suppressAutoHyphens w:val="true"/>
        <w:spacing w:lineRule="auto" w:line="240"/>
        <w:ind w:firstLine="284" w:start="284" w:end="0"/>
        <w:rPr/>
      </w:pPr>
      <w:r>
        <w:rPr>
          <w:sz w:val="24"/>
        </w:rPr>
        <w:t xml:space="preserve">He </w:t>
      </w:r>
      <w:r>
        <w:rPr>
          <w:i/>
          <w:sz w:val="24"/>
        </w:rPr>
        <w:t>must be lonely</w:t>
      </w:r>
      <w:r>
        <w:rPr>
          <w:sz w:val="24"/>
        </w:rPr>
        <w:t xml:space="preserve"> (probably he is lonely).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With verbs which admit of the continuous aspect, the continuous infinitive should be used for reference to the present.</w:t>
      </w:r>
    </w:p>
    <w:p>
      <w:pPr>
        <w:pStyle w:val="Normal"/>
        <w:suppressAutoHyphens w:val="true"/>
        <w:spacing w:lineRule="auto" w:line="240"/>
        <w:ind w:firstLine="284" w:end="0"/>
        <w:rPr>
          <w:sz w:val="24"/>
        </w:rPr>
      </w:pPr>
      <w:r>
        <w:rPr>
          <w:sz w:val="24"/>
        </w:rPr>
      </w:r>
    </w:p>
    <w:p>
      <w:pPr>
        <w:pStyle w:val="2"/>
        <w:ind w:start="284" w:end="0"/>
        <w:rPr/>
      </w:pPr>
      <w:r>
        <w:rPr/>
        <w:t xml:space="preserve">Where’s Nell? She </w:t>
      </w:r>
      <w:r>
        <w:rPr>
          <w:i/>
        </w:rPr>
        <w:t>must be sightseeing now</w:t>
      </w:r>
      <w:r>
        <w:rPr/>
        <w:t xml:space="preserve"> (she is probably sightseeing). </w:t>
      </w:r>
    </w:p>
    <w:p>
      <w:pPr>
        <w:pStyle w:val="Normal"/>
        <w:suppressAutoHyphens w:val="true"/>
        <w:spacing w:lineRule="auto" w:line="240"/>
        <w:ind w:firstLine="284" w:start="284" w:end="0"/>
        <w:rPr/>
      </w:pPr>
      <w:r>
        <w:rPr>
          <w:sz w:val="24"/>
        </w:rPr>
        <w:t xml:space="preserve">John isn’t here. He </w:t>
      </w:r>
      <w:r>
        <w:rPr>
          <w:i/>
          <w:sz w:val="24"/>
        </w:rPr>
        <w:t>must be working</w:t>
      </w:r>
      <w:r>
        <w:rPr>
          <w:sz w:val="24"/>
        </w:rPr>
        <w:t xml:space="preserve"> in the garden. </w:t>
      </w:r>
    </w:p>
    <w:p>
      <w:pPr>
        <w:pStyle w:val="Normal"/>
        <w:suppressAutoHyphens w:val="true"/>
        <w:spacing w:lineRule="auto" w:line="240"/>
        <w:ind w:firstLine="284" w:start="284" w:end="0"/>
        <w:rPr/>
      </w:pPr>
      <w:r>
        <w:rPr>
          <w:sz w:val="24"/>
        </w:rPr>
        <w:t xml:space="preserve">Jane is busy. She </w:t>
      </w:r>
      <w:r>
        <w:rPr>
          <w:i/>
          <w:sz w:val="24"/>
        </w:rPr>
        <w:t>must be packing</w:t>
      </w:r>
      <w:r>
        <w:rPr>
          <w:sz w:val="24"/>
        </w:rPr>
        <w:t xml:space="preserve"> for the trip.</w:t>
      </w:r>
    </w:p>
    <w:p>
      <w:pPr>
        <w:pStyle w:val="Normal"/>
        <w:suppressAutoHyphens w:val="true"/>
        <w:spacing w:lineRule="auto" w:line="240"/>
        <w:ind w:firstLine="284" w:end="0"/>
        <w:rPr>
          <w:sz w:val="24"/>
        </w:rPr>
      </w:pPr>
      <w:r>
        <w:rPr>
          <w:sz w:val="24"/>
        </w:rPr>
      </w:r>
    </w:p>
    <w:p>
      <w:pPr>
        <w:pStyle w:val="2"/>
        <w:rPr/>
      </w:pPr>
      <w:r>
        <w:rPr/>
        <w:t>The perfect infinitive indicates a past action.</w:t>
      </w:r>
    </w:p>
    <w:p>
      <w:pPr>
        <w:pStyle w:val="Normal"/>
        <w:suppressAutoHyphens w:val="true"/>
        <w:spacing w:lineRule="auto" w:line="240"/>
        <w:ind w:firstLine="284" w:start="284" w:end="0"/>
        <w:rPr/>
      </w:pPr>
      <w:r>
        <w:rPr>
          <w:sz w:val="24"/>
        </w:rPr>
        <w:t xml:space="preserve">Did you always live with your father? You </w:t>
      </w:r>
      <w:r>
        <w:rPr>
          <w:i/>
          <w:sz w:val="24"/>
        </w:rPr>
        <w:t>must have led quite a busy social life</w:t>
      </w:r>
      <w:r>
        <w:rPr>
          <w:sz w:val="24"/>
        </w:rPr>
        <w:t xml:space="preserve"> (evidently you led...).</w:t>
      </w:r>
    </w:p>
    <w:p>
      <w:pPr>
        <w:pStyle w:val="Normal"/>
        <w:suppressAutoHyphens w:val="true"/>
        <w:spacing w:lineRule="auto" w:line="240"/>
        <w:ind w:firstLine="284" w:end="0"/>
        <w:rPr>
          <w:sz w:val="24"/>
        </w:rPr>
      </w:pPr>
      <w:r>
        <w:rPr>
          <w:sz w:val="24"/>
        </w:rPr>
      </w:r>
    </w:p>
    <w:p>
      <w:pPr>
        <w:pStyle w:val="2"/>
        <w:rPr/>
      </w:pPr>
      <w:r>
        <w:rPr/>
        <w:t>The perfect continuous infinitive indicates the duration of the past action, a process in the past.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It </w:t>
      </w:r>
      <w:r>
        <w:rPr>
          <w:i/>
          <w:sz w:val="24"/>
        </w:rPr>
        <w:t>must have been raining</w:t>
      </w:r>
      <w:r>
        <w:rPr>
          <w:sz w:val="24"/>
        </w:rPr>
        <w:t xml:space="preserve"> when you left (evidently it was raining when you left).        </w:t>
      </w:r>
    </w:p>
    <w:p>
      <w:pPr>
        <w:pStyle w:val="Normal"/>
        <w:suppressAutoHyphens w:val="true"/>
        <w:spacing w:lineRule="auto" w:line="240"/>
        <w:ind w:firstLine="284" w:start="284" w:end="0"/>
        <w:rPr/>
      </w:pPr>
      <w:r>
        <w:rPr>
          <w:sz w:val="24"/>
        </w:rPr>
        <w:t xml:space="preserve">They </w:t>
      </w:r>
      <w:r>
        <w:rPr>
          <w:i/>
          <w:sz w:val="24"/>
        </w:rPr>
        <w:t>must have been working</w:t>
      </w:r>
      <w:r>
        <w:rPr>
          <w:sz w:val="24"/>
        </w:rPr>
        <w:t xml:space="preserve"> all the lime. They look very tired (evidently they have been working all the </w:t>
      </w:r>
    </w:p>
    <w:p>
      <w:pPr>
        <w:pStyle w:val="Normal"/>
        <w:suppressAutoHyphens w:val="true"/>
        <w:spacing w:lineRule="auto" w:line="240"/>
        <w:ind w:firstLine="284" w:start="284" w:end="0"/>
        <w:rPr>
          <w:sz w:val="24"/>
        </w:rPr>
      </w:pPr>
      <w:r>
        <w:rPr>
          <w:sz w:val="24"/>
        </w:rPr>
        <w:t>time).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i/>
          <w:sz w:val="24"/>
        </w:rPr>
        <w:t xml:space="preserve">Must </w:t>
      </w:r>
      <w:r>
        <w:rPr>
          <w:b/>
          <w:sz w:val="24"/>
        </w:rPr>
        <w:t>expressing probability is not used:</w:t>
      </w:r>
    </w:p>
    <w:p>
      <w:pPr>
        <w:pStyle w:val="Normal"/>
        <w:suppressAutoHyphens w:val="true"/>
        <w:spacing w:lineRule="auto" w:line="240"/>
        <w:ind w:firstLine="284" w:end="0"/>
        <w:rPr>
          <w:b/>
          <w:sz w:val="24"/>
        </w:rPr>
      </w:pPr>
      <w:r>
        <w:rPr>
          <w:b/>
          <w:sz w:val="24"/>
        </w:rPr>
      </w:r>
    </w:p>
    <w:p>
      <w:pPr>
        <w:pStyle w:val="2"/>
        <w:rPr/>
      </w:pPr>
      <w:r>
        <w:rPr/>
        <w:t xml:space="preserve">a) with reference to the future. Instead of the modal verb the adverbs </w:t>
      </w:r>
      <w:r>
        <w:rPr>
          <w:i/>
        </w:rPr>
        <w:t>probably</w:t>
      </w:r>
      <w:r>
        <w:rPr/>
        <w:t xml:space="preserve"> and </w:t>
      </w:r>
      <w:r>
        <w:rPr>
          <w:i/>
        </w:rPr>
        <w:t xml:space="preserve">evidently </w:t>
      </w:r>
      <w:r>
        <w:rPr/>
        <w:t>are used.</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He will </w:t>
      </w:r>
      <w:r>
        <w:rPr>
          <w:i/>
          <w:sz w:val="24"/>
        </w:rPr>
        <w:t xml:space="preserve">probably </w:t>
      </w:r>
      <w:r>
        <w:rPr>
          <w:sz w:val="24"/>
        </w:rPr>
        <w:t>feel lonely.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sz w:val="24"/>
        </w:rPr>
      </w:pPr>
      <w:r>
        <w:rPr>
          <w:sz w:val="24"/>
        </w:rPr>
        <w:t>b) in negative and interrogative forms. There are several ways of expressing the negative meaning of probability in such sentences: by negative affixes, or negative pronouns, or lexically.</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1. You </w:t>
      </w:r>
      <w:r>
        <w:rPr>
          <w:i/>
          <w:sz w:val="24"/>
        </w:rPr>
        <w:t xml:space="preserve">must have </w:t>
      </w:r>
      <w:r>
        <w:rPr>
          <w:b/>
          <w:i/>
          <w:sz w:val="24"/>
        </w:rPr>
        <w:t>mis</w:t>
      </w:r>
      <w:r>
        <w:rPr>
          <w:i/>
          <w:sz w:val="24"/>
        </w:rPr>
        <w:t>understood</w:t>
      </w:r>
      <w:r>
        <w:rPr>
          <w:sz w:val="24"/>
        </w:rPr>
        <w:t xml:space="preserve"> me.</w:t>
      </w:r>
    </w:p>
    <w:p>
      <w:pPr>
        <w:pStyle w:val="2"/>
        <w:ind w:start="284" w:end="0"/>
        <w:rPr/>
      </w:pPr>
      <w:r>
        <w:rPr/>
        <w:t xml:space="preserve">2. They </w:t>
      </w:r>
      <w:r>
        <w:rPr>
          <w:i/>
        </w:rPr>
        <w:t xml:space="preserve">must have been </w:t>
      </w:r>
      <w:r>
        <w:rPr>
          <w:b/>
          <w:i/>
        </w:rPr>
        <w:t>in</w:t>
      </w:r>
      <w:r>
        <w:rPr>
          <w:i/>
        </w:rPr>
        <w:t>attentive.</w:t>
      </w:r>
    </w:p>
    <w:p>
      <w:pPr>
        <w:pStyle w:val="Normal"/>
        <w:suppressAutoHyphens w:val="true"/>
        <w:spacing w:lineRule="auto" w:line="240"/>
        <w:ind w:firstLine="284" w:start="284" w:end="0"/>
        <w:rPr/>
      </w:pPr>
      <w:r>
        <w:rPr>
          <w:sz w:val="24"/>
        </w:rPr>
        <w:t xml:space="preserve">3. She </w:t>
      </w:r>
      <w:r>
        <w:rPr>
          <w:i/>
          <w:sz w:val="24"/>
        </w:rPr>
        <w:t xml:space="preserve">must have </w:t>
      </w:r>
      <w:r>
        <w:rPr>
          <w:b/>
          <w:i/>
          <w:sz w:val="24"/>
        </w:rPr>
        <w:t>failed</w:t>
      </w:r>
      <w:r>
        <w:rPr>
          <w:i/>
          <w:sz w:val="24"/>
        </w:rPr>
        <w:t xml:space="preserve"> to recognize</w:t>
      </w:r>
      <w:r>
        <w:rPr>
          <w:sz w:val="24"/>
        </w:rPr>
        <w:t xml:space="preserve"> you.</w:t>
      </w:r>
    </w:p>
    <w:p>
      <w:pPr>
        <w:pStyle w:val="2"/>
        <w:ind w:start="284" w:end="0"/>
        <w:rPr/>
      </w:pPr>
      <w:r>
        <w:rPr/>
        <w:t xml:space="preserve">4. He </w:t>
      </w:r>
      <w:r>
        <w:rPr>
          <w:i/>
        </w:rPr>
        <w:t xml:space="preserve">must have had </w:t>
      </w:r>
      <w:r>
        <w:rPr>
          <w:b/>
          <w:i/>
        </w:rPr>
        <w:t>no</w:t>
      </w:r>
      <w:r>
        <w:rPr>
          <w:i/>
        </w:rPr>
        <w:t xml:space="preserve"> chance</w:t>
      </w:r>
      <w:r>
        <w:rPr/>
        <w:t xml:space="preserve"> to warn you.</w:t>
      </w:r>
    </w:p>
    <w:p>
      <w:pPr>
        <w:pStyle w:val="2"/>
        <w:ind w:start="284" w:end="0"/>
        <w:rPr/>
      </w:pPr>
      <w:r>
        <w:rPr/>
        <w:t xml:space="preserve">5. The letter </w:t>
      </w:r>
      <w:r>
        <w:rPr>
          <w:i/>
        </w:rPr>
        <w:t xml:space="preserve">must have </w:t>
      </w:r>
      <w:r>
        <w:rPr>
          <w:b/>
          <w:i/>
        </w:rPr>
        <w:t>never</w:t>
      </w:r>
      <w:r>
        <w:rPr>
          <w:i/>
        </w:rPr>
        <w:t xml:space="preserve"> reached</w:t>
      </w:r>
      <w:r>
        <w:rPr/>
        <w:t xml:space="preserve"> them.</w:t>
      </w:r>
    </w:p>
    <w:p>
      <w:pPr>
        <w:pStyle w:val="Normal"/>
        <w:suppressAutoHyphens w:val="true"/>
        <w:spacing w:lineRule="auto" w:line="240"/>
        <w:ind w:firstLine="284" w:start="284" w:end="0"/>
        <w:rPr/>
      </w:pPr>
      <w:r>
        <w:rPr>
          <w:sz w:val="24"/>
        </w:rPr>
        <w:t xml:space="preserve">6. The letter </w:t>
      </w:r>
      <w:r>
        <w:rPr>
          <w:i/>
          <w:sz w:val="24"/>
        </w:rPr>
        <w:t xml:space="preserve">must have been </w:t>
      </w:r>
      <w:r>
        <w:rPr>
          <w:b/>
          <w:i/>
          <w:sz w:val="24"/>
        </w:rPr>
        <w:t>left un</w:t>
      </w:r>
      <w:r>
        <w:rPr>
          <w:i/>
          <w:sz w:val="24"/>
        </w:rPr>
        <w:t>answered.</w:t>
      </w:r>
    </w:p>
    <w:p>
      <w:pPr>
        <w:pStyle w:val="Normal"/>
        <w:suppressAutoHyphens w:val="true"/>
        <w:spacing w:lineRule="auto" w:line="240"/>
        <w:ind w:firstLine="284" w:start="284" w:end="0"/>
        <w:rPr/>
      </w:pPr>
      <w:r>
        <w:rPr>
          <w:sz w:val="24"/>
        </w:rPr>
        <w:t xml:space="preserve">7. </w:t>
      </w:r>
      <w:r>
        <w:rPr>
          <w:b/>
          <w:sz w:val="24"/>
        </w:rPr>
        <w:t>No one</w:t>
      </w:r>
      <w:r>
        <w:rPr>
          <w:sz w:val="24"/>
        </w:rPr>
        <w:t xml:space="preserve"> </w:t>
      </w:r>
      <w:r>
        <w:rPr>
          <w:i/>
          <w:sz w:val="24"/>
        </w:rPr>
        <w:t>must have seen</w:t>
      </w:r>
      <w:r>
        <w:rPr>
          <w:sz w:val="24"/>
        </w:rPr>
        <w:t xml:space="preserve"> him there.</w:t>
      </w:r>
    </w:p>
    <w:p>
      <w:pPr>
        <w:pStyle w:val="Normal"/>
        <w:suppressAutoHyphens w:val="true"/>
        <w:spacing w:lineRule="auto" w:line="240"/>
        <w:ind w:firstLine="284" w:start="284" w:end="0"/>
        <w:rPr/>
      </w:pPr>
      <w:r>
        <w:rPr>
          <w:sz w:val="24"/>
        </w:rPr>
        <w:t xml:space="preserve">8 . He </w:t>
      </w:r>
      <w:r>
        <w:rPr>
          <w:i/>
          <w:sz w:val="24"/>
        </w:rPr>
        <w:t xml:space="preserve">must be quite </w:t>
      </w:r>
      <w:r>
        <w:rPr>
          <w:b/>
          <w:i/>
          <w:sz w:val="24"/>
        </w:rPr>
        <w:t>un</w:t>
      </w:r>
      <w:r>
        <w:rPr>
          <w:i/>
          <w:sz w:val="24"/>
        </w:rPr>
        <w:t>aware</w:t>
      </w:r>
      <w:r>
        <w:rPr>
          <w:sz w:val="24"/>
        </w:rPr>
        <w:t xml:space="preserve"> of the circumstances.</w:t>
      </w:r>
    </w:p>
    <w:p>
      <w:pPr>
        <w:pStyle w:val="Normal"/>
        <w:suppressAutoHyphens w:val="true"/>
        <w:spacing w:lineRule="auto" w:line="240"/>
        <w:ind w:firstLine="284" w:end="0"/>
        <w:rPr>
          <w:sz w:val="24"/>
        </w:rPr>
      </w:pPr>
      <w:r>
        <w:rPr>
          <w:sz w:val="24"/>
        </w:rPr>
      </w:r>
    </w:p>
    <w:p>
      <w:pPr>
        <w:pStyle w:val="2"/>
        <w:rPr/>
      </w:pPr>
      <w:r>
        <w:rPr/>
        <w:t xml:space="preserve">Besides the above mentioned shades of meaning, sometimes accompanied by emphasis, the modal verb </w:t>
      </w:r>
      <w:r>
        <w:rPr>
          <w:i/>
        </w:rPr>
        <w:t xml:space="preserve">must </w:t>
      </w:r>
      <w:r>
        <w:rPr/>
        <w:t xml:space="preserve">may be used solely for the sake of </w:t>
      </w:r>
      <w:r>
        <w:rPr>
          <w:b/>
        </w:rPr>
        <w:t>emphasis.</w:t>
      </w:r>
      <w:r>
        <w:rPr/>
        <w:t xml:space="preserve"> In this case </w:t>
      </w:r>
      <w:r>
        <w:rPr>
          <w:i/>
        </w:rPr>
        <w:t>must</w:t>
      </w:r>
      <w:r>
        <w:rPr/>
        <w:t xml:space="preserve"> is not translated into Russian, it merely emphasises some action or idea.</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Just when we were ready to go away for the holidays, the baby </w:t>
      </w:r>
      <w:r>
        <w:rPr>
          <w:i/>
          <w:sz w:val="24"/>
        </w:rPr>
        <w:t>must catch measles</w:t>
      </w:r>
      <w:r>
        <w:rPr>
          <w:sz w:val="24"/>
          <w:lang w:val="ru-RU"/>
        </w:rPr>
        <w:t xml:space="preserve"> (ребенок вдруг </w:t>
      </w:r>
    </w:p>
    <w:p>
      <w:pPr>
        <w:pStyle w:val="Normal"/>
        <w:suppressAutoHyphens w:val="true"/>
        <w:spacing w:lineRule="auto" w:line="240"/>
        <w:ind w:firstLine="284" w:start="284" w:end="0"/>
        <w:rPr>
          <w:sz w:val="24"/>
          <w:lang w:val="ru-RU"/>
        </w:rPr>
      </w:pPr>
      <w:r>
        <w:rPr>
          <w:sz w:val="24"/>
          <w:lang w:val="ru-RU"/>
        </w:rPr>
        <w:t>заболел корью, ребенок возьми и заболей корью).</w:t>
      </w:r>
    </w:p>
    <w:p>
      <w:pPr>
        <w:pStyle w:val="Normal"/>
        <w:suppressAutoHyphens w:val="true"/>
        <w:spacing w:lineRule="auto" w:line="240"/>
        <w:ind w:firstLine="284" w:start="284" w:end="0"/>
        <w:rPr/>
      </w:pPr>
      <w:r>
        <w:rPr>
          <w:sz w:val="24"/>
        </w:rPr>
        <w:t xml:space="preserve">Of course after I gave her my advice she </w:t>
      </w:r>
      <w:r>
        <w:rPr>
          <w:i/>
          <w:sz w:val="24"/>
        </w:rPr>
        <w:t>must go and do the opposites</w:t>
      </w:r>
      <w:r>
        <w:rPr>
          <w:sz w:val="24"/>
        </w:rPr>
        <w:t xml:space="preserve"> (...</w:t>
      </w:r>
      <w:r>
        <w:rPr>
          <w:sz w:val="24"/>
          <w:lang w:val="ru-RU"/>
        </w:rPr>
        <w:t xml:space="preserve"> она вдруг пойди и сделай </w:t>
      </w:r>
    </w:p>
    <w:p>
      <w:pPr>
        <w:pStyle w:val="Normal"/>
        <w:suppressAutoHyphens w:val="true"/>
        <w:spacing w:lineRule="auto" w:line="240"/>
        <w:ind w:firstLine="284" w:start="284" w:end="0"/>
        <w:rPr>
          <w:sz w:val="24"/>
          <w:lang w:val="ru-RU"/>
        </w:rPr>
      </w:pPr>
      <w:r>
        <w:rPr>
          <w:sz w:val="24"/>
          <w:lang w:val="ru-RU"/>
        </w:rPr>
        <w:t>наоборот).</w:t>
      </w:r>
    </w:p>
    <w:p>
      <w:pPr>
        <w:pStyle w:val="Normal"/>
        <w:suppressAutoHyphens w:val="true"/>
        <w:spacing w:lineRule="auto" w:line="240"/>
        <w:ind w:firstLine="284" w:start="284" w:end="0"/>
        <w:rPr/>
      </w:pPr>
      <w:r>
        <w:rPr>
          <w:sz w:val="24"/>
        </w:rPr>
        <w:t xml:space="preserve">As we were starting </w:t>
      </w:r>
      <w:r>
        <w:rPr>
          <w:i/>
          <w:sz w:val="24"/>
        </w:rPr>
        <w:t>what must he do but cut his finger</w:t>
      </w:r>
      <w:r>
        <w:rPr>
          <w:sz w:val="24"/>
        </w:rPr>
        <w:t xml:space="preserve"> (...</w:t>
      </w:r>
      <w:r>
        <w:rPr>
          <w:sz w:val="24"/>
          <w:lang w:val="ru-RU"/>
        </w:rPr>
        <w:t xml:space="preserve"> он возьми да и порежь себе палец).</w:t>
      </w:r>
    </w:p>
    <w:p>
      <w:pPr>
        <w:pStyle w:val="Normal"/>
        <w:suppressAutoHyphens w:val="true"/>
        <w:spacing w:lineRule="auto" w:line="240"/>
        <w:ind w:firstLine="284" w:start="284" w:end="0"/>
        <w:rPr/>
      </w:pPr>
      <w:r>
        <w:rPr>
          <w:sz w:val="24"/>
        </w:rPr>
        <w:t xml:space="preserve">At a time when everybody is in bed he </w:t>
      </w:r>
      <w:r>
        <w:rPr>
          <w:i/>
          <w:sz w:val="24"/>
        </w:rPr>
        <w:t>must turn on the wireless</w:t>
      </w:r>
      <w:r>
        <w:rPr>
          <w:sz w:val="24"/>
        </w:rPr>
        <w:t xml:space="preserve"> (...</w:t>
      </w:r>
      <w:r>
        <w:rPr>
          <w:sz w:val="24"/>
          <w:lang w:val="ru-RU"/>
        </w:rPr>
        <w:t xml:space="preserve"> он вдруг включает приемник).</w:t>
      </w:r>
    </w:p>
    <w:p>
      <w:pPr>
        <w:pStyle w:val="Normal"/>
        <w:suppressAutoHyphens w:val="true"/>
        <w:spacing w:lineRule="auto" w:line="240"/>
        <w:ind w:firstLine="284" w:end="0"/>
        <w:rPr>
          <w:sz w:val="24"/>
          <w:lang w:val="ru-RU"/>
        </w:rPr>
      </w:pPr>
      <w:r>
        <w:rPr>
          <w:sz w:val="24"/>
          <w:lang w:val="ru-RU"/>
        </w:rPr>
      </w:r>
    </w:p>
    <w:p>
      <w:pPr>
        <w:pStyle w:val="Heading3"/>
        <w:rPr/>
      </w:pPr>
      <w:bookmarkStart w:id="29" w:name="__RefHeading___Toc5112967"/>
      <w:bookmarkEnd w:id="29"/>
      <w:r>
        <w:rPr/>
        <w:t>To have to, have got to</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b/>
          <w:sz w:val="24"/>
        </w:rPr>
        <w:t xml:space="preserve">§ 157. </w:t>
      </w:r>
      <w:r>
        <w:rPr>
          <w:sz w:val="24"/>
        </w:rPr>
        <w:t xml:space="preserve">As a modal verb </w:t>
      </w:r>
      <w:r>
        <w:rPr>
          <w:b/>
          <w:sz w:val="24"/>
        </w:rPr>
        <w:t>to have to</w:t>
      </w:r>
      <w:r>
        <w:rPr>
          <w:sz w:val="24"/>
        </w:rPr>
        <w:t xml:space="preserve"> differs from the others in that it is not defective. It can have the category of person and number and all tense-aspect forms, as well as verbals. It is followed by a </w:t>
      </w:r>
      <w:r>
        <w:rPr>
          <w:i/>
          <w:sz w:val="24"/>
        </w:rPr>
        <w:t>to-infinitive</w:t>
      </w:r>
      <w:r>
        <w:rPr>
          <w:sz w:val="24"/>
        </w:rPr>
        <w:t xml:space="preserve"> and combines </w:t>
      </w:r>
      <w:r>
        <w:rPr>
          <w:b/>
          <w:sz w:val="24"/>
        </w:rPr>
        <w:t>only with the non-perfect form</w:t>
      </w:r>
      <w:r>
        <w:rPr>
          <w:sz w:val="24"/>
        </w:rPr>
        <w:t xml:space="preserve"> of it.</w:t>
      </w:r>
    </w:p>
    <w:p>
      <w:pPr>
        <w:pStyle w:val="Normal"/>
        <w:suppressAutoHyphens w:val="true"/>
        <w:spacing w:lineRule="auto" w:line="240"/>
        <w:ind w:firstLine="284" w:end="0"/>
        <w:rPr>
          <w:sz w:val="24"/>
        </w:rPr>
      </w:pPr>
      <w:r>
        <w:rPr>
          <w:sz w:val="24"/>
        </w:rPr>
      </w:r>
    </w:p>
    <w:p>
      <w:pPr>
        <w:pStyle w:val="2"/>
        <w:ind w:start="284" w:end="0"/>
        <w:rPr/>
      </w:pPr>
      <w:r>
        <w:rPr/>
        <w:t xml:space="preserve">As there is no through train to our town we </w:t>
      </w:r>
      <w:r>
        <w:rPr>
          <w:i/>
        </w:rPr>
        <w:t>have to change</w:t>
      </w:r>
      <w:r>
        <w:rPr/>
        <w:t xml:space="preserve"> in Moscow.</w:t>
      </w:r>
    </w:p>
    <w:p>
      <w:pPr>
        <w:pStyle w:val="Normal"/>
        <w:suppressAutoHyphens w:val="true"/>
        <w:spacing w:lineRule="auto" w:line="240"/>
        <w:ind w:firstLine="284" w:start="284" w:end="0"/>
        <w:rPr/>
      </w:pPr>
      <w:r>
        <w:rPr>
          <w:sz w:val="24"/>
        </w:rPr>
        <w:t xml:space="preserve">We </w:t>
      </w:r>
      <w:r>
        <w:rPr>
          <w:i/>
          <w:sz w:val="24"/>
        </w:rPr>
        <w:t>had to look</w:t>
      </w:r>
      <w:r>
        <w:rPr>
          <w:sz w:val="24"/>
        </w:rPr>
        <w:t xml:space="preserve"> all over town before we found what we wanted.</w:t>
      </w:r>
    </w:p>
    <w:p>
      <w:pPr>
        <w:pStyle w:val="Normal"/>
        <w:suppressAutoHyphens w:val="true"/>
        <w:spacing w:lineRule="auto" w:line="240"/>
        <w:ind w:firstLine="284" w:start="284" w:end="0"/>
        <w:rPr/>
      </w:pPr>
      <w:r>
        <w:rPr>
          <w:sz w:val="24"/>
        </w:rPr>
        <w:t xml:space="preserve">She </w:t>
      </w:r>
      <w:r>
        <w:rPr>
          <w:i/>
          <w:sz w:val="24"/>
        </w:rPr>
        <w:t>won’t have to walk</w:t>
      </w:r>
      <w:r>
        <w:rPr>
          <w:sz w:val="24"/>
        </w:rPr>
        <w:t xml:space="preserve"> the whole way, will she?</w:t>
      </w:r>
    </w:p>
    <w:p>
      <w:pPr>
        <w:pStyle w:val="Normal"/>
        <w:suppressAutoHyphens w:val="true"/>
        <w:spacing w:lineRule="auto" w:line="240"/>
        <w:ind w:firstLine="284" w:start="284" w:end="0"/>
        <w:rPr/>
      </w:pPr>
      <w:r>
        <w:rPr>
          <w:i/>
          <w:sz w:val="24"/>
        </w:rPr>
        <w:t>Having to go</w:t>
      </w:r>
      <w:r>
        <w:rPr>
          <w:sz w:val="24"/>
        </w:rPr>
        <w:t xml:space="preserve"> so soon we were afraid of missing the man.</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end="0"/>
        <w:rPr/>
      </w:pPr>
      <w:r>
        <w:rPr>
          <w:i/>
          <w:sz w:val="24"/>
        </w:rPr>
        <w:t>Have to</w:t>
      </w:r>
      <w:r>
        <w:rPr>
          <w:sz w:val="24"/>
        </w:rPr>
        <w:t xml:space="preserve"> builds up its interrogative and negative forms with the help of the auxiliary verb </w:t>
      </w:r>
      <w:r>
        <w:rPr>
          <w:i/>
          <w:sz w:val="24"/>
        </w:rPr>
        <w:t>to do.</w:t>
      </w:r>
    </w:p>
    <w:p>
      <w:pPr>
        <w:pStyle w:val="Normal"/>
        <w:suppressAutoHyphens w:val="true"/>
        <w:spacing w:lineRule="auto" w:line="240"/>
        <w:ind w:firstLine="284" w:end="0"/>
        <w:rPr>
          <w:i/>
          <w:i/>
          <w:sz w:val="24"/>
        </w:rPr>
      </w:pPr>
      <w:r>
        <w:rPr>
          <w:i/>
          <w:sz w:val="24"/>
        </w:rPr>
      </w:r>
    </w:p>
    <w:p>
      <w:pPr>
        <w:pStyle w:val="2"/>
        <w:ind w:start="284" w:end="0"/>
        <w:rPr/>
      </w:pPr>
      <w:r>
        <w:rPr>
          <w:i/>
        </w:rPr>
        <w:t>Do you have to work</w:t>
      </w:r>
      <w:r>
        <w:rPr/>
        <w:t xml:space="preserve"> so hard?</w:t>
      </w:r>
    </w:p>
    <w:p>
      <w:pPr>
        <w:pStyle w:val="Normal"/>
        <w:suppressAutoHyphens w:val="true"/>
        <w:spacing w:lineRule="auto" w:line="240"/>
        <w:ind w:firstLine="284" w:start="284" w:end="0"/>
        <w:rPr/>
      </w:pPr>
      <w:r>
        <w:rPr>
          <w:i/>
          <w:sz w:val="24"/>
        </w:rPr>
        <w:t>Do you have to leave</w:t>
      </w:r>
      <w:r>
        <w:rPr>
          <w:sz w:val="24"/>
        </w:rPr>
        <w:t xml:space="preserve"> already?</w:t>
      </w:r>
    </w:p>
    <w:p>
      <w:pPr>
        <w:pStyle w:val="Normal"/>
        <w:suppressAutoHyphens w:val="true"/>
        <w:spacing w:lineRule="auto" w:line="240"/>
        <w:ind w:firstLine="284" w:start="284" w:end="0"/>
        <w:rPr/>
      </w:pPr>
      <w:r>
        <w:rPr>
          <w:sz w:val="24"/>
        </w:rPr>
        <w:t xml:space="preserve">He </w:t>
      </w:r>
      <w:r>
        <w:rPr>
          <w:i/>
          <w:sz w:val="24"/>
        </w:rPr>
        <w:t>doesn’t have to be here</w:t>
      </w:r>
      <w:r>
        <w:rPr>
          <w:sz w:val="24"/>
        </w:rPr>
        <w:t xml:space="preserve"> before Friday.</w:t>
      </w:r>
    </w:p>
    <w:p>
      <w:pPr>
        <w:pStyle w:val="Normal"/>
        <w:suppressAutoHyphens w:val="true"/>
        <w:spacing w:lineRule="auto" w:line="240"/>
        <w:ind w:firstLine="284" w:start="284" w:end="0"/>
        <w:rPr/>
      </w:pPr>
      <w:r>
        <w:rPr>
          <w:sz w:val="24"/>
        </w:rPr>
        <w:t xml:space="preserve">You </w:t>
      </w:r>
      <w:r>
        <w:rPr>
          <w:i/>
          <w:sz w:val="24"/>
        </w:rPr>
        <w:t>don’t have to do</w:t>
      </w:r>
      <w:r>
        <w:rPr>
          <w:sz w:val="24"/>
        </w:rPr>
        <w:t xml:space="preserve"> what your sister tells you.</w:t>
      </w:r>
    </w:p>
    <w:p>
      <w:pPr>
        <w:pStyle w:val="Normal"/>
        <w:suppressAutoHyphens w:val="true"/>
        <w:spacing w:lineRule="auto" w:line="240"/>
        <w:ind w:firstLine="284" w:start="284" w:end="0"/>
        <w:rPr/>
      </w:pPr>
      <w:r>
        <w:rPr>
          <w:sz w:val="24"/>
        </w:rPr>
        <w:t xml:space="preserve">Why </w:t>
      </w:r>
      <w:r>
        <w:rPr>
          <w:i/>
          <w:sz w:val="24"/>
        </w:rPr>
        <w:t>does he have to go</w:t>
      </w:r>
      <w:r>
        <w:rPr>
          <w:sz w:val="24"/>
        </w:rPr>
        <w:t xml:space="preserve"> there?</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The modal verb </w:t>
      </w:r>
      <w:r>
        <w:rPr>
          <w:i/>
          <w:sz w:val="24"/>
        </w:rPr>
        <w:t>to have to</w:t>
      </w:r>
      <w:r>
        <w:rPr>
          <w:sz w:val="24"/>
        </w:rPr>
        <w:t xml:space="preserve"> expresses:</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sz w:val="24"/>
        </w:rPr>
        <w:t xml:space="preserve">I. </w:t>
      </w:r>
      <w:r>
        <w:rPr>
          <w:b/>
          <w:sz w:val="24"/>
        </w:rPr>
        <w:t>Obligation or necessity</w:t>
      </w:r>
      <w:r>
        <w:rPr>
          <w:sz w:val="24"/>
        </w:rPr>
        <w:t xml:space="preserve"> arising out of circumstances. It is similar in its meaning to </w:t>
      </w:r>
      <w:r>
        <w:rPr>
          <w:i/>
          <w:sz w:val="24"/>
        </w:rPr>
        <w:t>must</w:t>
      </w:r>
      <w:r>
        <w:rPr>
          <w:sz w:val="24"/>
        </w:rPr>
        <w:t xml:space="preserve"> (1). It corresponds to the Russian</w:t>
      </w:r>
      <w:r>
        <w:rPr>
          <w:sz w:val="24"/>
          <w:lang w:val="ru-RU"/>
        </w:rPr>
        <w:t xml:space="preserve"> </w:t>
      </w:r>
      <w:r>
        <w:rPr>
          <w:i/>
          <w:sz w:val="24"/>
          <w:lang w:val="ru-RU"/>
        </w:rPr>
        <w:t>приходится, вынужден.</w:t>
      </w:r>
    </w:p>
    <w:p>
      <w:pPr>
        <w:pStyle w:val="Normal"/>
        <w:suppressAutoHyphens w:val="true"/>
        <w:spacing w:lineRule="auto" w:line="240"/>
        <w:ind w:firstLine="284" w:end="0"/>
        <w:rPr>
          <w:i/>
          <w:i/>
          <w:sz w:val="24"/>
          <w:lang w:val="ru-RU"/>
        </w:rPr>
      </w:pPr>
      <w:r>
        <w:rPr>
          <w:i/>
          <w:sz w:val="24"/>
          <w:lang w:val="ru-RU"/>
        </w:rPr>
      </w:r>
    </w:p>
    <w:p>
      <w:pPr>
        <w:pStyle w:val="Normal"/>
        <w:suppressAutoHyphens w:val="true"/>
        <w:spacing w:lineRule="auto" w:line="240"/>
        <w:ind w:firstLine="284" w:start="284" w:end="0"/>
        <w:rPr/>
      </w:pPr>
      <w:r>
        <w:rPr>
          <w:sz w:val="24"/>
        </w:rPr>
        <w:t xml:space="preserve">She is usually short of time so she </w:t>
      </w:r>
      <w:r>
        <w:rPr>
          <w:i/>
          <w:sz w:val="24"/>
        </w:rPr>
        <w:t>has to go</w:t>
      </w:r>
      <w:r>
        <w:rPr>
          <w:sz w:val="24"/>
        </w:rPr>
        <w:t xml:space="preserve"> by air</w:t>
      </w:r>
      <w:r>
        <w:rPr>
          <w:sz w:val="24"/>
          <w:lang w:val="ru-RU"/>
        </w:rPr>
        <w:t xml:space="preserve"> (ей приходится лететь, она вынуждена лететь).</w:t>
      </w:r>
    </w:p>
    <w:p>
      <w:pPr>
        <w:pStyle w:val="Normal"/>
        <w:suppressAutoHyphens w:val="true"/>
        <w:spacing w:lineRule="auto" w:line="240"/>
        <w:ind w:firstLine="284" w:start="284" w:end="0"/>
        <w:rPr/>
      </w:pPr>
      <w:r>
        <w:rPr>
          <w:sz w:val="24"/>
        </w:rPr>
        <w:t xml:space="preserve">My sister has a lot of friends in different parts of the country, so she </w:t>
      </w:r>
      <w:r>
        <w:rPr>
          <w:i/>
          <w:sz w:val="24"/>
        </w:rPr>
        <w:t>has to write</w:t>
      </w:r>
      <w:r>
        <w:rPr>
          <w:sz w:val="24"/>
        </w:rPr>
        <w:t xml:space="preserve"> lots of letters</w:t>
      </w:r>
      <w:r>
        <w:rPr>
          <w:sz w:val="24"/>
          <w:lang w:val="ru-RU"/>
        </w:rPr>
        <w:t xml:space="preserve"> (ей </w:t>
      </w:r>
    </w:p>
    <w:p>
      <w:pPr>
        <w:pStyle w:val="Normal"/>
        <w:suppressAutoHyphens w:val="true"/>
        <w:spacing w:lineRule="auto" w:line="240"/>
        <w:ind w:firstLine="284" w:start="284" w:end="0"/>
        <w:rPr>
          <w:sz w:val="24"/>
          <w:lang w:val="ru-RU"/>
        </w:rPr>
      </w:pPr>
      <w:r>
        <w:rPr>
          <w:sz w:val="24"/>
          <w:lang w:val="ru-RU"/>
        </w:rPr>
        <w:t>приходится...).</w:t>
      </w:r>
    </w:p>
    <w:p>
      <w:pPr>
        <w:pStyle w:val="Normal"/>
        <w:suppressAutoHyphens w:val="true"/>
        <w:spacing w:lineRule="auto" w:line="240"/>
        <w:ind w:firstLine="284" w:start="284" w:end="0"/>
        <w:rPr>
          <w:sz w:val="24"/>
          <w:lang w:val="ru-RU"/>
        </w:rPr>
      </w:pPr>
      <w:r>
        <w:rPr>
          <w:sz w:val="24"/>
          <w:lang w:val="ru-RU"/>
        </w:rPr>
      </w:r>
    </w:p>
    <w:p>
      <w:pPr>
        <w:pStyle w:val="Normal"/>
        <w:suppressAutoHyphens w:val="true"/>
        <w:spacing w:lineRule="auto" w:line="240"/>
        <w:ind w:firstLine="284" w:end="0"/>
        <w:rPr/>
      </w:pPr>
      <w:r>
        <w:rPr>
          <w:sz w:val="24"/>
        </w:rPr>
        <w:t xml:space="preserve">In the past tense </w:t>
      </w:r>
      <w:r>
        <w:rPr>
          <w:i/>
          <w:sz w:val="24"/>
        </w:rPr>
        <w:t>have to</w:t>
      </w:r>
      <w:r>
        <w:rPr>
          <w:sz w:val="24"/>
        </w:rPr>
        <w:t xml:space="preserve"> indicates a fulfilled obligation.</w:t>
      </w:r>
    </w:p>
    <w:p>
      <w:pPr>
        <w:pStyle w:val="Normal"/>
        <w:suppressAutoHyphens w:val="true"/>
        <w:spacing w:lineRule="auto" w:line="240"/>
        <w:ind w:firstLine="284" w:end="0"/>
        <w:rPr>
          <w:sz w:val="24"/>
        </w:rPr>
      </w:pPr>
      <w:r>
        <w:rPr>
          <w:sz w:val="24"/>
        </w:rPr>
      </w:r>
    </w:p>
    <w:p>
      <w:pPr>
        <w:pStyle w:val="2"/>
        <w:ind w:start="284" w:end="0"/>
        <w:rPr/>
      </w:pPr>
      <w:r>
        <w:rPr/>
        <w:t xml:space="preserve">We </w:t>
      </w:r>
      <w:r>
        <w:rPr>
          <w:i/>
        </w:rPr>
        <w:t>had to do</w:t>
      </w:r>
      <w:r>
        <w:rPr/>
        <w:t xml:space="preserve"> a lot of things during the week we stayed in the country (were obliged and did it).</w:t>
      </w:r>
    </w:p>
    <w:p>
      <w:pPr>
        <w:pStyle w:val="Normal"/>
        <w:suppressAutoHyphens w:val="true"/>
        <w:spacing w:lineRule="auto" w:line="240"/>
        <w:ind w:firstLine="284" w:start="284" w:end="0"/>
        <w:rPr/>
      </w:pPr>
      <w:r>
        <w:rPr>
          <w:sz w:val="24"/>
        </w:rPr>
        <w:t xml:space="preserve">They made such a noise that I </w:t>
      </w:r>
      <w:r>
        <w:rPr>
          <w:i/>
          <w:sz w:val="24"/>
        </w:rPr>
        <w:t>had to send</w:t>
      </w:r>
      <w:r>
        <w:rPr>
          <w:sz w:val="24"/>
        </w:rPr>
        <w:t xml:space="preserve"> one of the boys to make inquiries (it was necessary and I did </w:t>
      </w:r>
    </w:p>
    <w:p>
      <w:pPr>
        <w:pStyle w:val="Normal"/>
        <w:suppressAutoHyphens w:val="true"/>
        <w:spacing w:lineRule="auto" w:line="240"/>
        <w:ind w:firstLine="284" w:start="284" w:end="0"/>
        <w:rPr>
          <w:sz w:val="24"/>
        </w:rPr>
      </w:pPr>
      <w:r>
        <w:rPr>
          <w:sz w:val="24"/>
        </w:rPr>
        <w:t>it).</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end="0"/>
        <w:rPr/>
      </w:pPr>
      <w:r>
        <w:rPr>
          <w:i/>
          <w:sz w:val="24"/>
        </w:rPr>
        <w:t>Have to</w:t>
      </w:r>
      <w:r>
        <w:rPr>
          <w:sz w:val="24"/>
        </w:rPr>
        <w:t xml:space="preserve"> replaces </w:t>
      </w:r>
      <w:r>
        <w:rPr>
          <w:i/>
          <w:sz w:val="24"/>
        </w:rPr>
        <w:t>must</w:t>
      </w:r>
      <w:r>
        <w:rPr>
          <w:sz w:val="24"/>
        </w:rPr>
        <w:t xml:space="preserve"> where </w:t>
      </w:r>
      <w:r>
        <w:rPr>
          <w:i/>
          <w:sz w:val="24"/>
        </w:rPr>
        <w:t>must</w:t>
      </w:r>
      <w:r>
        <w:rPr>
          <w:sz w:val="24"/>
        </w:rPr>
        <w:t xml:space="preserve"> cannot be used: a) to express past necessity or obligation, b) to express absence of necessity (in the sense of </w:t>
      </w:r>
      <w:r>
        <w:rPr>
          <w:i/>
          <w:sz w:val="24"/>
        </w:rPr>
        <w:t>needn’t</w:t>
      </w:r>
      <w:r>
        <w:rPr>
          <w:sz w:val="24"/>
        </w:rPr>
        <w:t xml:space="preserve">), since </w:t>
      </w:r>
      <w:r>
        <w:rPr>
          <w:i/>
          <w:sz w:val="24"/>
        </w:rPr>
        <w:t>must not</w:t>
      </w:r>
      <w:r>
        <w:rPr>
          <w:sz w:val="24"/>
        </w:rPr>
        <w:t xml:space="preserve"> means prohibition, and c) to express a future obligation, since the future tense of the verb </w:t>
      </w:r>
      <w:r>
        <w:rPr>
          <w:i/>
          <w:sz w:val="24"/>
        </w:rPr>
        <w:t>have to</w:t>
      </w:r>
      <w:r>
        <w:rPr>
          <w:sz w:val="24"/>
        </w:rPr>
        <w:t xml:space="preserve"> makes the obligation more precise.                                        </w:t>
      </w:r>
    </w:p>
    <w:p>
      <w:pPr>
        <w:pStyle w:val="Normal"/>
        <w:suppressAutoHyphens w:val="true"/>
        <w:spacing w:lineRule="auto" w:line="240"/>
        <w:ind w:firstLine="284" w:end="0"/>
        <w:rPr>
          <w:sz w:val="24"/>
        </w:rPr>
      </w:pPr>
      <w:r>
        <w:rPr>
          <w:sz w:val="24"/>
        </w:rPr>
      </w:r>
    </w:p>
    <w:p>
      <w:pPr>
        <w:pStyle w:val="Normal"/>
        <w:suppressAutoHyphens w:val="true"/>
        <w:spacing w:lineRule="auto" w:line="240"/>
        <w:ind w:firstLine="284" w:start="284" w:end="0"/>
        <w:rPr/>
      </w:pPr>
      <w:r>
        <w:rPr>
          <w:sz w:val="24"/>
        </w:rPr>
        <w:t xml:space="preserve">a) We </w:t>
      </w:r>
      <w:r>
        <w:rPr>
          <w:i/>
          <w:sz w:val="24"/>
        </w:rPr>
        <w:t>had to do</w:t>
      </w:r>
      <w:r>
        <w:rPr>
          <w:sz w:val="24"/>
        </w:rPr>
        <w:t xml:space="preserve"> it again.</w:t>
      </w:r>
    </w:p>
    <w:p>
      <w:pPr>
        <w:pStyle w:val="Normal"/>
        <w:suppressAutoHyphens w:val="true"/>
        <w:spacing w:lineRule="auto" w:line="240"/>
        <w:ind w:firstLine="284" w:start="568" w:end="0"/>
        <w:rPr/>
      </w:pPr>
      <w:r>
        <w:rPr>
          <w:sz w:val="24"/>
        </w:rPr>
        <w:t xml:space="preserve">They </w:t>
      </w:r>
      <w:r>
        <w:rPr>
          <w:i/>
          <w:sz w:val="24"/>
        </w:rPr>
        <w:t>had to do</w:t>
      </w:r>
      <w:r>
        <w:rPr>
          <w:sz w:val="24"/>
        </w:rPr>
        <w:t xml:space="preserve"> what they were told.</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pPr>
      <w:r>
        <w:rPr>
          <w:sz w:val="24"/>
        </w:rPr>
        <w:t xml:space="preserve">b) You </w:t>
      </w:r>
      <w:r>
        <w:rPr>
          <w:i/>
          <w:sz w:val="24"/>
        </w:rPr>
        <w:t>don’t have to make</w:t>
      </w:r>
      <w:r>
        <w:rPr>
          <w:sz w:val="24"/>
        </w:rPr>
        <w:t xml:space="preserve"> another copy of the document, Miss Black; this copy will be quite satisfactory.</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284" w:end="0"/>
        <w:rPr/>
      </w:pPr>
      <w:r>
        <w:rPr>
          <w:sz w:val="24"/>
        </w:rPr>
        <w:t xml:space="preserve">c) </w:t>
      </w:r>
      <w:r>
        <w:rPr>
          <w:i/>
          <w:sz w:val="24"/>
        </w:rPr>
        <w:t>You’ll have to take a taxi</w:t>
      </w:r>
      <w:r>
        <w:rPr>
          <w:sz w:val="24"/>
        </w:rPr>
        <w:t xml:space="preserve"> if you mean to catch the train.</w:t>
      </w:r>
    </w:p>
    <w:p>
      <w:pPr>
        <w:pStyle w:val="Normal"/>
        <w:suppressAutoHyphens w:val="true"/>
        <w:spacing w:lineRule="auto" w:line="240"/>
        <w:ind w:firstLine="284" w:start="284" w:end="0"/>
        <w:rPr>
          <w:sz w:val="24"/>
        </w:rPr>
      </w:pPr>
      <w:r>
        <w:rPr>
          <w:sz w:val="24"/>
        </w:rPr>
      </w:r>
    </w:p>
    <w:p>
      <w:pPr>
        <w:pStyle w:val="Normal"/>
        <w:suppressAutoHyphens w:val="true"/>
        <w:spacing w:lineRule="auto" w:line="240"/>
        <w:ind w:firstLine="284" w:start="568" w:end="0"/>
        <w:rPr/>
      </w:pPr>
      <w:r>
        <w:rPr>
          <w:i/>
          <w:sz w:val="24"/>
        </w:rPr>
        <w:t>Have to</w:t>
      </w:r>
      <w:r>
        <w:rPr>
          <w:sz w:val="24"/>
        </w:rPr>
        <w:t xml:space="preserve"> as a modal verb can be used together with the modal verb </w:t>
      </w:r>
      <w:r>
        <w:rPr>
          <w:i/>
          <w:sz w:val="24"/>
        </w:rPr>
        <w:t>may:</w:t>
      </w:r>
    </w:p>
    <w:p>
      <w:pPr>
        <w:pStyle w:val="Normal"/>
        <w:suppressAutoHyphens w:val="true"/>
        <w:spacing w:lineRule="auto" w:line="240"/>
        <w:ind w:firstLine="284" w:start="284" w:end="0"/>
        <w:rPr>
          <w:i/>
          <w:i/>
          <w:sz w:val="24"/>
        </w:rPr>
      </w:pPr>
      <w:r>
        <w:rPr>
          <w:i/>
          <w:sz w:val="24"/>
        </w:rPr>
      </w:r>
    </w:p>
    <w:p>
      <w:pPr>
        <w:pStyle w:val="Normal"/>
        <w:suppressAutoHyphens w:val="true"/>
        <w:spacing w:lineRule="auto" w:line="240"/>
        <w:ind w:firstLine="284" w:start="568" w:end="0"/>
        <w:rPr/>
      </w:pPr>
      <w:r>
        <w:rPr>
          <w:sz w:val="24"/>
        </w:rPr>
        <w:t xml:space="preserve">We </w:t>
      </w:r>
      <w:r>
        <w:rPr>
          <w:i/>
          <w:sz w:val="24"/>
        </w:rPr>
        <w:t>may have to wait</w:t>
      </w:r>
      <w:r>
        <w:rPr>
          <w:sz w:val="24"/>
        </w:rPr>
        <w:t xml:space="preserve"> long here. -</w:t>
      </w:r>
      <w:r>
        <w:rPr>
          <w:sz w:val="24"/>
          <w:lang w:val="ru-RU"/>
        </w:rPr>
        <w:t xml:space="preserve"> Нам возможно придется долго здесь ждать.</w:t>
      </w:r>
    </w:p>
    <w:p>
      <w:pPr>
        <w:pStyle w:val="Normal"/>
        <w:suppressAutoHyphens w:val="true"/>
        <w:spacing w:lineRule="auto" w:line="240"/>
        <w:ind w:firstLine="284" w:start="284" w:end="0"/>
        <w:rPr>
          <w:sz w:val="24"/>
          <w:lang w:val="ru-RU"/>
        </w:rPr>
      </w:pPr>
      <w:r>
        <w:rPr>
          <w:sz w:val="24"/>
          <w:lang w:val="ru-RU"/>
        </w:rPr>
      </w:r>
    </w:p>
    <w:p>
      <w:pPr>
        <w:pStyle w:val="Normal"/>
        <w:suppressAutoHyphens w:val="true"/>
        <w:spacing w:lineRule="auto" w:line="240"/>
        <w:ind w:firstLine="284" w:end="0"/>
        <w:rPr/>
      </w:pPr>
      <w:r>
        <w:rPr>
          <w:b/>
          <w:sz w:val="24"/>
        </w:rPr>
        <w:t>Have got to</w:t>
      </w:r>
      <w:r>
        <w:rPr>
          <w:sz w:val="24"/>
        </w:rPr>
        <w:t xml:space="preserve"> has the same basic meaning as </w:t>
      </w:r>
      <w:r>
        <w:rPr>
          <w:i/>
          <w:sz w:val="24"/>
        </w:rPr>
        <w:t>have to</w:t>
      </w:r>
      <w:r>
        <w:rPr>
          <w:sz w:val="24"/>
        </w:rPr>
        <w:t xml:space="preserve">. The difference lies in that </w:t>
      </w:r>
      <w:r>
        <w:rPr>
          <w:i/>
          <w:sz w:val="24"/>
        </w:rPr>
        <w:t>have to</w:t>
      </w:r>
      <w:r>
        <w:rPr>
          <w:sz w:val="24"/>
        </w:rPr>
        <w:t xml:space="preserve"> usually denotes a habitual action and </w:t>
      </w:r>
      <w:r>
        <w:rPr>
          <w:i/>
          <w:sz w:val="24"/>
        </w:rPr>
        <w:t>have got to</w:t>
      </w:r>
      <w:r>
        <w:rPr>
          <w:sz w:val="24"/>
        </w:rPr>
        <w:t xml:space="preserve"> denotes a particular action.</w:t>
      </w:r>
    </w:p>
    <w:p>
      <w:pPr>
        <w:pStyle w:val="Normal"/>
        <w:suppressAutoHyphens w:val="true"/>
        <w:spacing w:lineRule="auto" w:line="240"/>
        <w:ind w:firstLine="284" w:end="0"/>
        <w:rPr>
          <w:i/>
          <w:i/>
          <w:sz w:val="24"/>
        </w:rPr>
      </w:pPr>
      <w:r>
        <w:rPr>
          <w:i/>
          <w:sz w:val="24"/>
        </w:rPr>
      </w:r>
    </w:p>
    <w:p>
      <w:pPr>
        <w:pStyle w:val="2"/>
        <w:ind w:start="284" w:end="0"/>
        <w:rPr/>
      </w:pPr>
      <w:r>
        <w:rPr>
          <w:i/>
        </w:rPr>
        <w:t>Do</w:t>
      </w:r>
      <w:r>
        <w:rPr/>
        <w:t xml:space="preserve"> you </w:t>
      </w:r>
      <w:r>
        <w:rPr>
          <w:i/>
        </w:rPr>
        <w:t>have to get up</w:t>
      </w:r>
      <w:r>
        <w:rPr/>
        <w:t xml:space="preserve"> early every morning? </w:t>
      </w:r>
    </w:p>
    <w:p>
      <w:pPr>
        <w:pStyle w:val="Normal"/>
        <w:suppressAutoHyphens w:val="true"/>
        <w:spacing w:lineRule="auto" w:line="240"/>
        <w:ind w:firstLine="284" w:start="284" w:end="0"/>
        <w:rPr/>
      </w:pPr>
      <w:r>
        <w:rPr>
          <w:i/>
          <w:sz w:val="24"/>
        </w:rPr>
        <w:t>Have</w:t>
      </w:r>
      <w:r>
        <w:rPr>
          <w:sz w:val="24"/>
        </w:rPr>
        <w:t xml:space="preserve"> you </w:t>
      </w:r>
      <w:r>
        <w:rPr>
          <w:i/>
          <w:sz w:val="24"/>
        </w:rPr>
        <w:t>got to get up</w:t>
      </w:r>
      <w:r>
        <w:rPr>
          <w:sz w:val="24"/>
        </w:rPr>
        <w:t xml:space="preserve"> early tomorrow morning?</w:t>
      </w:r>
    </w:p>
    <w:p>
      <w:pPr>
        <w:pStyle w:val="Heading3"/>
        <w:rPr>
          <w:sz w:val="24"/>
        </w:rPr>
      </w:pPr>
      <w:r>
        <w:rPr>
          <w:sz w:val="24"/>
        </w:rPr>
      </w:r>
    </w:p>
    <w:p>
      <w:pPr>
        <w:pStyle w:val="Heading3"/>
        <w:rPr/>
      </w:pPr>
      <w:bookmarkStart w:id="30" w:name="__RefHeading___Toc5112968"/>
      <w:bookmarkEnd w:id="30"/>
      <w:r>
        <w:rPr/>
        <w:t>To be to</w:t>
      </w:r>
    </w:p>
    <w:p>
      <w:pPr>
        <w:pStyle w:val="Normal"/>
        <w:spacing w:lineRule="auto" w:line="240"/>
        <w:ind w:firstLine="284" w:end="0"/>
        <w:rPr>
          <w:b/>
          <w:sz w:val="24"/>
        </w:rPr>
      </w:pPr>
      <w:r>
        <w:rPr>
          <w:b/>
          <w:sz w:val="24"/>
        </w:rPr>
      </w:r>
    </w:p>
    <w:p>
      <w:pPr>
        <w:pStyle w:val="Normal"/>
        <w:spacing w:lineRule="auto" w:line="240"/>
        <w:ind w:firstLine="284" w:end="0"/>
        <w:rPr/>
      </w:pPr>
      <w:r>
        <w:rPr>
          <w:b/>
          <w:sz w:val="24"/>
        </w:rPr>
        <w:t xml:space="preserve">§ 158. To be to </w:t>
      </w:r>
      <w:r>
        <w:rPr>
          <w:sz w:val="24"/>
        </w:rPr>
        <w:t>as a modal verb is used in the present and past indefinite tenses.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To be to</w:t>
      </w:r>
      <w:r>
        <w:rPr>
          <w:sz w:val="24"/>
        </w:rPr>
        <w:t xml:space="preserve"> expresses: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b/>
          <w:sz w:val="24"/>
        </w:rPr>
        <w:t>An obligation</w:t>
      </w:r>
      <w:r>
        <w:rPr>
          <w:sz w:val="24"/>
        </w:rPr>
        <w:t xml:space="preserve"> arising out of an arrangement or plan. It is found in statements and questions.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w:t>
      </w:r>
      <w:r>
        <w:rPr>
          <w:i/>
          <w:sz w:val="24"/>
        </w:rPr>
        <w:t>are to complete</w:t>
      </w:r>
      <w:r>
        <w:rPr>
          <w:sz w:val="24"/>
        </w:rPr>
        <w:t xml:space="preserve"> this work by tomorrow. (Somebody expects it.)</w:t>
      </w:r>
    </w:p>
    <w:p>
      <w:pPr>
        <w:pStyle w:val="Normal"/>
        <w:spacing w:lineRule="auto" w:line="240"/>
        <w:ind w:firstLine="284" w:start="284" w:end="0"/>
        <w:rPr/>
      </w:pPr>
      <w:r>
        <w:rPr>
          <w:sz w:val="24"/>
        </w:rPr>
        <w:t xml:space="preserve">I </w:t>
      </w:r>
      <w:r>
        <w:rPr>
          <w:i/>
          <w:sz w:val="24"/>
        </w:rPr>
        <w:t>am to go</w:t>
      </w:r>
      <w:r>
        <w:rPr>
          <w:sz w:val="24"/>
        </w:rPr>
        <w:t xml:space="preserve"> down in my car and pick up the parcels.</w:t>
      </w:r>
    </w:p>
    <w:p>
      <w:pPr>
        <w:pStyle w:val="Normal"/>
        <w:spacing w:lineRule="auto" w:line="240"/>
        <w:ind w:firstLine="284" w:start="284" w:end="0"/>
        <w:rPr/>
      </w:pPr>
      <w:r>
        <w:rPr>
          <w:sz w:val="24"/>
        </w:rPr>
        <w:t xml:space="preserve">When </w:t>
      </w:r>
      <w:r>
        <w:rPr>
          <w:i/>
          <w:sz w:val="24"/>
        </w:rPr>
        <w:t>is</w:t>
      </w:r>
      <w:r>
        <w:rPr>
          <w:sz w:val="24"/>
        </w:rPr>
        <w:t xml:space="preserve"> the wedding </w:t>
      </w:r>
      <w:r>
        <w:rPr>
          <w:i/>
          <w:sz w:val="24"/>
        </w:rPr>
        <w:t>to be?</w:t>
      </w:r>
    </w:p>
    <w:p>
      <w:pPr>
        <w:pStyle w:val="Normal"/>
        <w:spacing w:lineRule="auto" w:line="240"/>
        <w:ind w:firstLine="284" w:start="284" w:end="0"/>
        <w:rPr/>
      </w:pPr>
      <w:r>
        <w:rPr>
          <w:sz w:val="24"/>
        </w:rPr>
        <w:t xml:space="preserve">When </w:t>
      </w:r>
      <w:r>
        <w:rPr>
          <w:i/>
          <w:sz w:val="24"/>
        </w:rPr>
        <w:t>am</w:t>
      </w:r>
      <w:r>
        <w:rPr>
          <w:sz w:val="24"/>
        </w:rPr>
        <w:t xml:space="preserve"> I </w:t>
      </w:r>
      <w:r>
        <w:rPr>
          <w:i/>
          <w:sz w:val="24"/>
        </w:rPr>
        <w:t>to come?</w:t>
      </w:r>
    </w:p>
    <w:p>
      <w:pPr>
        <w:pStyle w:val="Normal"/>
        <w:spacing w:lineRule="auto" w:line="240"/>
        <w:ind w:firstLine="284" w:start="284" w:end="0"/>
        <w:rPr/>
      </w:pPr>
      <w:r>
        <w:rPr>
          <w:sz w:val="24"/>
        </w:rPr>
        <w:t xml:space="preserve">Who </w:t>
      </w:r>
      <w:r>
        <w:rPr>
          <w:i/>
          <w:sz w:val="24"/>
        </w:rPr>
        <w:t>is to be the first?</w:t>
      </w:r>
    </w:p>
    <w:p>
      <w:pPr>
        <w:pStyle w:val="Normal"/>
        <w:spacing w:lineRule="auto" w:line="240"/>
        <w:ind w:firstLine="284" w:start="284" w:end="0"/>
        <w:rPr/>
      </w:pPr>
      <w:r>
        <w:rPr>
          <w:sz w:val="24"/>
        </w:rPr>
        <w:t xml:space="preserve">The ship </w:t>
      </w:r>
      <w:r>
        <w:rPr>
          <w:i/>
          <w:sz w:val="24"/>
        </w:rPr>
        <w:t>was to dock</w:t>
      </w:r>
      <w:r>
        <w:rPr>
          <w:sz w:val="24"/>
        </w:rPr>
        <w:t xml:space="preserve"> on Sunday.</w:t>
      </w:r>
    </w:p>
    <w:p>
      <w:pPr>
        <w:pStyle w:val="Normal"/>
        <w:spacing w:lineRule="auto" w:line="240"/>
        <w:ind w:firstLine="284" w:start="284" w:end="0"/>
        <w:rPr/>
      </w:pPr>
      <w:r>
        <w:rPr>
          <w:sz w:val="24"/>
        </w:rPr>
        <w:t xml:space="preserve">I </w:t>
      </w:r>
      <w:r>
        <w:rPr>
          <w:i/>
          <w:sz w:val="24"/>
        </w:rPr>
        <w:t>was to meet</w:t>
      </w:r>
      <w:r>
        <w:rPr>
          <w:sz w:val="24"/>
        </w:rPr>
        <w:t xml:space="preserve"> Mother at the dentist’s at 11.</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last two sentences in which </w:t>
      </w:r>
      <w:r>
        <w:rPr>
          <w:i/>
          <w:sz w:val="24"/>
        </w:rPr>
        <w:t>to be</w:t>
      </w:r>
      <w:r>
        <w:rPr>
          <w:sz w:val="24"/>
        </w:rPr>
        <w:t xml:space="preserve"> is in the past indefinite do not indicate whether the action did or did not take place.</w:t>
      </w:r>
    </w:p>
    <w:p>
      <w:pPr>
        <w:pStyle w:val="Normal"/>
        <w:spacing w:lineRule="auto" w:line="240"/>
        <w:ind w:firstLine="284" w:end="0"/>
        <w:rPr>
          <w:sz w:val="24"/>
        </w:rPr>
      </w:pPr>
      <w:r>
        <w:rPr>
          <w:sz w:val="24"/>
        </w:rPr>
        <w:t>On the other hand this form is the only way to indicate a fulfilled action in the past.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t>
      </w:r>
      <w:r>
        <w:rPr>
          <w:i/>
          <w:sz w:val="24"/>
        </w:rPr>
        <w:t>was to meet</w:t>
      </w:r>
      <w:r>
        <w:rPr>
          <w:sz w:val="24"/>
        </w:rPr>
        <w:t xml:space="preserve"> Mother at 11 (and I did). </w:t>
      </w:r>
    </w:p>
    <w:p>
      <w:pPr>
        <w:pStyle w:val="Normal"/>
        <w:spacing w:lineRule="auto" w:line="240"/>
        <w:ind w:firstLine="284" w:start="284" w:end="0"/>
        <w:rPr/>
      </w:pPr>
      <w:r>
        <w:rPr>
          <w:sz w:val="24"/>
        </w:rPr>
        <w:t xml:space="preserve">The prize </w:t>
      </w:r>
      <w:r>
        <w:rPr>
          <w:i/>
          <w:sz w:val="24"/>
        </w:rPr>
        <w:t>was to honour</w:t>
      </w:r>
      <w:r>
        <w:rPr>
          <w:sz w:val="24"/>
        </w:rPr>
        <w:t xml:space="preserve"> him for his great discoveries.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To emphasize that the action did not take place the perfect infinitive is used after the past indefinite of the verb </w:t>
      </w:r>
      <w:r>
        <w:rPr>
          <w:i/>
          <w:sz w:val="24"/>
        </w:rPr>
        <w:t>to be to.</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She </w:t>
      </w:r>
      <w:r>
        <w:rPr>
          <w:i/>
          <w:sz w:val="24"/>
        </w:rPr>
        <w:t>was to have graduated</w:t>
      </w:r>
      <w:r>
        <w:rPr>
          <w:sz w:val="24"/>
        </w:rPr>
        <w:t xml:space="preserve"> in June, but unfortunately fell ill.</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present indefinite may signify an arrangement (especially official) for the future, or referring to no particular time.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German Chancellor </w:t>
      </w:r>
      <w:r>
        <w:rPr>
          <w:i/>
          <w:sz w:val="24"/>
        </w:rPr>
        <w:t>is to visit</w:t>
      </w:r>
      <w:r>
        <w:rPr>
          <w:sz w:val="24"/>
        </w:rPr>
        <w:t xml:space="preserve"> France. </w:t>
      </w:r>
    </w:p>
    <w:p>
      <w:pPr>
        <w:pStyle w:val="Normal"/>
        <w:spacing w:lineRule="auto" w:line="240"/>
        <w:ind w:firstLine="284" w:start="284" w:end="0"/>
        <w:rPr/>
      </w:pPr>
      <w:r>
        <w:rPr>
          <w:sz w:val="24"/>
        </w:rPr>
        <w:t xml:space="preserve">A knife </w:t>
      </w:r>
      <w:r>
        <w:rPr>
          <w:i/>
          <w:sz w:val="24"/>
        </w:rPr>
        <w:t>is to cut with.</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2.</w:t>
      </w:r>
      <w:r>
        <w:rPr>
          <w:b/>
          <w:sz w:val="24"/>
        </w:rPr>
        <w:t xml:space="preserve"> A strict order or an instruction</w:t>
      </w:r>
      <w:r>
        <w:rPr>
          <w:sz w:val="24"/>
        </w:rPr>
        <w:t xml:space="preserve"> given either by the speaker or (more usually) by some official authority.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is to return</w:t>
      </w:r>
      <w:r>
        <w:rPr>
          <w:sz w:val="24"/>
        </w:rPr>
        <w:t xml:space="preserve"> to Liverpool tomorrow (he has been given orders to return to Liverpool).</w:t>
      </w:r>
    </w:p>
    <w:p>
      <w:pPr>
        <w:pStyle w:val="Normal"/>
        <w:spacing w:lineRule="auto" w:line="240"/>
        <w:ind w:firstLine="284" w:start="284" w:end="0"/>
        <w:rPr/>
      </w:pPr>
      <w:r>
        <w:rPr>
          <w:sz w:val="24"/>
        </w:rPr>
        <w:t xml:space="preserve">You </w:t>
      </w:r>
      <w:r>
        <w:rPr>
          <w:i/>
          <w:sz w:val="24"/>
        </w:rPr>
        <w:t>are to stay</w:t>
      </w:r>
      <w:r>
        <w:rPr>
          <w:sz w:val="24"/>
        </w:rPr>
        <w:t xml:space="preserve"> here until I return (I tell you to ...). </w:t>
      </w:r>
    </w:p>
    <w:p>
      <w:pPr>
        <w:pStyle w:val="Normal"/>
        <w:spacing w:lineRule="auto" w:line="240"/>
        <w:ind w:firstLine="284" w:start="284" w:end="0"/>
        <w:rPr/>
      </w:pPr>
      <w:r>
        <w:rPr>
          <w:sz w:val="24"/>
        </w:rPr>
        <w:t xml:space="preserve">You </w:t>
      </w:r>
      <w:r>
        <w:rPr>
          <w:i/>
          <w:sz w:val="24"/>
        </w:rPr>
        <w:t>are to do</w:t>
      </w:r>
      <w:r>
        <w:rPr>
          <w:sz w:val="24"/>
        </w:rPr>
        <w:t xml:space="preserve"> it exactly the way you are told.</w:t>
      </w:r>
    </w:p>
    <w:p>
      <w:pPr>
        <w:pStyle w:val="Normal"/>
        <w:spacing w:lineRule="auto" w:line="240"/>
        <w:ind w:firstLine="284" w:start="284" w:end="0"/>
        <w:rPr>
          <w:sz w:val="24"/>
        </w:rPr>
      </w:pPr>
      <w:r>
        <w:rPr>
          <w:sz w:val="24"/>
        </w:rPr>
      </w:r>
    </w:p>
    <w:p>
      <w:pPr>
        <w:pStyle w:val="Normal"/>
        <w:spacing w:lineRule="auto" w:line="240"/>
        <w:ind w:firstLine="284" w:end="0"/>
        <w:rPr/>
      </w:pPr>
      <w:r>
        <w:rPr>
          <w:sz w:val="24"/>
        </w:rPr>
        <w:t>Note the difference between</w:t>
      </w:r>
      <w:r>
        <w:rPr>
          <w:b/>
          <w:sz w:val="24"/>
        </w:rPr>
        <w:t xml:space="preserve"> to be to</w:t>
      </w:r>
      <w:r>
        <w:rPr>
          <w:sz w:val="24"/>
        </w:rPr>
        <w:t xml:space="preserve"> and</w:t>
      </w:r>
      <w:r>
        <w:rPr>
          <w:b/>
          <w:sz w:val="24"/>
        </w:rPr>
        <w:t xml:space="preserve"> to have to:</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Soldiers </w:t>
      </w:r>
      <w:r>
        <w:rPr>
          <w:i/>
          <w:sz w:val="24"/>
        </w:rPr>
        <w:t>have to salute</w:t>
      </w:r>
      <w:r>
        <w:rPr>
          <w:sz w:val="24"/>
        </w:rPr>
        <w:t xml:space="preserve"> their officers (such is customary obligation, the general rule).</w:t>
      </w:r>
    </w:p>
    <w:p>
      <w:pPr>
        <w:pStyle w:val="Normal"/>
        <w:spacing w:lineRule="auto" w:line="240"/>
        <w:ind w:firstLine="284" w:start="284" w:end="0"/>
        <w:rPr/>
      </w:pPr>
      <w:r>
        <w:rPr>
          <w:sz w:val="24"/>
        </w:rPr>
        <w:t xml:space="preserve">All junior officers </w:t>
      </w:r>
      <w:r>
        <w:rPr>
          <w:i/>
          <w:sz w:val="24"/>
        </w:rPr>
        <w:t>are to report</w:t>
      </w:r>
      <w:r>
        <w:rPr>
          <w:sz w:val="24"/>
        </w:rPr>
        <w:t xml:space="preserve"> to the colonel at once (an order).</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Strict prohibition</w:t>
      </w:r>
      <w:r>
        <w:rPr>
          <w:sz w:val="24"/>
        </w:rPr>
        <w:t xml:space="preserve"> (only in the negative form).</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are not to do</w:t>
      </w:r>
      <w:r>
        <w:rPr>
          <w:sz w:val="24"/>
        </w:rPr>
        <w:t xml:space="preserve"> that.</w:t>
      </w:r>
    </w:p>
    <w:p>
      <w:pPr>
        <w:pStyle w:val="Normal"/>
        <w:spacing w:lineRule="auto" w:line="240"/>
        <w:ind w:firstLine="284" w:start="284" w:end="0"/>
        <w:rPr/>
      </w:pPr>
      <w:r>
        <w:rPr>
          <w:sz w:val="24"/>
        </w:rPr>
        <w:t xml:space="preserve">You </w:t>
      </w:r>
      <w:r>
        <w:rPr>
          <w:i/>
          <w:sz w:val="24"/>
        </w:rPr>
        <w:t>are not to tell</w:t>
      </w:r>
      <w:r>
        <w:rPr>
          <w:sz w:val="24"/>
        </w:rPr>
        <w:t xml:space="preserve"> anybody about it.</w:t>
      </w:r>
    </w:p>
    <w:p>
      <w:pPr>
        <w:pStyle w:val="Normal"/>
        <w:spacing w:lineRule="auto" w:line="240"/>
        <w:ind w:firstLine="284" w:start="284" w:end="0"/>
        <w:rPr/>
      </w:pPr>
      <w:r>
        <w:rPr>
          <w:sz w:val="24"/>
        </w:rPr>
        <w:t xml:space="preserve">We </w:t>
      </w:r>
      <w:r>
        <w:rPr>
          <w:i/>
          <w:sz w:val="24"/>
        </w:rPr>
        <w:t>are not to leave</w:t>
      </w:r>
      <w:r>
        <w:rPr>
          <w:sz w:val="24"/>
        </w:rPr>
        <w:t xml:space="preserve"> the place until we are told to.</w:t>
      </w:r>
    </w:p>
    <w:p>
      <w:pPr>
        <w:pStyle w:val="Normal"/>
        <w:spacing w:lineRule="auto" w:line="240"/>
        <w:ind w:firstLine="284" w:start="284" w:end="0"/>
        <w:rPr/>
      </w:pPr>
      <w:r>
        <w:rPr>
          <w:sz w:val="24"/>
        </w:rPr>
        <w:t xml:space="preserve">You </w:t>
      </w:r>
      <w:r>
        <w:rPr>
          <w:i/>
          <w:sz w:val="24"/>
        </w:rPr>
        <w:t>are not to smoke</w:t>
      </w:r>
      <w:r>
        <w:rPr>
          <w:sz w:val="24"/>
        </w:rPr>
        <w:t xml:space="preserve"> in this room.</w:t>
      </w:r>
    </w:p>
    <w:p>
      <w:pPr>
        <w:pStyle w:val="Normal"/>
        <w:spacing w:lineRule="auto" w:line="240"/>
        <w:ind w:firstLine="284" w:end="0"/>
        <w:rPr>
          <w:b/>
          <w:sz w:val="24"/>
        </w:rPr>
      </w:pPr>
      <w:r>
        <w:rPr>
          <w:b/>
          <w:sz w:val="24"/>
        </w:rPr>
      </w:r>
    </w:p>
    <w:p>
      <w:pPr>
        <w:pStyle w:val="Normal"/>
        <w:spacing w:lineRule="auto" w:line="240"/>
        <w:ind w:firstLine="284" w:end="0"/>
        <w:rPr/>
      </w:pPr>
      <w:r>
        <w:rPr>
          <w:sz w:val="24"/>
        </w:rPr>
        <w:t>4.</w:t>
      </w:r>
      <w:r>
        <w:rPr>
          <w:b/>
          <w:sz w:val="24"/>
        </w:rPr>
        <w:t xml:space="preserve"> Something that is destined to happen or is unavoidable.</w:t>
      </w:r>
      <w:r>
        <w:rPr>
          <w:sz w:val="24"/>
        </w:rPr>
        <w:t xml:space="preserve"> It corresponds to the Russian</w:t>
      </w:r>
      <w:r>
        <w:rPr>
          <w:sz w:val="24"/>
          <w:lang w:val="ru-RU"/>
        </w:rPr>
        <w:t xml:space="preserve"> </w:t>
      </w:r>
      <w:r>
        <w:rPr>
          <w:i/>
          <w:sz w:val="24"/>
          <w:lang w:val="ru-RU"/>
        </w:rPr>
        <w:t>суждено, предстоит.</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sz w:val="24"/>
        </w:rPr>
        <w:t xml:space="preserve">I didn’t know at the time that she </w:t>
      </w:r>
      <w:r>
        <w:rPr>
          <w:i/>
          <w:sz w:val="24"/>
        </w:rPr>
        <w:t>was to be my wife</w:t>
      </w:r>
      <w:r>
        <w:rPr>
          <w:sz w:val="24"/>
          <w:lang w:val="ru-RU"/>
        </w:rPr>
        <w:t xml:space="preserve"> (что ей суждено было стать моей женой).</w:t>
      </w:r>
    </w:p>
    <w:p>
      <w:pPr>
        <w:pStyle w:val="Normal"/>
        <w:spacing w:lineRule="auto" w:line="240"/>
        <w:ind w:firstLine="284" w:start="284" w:end="0"/>
        <w:rPr/>
      </w:pPr>
      <w:r>
        <w:rPr>
          <w:sz w:val="24"/>
        </w:rPr>
        <w:t xml:space="preserve">As a young man he didn’t know that he </w:t>
      </w:r>
      <w:r>
        <w:rPr>
          <w:i/>
          <w:sz w:val="24"/>
        </w:rPr>
        <w:t>was to become a famous scientist</w:t>
      </w:r>
      <w:r>
        <w:rPr>
          <w:sz w:val="24"/>
          <w:lang w:val="ru-RU"/>
        </w:rPr>
        <w:t xml:space="preserve"> (ему суждено было стать </w:t>
      </w:r>
    </w:p>
    <w:p>
      <w:pPr>
        <w:pStyle w:val="Normal"/>
        <w:spacing w:lineRule="auto" w:line="240"/>
        <w:ind w:firstLine="284" w:start="284" w:end="0"/>
        <w:rPr>
          <w:sz w:val="24"/>
          <w:lang w:val="ru-RU"/>
        </w:rPr>
      </w:pPr>
      <w:r>
        <w:rPr>
          <w:sz w:val="24"/>
          <w:lang w:val="ru-RU"/>
        </w:rPr>
        <w:t>знаменитым ученым).</w:t>
      </w:r>
    </w:p>
    <w:p>
      <w:pPr>
        <w:pStyle w:val="Normal"/>
        <w:spacing w:lineRule="auto" w:line="240"/>
        <w:ind w:firstLine="284" w:start="284" w:end="0"/>
        <w:rPr/>
      </w:pPr>
      <w:r>
        <w:rPr>
          <w:sz w:val="24"/>
        </w:rPr>
        <w:t xml:space="preserve">If we </w:t>
      </w:r>
      <w:r>
        <w:rPr>
          <w:i/>
          <w:sz w:val="24"/>
        </w:rPr>
        <w:t>are to be neighbours</w:t>
      </w:r>
      <w:r>
        <w:rPr>
          <w:sz w:val="24"/>
        </w:rPr>
        <w:t xml:space="preserve"> for life we should be on friendly terms </w:t>
      </w:r>
      <w:r>
        <w:rPr>
          <w:sz w:val="24"/>
          <w:lang w:val="ru-RU"/>
        </w:rPr>
        <w:t xml:space="preserve">(если нам предстоит всю жизнь быть </w:t>
      </w:r>
    </w:p>
    <w:p>
      <w:pPr>
        <w:pStyle w:val="Normal"/>
        <w:spacing w:lineRule="auto" w:line="240"/>
        <w:ind w:firstLine="284" w:start="284" w:end="0"/>
        <w:rPr>
          <w:sz w:val="24"/>
          <w:lang w:val="ru-RU"/>
        </w:rPr>
      </w:pPr>
      <w:r>
        <w:rPr>
          <w:sz w:val="24"/>
          <w:lang w:val="ru-RU"/>
        </w:rPr>
        <w:t>соседями...).</w:t>
      </w:r>
    </w:p>
    <w:p>
      <w:pPr>
        <w:pStyle w:val="Normal"/>
        <w:spacing w:lineRule="auto" w:line="240"/>
        <w:ind w:firstLine="284" w:start="284" w:end="0"/>
        <w:rPr/>
      </w:pPr>
      <w:r>
        <w:rPr>
          <w:sz w:val="24"/>
          <w:lang w:val="ru-RU"/>
        </w:rPr>
        <w:t>Не</w:t>
      </w:r>
      <w:r>
        <w:rPr>
          <w:sz w:val="24"/>
        </w:rPr>
        <w:t xml:space="preserve"> </w:t>
      </w:r>
      <w:r>
        <w:rPr>
          <w:i/>
          <w:sz w:val="24"/>
        </w:rPr>
        <w:t>was never to see</w:t>
      </w:r>
      <w:r>
        <w:rPr>
          <w:sz w:val="24"/>
        </w:rPr>
        <w:t xml:space="preserve"> her again</w:t>
      </w:r>
      <w:r>
        <w:rPr>
          <w:sz w:val="24"/>
          <w:lang w:val="ru-RU"/>
        </w:rPr>
        <w:t xml:space="preserve"> (ему больше никогда не суждено было ее увидеть).</w:t>
      </w:r>
    </w:p>
    <w:p>
      <w:pPr>
        <w:pStyle w:val="Normal"/>
        <w:spacing w:lineRule="auto" w:line="240"/>
        <w:ind w:firstLine="284" w:start="284" w:end="0"/>
        <w:rPr/>
      </w:pPr>
      <w:r>
        <w:rPr>
          <w:sz w:val="24"/>
        </w:rPr>
        <w:t xml:space="preserve">It </w:t>
      </w:r>
      <w:r>
        <w:rPr>
          <w:i/>
          <w:sz w:val="24"/>
        </w:rPr>
        <w:t>was not to be</w:t>
      </w:r>
      <w:r>
        <w:rPr>
          <w:sz w:val="24"/>
          <w:lang w:val="ru-RU"/>
        </w:rPr>
        <w:t xml:space="preserve"> (этому не суждено было сбыться).</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Sometimes it may be translated by the Russian verb</w:t>
      </w:r>
      <w:r>
        <w:rPr>
          <w:sz w:val="24"/>
          <w:lang w:val="ru-RU"/>
        </w:rPr>
        <w:t xml:space="preserve"> </w:t>
      </w:r>
      <w:r>
        <w:rPr>
          <w:i/>
          <w:sz w:val="24"/>
          <w:lang w:val="ru-RU"/>
        </w:rPr>
        <w:t>хотеть,</w:t>
      </w:r>
      <w:r>
        <w:rPr>
          <w:sz w:val="24"/>
        </w:rPr>
        <w:t xml:space="preserve"> especially after the conjunction </w:t>
      </w:r>
      <w:r>
        <w:rPr>
          <w:i/>
          <w:sz w:val="24"/>
        </w:rPr>
        <w:t>if.</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If we </w:t>
      </w:r>
      <w:r>
        <w:rPr>
          <w:i/>
          <w:sz w:val="24"/>
        </w:rPr>
        <w:t>are to get there on time,</w:t>
      </w:r>
      <w:r>
        <w:rPr>
          <w:sz w:val="24"/>
        </w:rPr>
        <w:t xml:space="preserve"> we must start at once</w:t>
      </w:r>
      <w:r>
        <w:rPr>
          <w:sz w:val="24"/>
          <w:lang w:val="ru-RU"/>
        </w:rPr>
        <w:t xml:space="preserve"> (если мы хотим прийти вовремя, надо сразу </w:t>
      </w:r>
    </w:p>
    <w:p>
      <w:pPr>
        <w:pStyle w:val="Normal"/>
        <w:spacing w:lineRule="auto" w:line="240"/>
        <w:ind w:firstLine="284" w:start="284" w:end="0"/>
        <w:rPr>
          <w:sz w:val="24"/>
          <w:lang w:val="ru-RU"/>
        </w:rPr>
      </w:pPr>
      <w:r>
        <w:rPr>
          <w:sz w:val="24"/>
          <w:lang w:val="ru-RU"/>
        </w:rPr>
        <w:t>отправляться).</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sz w:val="24"/>
        </w:rPr>
        <w:t>5.</w:t>
      </w:r>
      <w:r>
        <w:rPr>
          <w:b/>
          <w:sz w:val="24"/>
        </w:rPr>
        <w:t xml:space="preserve"> Impossibility.</w:t>
      </w:r>
      <w:r>
        <w:rPr>
          <w:sz w:val="24"/>
        </w:rPr>
        <w:t xml:space="preserve"> In negative sentences or in sentences containing words with negative meaning the verb </w:t>
      </w:r>
      <w:r>
        <w:rPr>
          <w:i/>
          <w:sz w:val="24"/>
        </w:rPr>
        <w:t>to be to</w:t>
      </w:r>
      <w:r>
        <w:rPr>
          <w:sz w:val="24"/>
        </w:rPr>
        <w:t xml:space="preserve"> implies impossibility. In this case the passive form of the non-perfect infinitive is used, unless it is a question beginning with the interrogative adverbs </w:t>
      </w:r>
      <w:r>
        <w:rPr>
          <w:i/>
          <w:sz w:val="24"/>
        </w:rPr>
        <w:t>how, where.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They </w:t>
      </w:r>
      <w:r>
        <w:rPr>
          <w:i/>
          <w:sz w:val="24"/>
        </w:rPr>
        <w:t>are not to be trusted.</w:t>
      </w:r>
    </w:p>
    <w:p>
      <w:pPr>
        <w:pStyle w:val="Normal"/>
        <w:spacing w:lineRule="auto" w:line="240"/>
        <w:ind w:firstLine="284" w:start="284" w:end="0"/>
        <w:rPr/>
      </w:pPr>
      <w:r>
        <w:rPr>
          <w:sz w:val="24"/>
        </w:rPr>
        <w:t xml:space="preserve">Nothing </w:t>
      </w:r>
      <w:r>
        <w:rPr>
          <w:i/>
          <w:sz w:val="24"/>
        </w:rPr>
        <w:t>was to be done</w:t>
      </w:r>
      <w:r>
        <w:rPr>
          <w:sz w:val="24"/>
        </w:rPr>
        <w:t xml:space="preserve"> under the circumstances.</w:t>
      </w:r>
    </w:p>
    <w:p>
      <w:pPr>
        <w:pStyle w:val="Normal"/>
        <w:spacing w:lineRule="auto" w:line="240"/>
        <w:ind w:firstLine="284" w:start="284" w:end="0"/>
        <w:rPr/>
      </w:pPr>
      <w:r>
        <w:rPr>
          <w:sz w:val="24"/>
        </w:rPr>
        <w:t xml:space="preserve">He </w:t>
      </w:r>
      <w:r>
        <w:rPr>
          <w:i/>
          <w:sz w:val="24"/>
        </w:rPr>
        <w:t>was nowhere to be found.</w:t>
      </w:r>
    </w:p>
    <w:p>
      <w:pPr>
        <w:pStyle w:val="Normal"/>
        <w:spacing w:lineRule="auto" w:line="240"/>
        <w:ind w:firstLine="284" w:start="284" w:end="0"/>
        <w:rPr/>
      </w:pPr>
      <w:r>
        <w:rPr>
          <w:sz w:val="24"/>
        </w:rPr>
        <w:t xml:space="preserve">Where </w:t>
      </w:r>
      <w:r>
        <w:rPr>
          <w:i/>
          <w:sz w:val="24"/>
        </w:rPr>
        <w:t>is</w:t>
      </w:r>
      <w:r>
        <w:rPr>
          <w:sz w:val="24"/>
        </w:rPr>
        <w:t xml:space="preserve"> the man </w:t>
      </w:r>
      <w:r>
        <w:rPr>
          <w:i/>
          <w:sz w:val="24"/>
        </w:rPr>
        <w:t>to be found?</w:t>
      </w:r>
    </w:p>
    <w:p>
      <w:pPr>
        <w:pStyle w:val="Normal"/>
        <w:spacing w:lineRule="auto" w:line="240"/>
        <w:ind w:firstLine="284" w:start="284" w:end="0"/>
        <w:rPr/>
      </w:pPr>
      <w:r>
        <w:rPr>
          <w:sz w:val="24"/>
        </w:rPr>
        <w:t xml:space="preserve">How </w:t>
      </w:r>
      <w:r>
        <w:rPr>
          <w:i/>
          <w:sz w:val="24"/>
        </w:rPr>
        <w:t>am</w:t>
      </w:r>
      <w:r>
        <w:rPr>
          <w:sz w:val="24"/>
        </w:rPr>
        <w:t xml:space="preserve"> I </w:t>
      </w:r>
      <w:r>
        <w:rPr>
          <w:i/>
          <w:sz w:val="24"/>
        </w:rPr>
        <w:t>to repay</w:t>
      </w:r>
      <w:r>
        <w:rPr>
          <w:sz w:val="24"/>
        </w:rPr>
        <w:t xml:space="preserve"> you for your kindness?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This meaning is similar to the meaning of </w:t>
      </w:r>
      <w:r>
        <w:rPr>
          <w:i/>
          <w:sz w:val="24"/>
        </w:rPr>
        <w:t>can</w:t>
      </w:r>
      <w:r>
        <w:rPr>
          <w:sz w:val="24"/>
        </w:rPr>
        <w:t xml:space="preserve"> and </w:t>
      </w:r>
      <w:r>
        <w:rPr>
          <w:i/>
          <w:sz w:val="24"/>
        </w:rPr>
        <w:t>may.</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xml:space="preserve">Here are some set expressions with the verb </w:t>
      </w:r>
      <w:r>
        <w:rPr>
          <w:b/>
          <w:i/>
          <w:sz w:val="24"/>
        </w:rPr>
        <w:t>to be to:</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What am I to do?</w:t>
      </w:r>
      <w:r>
        <w:rPr>
          <w:sz w:val="24"/>
          <w:lang w:val="ru-RU"/>
        </w:rPr>
        <w:t xml:space="preserve"> Что мне делать? Как мне быть? </w:t>
      </w:r>
    </w:p>
    <w:p>
      <w:pPr>
        <w:pStyle w:val="Normal"/>
        <w:spacing w:lineRule="auto" w:line="240"/>
        <w:ind w:firstLine="284" w:end="0"/>
        <w:rPr/>
      </w:pPr>
      <w:r>
        <w:rPr>
          <w:b/>
          <w:sz w:val="24"/>
        </w:rPr>
        <w:t>What is to become of me?</w:t>
      </w:r>
      <w:r>
        <w:rPr>
          <w:sz w:val="24"/>
          <w:lang w:val="ru-RU"/>
        </w:rPr>
        <w:t xml:space="preserve"> Что со мною станется (будет)? </w:t>
      </w:r>
    </w:p>
    <w:p>
      <w:pPr>
        <w:pStyle w:val="Normal"/>
        <w:spacing w:lineRule="auto" w:line="240"/>
        <w:ind w:firstLine="284" w:end="0"/>
        <w:rPr/>
      </w:pPr>
      <w:r>
        <w:rPr>
          <w:b/>
          <w:sz w:val="24"/>
        </w:rPr>
        <w:t>Where am I to go?</w:t>
      </w:r>
      <w:r>
        <w:rPr>
          <w:sz w:val="24"/>
          <w:lang w:val="ru-RU"/>
        </w:rPr>
        <w:t xml:space="preserve"> Куда же мне деваться?</w:t>
      </w:r>
    </w:p>
    <w:p>
      <w:pPr>
        <w:pStyle w:val="Normal"/>
        <w:spacing w:lineRule="auto" w:line="240"/>
        <w:ind w:firstLine="284" w:end="0"/>
        <w:rPr>
          <w:b/>
          <w:sz w:val="24"/>
          <w:lang w:val="ru-RU"/>
        </w:rPr>
      </w:pPr>
      <w:r>
        <w:rPr>
          <w:b/>
          <w:sz w:val="24"/>
          <w:lang w:val="ru-RU"/>
        </w:rPr>
      </w:r>
    </w:p>
    <w:p>
      <w:pPr>
        <w:pStyle w:val="Heading3"/>
        <w:rPr/>
      </w:pPr>
      <w:bookmarkStart w:id="31" w:name="__RefHeading___Toc5112969"/>
      <w:bookmarkEnd w:id="31"/>
      <w:r>
        <w:rPr/>
        <w:t>Need</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159.</w:t>
      </w:r>
      <w:r>
        <w:rPr>
          <w:sz w:val="24"/>
        </w:rPr>
        <w:t xml:space="preserve"> The modal verb</w:t>
      </w:r>
      <w:r>
        <w:rPr>
          <w:b/>
          <w:sz w:val="24"/>
        </w:rPr>
        <w:t xml:space="preserve"> need</w:t>
      </w:r>
      <w:r>
        <w:rPr>
          <w:sz w:val="24"/>
        </w:rPr>
        <w:t xml:space="preserve"> may be either a defective or a regular verb. As a defective verb </w:t>
      </w:r>
      <w:r>
        <w:rPr>
          <w:i/>
          <w:sz w:val="24"/>
        </w:rPr>
        <w:t>need</w:t>
      </w:r>
      <w:r>
        <w:rPr>
          <w:sz w:val="24"/>
        </w:rPr>
        <w:t xml:space="preserve"> has only one form and combines with a bare infinitive. In reported speech it remains unchanged. As a regular verb it has the past indefinite form </w:t>
      </w:r>
      <w:r>
        <w:rPr>
          <w:i/>
          <w:sz w:val="24"/>
        </w:rPr>
        <w:t>needed</w:t>
      </w:r>
      <w:r>
        <w:rPr>
          <w:sz w:val="24"/>
        </w:rPr>
        <w:t xml:space="preserve"> and regular negative and interrogative forms.</w:t>
      </w:r>
    </w:p>
    <w:p>
      <w:pPr>
        <w:pStyle w:val="Normal"/>
        <w:spacing w:lineRule="auto" w:line="240"/>
        <w:ind w:firstLine="284" w:end="0"/>
        <w:rPr>
          <w:sz w:val="24"/>
        </w:rPr>
      </w:pPr>
      <w:r>
        <w:rPr>
          <w:sz w:val="24"/>
        </w:rPr>
        <w:t>There is a slight difference in the usage of regular and irregular forms. The regular form is used mainly when the following infinitive denotes habitual action. The defective form is more common when one particular occasion is referred to:</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Need</w:t>
      </w:r>
      <w:r>
        <w:rPr>
          <w:sz w:val="24"/>
        </w:rPr>
        <w:t xml:space="preserve"> I </w:t>
      </w:r>
      <w:r>
        <w:rPr>
          <w:i/>
          <w:sz w:val="24"/>
        </w:rPr>
        <w:t>do</w:t>
      </w:r>
      <w:r>
        <w:rPr>
          <w:sz w:val="24"/>
        </w:rPr>
        <w:t xml:space="preserve"> it?</w:t>
      </w:r>
    </w:p>
    <w:p>
      <w:pPr>
        <w:pStyle w:val="Normal"/>
        <w:spacing w:lineRule="auto" w:line="240"/>
        <w:ind w:firstLine="284" w:start="284" w:end="0"/>
        <w:rPr/>
      </w:pPr>
      <w:r>
        <w:rPr>
          <w:sz w:val="24"/>
        </w:rPr>
        <w:t xml:space="preserve">You </w:t>
      </w:r>
      <w:r>
        <w:rPr>
          <w:i/>
          <w:sz w:val="24"/>
        </w:rPr>
        <w:t>needn’t do</w:t>
      </w:r>
      <w:r>
        <w:rPr>
          <w:sz w:val="24"/>
        </w:rPr>
        <w:t xml:space="preserve"> it just now.</w:t>
      </w:r>
    </w:p>
    <w:p>
      <w:pPr>
        <w:pStyle w:val="Normal"/>
        <w:spacing w:lineRule="auto" w:line="240"/>
        <w:ind w:firstLine="284" w:start="284" w:end="0"/>
        <w:rPr/>
      </w:pPr>
      <w:r>
        <w:rPr>
          <w:sz w:val="24"/>
        </w:rPr>
        <w:t xml:space="preserve">The teacher said that we </w:t>
      </w:r>
      <w:r>
        <w:rPr>
          <w:i/>
          <w:sz w:val="24"/>
        </w:rPr>
        <w:t>needn’t come.</w:t>
      </w:r>
    </w:p>
    <w:p>
      <w:pPr>
        <w:pStyle w:val="Normal"/>
        <w:spacing w:lineRule="auto" w:line="240"/>
        <w:ind w:firstLine="284" w:start="284" w:end="0"/>
        <w:rPr/>
      </w:pPr>
      <w:r>
        <w:rPr>
          <w:i/>
          <w:sz w:val="24"/>
        </w:rPr>
        <w:t>Do</w:t>
      </w:r>
      <w:r>
        <w:rPr>
          <w:sz w:val="24"/>
        </w:rPr>
        <w:t xml:space="preserve"> I </w:t>
      </w:r>
      <w:r>
        <w:rPr>
          <w:i/>
          <w:sz w:val="24"/>
        </w:rPr>
        <w:t>need to show</w:t>
      </w:r>
      <w:r>
        <w:rPr>
          <w:sz w:val="24"/>
        </w:rPr>
        <w:t xml:space="preserve"> my pass every time?</w:t>
      </w:r>
    </w:p>
    <w:p>
      <w:pPr>
        <w:pStyle w:val="Normal"/>
        <w:spacing w:lineRule="auto" w:line="240"/>
        <w:ind w:firstLine="284" w:start="284" w:end="0"/>
        <w:rPr/>
      </w:pPr>
      <w:r>
        <w:rPr>
          <w:sz w:val="24"/>
        </w:rPr>
        <w:t xml:space="preserve">You </w:t>
      </w:r>
      <w:r>
        <w:rPr>
          <w:i/>
          <w:sz w:val="24"/>
        </w:rPr>
        <w:t>don’t need to say</w:t>
      </w:r>
      <w:r>
        <w:rPr>
          <w:sz w:val="24"/>
        </w:rPr>
        <w:t xml:space="preserve"> it every time you see him.</w:t>
      </w:r>
    </w:p>
    <w:p>
      <w:pPr>
        <w:pStyle w:val="Normal"/>
        <w:spacing w:lineRule="auto" w:line="240"/>
        <w:ind w:firstLine="284" w:start="284" w:end="0"/>
        <w:rPr/>
      </w:pPr>
      <w:r>
        <w:rPr>
          <w:i/>
          <w:sz w:val="24"/>
        </w:rPr>
        <w:t>Need</w:t>
      </w:r>
      <w:r>
        <w:rPr>
          <w:sz w:val="24"/>
        </w:rPr>
        <w:t xml:space="preserve"> I </w:t>
      </w:r>
      <w:r>
        <w:rPr>
          <w:i/>
          <w:sz w:val="24"/>
        </w:rPr>
        <w:t>show</w:t>
      </w:r>
      <w:r>
        <w:rPr>
          <w:sz w:val="24"/>
        </w:rPr>
        <w:t xml:space="preserve"> you my pass now?</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defective form is mainly restricted to negative and interrogative sentences, whereas the regular verb can be used in all types of sentences and is therefore more common.</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Need</w:t>
      </w:r>
      <w:r>
        <w:rPr>
          <w:sz w:val="24"/>
        </w:rPr>
        <w:t xml:space="preserve"> expresses</w:t>
      </w:r>
      <w:r>
        <w:rPr>
          <w:b/>
          <w:sz w:val="24"/>
        </w:rPr>
        <w:t xml:space="preserve"> necessity.</w:t>
      </w:r>
      <w:r>
        <w:rPr>
          <w:sz w:val="24"/>
        </w:rPr>
        <w:t xml:space="preserve"> It is mainly used in questions and negative statements, where it is a replacement for </w:t>
      </w:r>
      <w:r>
        <w:rPr>
          <w:i/>
          <w:sz w:val="24"/>
        </w:rPr>
        <w:t>must</w:t>
      </w:r>
      <w:r>
        <w:rPr>
          <w:sz w:val="24"/>
        </w:rPr>
        <w:t xml:space="preserve"> or for </w:t>
      </w:r>
      <w:r>
        <w:rPr>
          <w:i/>
          <w:sz w:val="24"/>
        </w:rPr>
        <w:t>have (got) to.</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Do</w:t>
      </w:r>
      <w:r>
        <w:rPr>
          <w:sz w:val="24"/>
        </w:rPr>
        <w:t xml:space="preserve"> you </w:t>
      </w:r>
      <w:r>
        <w:rPr>
          <w:i/>
          <w:sz w:val="24"/>
        </w:rPr>
        <w:t>need to work</w:t>
      </w:r>
      <w:r>
        <w:rPr>
          <w:sz w:val="24"/>
        </w:rPr>
        <w:t xml:space="preserve"> so hard </w:t>
      </w:r>
      <w:r>
        <w:rPr>
          <w:i/>
          <w:sz w:val="24"/>
        </w:rPr>
        <w:t>(do</w:t>
      </w:r>
      <w:r>
        <w:rPr>
          <w:sz w:val="24"/>
        </w:rPr>
        <w:t xml:space="preserve"> you </w:t>
      </w:r>
      <w:r>
        <w:rPr>
          <w:i/>
          <w:sz w:val="24"/>
        </w:rPr>
        <w:t>have to work</w:t>
      </w:r>
      <w:r>
        <w:rPr>
          <w:sz w:val="24"/>
        </w:rPr>
        <w:t xml:space="preserve"> so hard? </w:t>
      </w:r>
      <w:r>
        <w:rPr>
          <w:i/>
          <w:sz w:val="24"/>
        </w:rPr>
        <w:t>Have</w:t>
      </w:r>
      <w:r>
        <w:rPr>
          <w:sz w:val="24"/>
        </w:rPr>
        <w:t xml:space="preserve"> you </w:t>
      </w:r>
      <w:r>
        <w:rPr>
          <w:i/>
          <w:sz w:val="24"/>
        </w:rPr>
        <w:t xml:space="preserve">got to...).                                                     </w:t>
      </w:r>
    </w:p>
    <w:p>
      <w:pPr>
        <w:pStyle w:val="Normal"/>
        <w:spacing w:lineRule="auto" w:line="240"/>
        <w:ind w:firstLine="284" w:end="0"/>
        <w:rPr>
          <w:i/>
          <w:i/>
          <w:sz w:val="24"/>
        </w:rPr>
      </w:pPr>
      <w:r>
        <w:rPr>
          <w:i/>
          <w:sz w:val="24"/>
        </w:rPr>
      </w:r>
    </w:p>
    <w:p>
      <w:pPr>
        <w:pStyle w:val="Normal"/>
        <w:spacing w:lineRule="auto" w:line="240"/>
        <w:ind w:firstLine="284" w:end="0"/>
        <w:rPr/>
      </w:pPr>
      <w:r>
        <w:rPr>
          <w:sz w:val="24"/>
        </w:rPr>
        <w:t>It corresponds to the Russian</w:t>
      </w:r>
      <w:r>
        <w:rPr>
          <w:sz w:val="24"/>
          <w:lang w:val="ru-RU"/>
        </w:rPr>
        <w:t xml:space="preserve"> </w:t>
      </w:r>
      <w:r>
        <w:rPr>
          <w:i/>
          <w:sz w:val="24"/>
          <w:lang w:val="ru-RU"/>
        </w:rPr>
        <w:t>нужно.</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sz w:val="24"/>
        </w:rPr>
        <w:t xml:space="preserve">You </w:t>
      </w:r>
      <w:r>
        <w:rPr>
          <w:i/>
          <w:sz w:val="24"/>
        </w:rPr>
        <w:t>needn’t do</w:t>
      </w:r>
      <w:r>
        <w:rPr>
          <w:sz w:val="24"/>
        </w:rPr>
        <w:t xml:space="preserve"> it now.</w:t>
      </w:r>
      <w:r>
        <w:rPr>
          <w:sz w:val="24"/>
          <w:lang w:val="ru-RU"/>
        </w:rPr>
        <w:t xml:space="preserve"> Сейчас не нужно этого делать. </w:t>
      </w:r>
    </w:p>
    <w:p>
      <w:pPr>
        <w:pStyle w:val="Normal"/>
        <w:spacing w:lineRule="auto" w:line="240"/>
        <w:ind w:firstLine="284" w:start="284" w:end="0"/>
        <w:rPr/>
      </w:pPr>
      <w:r>
        <w:rPr>
          <w:i/>
          <w:sz w:val="24"/>
        </w:rPr>
        <w:t>Need</w:t>
      </w:r>
      <w:r>
        <w:rPr>
          <w:sz w:val="24"/>
        </w:rPr>
        <w:t xml:space="preserve"> she </w:t>
      </w:r>
      <w:r>
        <w:rPr>
          <w:i/>
          <w:sz w:val="24"/>
        </w:rPr>
        <w:t>come</w:t>
      </w:r>
      <w:r>
        <w:rPr>
          <w:sz w:val="24"/>
        </w:rPr>
        <w:t xml:space="preserve"> tomorrow?</w:t>
      </w:r>
      <w:r>
        <w:rPr>
          <w:sz w:val="24"/>
          <w:lang w:val="ru-RU"/>
        </w:rPr>
        <w:t xml:space="preserve"> Ей нужно завтра приходить?</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The negation is not always combined with the verb, but may be expressed by other parts of the sentence.</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 xml:space="preserve">I </w:t>
      </w:r>
      <w:r>
        <w:rPr>
          <w:b/>
          <w:i/>
          <w:sz w:val="24"/>
        </w:rPr>
        <w:t>don't think</w:t>
      </w:r>
      <w:r>
        <w:rPr>
          <w:sz w:val="24"/>
        </w:rPr>
        <w:t xml:space="preserve"> we </w:t>
      </w:r>
      <w:r>
        <w:rPr>
          <w:i/>
          <w:sz w:val="24"/>
        </w:rPr>
        <w:t>need mention</w:t>
      </w:r>
      <w:r>
        <w:rPr>
          <w:sz w:val="24"/>
        </w:rPr>
        <w:t xml:space="preserve"> him at all. </w:t>
      </w:r>
    </w:p>
    <w:p>
      <w:pPr>
        <w:pStyle w:val="Normal"/>
        <w:spacing w:lineRule="auto" w:line="240"/>
        <w:ind w:firstLine="284" w:start="284" w:end="0"/>
        <w:rPr/>
      </w:pPr>
      <w:r>
        <w:rPr>
          <w:sz w:val="24"/>
        </w:rPr>
        <w:t xml:space="preserve">I </w:t>
      </w:r>
      <w:r>
        <w:rPr>
          <w:i/>
          <w:sz w:val="24"/>
        </w:rPr>
        <w:t>need</w:t>
      </w:r>
      <w:r>
        <w:rPr>
          <w:b/>
          <w:i/>
          <w:sz w:val="24"/>
        </w:rPr>
        <w:t xml:space="preserve"> hardly</w:t>
      </w:r>
      <w:r>
        <w:rPr>
          <w:i/>
          <w:sz w:val="24"/>
        </w:rPr>
        <w:t xml:space="preserve"> say</w:t>
      </w:r>
      <w:r>
        <w:rPr>
          <w:sz w:val="24"/>
        </w:rPr>
        <w:t xml:space="preserve"> that you are to blame.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questions </w:t>
      </w:r>
      <w:r>
        <w:rPr>
          <w:i/>
          <w:sz w:val="24"/>
        </w:rPr>
        <w:t>need</w:t>
      </w:r>
      <w:r>
        <w:rPr>
          <w:sz w:val="24"/>
        </w:rPr>
        <w:t xml:space="preserve"> is used when there is a strong element of negation or doubt or when the speaker expects a negative answer.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Need</w:t>
      </w:r>
      <w:r>
        <w:rPr>
          <w:sz w:val="24"/>
        </w:rPr>
        <w:t xml:space="preserve"> she </w:t>
      </w:r>
      <w:r>
        <w:rPr>
          <w:i/>
          <w:sz w:val="24"/>
        </w:rPr>
        <w:t>go</w:t>
      </w:r>
      <w:r>
        <w:rPr>
          <w:sz w:val="24"/>
        </w:rPr>
        <w:t xml:space="preserve"> there? (hoping for a negative answer) </w:t>
      </w:r>
    </w:p>
    <w:p>
      <w:pPr>
        <w:pStyle w:val="Normal"/>
        <w:spacing w:lineRule="auto" w:line="240"/>
        <w:ind w:firstLine="284" w:start="284" w:end="0"/>
        <w:rPr/>
      </w:pPr>
      <w:r>
        <w:rPr>
          <w:sz w:val="24"/>
        </w:rPr>
        <w:t xml:space="preserve">I wonder if I </w:t>
      </w:r>
      <w:r>
        <w:rPr>
          <w:i/>
          <w:sz w:val="24"/>
        </w:rPr>
        <w:t>need go</w:t>
      </w:r>
      <w:r>
        <w:rPr>
          <w:sz w:val="24"/>
        </w:rPr>
        <w:t xml:space="preserve"> there, (statement of doubt)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negative statements </w:t>
      </w:r>
      <w:r>
        <w:rPr>
          <w:i/>
          <w:sz w:val="24"/>
        </w:rPr>
        <w:t>need</w:t>
      </w:r>
      <w:r>
        <w:rPr>
          <w:sz w:val="24"/>
        </w:rPr>
        <w:t xml:space="preserve"> followed by a</w:t>
      </w:r>
      <w:r>
        <w:rPr>
          <w:b/>
          <w:sz w:val="24"/>
        </w:rPr>
        <w:t xml:space="preserve"> </w:t>
      </w:r>
      <w:r>
        <w:rPr>
          <w:b/>
          <w:i/>
          <w:sz w:val="24"/>
        </w:rPr>
        <w:t>perfect infinitive</w:t>
      </w:r>
      <w:r>
        <w:rPr>
          <w:sz w:val="24"/>
        </w:rPr>
        <w:t xml:space="preserve"> indicates that the action expressed by the infinitive was performed but was not necessary. It implies a waste of time or effort, and is therefore translated by</w:t>
      </w:r>
      <w:r>
        <w:rPr>
          <w:sz w:val="24"/>
          <w:lang w:val="ru-RU"/>
        </w:rPr>
        <w:t xml:space="preserve"> </w:t>
      </w:r>
      <w:r>
        <w:rPr>
          <w:i/>
          <w:sz w:val="24"/>
          <w:lang w:val="ru-RU"/>
        </w:rPr>
        <w:t>зря, незачем, не к чему было.</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sz w:val="24"/>
        </w:rPr>
        <w:t xml:space="preserve">You </w:t>
      </w:r>
      <w:r>
        <w:rPr>
          <w:i/>
          <w:sz w:val="24"/>
        </w:rPr>
        <w:t>needn’t have spent</w:t>
      </w:r>
      <w:r>
        <w:rPr>
          <w:sz w:val="24"/>
        </w:rPr>
        <w:t xml:space="preserve"> all the money. Now we've got nothing left. </w:t>
      </w:r>
    </w:p>
    <w:p>
      <w:pPr>
        <w:pStyle w:val="Normal"/>
        <w:spacing w:lineRule="auto" w:line="240"/>
        <w:ind w:firstLine="284" w:start="284" w:end="0"/>
        <w:rPr>
          <w:sz w:val="24"/>
          <w:lang w:val="ru-RU"/>
        </w:rPr>
      </w:pPr>
      <w:r>
        <w:rPr>
          <w:sz w:val="24"/>
          <w:lang w:val="ru-RU"/>
        </w:rPr>
        <w:t>Зря ты потратил все деньги, не к чему было тратить ... .</w:t>
      </w:r>
    </w:p>
    <w:p>
      <w:pPr>
        <w:pStyle w:val="Normal"/>
        <w:spacing w:lineRule="auto" w:line="240"/>
        <w:ind w:firstLine="284" w:start="284" w:end="0"/>
        <w:rPr/>
      </w:pPr>
      <w:r>
        <w:rPr>
          <w:sz w:val="24"/>
        </w:rPr>
        <w:t xml:space="preserve">We </w:t>
      </w:r>
      <w:r>
        <w:rPr>
          <w:i/>
          <w:sz w:val="24"/>
        </w:rPr>
        <w:t>needn’t have waited</w:t>
      </w:r>
      <w:r>
        <w:rPr>
          <w:sz w:val="24"/>
        </w:rPr>
        <w:t xml:space="preserve"> for her because she never came at all. </w:t>
      </w:r>
    </w:p>
    <w:p>
      <w:pPr>
        <w:pStyle w:val="Normal"/>
        <w:spacing w:lineRule="auto" w:line="240"/>
        <w:ind w:firstLine="284" w:start="284" w:end="0"/>
        <w:rPr>
          <w:sz w:val="24"/>
          <w:lang w:val="ru-RU"/>
        </w:rPr>
      </w:pPr>
      <w:r>
        <w:rPr>
          <w:sz w:val="24"/>
          <w:lang w:val="ru-RU"/>
        </w:rPr>
        <w:t>Нечего было ее ждать. Она все равно не пришла.</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The difference between the two forms of </w:t>
      </w:r>
      <w:r>
        <w:rPr>
          <w:i/>
          <w:sz w:val="24"/>
        </w:rPr>
        <w:t>need</w:t>
      </w:r>
      <w:r>
        <w:rPr>
          <w:sz w:val="24"/>
        </w:rPr>
        <w:t xml:space="preserve"> in negative sentences is as follows: the regular verb indicates that the action was not done because it was unnecessary, whereas the defective verb shows that the action, although unnecessary, was carried out. Compare the following examples:</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Didn’t need to do smth</w:t>
      </w:r>
      <w:r>
        <w:rPr>
          <w:sz w:val="24"/>
        </w:rPr>
        <w:t xml:space="preserve"> = It wasn’t necessary, so probably not done. </w:t>
      </w:r>
    </w:p>
    <w:p>
      <w:pPr>
        <w:pStyle w:val="Normal"/>
        <w:spacing w:lineRule="auto" w:line="240"/>
        <w:ind w:firstLine="284" w:start="284" w:end="0"/>
        <w:rPr/>
      </w:pPr>
      <w:r>
        <w:rPr>
          <w:sz w:val="24"/>
        </w:rPr>
        <w:t xml:space="preserve">We </w:t>
      </w:r>
      <w:r>
        <w:rPr>
          <w:i/>
          <w:sz w:val="24"/>
        </w:rPr>
        <w:t>didn’t need to say</w:t>
      </w:r>
      <w:r>
        <w:rPr>
          <w:sz w:val="24"/>
        </w:rPr>
        <w:t xml:space="preserve"> anything at all, which was a great comfort. </w:t>
      </w:r>
    </w:p>
    <w:p>
      <w:pPr>
        <w:pStyle w:val="Normal"/>
        <w:spacing w:lineRule="auto" w:line="240"/>
        <w:ind w:firstLine="284" w:start="284" w:end="0"/>
        <w:rPr/>
      </w:pPr>
      <w:r>
        <w:rPr>
          <w:sz w:val="24"/>
        </w:rPr>
        <w:t xml:space="preserve">She </w:t>
      </w:r>
      <w:r>
        <w:rPr>
          <w:i/>
          <w:sz w:val="24"/>
        </w:rPr>
        <w:t>didn’t need to open</w:t>
      </w:r>
      <w:r>
        <w:rPr>
          <w:sz w:val="24"/>
        </w:rPr>
        <w:t xml:space="preserve"> the drawer because it was already open.</w:t>
      </w:r>
    </w:p>
    <w:p>
      <w:pPr>
        <w:pStyle w:val="Normal"/>
        <w:spacing w:lineRule="auto" w:line="240"/>
        <w:ind w:firstLine="284" w:start="284" w:end="0"/>
        <w:rPr>
          <w:b/>
          <w:sz w:val="24"/>
        </w:rPr>
      </w:pPr>
      <w:r>
        <w:rPr>
          <w:b/>
          <w:sz w:val="24"/>
        </w:rPr>
      </w:r>
    </w:p>
    <w:p>
      <w:pPr>
        <w:pStyle w:val="Normal"/>
        <w:spacing w:lineRule="auto" w:line="240"/>
        <w:ind w:firstLine="284" w:start="284" w:end="0"/>
        <w:rPr/>
      </w:pPr>
      <w:r>
        <w:rPr>
          <w:b/>
          <w:sz w:val="24"/>
        </w:rPr>
        <w:t>Needn’t have done smth. =</w:t>
      </w:r>
      <w:r>
        <w:rPr>
          <w:sz w:val="24"/>
        </w:rPr>
        <w:t xml:space="preserve"> It was not necessary, but done nonetheless. </w:t>
      </w:r>
    </w:p>
    <w:p>
      <w:pPr>
        <w:pStyle w:val="Normal"/>
        <w:spacing w:lineRule="auto" w:line="240"/>
        <w:ind w:firstLine="284" w:start="284" w:end="0"/>
        <w:rPr/>
      </w:pPr>
      <w:r>
        <w:rPr>
          <w:sz w:val="24"/>
        </w:rPr>
        <w:t xml:space="preserve">You </w:t>
      </w:r>
      <w:r>
        <w:rPr>
          <w:i/>
          <w:sz w:val="24"/>
        </w:rPr>
        <w:t>needn’t have said</w:t>
      </w:r>
      <w:r>
        <w:rPr>
          <w:sz w:val="24"/>
        </w:rPr>
        <w:t xml:space="preserve"> anything. Then he would never have known about it.</w:t>
      </w:r>
    </w:p>
    <w:p>
      <w:pPr>
        <w:pStyle w:val="Normal"/>
        <w:spacing w:lineRule="auto" w:line="240"/>
        <w:ind w:firstLine="284" w:start="284" w:end="0"/>
        <w:rPr/>
      </w:pPr>
      <w:r>
        <w:rPr>
          <w:sz w:val="24"/>
        </w:rPr>
        <w:t xml:space="preserve">She </w:t>
      </w:r>
      <w:r>
        <w:rPr>
          <w:i/>
          <w:sz w:val="24"/>
        </w:rPr>
        <w:t>needn’t have opened</w:t>
      </w:r>
      <w:r>
        <w:rPr>
          <w:sz w:val="24"/>
        </w:rPr>
        <w:t xml:space="preserve"> the drawer. She found it empty when she did.   </w:t>
      </w:r>
    </w:p>
    <w:p>
      <w:pPr>
        <w:pStyle w:val="Normal"/>
        <w:spacing w:lineRule="auto" w:line="240"/>
        <w:ind w:firstLine="284" w:end="0"/>
        <w:rPr>
          <w:b/>
          <w:sz w:val="24"/>
        </w:rPr>
      </w:pPr>
      <w:r>
        <w:rPr>
          <w:b/>
          <w:sz w:val="24"/>
        </w:rPr>
      </w:r>
    </w:p>
    <w:p>
      <w:pPr>
        <w:pStyle w:val="Heading3"/>
        <w:rPr/>
      </w:pPr>
      <w:bookmarkStart w:id="32" w:name="__RefHeading___Toc5112970"/>
      <w:bookmarkEnd w:id="32"/>
      <w:r>
        <w:rPr/>
        <w:t>Ought to</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160.</w:t>
      </w:r>
      <w:r>
        <w:rPr>
          <w:sz w:val="24"/>
        </w:rPr>
        <w:t xml:space="preserve"> The modal verb</w:t>
      </w:r>
      <w:r>
        <w:rPr>
          <w:b/>
          <w:sz w:val="24"/>
        </w:rPr>
        <w:t xml:space="preserve"> ought</w:t>
      </w:r>
      <w:r>
        <w:rPr>
          <w:sz w:val="24"/>
        </w:rPr>
        <w:t xml:space="preserve"> has only one form. It is not changed in reported speech.</w:t>
      </w:r>
    </w:p>
    <w:p>
      <w:pPr>
        <w:pStyle w:val="Normal"/>
        <w:spacing w:lineRule="auto" w:line="240"/>
        <w:ind w:firstLine="284" w:end="0"/>
        <w:rPr/>
      </w:pPr>
      <w:r>
        <w:rPr>
          <w:i/>
          <w:sz w:val="24"/>
        </w:rPr>
        <w:t>Ought</w:t>
      </w:r>
      <w:r>
        <w:rPr>
          <w:sz w:val="24"/>
        </w:rPr>
        <w:t xml:space="preserve"> combines with the </w:t>
      </w:r>
      <w:r>
        <w:rPr>
          <w:i/>
          <w:sz w:val="24"/>
        </w:rPr>
        <w:t>to-infinitive.</w:t>
      </w:r>
      <w:r>
        <w:rPr>
          <w:sz w:val="24"/>
        </w:rPr>
        <w:t xml:space="preserve"> When followed by the non-perfect or continuous infinitive it indicates reference to the present or future. In indirect speech it may also refer the action to the past.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ought to be ashamed of</w:t>
      </w:r>
      <w:r>
        <w:rPr>
          <w:sz w:val="24"/>
        </w:rPr>
        <w:t xml:space="preserve"> yourself.</w:t>
      </w:r>
    </w:p>
    <w:p>
      <w:pPr>
        <w:pStyle w:val="Normal"/>
        <w:spacing w:lineRule="auto" w:line="240"/>
        <w:ind w:firstLine="284" w:start="284" w:end="0"/>
        <w:rPr/>
      </w:pPr>
      <w:r>
        <w:rPr>
          <w:sz w:val="24"/>
        </w:rPr>
        <w:t xml:space="preserve">I told him that he </w:t>
      </w:r>
      <w:r>
        <w:rPr>
          <w:i/>
          <w:sz w:val="24"/>
        </w:rPr>
        <w:t>ought to do it,</w:t>
      </w:r>
      <w:r>
        <w:rPr>
          <w:sz w:val="24"/>
        </w:rPr>
        <w:t xml:space="preserve"> so he did</w:t>
      </w:r>
      <w:r>
        <w:rPr>
          <w:b/>
          <w:sz w:val="24"/>
        </w:rPr>
        <w:t xml:space="preserve"> </w:t>
      </w:r>
      <w:r>
        <w:rPr>
          <w:sz w:val="24"/>
        </w:rPr>
        <w:t>it</w:t>
      </w:r>
      <w:r>
        <w:rPr>
          <w:b/>
          <w:sz w:val="24"/>
        </w:rPr>
        <w:t>.</w:t>
      </w:r>
    </w:p>
    <w:p>
      <w:pPr>
        <w:pStyle w:val="Normal"/>
        <w:spacing w:lineRule="auto" w:line="240"/>
        <w:ind w:firstLine="284" w:start="284" w:end="0"/>
        <w:rPr/>
      </w:pPr>
      <w:r>
        <w:rPr>
          <w:sz w:val="24"/>
        </w:rPr>
        <w:t xml:space="preserve">She told him he </w:t>
      </w:r>
      <w:r>
        <w:rPr>
          <w:i/>
          <w:sz w:val="24"/>
        </w:rPr>
        <w:t>ought not to go away.</w:t>
      </w:r>
    </w:p>
    <w:p>
      <w:pPr>
        <w:pStyle w:val="Normal"/>
        <w:spacing w:lineRule="auto" w:line="240"/>
        <w:ind w:firstLine="284" w:start="284" w:end="0"/>
        <w:rPr>
          <w:i/>
          <w:i/>
          <w:sz w:val="24"/>
        </w:rPr>
      </w:pPr>
      <w:r>
        <w:rPr>
          <w:i/>
          <w:sz w:val="24"/>
        </w:rPr>
      </w:r>
    </w:p>
    <w:p>
      <w:pPr>
        <w:pStyle w:val="Normal"/>
        <w:spacing w:lineRule="auto" w:line="240"/>
        <w:ind w:firstLine="284" w:end="0"/>
        <w:rPr/>
      </w:pPr>
      <w:r>
        <w:rPr>
          <w:i/>
          <w:sz w:val="24"/>
        </w:rPr>
        <w:t>Ought</w:t>
      </w:r>
      <w:r>
        <w:rPr>
          <w:sz w:val="24"/>
        </w:rPr>
        <w:t xml:space="preserve"> expresses:</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1. </w:t>
      </w:r>
      <w:r>
        <w:rPr>
          <w:b/>
          <w:sz w:val="24"/>
        </w:rPr>
        <w:t>Moral duty, moral obligation</w:t>
      </w:r>
      <w:r>
        <w:rPr>
          <w:sz w:val="24"/>
        </w:rPr>
        <w:t xml:space="preserve"> (which is not always fulfilled). It corresponds to the Russian</w:t>
      </w:r>
      <w:r>
        <w:rPr>
          <w:sz w:val="24"/>
          <w:lang w:val="ru-RU"/>
        </w:rPr>
        <w:t xml:space="preserve"> </w:t>
      </w:r>
      <w:r>
        <w:rPr>
          <w:i/>
          <w:sz w:val="24"/>
          <w:lang w:val="ru-RU"/>
        </w:rPr>
        <w:t>следует.</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sz w:val="24"/>
        </w:rPr>
        <w:t xml:space="preserve">You </w:t>
      </w:r>
      <w:r>
        <w:rPr>
          <w:i/>
          <w:sz w:val="24"/>
        </w:rPr>
        <w:t>ought to look</w:t>
      </w:r>
      <w:r>
        <w:rPr>
          <w:sz w:val="24"/>
        </w:rPr>
        <w:t xml:space="preserve"> after your children better (you don’t always do it). </w:t>
      </w:r>
    </w:p>
    <w:p>
      <w:pPr>
        <w:pStyle w:val="Normal"/>
        <w:spacing w:lineRule="auto" w:line="240"/>
        <w:ind w:firstLine="284" w:start="284" w:end="0"/>
        <w:rPr>
          <w:sz w:val="24"/>
          <w:lang w:val="ru-RU"/>
        </w:rPr>
      </w:pPr>
      <w:r>
        <w:rPr>
          <w:sz w:val="24"/>
          <w:lang w:val="ru-RU"/>
        </w:rPr>
        <w:t xml:space="preserve">Вам следует больше заботиться о детях. </w:t>
      </w:r>
    </w:p>
    <w:p>
      <w:pPr>
        <w:pStyle w:val="Normal"/>
        <w:spacing w:lineRule="auto" w:line="240"/>
        <w:ind w:firstLine="284" w:start="284" w:end="0"/>
        <w:rPr/>
      </w:pPr>
      <w:r>
        <w:rPr>
          <w:sz w:val="24"/>
        </w:rPr>
        <w:t xml:space="preserve">I wonder whether I </w:t>
      </w:r>
      <w:r>
        <w:rPr>
          <w:i/>
          <w:sz w:val="24"/>
        </w:rPr>
        <w:t>oughtn’t to speak</w:t>
      </w:r>
      <w:r>
        <w:rPr>
          <w:sz w:val="24"/>
        </w:rPr>
        <w:t xml:space="preserve"> to him. </w:t>
      </w:r>
    </w:p>
    <w:p>
      <w:pPr>
        <w:pStyle w:val="Normal"/>
        <w:spacing w:lineRule="auto" w:line="240"/>
        <w:ind w:firstLine="284" w:start="284" w:end="0"/>
        <w:rPr/>
      </w:pPr>
      <w:r>
        <w:rPr>
          <w:sz w:val="24"/>
        </w:rPr>
        <w:t xml:space="preserve">He </w:t>
      </w:r>
      <w:r>
        <w:rPr>
          <w:i/>
          <w:sz w:val="24"/>
        </w:rPr>
        <w:t>ought to be punished, oughtn’t he?</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When used </w:t>
      </w:r>
      <w:r>
        <w:rPr>
          <w:i/>
          <w:sz w:val="24"/>
        </w:rPr>
        <w:t>with</w:t>
      </w:r>
      <w:r>
        <w:rPr>
          <w:b/>
          <w:i/>
          <w:sz w:val="24"/>
        </w:rPr>
        <w:t xml:space="preserve"> the perfect infinitive</w:t>
      </w:r>
      <w:r>
        <w:rPr>
          <w:i/>
          <w:sz w:val="24"/>
        </w:rPr>
        <w:t xml:space="preserve"> ought</w:t>
      </w:r>
      <w:r>
        <w:rPr>
          <w:sz w:val="24"/>
        </w:rPr>
        <w:t xml:space="preserve"> means that something right has not been done, a desirable action has not been carried out, and it, therefore, implies reproach.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ought to have helped</w:t>
      </w:r>
      <w:r>
        <w:rPr>
          <w:sz w:val="24"/>
        </w:rPr>
        <w:t xml:space="preserve"> him (but you didn’t). </w:t>
      </w:r>
    </w:p>
    <w:p>
      <w:pPr>
        <w:pStyle w:val="Normal"/>
        <w:spacing w:lineRule="auto" w:line="240"/>
        <w:ind w:firstLine="284" w:start="284" w:end="0"/>
        <w:rPr>
          <w:sz w:val="24"/>
          <w:lang w:val="ru-RU"/>
        </w:rPr>
      </w:pPr>
      <w:r>
        <w:rPr>
          <w:sz w:val="24"/>
          <w:lang w:val="ru-RU"/>
        </w:rPr>
        <w:t>Вам следовало бы ему помочь.</w:t>
      </w:r>
    </w:p>
    <w:p>
      <w:pPr>
        <w:pStyle w:val="Normal"/>
        <w:spacing w:lineRule="auto" w:line="240"/>
        <w:ind w:firstLine="284" w:start="284" w:end="0"/>
        <w:rPr/>
      </w:pPr>
      <w:r>
        <w:rPr>
          <w:sz w:val="24"/>
          <w:lang w:val="ru-RU"/>
        </w:rPr>
        <w:t>Не</w:t>
      </w:r>
      <w:r>
        <w:rPr>
          <w:sz w:val="24"/>
        </w:rPr>
        <w:t xml:space="preserve"> </w:t>
      </w:r>
      <w:r>
        <w:rPr>
          <w:i/>
          <w:sz w:val="24"/>
        </w:rPr>
        <w:t>ought to have been</w:t>
      </w:r>
      <w:r>
        <w:rPr>
          <w:sz w:val="24"/>
        </w:rPr>
        <w:t xml:space="preserve"> more careful (he was not careful enough). </w:t>
      </w:r>
    </w:p>
    <w:p>
      <w:pPr>
        <w:pStyle w:val="2"/>
        <w:suppressAutoHyphens w:val="false"/>
        <w:ind w:start="284" w:end="0"/>
        <w:rPr>
          <w:lang w:val="ru-RU"/>
        </w:rPr>
      </w:pPr>
      <w:r>
        <w:rPr>
          <w:lang w:val="ru-RU"/>
        </w:rPr>
        <w:t>Ему следовало бы быть более осторожным.</w:t>
      </w:r>
    </w:p>
    <w:p>
      <w:pPr>
        <w:pStyle w:val="Normal"/>
        <w:spacing w:lineRule="auto" w:line="240"/>
        <w:ind w:firstLine="284" w:start="284" w:end="0"/>
        <w:rPr>
          <w:b/>
          <w:sz w:val="24"/>
          <w:lang w:val="ru-RU"/>
        </w:rPr>
      </w:pPr>
      <w:r>
        <w:rPr>
          <w:b/>
          <w:sz w:val="24"/>
          <w:lang w:val="ru-RU"/>
        </w:rPr>
      </w:r>
    </w:p>
    <w:p>
      <w:pPr>
        <w:pStyle w:val="Normal"/>
        <w:spacing w:lineRule="auto" w:line="240"/>
        <w:ind w:firstLine="284" w:end="0"/>
        <w:rPr/>
      </w:pPr>
      <w:r>
        <w:rPr>
          <w:b/>
          <w:sz w:val="24"/>
        </w:rPr>
        <w:t>Ought not + perfect infinitive</w:t>
      </w:r>
      <w:r>
        <w:rPr>
          <w:sz w:val="24"/>
        </w:rPr>
        <w:t xml:space="preserve"> means that something wrong has been done and it is now too late to change it. It may also be viewed as a reproach.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told him he </w:t>
      </w:r>
      <w:r>
        <w:rPr>
          <w:i/>
          <w:sz w:val="24"/>
        </w:rPr>
        <w:t>ought not to have done</w:t>
      </w:r>
      <w:r>
        <w:rPr>
          <w:sz w:val="24"/>
        </w:rPr>
        <w:t xml:space="preserve"> it (but he had done it). </w:t>
      </w:r>
    </w:p>
    <w:p>
      <w:pPr>
        <w:pStyle w:val="Normal"/>
        <w:spacing w:lineRule="auto" w:line="240"/>
        <w:ind w:firstLine="284" w:start="284" w:end="0"/>
        <w:rPr/>
      </w:pPr>
      <w:r>
        <w:rPr>
          <w:sz w:val="24"/>
        </w:rPr>
        <w:t xml:space="preserve">You </w:t>
      </w:r>
      <w:r>
        <w:rPr>
          <w:i/>
          <w:sz w:val="24"/>
        </w:rPr>
        <w:t>oughtn’t to have laughed</w:t>
      </w:r>
      <w:r>
        <w:rPr>
          <w:sz w:val="24"/>
        </w:rPr>
        <w:t xml:space="preserve"> at his mistakes.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opposite to </w:t>
      </w:r>
      <w:r>
        <w:rPr>
          <w:i/>
          <w:sz w:val="24"/>
        </w:rPr>
        <w:t>ought to</w:t>
      </w:r>
      <w:r>
        <w:rPr>
          <w:sz w:val="24"/>
        </w:rPr>
        <w:t xml:space="preserve"> is </w:t>
      </w:r>
      <w:r>
        <w:rPr>
          <w:i/>
          <w:sz w:val="24"/>
        </w:rPr>
        <w:t>needn’t</w:t>
      </w:r>
      <w:r>
        <w:rPr>
          <w:sz w:val="24"/>
        </w:rPr>
        <w:t xml:space="preserve"> used to mean that the action is unnecessary.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w:t>
      </w:r>
      <w:r>
        <w:rPr>
          <w:i/>
          <w:sz w:val="24"/>
        </w:rPr>
        <w:t>ought to wash</w:t>
      </w:r>
      <w:r>
        <w:rPr>
          <w:sz w:val="24"/>
        </w:rPr>
        <w:t xml:space="preserve"> the dishes, but we </w:t>
      </w:r>
      <w:r>
        <w:rPr>
          <w:i/>
          <w:sz w:val="24"/>
        </w:rPr>
        <w:t>needn’t dry</w:t>
      </w:r>
      <w:r>
        <w:rPr>
          <w:sz w:val="24"/>
        </w:rPr>
        <w:t xml:space="preserve"> them, because they will dry themselves.</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Advisability</w:t>
      </w:r>
      <w:r>
        <w:rPr>
          <w:sz w:val="24"/>
        </w:rPr>
        <w:t xml:space="preserve"> (which is sometimes understood as desirability).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ought to see</w:t>
      </w:r>
      <w:r>
        <w:rPr>
          <w:sz w:val="24"/>
        </w:rPr>
        <w:t xml:space="preserve"> a doctor. </w:t>
      </w:r>
    </w:p>
    <w:p>
      <w:pPr>
        <w:pStyle w:val="Normal"/>
        <w:spacing w:lineRule="auto" w:line="240"/>
        <w:ind w:firstLine="284" w:start="284" w:end="0"/>
        <w:rPr/>
      </w:pPr>
      <w:r>
        <w:rPr>
          <w:sz w:val="24"/>
        </w:rPr>
        <w:t xml:space="preserve">We really </w:t>
      </w:r>
      <w:r>
        <w:rPr>
          <w:i/>
          <w:sz w:val="24"/>
        </w:rPr>
        <w:t>ought to buy</w:t>
      </w:r>
      <w:r>
        <w:rPr>
          <w:sz w:val="24"/>
        </w:rPr>
        <w:t xml:space="preserve"> a new car, </w:t>
      </w:r>
      <w:r>
        <w:rPr>
          <w:i/>
          <w:sz w:val="24"/>
        </w:rPr>
        <w:t>oughtn’t we?</w:t>
      </w:r>
    </w:p>
    <w:p>
      <w:pPr>
        <w:pStyle w:val="Normal"/>
        <w:spacing w:lineRule="auto" w:line="240"/>
        <w:ind w:firstLine="284" w:end="0"/>
        <w:rPr>
          <w:i/>
          <w:i/>
          <w:sz w:val="24"/>
        </w:rPr>
      </w:pPr>
      <w:r>
        <w:rPr>
          <w:i/>
          <w:sz w:val="24"/>
        </w:rPr>
      </w:r>
    </w:p>
    <w:p>
      <w:pPr>
        <w:pStyle w:val="Normal"/>
        <w:spacing w:lineRule="auto" w:line="240"/>
        <w:ind w:firstLine="284" w:end="0"/>
        <w:rPr/>
      </w:pPr>
      <w:r>
        <w:rPr>
          <w:sz w:val="24"/>
        </w:rPr>
        <w:t>3.</w:t>
      </w:r>
      <w:r>
        <w:rPr>
          <w:b/>
          <w:sz w:val="24"/>
        </w:rPr>
        <w:t xml:space="preserve"> Probability,</w:t>
      </w:r>
      <w:r>
        <w:rPr>
          <w:sz w:val="24"/>
        </w:rPr>
        <w:t xml:space="preserve"> something that can be naturally expected. It corresponds to the Russian</w:t>
      </w:r>
      <w:r>
        <w:rPr>
          <w:sz w:val="24"/>
          <w:lang w:val="ru-RU"/>
        </w:rPr>
        <w:t xml:space="preserve"> </w:t>
      </w:r>
      <w:r>
        <w:rPr>
          <w:i/>
          <w:sz w:val="24"/>
          <w:lang w:val="ru-RU"/>
        </w:rPr>
        <w:t>должно быть, наверное.</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sz w:val="24"/>
        </w:rPr>
        <w:t xml:space="preserve">You </w:t>
      </w:r>
      <w:r>
        <w:rPr>
          <w:i/>
          <w:sz w:val="24"/>
        </w:rPr>
        <w:t>ought to be hungry</w:t>
      </w:r>
      <w:r>
        <w:rPr>
          <w:sz w:val="24"/>
        </w:rPr>
        <w:t xml:space="preserve"> by now (you probably are, but I’m not certain).</w:t>
      </w:r>
    </w:p>
    <w:p>
      <w:pPr>
        <w:pStyle w:val="Normal"/>
        <w:spacing w:lineRule="auto" w:line="240"/>
        <w:ind w:firstLine="284" w:start="284" w:end="0"/>
        <w:rPr>
          <w:sz w:val="24"/>
          <w:lang w:val="ru-RU"/>
        </w:rPr>
      </w:pPr>
      <w:r>
        <w:rPr>
          <w:sz w:val="24"/>
          <w:lang w:val="ru-RU"/>
        </w:rPr>
        <w:t>Вы, наверное, уже проголодались.</w:t>
      </w:r>
    </w:p>
    <w:p>
      <w:pPr>
        <w:pStyle w:val="Normal"/>
        <w:spacing w:lineRule="auto" w:line="240"/>
        <w:ind w:firstLine="284" w:start="284" w:end="0"/>
        <w:rPr/>
      </w:pPr>
      <w:r>
        <w:rPr>
          <w:sz w:val="24"/>
        </w:rPr>
        <w:t xml:space="preserve">Apples </w:t>
      </w:r>
      <w:r>
        <w:rPr>
          <w:i/>
          <w:sz w:val="24"/>
        </w:rPr>
        <w:t>ought to grow</w:t>
      </w:r>
      <w:r>
        <w:rPr>
          <w:sz w:val="24"/>
        </w:rPr>
        <w:t xml:space="preserve"> well here.</w:t>
      </w:r>
    </w:p>
    <w:p>
      <w:pPr>
        <w:pStyle w:val="Normal"/>
        <w:spacing w:lineRule="auto" w:line="240"/>
        <w:ind w:firstLine="284" w:start="284" w:end="0"/>
        <w:rPr>
          <w:sz w:val="24"/>
          <w:lang w:val="ru-RU"/>
        </w:rPr>
      </w:pPr>
      <w:r>
        <w:rPr>
          <w:sz w:val="24"/>
          <w:lang w:val="ru-RU"/>
        </w:rPr>
        <w:t>Здесь должны хорошо расти яблоки.</w:t>
      </w:r>
    </w:p>
    <w:p>
      <w:pPr>
        <w:pStyle w:val="Normal"/>
        <w:spacing w:lineRule="auto" w:line="240"/>
        <w:ind w:firstLine="284" w:start="284" w:end="0"/>
        <w:rPr/>
      </w:pPr>
      <w:r>
        <w:rPr>
          <w:sz w:val="24"/>
        </w:rPr>
        <w:t xml:space="preserve">If he started at nine he </w:t>
      </w:r>
      <w:r>
        <w:rPr>
          <w:i/>
          <w:sz w:val="24"/>
        </w:rPr>
        <w:t>ought to be</w:t>
      </w:r>
      <w:r>
        <w:rPr>
          <w:sz w:val="24"/>
        </w:rPr>
        <w:t xml:space="preserve"> here by four (he will probably be here by four).</w:t>
      </w:r>
    </w:p>
    <w:p>
      <w:pPr>
        <w:pStyle w:val="Normal"/>
        <w:spacing w:lineRule="auto" w:line="240"/>
        <w:ind w:firstLine="284" w:start="284" w:end="0"/>
        <w:rPr/>
      </w:pPr>
      <w:r>
        <w:rPr>
          <w:sz w:val="24"/>
        </w:rPr>
        <w:t xml:space="preserve">There </w:t>
      </w:r>
      <w:r>
        <w:rPr>
          <w:i/>
          <w:sz w:val="24"/>
        </w:rPr>
        <w:t>oughtn’t to be</w:t>
      </w:r>
      <w:r>
        <w:rPr>
          <w:sz w:val="24"/>
        </w:rPr>
        <w:t xml:space="preserve"> any difficulty (it’s unlikely that there will be).</w:t>
      </w:r>
    </w:p>
    <w:p>
      <w:pPr>
        <w:pStyle w:val="Normal"/>
        <w:spacing w:lineRule="auto" w:line="240"/>
        <w:ind w:firstLine="284" w:start="284" w:end="0"/>
        <w:rPr/>
      </w:pPr>
      <w:r>
        <w:rPr>
          <w:sz w:val="24"/>
        </w:rPr>
        <w:t xml:space="preserve">Black Beauty is the horse that </w:t>
      </w:r>
      <w:r>
        <w:rPr>
          <w:i/>
          <w:sz w:val="24"/>
        </w:rPr>
        <w:t>ought to win</w:t>
      </w:r>
      <w:r>
        <w:rPr>
          <w:sz w:val="24"/>
        </w:rPr>
        <w:t xml:space="preserve"> the race(... is likely to win ...).</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this sense </w:t>
      </w:r>
      <w:r>
        <w:rPr>
          <w:i/>
          <w:sz w:val="24"/>
        </w:rPr>
        <w:t>ought</w:t>
      </w:r>
      <w:r>
        <w:rPr>
          <w:sz w:val="24"/>
        </w:rPr>
        <w:t xml:space="preserve"> is a weaker equivalent of </w:t>
      </w:r>
      <w:r>
        <w:rPr>
          <w:i/>
          <w:sz w:val="24"/>
        </w:rPr>
        <w:t>must</w:t>
      </w:r>
      <w:r>
        <w:rPr>
          <w:sz w:val="24"/>
        </w:rPr>
        <w:t xml:space="preserve"> when the latter denotes near certainty.</w:t>
      </w:r>
    </w:p>
    <w:p>
      <w:pPr>
        <w:pStyle w:val="Normal"/>
        <w:spacing w:lineRule="auto" w:line="240"/>
        <w:ind w:firstLine="284" w:end="0"/>
        <w:rPr/>
      </w:pPr>
      <w:r>
        <w:rPr>
          <w:sz w:val="24"/>
        </w:rPr>
        <w:t>Ought to + infinitive is used when</w:t>
      </w:r>
      <w:r>
        <w:rPr>
          <w:b/>
          <w:sz w:val="24"/>
        </w:rPr>
        <w:t xml:space="preserve"> describing something exciting, funny or beautiful</w:t>
      </w:r>
      <w:r>
        <w:rPr>
          <w:sz w:val="24"/>
        </w:rPr>
        <w:t xml:space="preserve"> in the meaning of </w:t>
      </w:r>
      <w:r>
        <w:rPr>
          <w:i/>
          <w:sz w:val="24"/>
        </w:rPr>
        <w:t>I</w:t>
      </w:r>
      <w:r>
        <w:rPr>
          <w:sz w:val="24"/>
        </w:rPr>
        <w:t xml:space="preserve"> </w:t>
      </w:r>
      <w:r>
        <w:rPr>
          <w:i/>
          <w:sz w:val="24"/>
        </w:rPr>
        <w:t>wish you could.</w:t>
      </w:r>
    </w:p>
    <w:p>
      <w:pPr>
        <w:pStyle w:val="Normal"/>
        <w:spacing w:lineRule="auto" w:line="240"/>
        <w:ind w:firstLine="284" w:end="0"/>
        <w:rPr/>
      </w:pPr>
      <w:r>
        <w:rPr>
          <w:sz w:val="24"/>
        </w:rPr>
        <w:t xml:space="preserve">You </w:t>
      </w:r>
      <w:r>
        <w:rPr>
          <w:i/>
          <w:sz w:val="24"/>
        </w:rPr>
        <w:t>ought to hear</w:t>
      </w:r>
      <w:r>
        <w:rPr>
          <w:sz w:val="24"/>
        </w:rPr>
        <w:t xml:space="preserve"> the way he plays the piano!</w:t>
      </w:r>
    </w:p>
    <w:p>
      <w:pPr>
        <w:pStyle w:val="Normal"/>
        <w:spacing w:lineRule="auto" w:line="240"/>
        <w:ind w:firstLine="284" w:end="0"/>
        <w:rPr>
          <w:b/>
          <w:sz w:val="24"/>
        </w:rPr>
      </w:pPr>
      <w:r>
        <w:rPr>
          <w:b/>
          <w:sz w:val="24"/>
        </w:rPr>
      </w:r>
    </w:p>
    <w:p>
      <w:pPr>
        <w:pStyle w:val="Heading3"/>
        <w:rPr/>
      </w:pPr>
      <w:bookmarkStart w:id="33" w:name="__RefHeading___Toc5112971"/>
      <w:bookmarkEnd w:id="33"/>
      <w:r>
        <w:rPr/>
        <w:t>Should</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161.</w:t>
      </w:r>
      <w:r>
        <w:rPr>
          <w:sz w:val="24"/>
        </w:rPr>
        <w:t xml:space="preserve"> Historically</w:t>
      </w:r>
      <w:r>
        <w:rPr>
          <w:b/>
          <w:sz w:val="24"/>
        </w:rPr>
        <w:t xml:space="preserve"> should</w:t>
      </w:r>
      <w:r>
        <w:rPr>
          <w:sz w:val="24"/>
        </w:rPr>
        <w:t xml:space="preserve"> was the past form of </w:t>
      </w:r>
      <w:r>
        <w:rPr>
          <w:i/>
          <w:sz w:val="24"/>
        </w:rPr>
        <w:t>shall</w:t>
      </w:r>
      <w:r>
        <w:rPr>
          <w:sz w:val="24"/>
        </w:rPr>
        <w:t xml:space="preserve"> and both the forms expressed obligation. But in present-day English they have developed different meanings and are treated as two different verbs.</w:t>
      </w:r>
    </w:p>
    <w:p>
      <w:pPr>
        <w:pStyle w:val="Normal"/>
        <w:spacing w:lineRule="auto" w:line="240"/>
        <w:ind w:firstLine="284" w:end="0"/>
        <w:rPr/>
      </w:pPr>
      <w:r>
        <w:rPr>
          <w:i/>
          <w:sz w:val="24"/>
        </w:rPr>
        <w:t>Should</w:t>
      </w:r>
      <w:r>
        <w:rPr>
          <w:sz w:val="24"/>
        </w:rPr>
        <w:t xml:space="preserve"> followed by the non-perfect infinitive may be used with reference to the present and future and is not changed in reported speech.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should be more careful.</w:t>
      </w:r>
    </w:p>
    <w:p>
      <w:pPr>
        <w:pStyle w:val="Normal"/>
        <w:spacing w:lineRule="auto" w:line="240"/>
        <w:ind w:firstLine="284" w:start="284" w:end="0"/>
        <w:rPr>
          <w:sz w:val="24"/>
          <w:lang w:val="ru-RU"/>
        </w:rPr>
      </w:pPr>
      <w:r>
        <w:rPr>
          <w:sz w:val="24"/>
          <w:lang w:val="ru-RU"/>
        </w:rPr>
        <w:t>Вам следует быть внимательнее.</w:t>
      </w:r>
    </w:p>
    <w:p>
      <w:pPr>
        <w:pStyle w:val="Normal"/>
        <w:spacing w:lineRule="auto" w:line="240"/>
        <w:ind w:firstLine="284" w:start="284" w:end="0"/>
        <w:rPr/>
      </w:pPr>
      <w:r>
        <w:rPr>
          <w:sz w:val="24"/>
        </w:rPr>
        <w:t xml:space="preserve">I told him he </w:t>
      </w:r>
      <w:r>
        <w:rPr>
          <w:i/>
          <w:sz w:val="24"/>
        </w:rPr>
        <w:t>should be more careful.</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Should</w:t>
      </w:r>
      <w:r>
        <w:rPr>
          <w:sz w:val="24"/>
        </w:rPr>
        <w:t xml:space="preserve"> is nearly always interchangeable with </w:t>
      </w:r>
      <w:r>
        <w:rPr>
          <w:i/>
          <w:sz w:val="24"/>
        </w:rPr>
        <w:t>ought to,</w:t>
      </w:r>
      <w:r>
        <w:rPr>
          <w:sz w:val="24"/>
        </w:rPr>
        <w:t xml:space="preserve"> as their meanings coincide. </w:t>
      </w:r>
    </w:p>
    <w:p>
      <w:pPr>
        <w:pStyle w:val="Normal"/>
        <w:spacing w:lineRule="auto" w:line="240"/>
        <w:ind w:firstLine="284" w:end="0"/>
        <w:rPr>
          <w:sz w:val="24"/>
        </w:rPr>
      </w:pPr>
      <w:r>
        <w:rPr>
          <w:sz w:val="24"/>
        </w:rPr>
        <w:t>It expresses: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Moral obligation, moral duty,</w:t>
      </w:r>
      <w:r>
        <w:rPr>
          <w:sz w:val="24"/>
        </w:rPr>
        <w:t xml:space="preserve"> which may not be fulfilled. </w:t>
      </w:r>
      <w:r>
        <w:rPr>
          <w:i/>
          <w:sz w:val="24"/>
        </w:rPr>
        <w:t xml:space="preserve">Should </w:t>
      </w:r>
      <w:r>
        <w:rPr>
          <w:sz w:val="24"/>
        </w:rPr>
        <w:t xml:space="preserve">is found in this sense in all kinds of sentences. However </w:t>
      </w:r>
      <w:r>
        <w:rPr>
          <w:i/>
          <w:sz w:val="24"/>
        </w:rPr>
        <w:t>ought to</w:t>
      </w:r>
      <w:r>
        <w:rPr>
          <w:sz w:val="24"/>
        </w:rPr>
        <w:t xml:space="preserve"> is preferable in this sense: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All students </w:t>
      </w:r>
      <w:r>
        <w:rPr>
          <w:i/>
          <w:sz w:val="24"/>
        </w:rPr>
        <w:t>should submit</w:t>
      </w:r>
      <w:r>
        <w:rPr>
          <w:sz w:val="24"/>
        </w:rPr>
        <w:t xml:space="preserve"> their work by present date (but some of them don’t).                                  </w:t>
      </w:r>
    </w:p>
    <w:p>
      <w:pPr>
        <w:pStyle w:val="Normal"/>
        <w:spacing w:lineRule="auto" w:line="240"/>
        <w:ind w:firstLine="284" w:start="284" w:end="0"/>
        <w:rPr>
          <w:sz w:val="24"/>
          <w:lang w:val="ru-RU"/>
        </w:rPr>
      </w:pPr>
      <w:r>
        <w:rPr>
          <w:sz w:val="24"/>
          <w:lang w:val="ru-RU"/>
        </w:rPr>
        <w:t>Студенты должны сдать работу к сегодняшнему дню.</w:t>
      </w:r>
    </w:p>
    <w:p>
      <w:pPr>
        <w:pStyle w:val="Normal"/>
        <w:spacing w:lineRule="auto" w:line="240"/>
        <w:ind w:firstLine="284" w:start="284" w:end="0"/>
        <w:rPr/>
      </w:pPr>
      <w:r>
        <w:rPr>
          <w:sz w:val="24"/>
        </w:rPr>
        <w:t xml:space="preserve">Private firearms </w:t>
      </w:r>
      <w:r>
        <w:rPr>
          <w:i/>
          <w:sz w:val="24"/>
        </w:rPr>
        <w:t xml:space="preserve">should be banned. </w:t>
      </w:r>
      <w:r>
        <w:rPr>
          <w:sz w:val="24"/>
          <w:lang w:val="ru-RU"/>
        </w:rPr>
        <w:t>Личное оружие следует запретить.</w:t>
      </w:r>
    </w:p>
    <w:p>
      <w:pPr>
        <w:pStyle w:val="Normal"/>
        <w:spacing w:lineRule="auto" w:line="240"/>
        <w:ind w:firstLine="284" w:start="284" w:end="0"/>
        <w:rPr/>
      </w:pPr>
      <w:r>
        <w:rPr>
          <w:sz w:val="24"/>
          <w:lang w:val="ru-RU"/>
        </w:rPr>
        <w:t>Не</w:t>
      </w:r>
      <w:r>
        <w:rPr>
          <w:sz w:val="24"/>
        </w:rPr>
        <w:t xml:space="preserve"> </w:t>
      </w:r>
      <w:r>
        <w:rPr>
          <w:i/>
          <w:sz w:val="24"/>
        </w:rPr>
        <w:t>should phone</w:t>
      </w:r>
      <w:r>
        <w:rPr>
          <w:sz w:val="24"/>
        </w:rPr>
        <w:t xml:space="preserve"> his parents tonight, but lie probably won’t have time. </w:t>
      </w:r>
    </w:p>
    <w:p>
      <w:pPr>
        <w:pStyle w:val="Normal"/>
        <w:spacing w:lineRule="auto" w:line="240"/>
        <w:ind w:firstLine="284" w:start="284" w:end="0"/>
        <w:rPr>
          <w:sz w:val="24"/>
          <w:lang w:val="ru-RU"/>
        </w:rPr>
      </w:pPr>
      <w:r>
        <w:rPr>
          <w:sz w:val="24"/>
          <w:lang w:val="ru-RU"/>
        </w:rPr>
        <w:t>Он должен позвонить, но, вероятно, у него не будет времени на это.</w:t>
      </w:r>
    </w:p>
    <w:p>
      <w:pPr>
        <w:pStyle w:val="Normal"/>
        <w:spacing w:lineRule="auto" w:line="240"/>
        <w:ind w:firstLine="284" w:start="284" w:end="0"/>
        <w:rPr/>
      </w:pPr>
      <w:r>
        <w:rPr>
          <w:sz w:val="24"/>
        </w:rPr>
        <w:t xml:space="preserve">If you see anything strange you </w:t>
      </w:r>
      <w:r>
        <w:rPr>
          <w:i/>
          <w:sz w:val="24"/>
        </w:rPr>
        <w:t>should call</w:t>
      </w:r>
      <w:r>
        <w:rPr>
          <w:sz w:val="24"/>
        </w:rPr>
        <w:t xml:space="preserve"> the police. </w:t>
      </w:r>
    </w:p>
    <w:p>
      <w:pPr>
        <w:pStyle w:val="Normal"/>
        <w:spacing w:lineRule="auto" w:line="240"/>
        <w:ind w:firstLine="284" w:start="284" w:end="0"/>
        <w:rPr>
          <w:sz w:val="24"/>
          <w:lang w:val="ru-RU"/>
        </w:rPr>
      </w:pPr>
      <w:r>
        <w:rPr>
          <w:sz w:val="24"/>
          <w:lang w:val="ru-RU"/>
        </w:rPr>
        <w:t>Если ты увидишь что-то странное, ты должен вызвать полицию.</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When used in the negative</w:t>
      </w:r>
      <w:r>
        <w:rPr>
          <w:b/>
          <w:sz w:val="24"/>
        </w:rPr>
        <w:t xml:space="preserve"> </w:t>
      </w:r>
      <w:r>
        <w:rPr>
          <w:sz w:val="24"/>
        </w:rPr>
        <w:t xml:space="preserve">form </w:t>
      </w:r>
      <w:r>
        <w:rPr>
          <w:i/>
          <w:sz w:val="24"/>
        </w:rPr>
        <w:t>should</w:t>
      </w:r>
      <w:r>
        <w:rPr>
          <w:sz w:val="24"/>
        </w:rPr>
        <w:t xml:space="preserve"> denotes a</w:t>
      </w:r>
      <w:r>
        <w:rPr>
          <w:b/>
          <w:sz w:val="24"/>
        </w:rPr>
        <w:t xml:space="preserve"> weakened prohibition, </w:t>
      </w:r>
      <w:r>
        <w:rPr>
          <w:i/>
          <w:sz w:val="24"/>
        </w:rPr>
        <w:t>more</w:t>
      </w:r>
      <w:r>
        <w:rPr>
          <w:sz w:val="24"/>
        </w:rPr>
        <w:t xml:space="preserve"> like</w:t>
      </w:r>
      <w:r>
        <w:rPr>
          <w:b/>
          <w:sz w:val="24"/>
        </w:rPr>
        <w:t xml:space="preserve"> </w:t>
      </w:r>
      <w:r>
        <w:rPr>
          <w:b/>
          <w:i/>
          <w:sz w:val="24"/>
        </w:rPr>
        <w:t>negative advice.</w:t>
      </w:r>
    </w:p>
    <w:p>
      <w:pPr>
        <w:pStyle w:val="Normal"/>
        <w:spacing w:lineRule="auto" w:line="240"/>
        <w:ind w:firstLine="284" w:end="0"/>
        <w:rPr>
          <w:b/>
          <w:i/>
          <w:i/>
          <w:sz w:val="24"/>
        </w:rPr>
      </w:pPr>
      <w:r>
        <w:rPr>
          <w:b/>
          <w:i/>
          <w:sz w:val="24"/>
        </w:rPr>
      </w:r>
    </w:p>
    <w:p>
      <w:pPr>
        <w:pStyle w:val="Normal"/>
        <w:spacing w:lineRule="auto" w:line="240"/>
        <w:ind w:firstLine="284" w:start="284" w:end="0"/>
        <w:rPr/>
      </w:pPr>
      <w:r>
        <w:rPr>
          <w:sz w:val="24"/>
        </w:rPr>
        <w:t xml:space="preserve">He </w:t>
      </w:r>
      <w:r>
        <w:rPr>
          <w:i/>
          <w:sz w:val="24"/>
        </w:rPr>
        <w:t>shouldn’t be so</w:t>
      </w:r>
      <w:r>
        <w:rPr>
          <w:sz w:val="24"/>
        </w:rPr>
        <w:t xml:space="preserve"> impatient.</w:t>
      </w:r>
    </w:p>
    <w:p>
      <w:pPr>
        <w:pStyle w:val="Normal"/>
        <w:spacing w:lineRule="auto" w:line="240"/>
        <w:ind w:firstLine="284" w:end="0"/>
        <w:rPr>
          <w:b/>
          <w:sz w:val="24"/>
        </w:rPr>
      </w:pPr>
      <w:r>
        <w:rPr>
          <w:b/>
          <w:sz w:val="24"/>
        </w:rPr>
      </w:r>
    </w:p>
    <w:p>
      <w:pPr>
        <w:pStyle w:val="Normal"/>
        <w:spacing w:lineRule="auto" w:line="240"/>
        <w:ind w:firstLine="284" w:end="0"/>
        <w:rPr/>
      </w:pPr>
      <w:r>
        <w:rPr>
          <w:b/>
          <w:sz w:val="24"/>
        </w:rPr>
        <w:t>When</w:t>
      </w:r>
      <w:r>
        <w:rPr>
          <w:sz w:val="24"/>
        </w:rPr>
        <w:t xml:space="preserve"> combined with</w:t>
      </w:r>
      <w:r>
        <w:rPr>
          <w:b/>
          <w:sz w:val="24"/>
        </w:rPr>
        <w:t xml:space="preserve"> the perfect infinitive</w:t>
      </w:r>
      <w:r>
        <w:rPr>
          <w:sz w:val="24"/>
        </w:rPr>
        <w:t xml:space="preserve"> </w:t>
      </w:r>
      <w:r>
        <w:rPr>
          <w:i/>
          <w:sz w:val="24"/>
        </w:rPr>
        <w:t>should</w:t>
      </w:r>
      <w:r>
        <w:rPr>
          <w:sz w:val="24"/>
        </w:rPr>
        <w:t xml:space="preserve"> denotes</w:t>
      </w:r>
      <w:r>
        <w:rPr>
          <w:b/>
          <w:sz w:val="24"/>
        </w:rPr>
        <w:t xml:space="preserve"> criticism, faultfinding;</w:t>
      </w:r>
      <w:r>
        <w:rPr>
          <w:sz w:val="24"/>
        </w:rPr>
        <w:t xml:space="preserve"> the statement indicates that something desirable has not been done.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Your shoes are wet. You </w:t>
      </w:r>
      <w:r>
        <w:rPr>
          <w:i/>
          <w:sz w:val="24"/>
        </w:rPr>
        <w:t>should have stayed</w:t>
      </w:r>
      <w:r>
        <w:rPr>
          <w:sz w:val="24"/>
        </w:rPr>
        <w:t xml:space="preserve"> at home. </w:t>
      </w:r>
    </w:p>
    <w:p>
      <w:pPr>
        <w:pStyle w:val="Normal"/>
        <w:spacing w:lineRule="auto" w:line="240"/>
        <w:ind w:firstLine="284" w:start="284" w:end="0"/>
        <w:rPr/>
      </w:pPr>
      <w:r>
        <w:rPr>
          <w:sz w:val="24"/>
        </w:rPr>
        <w:t xml:space="preserve">You </w:t>
      </w:r>
      <w:r>
        <w:rPr>
          <w:i/>
          <w:sz w:val="24"/>
        </w:rPr>
        <w:t>should have put</w:t>
      </w:r>
      <w:r>
        <w:rPr>
          <w:sz w:val="24"/>
        </w:rPr>
        <w:t xml:space="preserve"> more sugar in the pie. It isn’t sweet enough. </w:t>
      </w:r>
    </w:p>
    <w:p>
      <w:pPr>
        <w:pStyle w:val="Normal"/>
        <w:spacing w:lineRule="auto" w:line="240"/>
        <w:ind w:firstLine="284" w:start="284" w:end="0"/>
        <w:rPr/>
      </w:pPr>
      <w:r>
        <w:rPr>
          <w:sz w:val="24"/>
        </w:rPr>
        <w:t xml:space="preserve">He hasn’t brought the book back, though he </w:t>
      </w:r>
      <w:r>
        <w:rPr>
          <w:i/>
          <w:sz w:val="24"/>
        </w:rPr>
        <w:t>should have brought</w:t>
      </w:r>
      <w:r>
        <w:rPr>
          <w:sz w:val="24"/>
        </w:rPr>
        <w:t xml:space="preserve"> it last week.</w:t>
      </w:r>
    </w:p>
    <w:p>
      <w:pPr>
        <w:pStyle w:val="Normal"/>
        <w:spacing w:lineRule="auto" w:line="240"/>
        <w:ind w:firstLine="284" w:end="0"/>
        <w:rPr>
          <w:sz w:val="24"/>
        </w:rPr>
      </w:pPr>
      <w:r>
        <w:rPr>
          <w:sz w:val="24"/>
        </w:rPr>
      </w:r>
    </w:p>
    <w:p>
      <w:pPr>
        <w:pStyle w:val="2"/>
        <w:suppressAutoHyphens w:val="false"/>
        <w:rPr/>
      </w:pPr>
      <w:r>
        <w:rPr/>
        <w:t>A negative statement indicates that something wrong has been done.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shouldn’t have done</w:t>
      </w:r>
      <w:r>
        <w:rPr>
          <w:sz w:val="24"/>
        </w:rPr>
        <w:t xml:space="preserve"> that. It was stupid. </w:t>
      </w:r>
    </w:p>
    <w:p>
      <w:pPr>
        <w:pStyle w:val="Normal"/>
        <w:spacing w:lineRule="auto" w:line="240"/>
        <w:ind w:firstLine="284" w:start="284" w:end="0"/>
        <w:rPr>
          <w:sz w:val="24"/>
          <w:lang w:val="ru-RU"/>
        </w:rPr>
      </w:pPr>
      <w:r>
        <w:rPr>
          <w:sz w:val="24"/>
          <w:lang w:val="ru-RU"/>
        </w:rPr>
        <w:t>(Вам не следовало это делать).</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rPr>
        <w:t xml:space="preserve">They </w:t>
      </w:r>
      <w:r>
        <w:rPr>
          <w:i/>
          <w:sz w:val="24"/>
        </w:rPr>
        <w:t>should never have married.</w:t>
      </w:r>
      <w:r>
        <w:rPr>
          <w:sz w:val="24"/>
        </w:rPr>
        <w:t xml:space="preserve"> They are so unhappy. </w:t>
      </w:r>
    </w:p>
    <w:p>
      <w:pPr>
        <w:pStyle w:val="Normal"/>
        <w:spacing w:lineRule="auto" w:line="240"/>
        <w:ind w:firstLine="284" w:start="284" w:end="0"/>
        <w:rPr>
          <w:sz w:val="24"/>
          <w:lang w:val="ru-RU"/>
        </w:rPr>
      </w:pPr>
      <w:r>
        <w:rPr>
          <w:sz w:val="24"/>
          <w:lang w:val="ru-RU"/>
        </w:rPr>
        <w:t>Им вообще не следовало (не нужно было) жениться.</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lang w:val="ru-RU"/>
        </w:rPr>
        <w:t>Не</w:t>
      </w:r>
      <w:r>
        <w:rPr>
          <w:sz w:val="24"/>
        </w:rPr>
        <w:t xml:space="preserve"> </w:t>
      </w:r>
      <w:r>
        <w:rPr>
          <w:i/>
          <w:sz w:val="24"/>
        </w:rPr>
        <w:t>shouldn’t have taken</w:t>
      </w:r>
      <w:r>
        <w:rPr>
          <w:sz w:val="24"/>
        </w:rPr>
        <w:t xml:space="preserve"> the corner at such speed. </w:t>
      </w:r>
    </w:p>
    <w:p>
      <w:pPr>
        <w:pStyle w:val="Normal"/>
        <w:spacing w:lineRule="auto" w:line="240"/>
        <w:ind w:firstLine="284" w:start="284" w:end="0"/>
        <w:rPr>
          <w:sz w:val="24"/>
          <w:lang w:val="ru-RU"/>
        </w:rPr>
      </w:pPr>
      <w:r>
        <w:rPr>
          <w:sz w:val="24"/>
          <w:lang w:val="ru-RU"/>
        </w:rPr>
        <w:t>Ему не следовало поворачивать за угол на такой скорости.</w:t>
      </w:r>
    </w:p>
    <w:p>
      <w:pPr>
        <w:pStyle w:val="Normal"/>
        <w:spacing w:lineRule="auto" w:line="240"/>
        <w:ind w:firstLine="284" w:end="0"/>
        <w:rPr>
          <w:b/>
          <w:i/>
          <w:i/>
          <w:sz w:val="24"/>
          <w:lang w:val="ru-RU"/>
        </w:rPr>
      </w:pPr>
      <w:r>
        <w:rPr>
          <w:b/>
          <w:i/>
          <w:sz w:val="24"/>
          <w:lang w:val="ru-RU"/>
        </w:rPr>
      </w:r>
    </w:p>
    <w:p>
      <w:pPr>
        <w:pStyle w:val="Normal"/>
        <w:spacing w:lineRule="auto" w:line="240"/>
        <w:ind w:firstLine="284" w:end="0"/>
        <w:rPr/>
      </w:pPr>
      <w:r>
        <w:rPr>
          <w:sz w:val="24"/>
        </w:rPr>
        <w:t>2.</w:t>
      </w:r>
      <w:r>
        <w:rPr>
          <w:b/>
          <w:sz w:val="24"/>
        </w:rPr>
        <w:t xml:space="preserve"> Advice, desirability.</w:t>
      </w:r>
      <w:r>
        <w:rPr>
          <w:sz w:val="24"/>
        </w:rPr>
        <w:t xml:space="preserve"> This meaning is more common with </w:t>
      </w:r>
      <w:r>
        <w:rPr>
          <w:i/>
          <w:sz w:val="24"/>
        </w:rPr>
        <w:t xml:space="preserve">ought to </w:t>
      </w:r>
      <w:r>
        <w:rPr>
          <w:sz w:val="24"/>
        </w:rPr>
        <w:t xml:space="preserve">than with </w:t>
      </w:r>
      <w:r>
        <w:rPr>
          <w:i/>
          <w:sz w:val="24"/>
        </w:rPr>
        <w:t>should.</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You </w:t>
      </w:r>
      <w:r>
        <w:rPr>
          <w:i/>
          <w:sz w:val="24"/>
        </w:rPr>
        <w:t>should stay</w:t>
      </w:r>
      <w:r>
        <w:rPr>
          <w:sz w:val="24"/>
        </w:rPr>
        <w:t xml:space="preserve"> in bed. </w:t>
      </w:r>
    </w:p>
    <w:p>
      <w:pPr>
        <w:pStyle w:val="Normal"/>
        <w:spacing w:lineRule="auto" w:line="240"/>
        <w:ind w:firstLine="284" w:start="284" w:end="0"/>
        <w:rPr>
          <w:sz w:val="24"/>
          <w:lang w:val="ru-RU"/>
        </w:rPr>
      </w:pPr>
      <w:r>
        <w:rPr>
          <w:sz w:val="24"/>
          <w:lang w:val="ru-RU"/>
        </w:rPr>
        <w:t>Вам нужно (следует) лежать в постели.</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rPr>
        <w:t xml:space="preserve">I think you </w:t>
      </w:r>
      <w:r>
        <w:rPr>
          <w:i/>
          <w:sz w:val="24"/>
        </w:rPr>
        <w:t>should read</w:t>
      </w:r>
      <w:r>
        <w:rPr>
          <w:sz w:val="24"/>
        </w:rPr>
        <w:t xml:space="preserve"> this book. </w:t>
      </w:r>
    </w:p>
    <w:p>
      <w:pPr>
        <w:pStyle w:val="Normal"/>
        <w:spacing w:lineRule="auto" w:line="240"/>
        <w:ind w:firstLine="284" w:start="284" w:end="0"/>
        <w:rPr>
          <w:sz w:val="24"/>
          <w:lang w:val="ru-RU"/>
        </w:rPr>
      </w:pPr>
      <w:r>
        <w:rPr>
          <w:sz w:val="24"/>
          <w:lang w:val="ru-RU"/>
        </w:rPr>
        <w:t>Думаю, что тебе следует (стоит) прочесть эту книгу.</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rPr>
        <w:t xml:space="preserve">You </w:t>
      </w:r>
      <w:r>
        <w:rPr>
          <w:i/>
          <w:sz w:val="24"/>
        </w:rPr>
        <w:t>should consult</w:t>
      </w:r>
      <w:r>
        <w:rPr>
          <w:sz w:val="24"/>
        </w:rPr>
        <w:t xml:space="preserve"> a doctor. </w:t>
      </w:r>
    </w:p>
    <w:p>
      <w:pPr>
        <w:pStyle w:val="Normal"/>
        <w:spacing w:lineRule="auto" w:line="240"/>
        <w:ind w:firstLine="284" w:start="284" w:end="0"/>
        <w:rPr>
          <w:sz w:val="24"/>
          <w:lang w:val="ru-RU"/>
        </w:rPr>
      </w:pPr>
      <w:r>
        <w:rPr>
          <w:sz w:val="24"/>
          <w:lang w:val="ru-RU"/>
        </w:rPr>
        <w:t>Показался бы ты врачу. (Тебе следует показаться врачу.)</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As is seen from the above examples, it is sometimes difficult</w:t>
      </w:r>
      <w:r>
        <w:rPr>
          <w:b/>
          <w:sz w:val="24"/>
        </w:rPr>
        <w:t xml:space="preserve"> </w:t>
      </w:r>
      <w:r>
        <w:rPr>
          <w:sz w:val="24"/>
        </w:rPr>
        <w:t>to discriminate between the first and the second meaning.</w:t>
      </w:r>
    </w:p>
    <w:p>
      <w:pPr>
        <w:pStyle w:val="Normal"/>
        <w:spacing w:lineRule="auto" w:line="240"/>
        <w:ind w:firstLine="284" w:end="0"/>
        <w:rPr>
          <w:sz w:val="24"/>
        </w:rPr>
      </w:pPr>
      <w:r>
        <w:rPr>
          <w:sz w:val="24"/>
        </w:rPr>
      </w:r>
    </w:p>
    <w:p>
      <w:pPr>
        <w:pStyle w:val="Normal"/>
        <w:spacing w:lineRule="auto" w:line="240"/>
        <w:ind w:firstLine="284" w:end="0"/>
        <w:rPr/>
      </w:pPr>
      <w:r>
        <w:rPr>
          <w:sz w:val="24"/>
        </w:rPr>
        <w:t>3.</w:t>
      </w:r>
      <w:r>
        <w:rPr>
          <w:b/>
          <w:sz w:val="24"/>
        </w:rPr>
        <w:t xml:space="preserve"> Probability,</w:t>
      </w:r>
      <w:r>
        <w:rPr>
          <w:sz w:val="24"/>
        </w:rPr>
        <w:t xml:space="preserve"> something naturally expected (only with reference to the present or future).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effect of the tax </w:t>
      </w:r>
      <w:r>
        <w:rPr>
          <w:i/>
          <w:sz w:val="24"/>
        </w:rPr>
        <w:t>should be felt</w:t>
      </w:r>
      <w:r>
        <w:rPr>
          <w:sz w:val="24"/>
        </w:rPr>
        <w:t xml:space="preserve"> in high prices (will probably be felt). </w:t>
      </w:r>
    </w:p>
    <w:p>
      <w:pPr>
        <w:pStyle w:val="Normal"/>
        <w:spacing w:lineRule="auto" w:line="240"/>
        <w:ind w:firstLine="284" w:start="284" w:end="0"/>
        <w:rPr/>
      </w:pPr>
      <w:r>
        <w:rPr>
          <w:sz w:val="24"/>
        </w:rPr>
        <w:t xml:space="preserve">We needn’t get ready yet. The guests </w:t>
      </w:r>
      <w:r>
        <w:rPr>
          <w:i/>
          <w:sz w:val="24"/>
        </w:rPr>
        <w:t>shouldn’t come</w:t>
      </w:r>
      <w:r>
        <w:rPr>
          <w:sz w:val="24"/>
        </w:rPr>
        <w:t xml:space="preserve"> for another hour. </w:t>
      </w:r>
    </w:p>
    <w:p>
      <w:pPr>
        <w:pStyle w:val="Normal"/>
        <w:spacing w:lineRule="auto" w:line="240"/>
        <w:ind w:firstLine="284" w:start="284" w:end="0"/>
        <w:rPr>
          <w:sz w:val="24"/>
          <w:lang w:val="ru-RU"/>
        </w:rPr>
      </w:pPr>
      <w:r>
        <w:rPr>
          <w:sz w:val="24"/>
          <w:lang w:val="ru-RU"/>
        </w:rPr>
        <w:t>Гости вряд ли придут раньше, чем через час.</w:t>
      </w:r>
    </w:p>
    <w:p>
      <w:pPr>
        <w:pStyle w:val="Normal"/>
        <w:spacing w:lineRule="auto" w:line="240"/>
        <w:ind w:firstLine="284" w:end="0"/>
        <w:rPr>
          <w:b/>
          <w:sz w:val="24"/>
          <w:lang w:val="ru-RU"/>
        </w:rPr>
      </w:pPr>
      <w:r>
        <w:rPr>
          <w:b/>
          <w:sz w:val="24"/>
          <w:lang w:val="ru-RU"/>
        </w:rPr>
      </w:r>
    </w:p>
    <w:p>
      <w:pPr>
        <w:pStyle w:val="Heading3"/>
        <w:rPr/>
      </w:pPr>
      <w:bookmarkStart w:id="34" w:name="__RefHeading___Toc5112972"/>
      <w:bookmarkEnd w:id="34"/>
      <w:r>
        <w:rPr/>
        <w:t>Shall</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162.</w:t>
      </w:r>
      <w:r>
        <w:rPr>
          <w:sz w:val="24"/>
        </w:rPr>
        <w:t xml:space="preserve"> In present-day English</w:t>
      </w:r>
      <w:r>
        <w:rPr>
          <w:b/>
          <w:sz w:val="24"/>
        </w:rPr>
        <w:t xml:space="preserve"> shall</w:t>
      </w:r>
      <w:r>
        <w:rPr>
          <w:sz w:val="24"/>
        </w:rPr>
        <w:t xml:space="preserve"> is not a purely modal verb. It always combines its modal meaning of obligation with the function of an auxiliary verb in the future tense.</w:t>
      </w:r>
    </w:p>
    <w:p>
      <w:pPr>
        <w:pStyle w:val="Normal"/>
        <w:spacing w:lineRule="auto" w:line="240"/>
        <w:ind w:firstLine="284" w:end="0"/>
        <w:rPr/>
      </w:pPr>
      <w:r>
        <w:rPr>
          <w:sz w:val="24"/>
        </w:rPr>
        <w:t xml:space="preserve">As a modal verb </w:t>
      </w:r>
      <w:r>
        <w:rPr>
          <w:i/>
          <w:sz w:val="24"/>
        </w:rPr>
        <w:t>shall</w:t>
      </w:r>
      <w:r>
        <w:rPr>
          <w:sz w:val="24"/>
        </w:rPr>
        <w:t xml:space="preserve"> is not translated into Russian, usually its meaning is rendered by emphatic intonation.</w:t>
      </w:r>
    </w:p>
    <w:p>
      <w:pPr>
        <w:pStyle w:val="Normal"/>
        <w:spacing w:lineRule="auto" w:line="240"/>
        <w:ind w:firstLine="284" w:end="0"/>
        <w:rPr/>
      </w:pPr>
      <w:r>
        <w:rPr>
          <w:i/>
          <w:sz w:val="24"/>
        </w:rPr>
        <w:t>Shall</w:t>
      </w:r>
      <w:r>
        <w:rPr>
          <w:sz w:val="24"/>
        </w:rPr>
        <w:t xml:space="preserve"> combined with only a</w:t>
      </w:r>
      <w:r>
        <w:rPr>
          <w:b/>
          <w:sz w:val="24"/>
        </w:rPr>
        <w:t xml:space="preserve"> non-perfect infinitive</w:t>
      </w:r>
      <w:r>
        <w:rPr>
          <w:sz w:val="24"/>
        </w:rPr>
        <w:t xml:space="preserve"> expresses:</w:t>
      </w:r>
    </w:p>
    <w:p>
      <w:pPr>
        <w:pStyle w:val="Normal"/>
        <w:spacing w:lineRule="auto" w:line="240"/>
        <w:ind w:firstLine="284" w:end="0"/>
        <w:rPr>
          <w:sz w:val="24"/>
        </w:rPr>
      </w:pPr>
      <w:r>
        <w:rPr>
          <w:sz w:val="24"/>
        </w:rPr>
      </w:r>
    </w:p>
    <w:p>
      <w:pPr>
        <w:pStyle w:val="Normal"/>
        <w:spacing w:lineRule="auto" w:line="240"/>
        <w:ind w:firstLine="284" w:end="0"/>
        <w:rPr/>
      </w:pPr>
      <w:r>
        <w:rPr>
          <w:sz w:val="24"/>
        </w:rPr>
        <w:t>1.</w:t>
      </w:r>
      <w:r>
        <w:rPr>
          <w:b/>
          <w:sz w:val="24"/>
        </w:rPr>
        <w:t xml:space="preserve"> Promise, oath, or strong intention.</w:t>
      </w:r>
      <w:r>
        <w:rPr>
          <w:sz w:val="24"/>
        </w:rPr>
        <w:t xml:space="preserve"> In this meaning </w:t>
      </w:r>
      <w:r>
        <w:rPr>
          <w:i/>
          <w:sz w:val="24"/>
        </w:rPr>
        <w:t>shall</w:t>
      </w:r>
      <w:r>
        <w:rPr>
          <w:sz w:val="24"/>
        </w:rPr>
        <w:t xml:space="preserve"> is used with the 2nd or 3rd person with a weak stress.</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It </w:t>
      </w:r>
      <w:r>
        <w:rPr>
          <w:i/>
          <w:sz w:val="24"/>
        </w:rPr>
        <w:t>shall be done</w:t>
      </w:r>
      <w:r>
        <w:rPr>
          <w:sz w:val="24"/>
        </w:rPr>
        <w:t xml:space="preserve"> as you wish.</w:t>
      </w:r>
    </w:p>
    <w:p>
      <w:pPr>
        <w:pStyle w:val="Normal"/>
        <w:spacing w:lineRule="auto" w:line="240"/>
        <w:ind w:firstLine="284" w:start="284" w:end="0"/>
        <w:rPr/>
      </w:pPr>
      <w:r>
        <w:rPr>
          <w:sz w:val="24"/>
        </w:rPr>
        <w:t xml:space="preserve">You </w:t>
      </w:r>
      <w:r>
        <w:rPr>
          <w:i/>
          <w:sz w:val="24"/>
        </w:rPr>
        <w:t>shall never know</w:t>
      </w:r>
      <w:r>
        <w:rPr>
          <w:sz w:val="24"/>
        </w:rPr>
        <w:t xml:space="preserve"> a sad moment, Lenny, if I can help it.</w:t>
      </w:r>
    </w:p>
    <w:p>
      <w:pPr>
        <w:pStyle w:val="Normal"/>
        <w:spacing w:lineRule="auto" w:line="240"/>
        <w:ind w:firstLine="284" w:start="284" w:end="0"/>
        <w:rPr/>
      </w:pPr>
      <w:r>
        <w:rPr>
          <w:sz w:val="24"/>
        </w:rPr>
        <w:t xml:space="preserve">He </w:t>
      </w:r>
      <w:r>
        <w:rPr>
          <w:i/>
          <w:sz w:val="24"/>
        </w:rPr>
        <w:t>shall get</w:t>
      </w:r>
      <w:r>
        <w:rPr>
          <w:sz w:val="24"/>
        </w:rPr>
        <w:t xml:space="preserve"> his money.</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w:t>
      </w:r>
      <w:r>
        <w:rPr>
          <w:sz w:val="24"/>
        </w:rPr>
        <w:t>I want this luggage taken to my room”.</w:t>
      </w:r>
    </w:p>
    <w:p>
      <w:pPr>
        <w:pStyle w:val="Normal"/>
        <w:spacing w:lineRule="auto" w:line="240"/>
        <w:ind w:firstLine="284" w:start="284" w:end="0"/>
        <w:rPr/>
      </w:pPr>
      <w:r>
        <w:rPr>
          <w:sz w:val="24"/>
        </w:rPr>
        <w:t>“</w:t>
      </w:r>
      <w:r>
        <w:rPr>
          <w:sz w:val="24"/>
        </w:rPr>
        <w:t xml:space="preserve">It </w:t>
      </w:r>
      <w:r>
        <w:rPr>
          <w:i/>
          <w:sz w:val="24"/>
        </w:rPr>
        <w:t>shall be taken</w:t>
      </w:r>
      <w:r>
        <w:rPr>
          <w:sz w:val="24"/>
        </w:rPr>
        <w:t xml:space="preserve"> up at once, sir.” -</w:t>
      </w:r>
      <w:r>
        <w:rPr>
          <w:sz w:val="24"/>
          <w:lang w:val="ru-RU"/>
        </w:rPr>
        <w:t xml:space="preserve"> Его сейчас же отнесут наверх, сэр.</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In the 1st person </w:t>
      </w:r>
      <w:r>
        <w:rPr>
          <w:i/>
          <w:sz w:val="24"/>
        </w:rPr>
        <w:t>shall</w:t>
      </w:r>
      <w:r>
        <w:rPr>
          <w:sz w:val="24"/>
        </w:rPr>
        <w:t xml:space="preserve"> in this sense acquires a strong stress. </w:t>
      </w:r>
    </w:p>
    <w:p>
      <w:pPr>
        <w:pStyle w:val="Normal"/>
        <w:spacing w:lineRule="auto" w:line="240"/>
        <w:ind w:firstLine="284" w:end="0"/>
        <w:rPr>
          <w:sz w:val="24"/>
        </w:rPr>
      </w:pPr>
      <w:r>
        <w:rPr>
          <w:sz w:val="24"/>
        </w:rPr>
      </w:r>
    </w:p>
    <w:p>
      <w:pPr>
        <w:pStyle w:val="Normal"/>
        <w:spacing w:lineRule="auto" w:line="240"/>
        <w:ind w:firstLine="284" w:end="0"/>
        <w:rPr/>
      </w:pPr>
      <w:r>
        <w:rPr>
          <w:sz w:val="24"/>
        </w:rPr>
        <w:t>I want that prize and I ‘</w:t>
      </w:r>
      <w:r>
        <w:rPr>
          <w:i/>
          <w:sz w:val="24"/>
        </w:rPr>
        <w:t>shall win</w:t>
      </w:r>
      <w:r>
        <w:rPr>
          <w:sz w:val="24"/>
        </w:rPr>
        <w:t xml:space="preserve"> it.</w:t>
      </w:r>
    </w:p>
    <w:p>
      <w:pPr>
        <w:pStyle w:val="Normal"/>
        <w:spacing w:lineRule="auto" w:line="240"/>
        <w:ind w:firstLine="284" w:end="0"/>
        <w:rPr>
          <w:sz w:val="24"/>
        </w:rPr>
      </w:pPr>
      <w:r>
        <w:rPr>
          <w:sz w:val="24"/>
        </w:rPr>
      </w:r>
    </w:p>
    <w:p>
      <w:pPr>
        <w:pStyle w:val="Normal"/>
        <w:spacing w:lineRule="auto" w:line="240"/>
        <w:ind w:firstLine="284" w:end="0"/>
        <w:rPr/>
      </w:pPr>
      <w:r>
        <w:rPr>
          <w:sz w:val="24"/>
        </w:rPr>
        <w:t>2.</w:t>
      </w:r>
      <w:r>
        <w:rPr>
          <w:b/>
          <w:sz w:val="24"/>
        </w:rPr>
        <w:t xml:space="preserve"> Threat or warning</w:t>
      </w:r>
      <w:r>
        <w:rPr>
          <w:sz w:val="24"/>
        </w:rPr>
        <w:t xml:space="preserve"> </w:t>
      </w:r>
      <w:r>
        <w:rPr>
          <w:i/>
          <w:sz w:val="24"/>
        </w:rPr>
        <w:t>(shall</w:t>
      </w:r>
      <w:r>
        <w:rPr>
          <w:sz w:val="24"/>
        </w:rPr>
        <w:t xml:space="preserve"> is used in this meaning</w:t>
      </w:r>
      <w:r>
        <w:rPr>
          <w:b/>
          <w:sz w:val="24"/>
        </w:rPr>
        <w:t xml:space="preserve"> </w:t>
      </w:r>
      <w:r>
        <w:rPr>
          <w:sz w:val="24"/>
        </w:rPr>
        <w:t>in the 2nd and 3rd</w:t>
      </w:r>
      <w:r>
        <w:rPr>
          <w:b/>
          <w:sz w:val="24"/>
        </w:rPr>
        <w:t xml:space="preserve"> </w:t>
      </w:r>
      <w:r>
        <w:rPr>
          <w:sz w:val="24"/>
        </w:rPr>
        <w:t>person).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That day </w:t>
      </w:r>
      <w:r>
        <w:rPr>
          <w:i/>
          <w:sz w:val="24"/>
        </w:rPr>
        <w:t>shall come.</w:t>
      </w:r>
    </w:p>
    <w:p>
      <w:pPr>
        <w:pStyle w:val="Normal"/>
        <w:spacing w:lineRule="auto" w:line="240"/>
        <w:ind w:firstLine="284" w:start="284" w:end="0"/>
        <w:rPr/>
      </w:pPr>
      <w:r>
        <w:rPr>
          <w:sz w:val="24"/>
        </w:rPr>
        <w:t xml:space="preserve">She </w:t>
      </w:r>
      <w:r>
        <w:rPr>
          <w:i/>
          <w:sz w:val="24"/>
        </w:rPr>
        <w:t>shall pay</w:t>
      </w:r>
      <w:r>
        <w:rPr>
          <w:sz w:val="24"/>
        </w:rPr>
        <w:t xml:space="preserve"> for it, she </w:t>
      </w:r>
      <w:r>
        <w:rPr>
          <w:i/>
          <w:sz w:val="24"/>
        </w:rPr>
        <w:t>shall.</w:t>
      </w:r>
    </w:p>
    <w:p>
      <w:pPr>
        <w:pStyle w:val="Normal"/>
        <w:spacing w:lineRule="auto" w:line="240"/>
        <w:ind w:firstLine="284" w:start="284" w:end="0"/>
        <w:rPr/>
      </w:pPr>
      <w:r>
        <w:rPr>
          <w:sz w:val="24"/>
        </w:rPr>
        <w:t xml:space="preserve">The child </w:t>
      </w:r>
      <w:r>
        <w:rPr>
          <w:i/>
          <w:sz w:val="24"/>
        </w:rPr>
        <w:t>shall be punished</w:t>
      </w:r>
      <w:r>
        <w:rPr>
          <w:sz w:val="24"/>
        </w:rPr>
        <w:t xml:space="preserve"> for it. I won’t allow it.</w:t>
      </w:r>
    </w:p>
    <w:p>
      <w:pPr>
        <w:pStyle w:val="Normal"/>
        <w:spacing w:lineRule="auto" w:line="240"/>
        <w:ind w:firstLine="284" w:start="284" w:end="0"/>
        <w:rPr/>
      </w:pPr>
      <w:r>
        <w:rPr>
          <w:sz w:val="24"/>
        </w:rPr>
        <w:t xml:space="preserve">Anyone found guilty </w:t>
      </w:r>
      <w:r>
        <w:rPr>
          <w:i/>
          <w:sz w:val="24"/>
        </w:rPr>
        <w:t>shall be shot</w:t>
      </w:r>
      <w:r>
        <w:rPr>
          <w:sz w:val="24"/>
        </w:rPr>
        <w:t xml:space="preserve"> at once.</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In the first two senses </w:t>
      </w:r>
      <w:r>
        <w:rPr>
          <w:i/>
          <w:sz w:val="24"/>
        </w:rPr>
        <w:t>shall</w:t>
      </w:r>
      <w:r>
        <w:rPr>
          <w:sz w:val="24"/>
        </w:rPr>
        <w:t xml:space="preserve"> is used in affirmative and negative sentences.</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A suggestion or offer</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It is used in questions (and offers) in the 1st person singular and plural. Such sentences are translated into Russian by the infinitive.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t>
      </w:r>
      <w:r>
        <w:rPr>
          <w:i/>
          <w:sz w:val="24"/>
        </w:rPr>
        <w:t>Shall I get</w:t>
      </w:r>
      <w:r>
        <w:rPr>
          <w:sz w:val="24"/>
        </w:rPr>
        <w:t xml:space="preserve"> you a chair?” – “Yes, please.”</w:t>
      </w:r>
      <w:r>
        <w:rPr>
          <w:sz w:val="24"/>
          <w:lang w:val="ru-RU"/>
        </w:rPr>
        <w:t xml:space="preserve"> Принести вам стул? - Пожалуйста.</w:t>
      </w:r>
    </w:p>
    <w:p>
      <w:pPr>
        <w:pStyle w:val="Normal"/>
        <w:spacing w:lineRule="auto" w:line="240"/>
        <w:ind w:firstLine="284" w:start="284" w:end="0"/>
        <w:rPr/>
      </w:pPr>
      <w:r>
        <w:rPr>
          <w:i/>
          <w:sz w:val="24"/>
        </w:rPr>
        <w:t>Shall we begin? - Yes,</w:t>
      </w:r>
      <w:r>
        <w:rPr>
          <w:sz w:val="24"/>
        </w:rPr>
        <w:t xml:space="preserve"> let’s.</w:t>
      </w:r>
      <w:r>
        <w:rPr>
          <w:sz w:val="24"/>
          <w:lang w:val="ru-RU"/>
        </w:rPr>
        <w:t xml:space="preserve"> (Нам) начинать? - Давайте.</w:t>
      </w:r>
    </w:p>
    <w:p>
      <w:pPr>
        <w:pStyle w:val="Normal"/>
        <w:spacing w:lineRule="auto" w:line="240"/>
        <w:ind w:firstLine="284" w:start="284" w:end="0"/>
        <w:rPr/>
      </w:pPr>
      <w:r>
        <w:rPr>
          <w:i/>
          <w:sz w:val="24"/>
        </w:rPr>
        <w:t>Shall I read? -</w:t>
      </w:r>
      <w:r>
        <w:rPr>
          <w:sz w:val="24"/>
        </w:rPr>
        <w:t xml:space="preserve"> Please, do.</w:t>
      </w:r>
      <w:r>
        <w:rPr>
          <w:sz w:val="24"/>
          <w:lang w:val="ru-RU"/>
        </w:rPr>
        <w:t xml:space="preserve"> Мне читать? - Читайте, пожалуйста.</w:t>
      </w:r>
    </w:p>
    <w:p>
      <w:pPr>
        <w:pStyle w:val="Normal"/>
        <w:spacing w:lineRule="auto" w:line="240"/>
        <w:ind w:firstLine="284" w:start="284" w:end="0"/>
        <w:rPr>
          <w:sz w:val="24"/>
          <w:lang w:val="ru-RU"/>
        </w:rPr>
      </w:pPr>
      <w:r>
        <w:rPr>
          <w:sz w:val="24"/>
          <w:lang w:val="ru-RU"/>
        </w:rPr>
      </w:r>
    </w:p>
    <w:p>
      <w:pPr>
        <w:pStyle w:val="Normal"/>
        <w:spacing w:lineRule="auto" w:line="240"/>
        <w:ind w:firstLine="284" w:end="0"/>
        <w:rPr/>
      </w:pPr>
      <w:r>
        <w:rPr>
          <w:sz w:val="24"/>
        </w:rPr>
        <w:t>The above three meanings are closely connected with the old meaning of obligation which is at present not common in spoken English and which is normally confined to formal or archaic style (official regulations or other documents).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Society’s nominating committee </w:t>
      </w:r>
      <w:r>
        <w:rPr>
          <w:i/>
          <w:sz w:val="24"/>
        </w:rPr>
        <w:t>shall nominate</w:t>
      </w:r>
      <w:r>
        <w:rPr>
          <w:sz w:val="24"/>
        </w:rPr>
        <w:t xml:space="preserve"> the person for the office of president</w:t>
      </w:r>
      <w:r>
        <w:rPr>
          <w:sz w:val="24"/>
          <w:lang w:val="ru-RU"/>
        </w:rPr>
        <w:t xml:space="preserve"> (...должны выставить кандидата...).</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This meaning is found in subordinate clauses.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It has been decided that the nomination </w:t>
      </w:r>
      <w:r>
        <w:rPr>
          <w:i/>
          <w:sz w:val="24"/>
        </w:rPr>
        <w:t>shall not he opposed.</w:t>
      </w:r>
    </w:p>
    <w:p>
      <w:pPr>
        <w:pStyle w:val="Normal"/>
        <w:spacing w:lineRule="auto" w:line="240"/>
        <w:ind w:firstLine="284" w:end="0"/>
        <w:rPr>
          <w:b/>
          <w:i/>
          <w:i/>
          <w:sz w:val="24"/>
        </w:rPr>
      </w:pPr>
      <w:r>
        <w:rPr>
          <w:b/>
          <w:i/>
          <w:sz w:val="24"/>
        </w:rPr>
      </w:r>
    </w:p>
    <w:p>
      <w:pPr>
        <w:pStyle w:val="Heading3"/>
        <w:rPr/>
      </w:pPr>
      <w:bookmarkStart w:id="35" w:name="__RefHeading___Toc5112973"/>
      <w:bookmarkEnd w:id="35"/>
      <w:r>
        <w:rPr/>
        <w:t>Will</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163.</w:t>
      </w:r>
      <w:r>
        <w:rPr>
          <w:sz w:val="24"/>
        </w:rPr>
        <w:t xml:space="preserve"> Like </w:t>
      </w:r>
      <w:r>
        <w:rPr>
          <w:i/>
          <w:sz w:val="24"/>
        </w:rPr>
        <w:t>shall,</w:t>
      </w:r>
      <w:r>
        <w:rPr>
          <w:b/>
          <w:sz w:val="24"/>
        </w:rPr>
        <w:t xml:space="preserve"> will</w:t>
      </w:r>
      <w:r>
        <w:rPr>
          <w:sz w:val="24"/>
        </w:rPr>
        <w:t xml:space="preserve"> is not a purely modal verb. It almost always combines its modal meaning with its functioning as an auxiliary verb expressing futurity. </w:t>
      </w:r>
      <w:r>
        <w:rPr>
          <w:i/>
          <w:sz w:val="24"/>
        </w:rPr>
        <w:t>Will</w:t>
      </w:r>
      <w:r>
        <w:rPr>
          <w:sz w:val="24"/>
        </w:rPr>
        <w:t xml:space="preserve"> has two forms: </w:t>
      </w:r>
      <w:r>
        <w:rPr>
          <w:i/>
          <w:sz w:val="24"/>
        </w:rPr>
        <w:t>will</w:t>
      </w:r>
      <w:r>
        <w:rPr>
          <w:sz w:val="24"/>
        </w:rPr>
        <w:t xml:space="preserve"> for the present tense and </w:t>
      </w:r>
      <w:r>
        <w:rPr>
          <w:i/>
          <w:sz w:val="24"/>
        </w:rPr>
        <w:t xml:space="preserve">would </w:t>
      </w:r>
      <w:r>
        <w:rPr>
          <w:sz w:val="24"/>
        </w:rPr>
        <w:t xml:space="preserve">for the past tense. Thus </w:t>
      </w:r>
      <w:r>
        <w:rPr>
          <w:i/>
          <w:sz w:val="24"/>
        </w:rPr>
        <w:t>will</w:t>
      </w:r>
      <w:r>
        <w:rPr>
          <w:sz w:val="24"/>
        </w:rPr>
        <w:t xml:space="preserve"> and </w:t>
      </w:r>
      <w:r>
        <w:rPr>
          <w:i/>
          <w:sz w:val="24"/>
        </w:rPr>
        <w:t>would</w:t>
      </w:r>
      <w:r>
        <w:rPr>
          <w:sz w:val="24"/>
        </w:rPr>
        <w:t xml:space="preserve"> are looked upon as forms of the same verb, although in a few cases their meanings differ.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 </w:t>
      </w:r>
      <w:r>
        <w:rPr>
          <w:i/>
          <w:sz w:val="24"/>
        </w:rPr>
        <w:t>Will</w:t>
      </w:r>
      <w:r>
        <w:rPr>
          <w:sz w:val="24"/>
        </w:rPr>
        <w:t xml:space="preserve"> combined with</w:t>
      </w:r>
      <w:r>
        <w:rPr>
          <w:b/>
          <w:sz w:val="24"/>
        </w:rPr>
        <w:t xml:space="preserve"> the non-perfect infinitive</w:t>
      </w:r>
      <w:r>
        <w:rPr>
          <w:sz w:val="24"/>
        </w:rPr>
        <w:t xml:space="preserve"> expresses: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Willingness, intention, determination.</w:t>
      </w:r>
      <w:r>
        <w:rPr>
          <w:sz w:val="24"/>
        </w:rPr>
        <w:t xml:space="preserve"> It is often rendered into Rus</w:t>
        <w:softHyphen/>
        <w:t>sian by</w:t>
      </w:r>
      <w:r>
        <w:rPr>
          <w:sz w:val="24"/>
          <w:lang w:val="ru-RU"/>
        </w:rPr>
        <w:t xml:space="preserve"> </w:t>
      </w:r>
      <w:r>
        <w:rPr>
          <w:i/>
          <w:sz w:val="24"/>
          <w:lang w:val="ru-RU"/>
        </w:rPr>
        <w:t>непременно, обязательно, охотно.</w:t>
      </w:r>
      <w:r>
        <w:rPr>
          <w:b/>
          <w:sz w:val="24"/>
        </w:rPr>
        <w:t xml:space="preserve"> Would</w:t>
      </w:r>
      <w:r>
        <w:rPr>
          <w:sz w:val="24"/>
        </w:rPr>
        <w:t xml:space="preserve"> in this meaning shows reference to the past.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t>
      </w:r>
      <w:r>
        <w:rPr>
          <w:i/>
          <w:sz w:val="24"/>
        </w:rPr>
        <w:t>will write</w:t>
      </w:r>
      <w:r>
        <w:rPr>
          <w:sz w:val="24"/>
        </w:rPr>
        <w:t xml:space="preserve"> as soon as I can.</w:t>
      </w:r>
      <w:r>
        <w:rPr>
          <w:sz w:val="24"/>
          <w:lang w:val="ru-RU"/>
        </w:rPr>
        <w:t xml:space="preserve"> (Я непременно напишу, как только смогу.)</w:t>
      </w:r>
    </w:p>
    <w:p>
      <w:pPr>
        <w:pStyle w:val="Normal"/>
        <w:spacing w:lineRule="auto" w:line="240"/>
        <w:ind w:firstLine="284" w:start="284" w:end="0"/>
        <w:rPr/>
      </w:pPr>
      <w:r>
        <w:rPr>
          <w:sz w:val="24"/>
        </w:rPr>
        <w:t xml:space="preserve">I </w:t>
      </w:r>
      <w:r>
        <w:rPr>
          <w:i/>
          <w:sz w:val="24"/>
        </w:rPr>
        <w:t>will be</w:t>
      </w:r>
      <w:r>
        <w:rPr>
          <w:sz w:val="24"/>
        </w:rPr>
        <w:t xml:space="preserve"> there to help.</w:t>
      </w:r>
      <w:r>
        <w:rPr>
          <w:sz w:val="24"/>
          <w:lang w:val="ru-RU"/>
        </w:rPr>
        <w:t xml:space="preserve"> (Я обязательно там буду и помогу.)</w:t>
      </w:r>
    </w:p>
    <w:p>
      <w:pPr>
        <w:pStyle w:val="Normal"/>
        <w:spacing w:lineRule="auto" w:line="240"/>
        <w:ind w:firstLine="284" w:start="284" w:end="0"/>
        <w:rPr/>
      </w:pPr>
      <w:r>
        <w:rPr>
          <w:sz w:val="24"/>
        </w:rPr>
        <w:t xml:space="preserve">I can and </w:t>
      </w:r>
      <w:r>
        <w:rPr>
          <w:i/>
          <w:sz w:val="24"/>
        </w:rPr>
        <w:t>will learn</w:t>
      </w:r>
      <w:r>
        <w:rPr>
          <w:sz w:val="24"/>
        </w:rPr>
        <w:t xml:space="preserve"> it.</w:t>
      </w:r>
      <w:r>
        <w:rPr>
          <w:sz w:val="24"/>
          <w:lang w:val="ru-RU"/>
        </w:rPr>
        <w:t xml:space="preserve"> (Я могу выучить и обязательно это выучу.)</w:t>
      </w:r>
    </w:p>
    <w:p>
      <w:pPr>
        <w:pStyle w:val="Normal"/>
        <w:spacing w:lineRule="auto" w:line="240"/>
        <w:ind w:firstLine="284" w:start="284" w:end="0"/>
        <w:rPr/>
      </w:pPr>
      <w:r>
        <w:rPr>
          <w:sz w:val="24"/>
        </w:rPr>
        <w:t xml:space="preserve">When he was young, he was so poor that he </w:t>
      </w:r>
      <w:r>
        <w:rPr>
          <w:i/>
          <w:sz w:val="24"/>
        </w:rPr>
        <w:t>would do</w:t>
      </w:r>
      <w:r>
        <w:rPr>
          <w:sz w:val="24"/>
        </w:rPr>
        <w:t xml:space="preserve"> anything to earn some money. (...</w:t>
      </w:r>
      <w:r>
        <w:rPr>
          <w:sz w:val="24"/>
          <w:lang w:val="ru-RU"/>
        </w:rPr>
        <w:t xml:space="preserve"> он согласен был </w:t>
      </w:r>
    </w:p>
    <w:p>
      <w:pPr>
        <w:pStyle w:val="Normal"/>
        <w:spacing w:lineRule="auto" w:line="240"/>
        <w:ind w:firstLine="284" w:start="284" w:end="0"/>
        <w:rPr>
          <w:sz w:val="24"/>
          <w:lang w:val="ru-RU"/>
        </w:rPr>
      </w:pPr>
      <w:r>
        <w:rPr>
          <w:sz w:val="24"/>
          <w:lang w:val="ru-RU"/>
        </w:rPr>
        <w:t>на любую работу, чтоб подзаработать.)</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This meaning is often found in conditional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If you </w:t>
      </w:r>
      <w:r>
        <w:rPr>
          <w:i/>
          <w:sz w:val="24"/>
        </w:rPr>
        <w:t>will help</w:t>
      </w:r>
      <w:r>
        <w:rPr>
          <w:sz w:val="24"/>
        </w:rPr>
        <w:t xml:space="preserve"> me we can finish by six.</w:t>
      </w:r>
    </w:p>
    <w:p>
      <w:pPr>
        <w:pStyle w:val="Normal"/>
        <w:spacing w:lineRule="auto" w:line="240"/>
        <w:ind w:firstLine="284" w:start="284" w:end="0"/>
        <w:rPr>
          <w:sz w:val="24"/>
          <w:lang w:val="ru-RU"/>
        </w:rPr>
      </w:pPr>
      <w:r>
        <w:rPr>
          <w:sz w:val="24"/>
          <w:lang w:val="ru-RU"/>
        </w:rPr>
        <w:t>Если вы согласитесь мне помочь, мы можем кончить к 6 часам.</w:t>
      </w:r>
    </w:p>
    <w:p>
      <w:pPr>
        <w:pStyle w:val="Normal"/>
        <w:spacing w:lineRule="auto" w:line="240"/>
        <w:ind w:firstLine="284" w:start="284" w:end="0"/>
        <w:rPr/>
      </w:pPr>
      <w:r>
        <w:rPr>
          <w:sz w:val="24"/>
        </w:rPr>
        <w:t xml:space="preserve">If you </w:t>
      </w:r>
      <w:r>
        <w:rPr>
          <w:i/>
          <w:sz w:val="24"/>
        </w:rPr>
        <w:t>will wait</w:t>
      </w:r>
      <w:r>
        <w:rPr>
          <w:sz w:val="24"/>
        </w:rPr>
        <w:t xml:space="preserve"> for me I’ll be very grateful.</w:t>
      </w:r>
    </w:p>
    <w:p>
      <w:pPr>
        <w:pStyle w:val="Normal"/>
        <w:spacing w:lineRule="auto" w:line="240"/>
        <w:ind w:firstLine="284" w:end="0"/>
        <w:rPr>
          <w:sz w:val="24"/>
        </w:rPr>
      </w:pPr>
      <w:r>
        <w:rPr>
          <w:sz w:val="24"/>
        </w:rPr>
      </w:r>
    </w:p>
    <w:p>
      <w:pPr>
        <w:pStyle w:val="Normal"/>
        <w:spacing w:lineRule="auto" w:line="240"/>
        <w:ind w:firstLine="284" w:end="0"/>
        <w:rPr/>
      </w:pPr>
      <w:r>
        <w:rPr>
          <w:sz w:val="24"/>
        </w:rPr>
        <w:t>When used</w:t>
      </w:r>
      <w:r>
        <w:rPr>
          <w:b/>
          <w:sz w:val="24"/>
        </w:rPr>
        <w:t xml:space="preserve"> in the negative</w:t>
      </w:r>
      <w:r>
        <w:rPr>
          <w:sz w:val="24"/>
        </w:rPr>
        <w:t xml:space="preserve"> it denotes a refusal to do something.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t>
      </w:r>
      <w:r>
        <w:rPr>
          <w:i/>
          <w:sz w:val="24"/>
        </w:rPr>
        <w:t>won’t accept</w:t>
      </w:r>
      <w:r>
        <w:rPr>
          <w:sz w:val="24"/>
        </w:rPr>
        <w:t xml:space="preserve"> your offer (I refuse to ...).</w:t>
      </w:r>
    </w:p>
    <w:p>
      <w:pPr>
        <w:pStyle w:val="Normal"/>
        <w:spacing w:lineRule="auto" w:line="240"/>
        <w:ind w:firstLine="284" w:start="284" w:end="0"/>
        <w:rPr/>
      </w:pPr>
      <w:r>
        <w:rPr>
          <w:sz w:val="24"/>
        </w:rPr>
        <w:t xml:space="preserve">They </w:t>
      </w:r>
      <w:r>
        <w:rPr>
          <w:i/>
          <w:sz w:val="24"/>
        </w:rPr>
        <w:t>wouldn’t listen</w:t>
      </w:r>
      <w:r>
        <w:rPr>
          <w:sz w:val="24"/>
        </w:rPr>
        <w:t xml:space="preserve"> to me (they refused to listen to me).</w:t>
      </w:r>
    </w:p>
    <w:p>
      <w:pPr>
        <w:pStyle w:val="Normal"/>
        <w:spacing w:lineRule="auto" w:line="240"/>
        <w:ind w:firstLine="284" w:start="284" w:end="0"/>
        <w:rPr/>
      </w:pPr>
      <w:r>
        <w:rPr>
          <w:sz w:val="24"/>
        </w:rPr>
        <w:t xml:space="preserve">He </w:t>
      </w:r>
      <w:r>
        <w:rPr>
          <w:i/>
          <w:sz w:val="24"/>
        </w:rPr>
        <w:t>wouldn’t answer</w:t>
      </w:r>
      <w:r>
        <w:rPr>
          <w:sz w:val="24"/>
        </w:rPr>
        <w:t xml:space="preserve"> my question (he refused to answer ...).</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A polite request or an offer.</w:t>
      </w:r>
      <w:r>
        <w:rPr>
          <w:sz w:val="24"/>
        </w:rPr>
        <w:t xml:space="preserve"> This meaning occurs only in questions.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Will you pass</w:t>
      </w:r>
      <w:r>
        <w:rPr>
          <w:sz w:val="24"/>
        </w:rPr>
        <w:t xml:space="preserve"> the salt, please? </w:t>
      </w:r>
    </w:p>
    <w:p>
      <w:pPr>
        <w:pStyle w:val="Normal"/>
        <w:spacing w:lineRule="auto" w:line="240"/>
        <w:ind w:firstLine="284" w:start="284" w:end="0"/>
        <w:rPr/>
      </w:pPr>
      <w:r>
        <w:rPr>
          <w:i/>
          <w:sz w:val="24"/>
        </w:rPr>
        <w:t>Will you haw</w:t>
      </w:r>
      <w:r>
        <w:rPr>
          <w:sz w:val="24"/>
        </w:rPr>
        <w:t xml:space="preserve"> some tea?</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comparison with </w:t>
      </w:r>
      <w:r>
        <w:rPr>
          <w:i/>
          <w:sz w:val="24"/>
        </w:rPr>
        <w:t>will</w:t>
      </w:r>
      <w:r>
        <w:rPr>
          <w:sz w:val="24"/>
        </w:rPr>
        <w:t xml:space="preserve"> the form </w:t>
      </w:r>
      <w:r>
        <w:rPr>
          <w:i/>
          <w:sz w:val="24"/>
        </w:rPr>
        <w:t>would</w:t>
      </w:r>
      <w:r>
        <w:rPr>
          <w:sz w:val="24"/>
        </w:rPr>
        <w:t xml:space="preserve"> renders a greater degree of politeness.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Would you please</w:t>
      </w:r>
      <w:r>
        <w:rPr>
          <w:sz w:val="24"/>
        </w:rPr>
        <w:t xml:space="preserve"> pass the salt? </w:t>
      </w:r>
    </w:p>
    <w:p>
      <w:pPr>
        <w:pStyle w:val="Normal"/>
        <w:spacing w:lineRule="auto" w:line="240"/>
        <w:ind w:firstLine="284" w:start="284" w:end="0"/>
        <w:rPr/>
      </w:pPr>
      <w:r>
        <w:rPr>
          <w:i/>
          <w:sz w:val="24"/>
        </w:rPr>
        <w:t>Would you please</w:t>
      </w:r>
      <w:r>
        <w:rPr>
          <w:sz w:val="24"/>
        </w:rPr>
        <w:t xml:space="preserve"> lend me your pencil?</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It is still more polite to use the combinations: </w:t>
      </w:r>
      <w:r>
        <w:rPr>
          <w:i/>
          <w:sz w:val="24"/>
        </w:rPr>
        <w:t>Would you mind (+</w:t>
      </w:r>
      <w:r>
        <w:rPr>
          <w:sz w:val="24"/>
        </w:rPr>
        <w:t xml:space="preserve"> -ing form), </w:t>
      </w:r>
      <w:r>
        <w:rPr>
          <w:i/>
          <w:sz w:val="24"/>
        </w:rPr>
        <w:t>Would you be so kind as</w:t>
      </w:r>
      <w:r>
        <w:rPr>
          <w:sz w:val="24"/>
        </w:rPr>
        <w:t xml:space="preserve"> to...</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Would you be so kind as</w:t>
      </w:r>
      <w:r>
        <w:rPr>
          <w:sz w:val="24"/>
        </w:rPr>
        <w:t xml:space="preserve"> to lend me your book?</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3. </w:t>
      </w:r>
      <w:r>
        <w:rPr>
          <w:b/>
          <w:sz w:val="24"/>
        </w:rPr>
        <w:t>A command</w:t>
      </w:r>
      <w:r>
        <w:rPr>
          <w:sz w:val="24"/>
        </w:rPr>
        <w:t xml:space="preserve"> (in military contexts it is a strict command).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Officers </w:t>
      </w:r>
      <w:r>
        <w:rPr>
          <w:i/>
          <w:sz w:val="24"/>
        </w:rPr>
        <w:t>will report</w:t>
      </w:r>
      <w:r>
        <w:rPr>
          <w:sz w:val="24"/>
        </w:rPr>
        <w:t xml:space="preserve"> for duty at 06.00.</w:t>
      </w:r>
    </w:p>
    <w:p>
      <w:pPr>
        <w:pStyle w:val="Normal"/>
        <w:spacing w:lineRule="auto" w:line="240"/>
        <w:ind w:firstLine="284" w:start="284" w:end="0"/>
        <w:rPr/>
      </w:pPr>
      <w:r>
        <w:rPr>
          <w:sz w:val="24"/>
        </w:rPr>
        <w:t xml:space="preserve">You </w:t>
      </w:r>
      <w:r>
        <w:rPr>
          <w:i/>
          <w:sz w:val="24"/>
        </w:rPr>
        <w:t>will do</w:t>
      </w:r>
      <w:r>
        <w:rPr>
          <w:sz w:val="24"/>
        </w:rPr>
        <w:t xml:space="preserve"> exactly as I say.</w:t>
      </w:r>
    </w:p>
    <w:p>
      <w:pPr>
        <w:pStyle w:val="Normal"/>
        <w:spacing w:lineRule="auto" w:line="240"/>
        <w:ind w:firstLine="284" w:start="284" w:end="0"/>
        <w:rPr/>
      </w:pPr>
      <w:r>
        <w:rPr>
          <w:sz w:val="24"/>
        </w:rPr>
        <w:t xml:space="preserve">You </w:t>
      </w:r>
      <w:r>
        <w:rPr>
          <w:i/>
          <w:sz w:val="24"/>
        </w:rPr>
        <w:t>will go</w:t>
      </w:r>
      <w:r>
        <w:rPr>
          <w:sz w:val="24"/>
        </w:rPr>
        <w:t xml:space="preserve"> in there and tell him that the game is up.</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An impatient command can begin with </w:t>
      </w:r>
      <w:r>
        <w:rPr>
          <w:i/>
          <w:sz w:val="24"/>
        </w:rPr>
        <w:t xml:space="preserve">will you. </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Will you be</w:t>
      </w:r>
      <w:r>
        <w:rPr>
          <w:sz w:val="24"/>
        </w:rPr>
        <w:t xml:space="preserve"> quiet! -</w:t>
      </w:r>
      <w:r>
        <w:rPr>
          <w:sz w:val="24"/>
          <w:lang w:val="ru-RU"/>
        </w:rPr>
        <w:t xml:space="preserve"> Замолчишь, ли ты наконец?</w:t>
      </w:r>
    </w:p>
    <w:p>
      <w:pPr>
        <w:pStyle w:val="Normal"/>
        <w:spacing w:lineRule="auto" w:line="240"/>
        <w:ind w:firstLine="284" w:end="0"/>
        <w:rPr>
          <w:i/>
          <w:i/>
          <w:sz w:val="24"/>
          <w:lang w:val="ru-RU"/>
        </w:rPr>
      </w:pPr>
      <w:r>
        <w:rPr>
          <w:i/>
          <w:sz w:val="24"/>
          <w:lang w:val="ru-RU"/>
        </w:rPr>
      </w:r>
    </w:p>
    <w:p>
      <w:pPr>
        <w:pStyle w:val="Normal"/>
        <w:spacing w:lineRule="auto" w:line="240"/>
        <w:ind w:firstLine="284" w:end="0"/>
        <w:rPr/>
      </w:pPr>
      <w:r>
        <w:rPr>
          <w:i/>
          <w:sz w:val="24"/>
        </w:rPr>
        <w:t>Will you</w:t>
      </w:r>
      <w:r>
        <w:rPr>
          <w:sz w:val="24"/>
        </w:rPr>
        <w:t xml:space="preserve"> in the tag after a negative command can tone down the command (and is pronounced with the falling tone).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Don’t be late, </w:t>
      </w:r>
      <w:r>
        <w:rPr>
          <w:i/>
          <w:sz w:val="24"/>
        </w:rPr>
        <w:t>will you?</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 xml:space="preserve">But after a positive command </w:t>
      </w:r>
      <w:r>
        <w:rPr>
          <w:i/>
          <w:sz w:val="24"/>
        </w:rPr>
        <w:t>will you</w:t>
      </w:r>
      <w:r>
        <w:rPr>
          <w:sz w:val="24"/>
        </w:rPr>
        <w:t xml:space="preserve"> has a rising intonation and expresses impatience.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Sit down, </w:t>
      </w:r>
      <w:r>
        <w:rPr>
          <w:i/>
          <w:sz w:val="24"/>
        </w:rPr>
        <w:t xml:space="preserve">will you? </w:t>
      </w:r>
    </w:p>
    <w:p>
      <w:pPr>
        <w:pStyle w:val="Normal"/>
        <w:spacing w:lineRule="auto" w:line="240"/>
        <w:ind w:firstLine="284" w:start="284" w:end="0"/>
        <w:rPr/>
      </w:pPr>
      <w:r>
        <w:rPr>
          <w:sz w:val="24"/>
        </w:rPr>
        <w:t xml:space="preserve">Shut the door, </w:t>
      </w:r>
      <w:r>
        <w:rPr>
          <w:i/>
          <w:sz w:val="24"/>
        </w:rPr>
        <w:t>will you?</w:t>
      </w:r>
    </w:p>
    <w:p>
      <w:pPr>
        <w:pStyle w:val="Normal"/>
        <w:spacing w:lineRule="auto" w:line="240"/>
        <w:ind w:firstLine="284" w:start="284" w:end="0"/>
        <w:rPr/>
      </w:pPr>
      <w:r>
        <w:rPr>
          <w:sz w:val="24"/>
        </w:rPr>
        <w:t xml:space="preserve">Shut the door, </w:t>
      </w:r>
      <w:r>
        <w:rPr>
          <w:i/>
          <w:sz w:val="24"/>
        </w:rPr>
        <w:t>won’t you?</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Would</w:t>
      </w:r>
      <w:r>
        <w:rPr>
          <w:sz w:val="24"/>
        </w:rPr>
        <w:t xml:space="preserve"> is never used in this meaning.</w:t>
      </w:r>
    </w:p>
    <w:p>
      <w:pPr>
        <w:pStyle w:val="Normal"/>
        <w:spacing w:lineRule="auto" w:line="240"/>
        <w:ind w:firstLine="284" w:end="0"/>
        <w:rPr>
          <w:b/>
          <w:sz w:val="24"/>
        </w:rPr>
      </w:pPr>
      <w:r>
        <w:rPr>
          <w:b/>
          <w:sz w:val="24"/>
        </w:rPr>
      </w:r>
    </w:p>
    <w:p>
      <w:pPr>
        <w:pStyle w:val="Normal"/>
        <w:spacing w:lineRule="auto" w:line="240"/>
        <w:ind w:firstLine="284" w:end="0"/>
        <w:rPr/>
      </w:pPr>
      <w:r>
        <w:rPr>
          <w:sz w:val="24"/>
        </w:rPr>
        <w:t>4.</w:t>
      </w:r>
      <w:r>
        <w:rPr>
          <w:b/>
          <w:sz w:val="24"/>
        </w:rPr>
        <w:t xml:space="preserve"> Insistence, resistence.</w:t>
      </w:r>
      <w:r>
        <w:rPr>
          <w:sz w:val="24"/>
        </w:rPr>
        <w:t xml:space="preserve"> </w:t>
      </w:r>
      <w:r>
        <w:rPr>
          <w:i/>
          <w:sz w:val="24"/>
        </w:rPr>
        <w:t>Will</w:t>
      </w:r>
      <w:r>
        <w:rPr>
          <w:sz w:val="24"/>
        </w:rPr>
        <w:t xml:space="preserve"> and </w:t>
      </w:r>
      <w:r>
        <w:rPr>
          <w:i/>
          <w:sz w:val="24"/>
        </w:rPr>
        <w:t>would</w:t>
      </w:r>
      <w:r>
        <w:rPr>
          <w:sz w:val="24"/>
        </w:rPr>
        <w:t xml:space="preserve"> are stressed when used in this sense.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will try</w:t>
      </w:r>
      <w:r>
        <w:rPr>
          <w:sz w:val="24"/>
        </w:rPr>
        <w:t xml:space="preserve"> to mend it himself (he insists on mending it himself).</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With reference to inanimate objects </w:t>
      </w:r>
      <w:r>
        <w:rPr>
          <w:i/>
          <w:sz w:val="24"/>
        </w:rPr>
        <w:t>will</w:t>
      </w:r>
      <w:r>
        <w:rPr>
          <w:sz w:val="24"/>
        </w:rPr>
        <w:t xml:space="preserve"> and </w:t>
      </w:r>
      <w:r>
        <w:rPr>
          <w:i/>
          <w:sz w:val="24"/>
        </w:rPr>
        <w:t>would</w:t>
      </w:r>
      <w:r>
        <w:rPr>
          <w:sz w:val="24"/>
        </w:rPr>
        <w:t xml:space="preserve"> show that a thing fails to perform its function. It occurs in negative statements and corresponds to the Russian</w:t>
      </w:r>
      <w:r>
        <w:rPr>
          <w:sz w:val="24"/>
          <w:lang w:val="ru-RU"/>
        </w:rPr>
        <w:t xml:space="preserve"> </w:t>
      </w:r>
      <w:r>
        <w:rPr>
          <w:i/>
          <w:sz w:val="24"/>
          <w:lang w:val="ru-RU"/>
        </w:rPr>
        <w:t>никак не.</w:t>
      </w:r>
    </w:p>
    <w:p>
      <w:pPr>
        <w:pStyle w:val="Normal"/>
        <w:spacing w:lineRule="auto" w:line="240"/>
        <w:ind w:firstLine="284" w:end="0"/>
        <w:rPr>
          <w:i/>
          <w:i/>
          <w:sz w:val="24"/>
          <w:lang w:val="ru-RU"/>
        </w:rPr>
      </w:pPr>
      <w:r>
        <w:rPr>
          <w:i/>
          <w:sz w:val="24"/>
          <w:lang w:val="ru-RU"/>
        </w:rPr>
      </w:r>
    </w:p>
    <w:tbl>
      <w:tblPr>
        <w:tblW w:w="10448" w:type="dxa"/>
        <w:jc w:val="start"/>
        <w:tblInd w:w="534" w:type="dxa"/>
        <w:tblLayout w:type="fixed"/>
        <w:tblCellMar>
          <w:top w:w="0" w:type="dxa"/>
          <w:start w:w="108" w:type="dxa"/>
          <w:bottom w:w="0" w:type="dxa"/>
          <w:end w:w="108" w:type="dxa"/>
        </w:tblCellMar>
      </w:tblPr>
      <w:tblGrid>
        <w:gridCol w:w="2835"/>
        <w:gridCol w:w="7613"/>
      </w:tblGrid>
      <w:tr>
        <w:trPr/>
        <w:tc>
          <w:tcPr>
            <w:tcW w:w="2835" w:type="dxa"/>
            <w:tcBorders/>
          </w:tcPr>
          <w:p>
            <w:pPr>
              <w:pStyle w:val="Normal"/>
              <w:spacing w:lineRule="auto" w:line="240"/>
              <w:ind w:hanging="0" w:end="0"/>
              <w:jc w:val="start"/>
              <w:rPr/>
            </w:pPr>
            <w:r>
              <w:rPr>
                <w:sz w:val="24"/>
              </w:rPr>
              <w:t xml:space="preserve">The door </w:t>
            </w:r>
            <w:r>
              <w:rPr>
                <w:i/>
                <w:sz w:val="24"/>
              </w:rPr>
              <w:t>will not open.</w:t>
            </w:r>
            <w:r>
              <w:rPr>
                <w:sz w:val="24"/>
              </w:rPr>
              <w:t xml:space="preserve"> </w:t>
            </w:r>
          </w:p>
          <w:p>
            <w:pPr>
              <w:pStyle w:val="Normal"/>
              <w:spacing w:lineRule="auto" w:line="240"/>
              <w:ind w:hanging="0" w:end="0"/>
              <w:jc w:val="start"/>
              <w:rPr/>
            </w:pPr>
            <w:r>
              <w:rPr>
                <w:sz w:val="24"/>
              </w:rPr>
              <w:t xml:space="preserve">The orange </w:t>
            </w:r>
            <w:r>
              <w:rPr>
                <w:i/>
                <w:sz w:val="24"/>
              </w:rPr>
              <w:t>won’t peel.</w:t>
            </w:r>
            <w:r>
              <w:rPr>
                <w:sz w:val="24"/>
              </w:rPr>
              <w:t xml:space="preserve"> </w:t>
            </w:r>
          </w:p>
          <w:p>
            <w:pPr>
              <w:pStyle w:val="Normal"/>
              <w:spacing w:lineRule="auto" w:line="240"/>
              <w:ind w:hanging="0" w:end="0"/>
              <w:jc w:val="start"/>
              <w:rPr/>
            </w:pPr>
            <w:r>
              <w:rPr>
                <w:sz w:val="24"/>
              </w:rPr>
              <w:t xml:space="preserve">The engine </w:t>
            </w:r>
            <w:r>
              <w:rPr>
                <w:i/>
                <w:sz w:val="24"/>
              </w:rPr>
              <w:t>wouldn’t start.</w:t>
            </w:r>
            <w:r>
              <w:rPr>
                <w:sz w:val="24"/>
                <w:lang w:val="ru-RU"/>
              </w:rPr>
              <w:t xml:space="preserve">  </w:t>
            </w:r>
          </w:p>
          <w:p>
            <w:pPr>
              <w:pStyle w:val="Normal"/>
              <w:spacing w:lineRule="auto" w:line="240"/>
              <w:ind w:hanging="0" w:end="0"/>
              <w:jc w:val="start"/>
              <w:rPr>
                <w:sz w:val="24"/>
              </w:rPr>
            </w:pPr>
            <w:r>
              <w:rPr>
                <w:sz w:val="24"/>
              </w:rPr>
              <w:t xml:space="preserve">The wound </w:t>
            </w:r>
            <w:r>
              <w:rPr>
                <w:i/>
                <w:sz w:val="24"/>
              </w:rPr>
              <w:t>wouldn’t heal.</w:t>
            </w:r>
          </w:p>
        </w:tc>
        <w:tc>
          <w:tcPr>
            <w:tcW w:w="7613" w:type="dxa"/>
            <w:tcBorders/>
          </w:tcPr>
          <w:p>
            <w:pPr>
              <w:pStyle w:val="BodyText"/>
              <w:suppressAutoHyphens w:val="false"/>
              <w:rPr>
                <w:lang w:val="ru-RU"/>
              </w:rPr>
            </w:pPr>
            <w:r>
              <w:rPr>
                <w:lang w:val="ru-RU"/>
              </w:rPr>
              <w:t xml:space="preserve">- Дверь никак не открывается. </w:t>
            </w:r>
          </w:p>
          <w:p>
            <w:pPr>
              <w:pStyle w:val="Normal"/>
              <w:spacing w:lineRule="auto" w:line="240"/>
              <w:ind w:hanging="0" w:end="0"/>
              <w:jc w:val="start"/>
              <w:rPr/>
            </w:pPr>
            <w:r>
              <w:rPr>
                <w:i/>
                <w:sz w:val="24"/>
              </w:rPr>
              <w:t>-</w:t>
            </w:r>
            <w:r>
              <w:rPr>
                <w:sz w:val="24"/>
                <w:lang w:val="ru-RU"/>
              </w:rPr>
              <w:t xml:space="preserve"> Апельсин никак не очистить. </w:t>
            </w:r>
          </w:p>
          <w:p>
            <w:pPr>
              <w:pStyle w:val="Normal"/>
              <w:spacing w:lineRule="auto" w:line="240"/>
              <w:ind w:hanging="0" w:end="0"/>
              <w:jc w:val="start"/>
              <w:rPr/>
            </w:pPr>
            <w:r>
              <w:rPr>
                <w:i/>
                <w:sz w:val="24"/>
              </w:rPr>
              <w:t>-</w:t>
            </w:r>
            <w:r>
              <w:rPr>
                <w:sz w:val="24"/>
                <w:lang w:val="ru-RU"/>
              </w:rPr>
              <w:t xml:space="preserve"> Мотор никак не заводился</w:t>
            </w:r>
          </w:p>
          <w:p>
            <w:pPr>
              <w:pStyle w:val="Normal"/>
              <w:spacing w:lineRule="auto" w:line="240"/>
              <w:ind w:hanging="0" w:end="0"/>
              <w:jc w:val="start"/>
              <w:rPr>
                <w:sz w:val="24"/>
              </w:rPr>
            </w:pPr>
            <w:r>
              <w:rPr>
                <w:i/>
                <w:sz w:val="24"/>
              </w:rPr>
              <w:t>-</w:t>
            </w:r>
            <w:r>
              <w:rPr>
                <w:sz w:val="24"/>
                <w:lang w:val="ru-RU"/>
              </w:rPr>
              <w:t xml:space="preserve"> Рана никак не заживала.</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5.</w:t>
      </w:r>
      <w:r>
        <w:rPr>
          <w:b/>
          <w:sz w:val="24"/>
        </w:rPr>
        <w:t xml:space="preserve"> Inevitability, characteristic behaviour, quality, or something naturally expected.</w:t>
      </w:r>
    </w:p>
    <w:p>
      <w:pPr>
        <w:pStyle w:val="Normal"/>
        <w:spacing w:lineRule="auto" w:line="240"/>
        <w:ind w:firstLine="284" w:end="0"/>
        <w:rPr>
          <w:b/>
          <w:sz w:val="24"/>
        </w:rPr>
      </w:pPr>
      <w:r>
        <w:rPr>
          <w:b/>
          <w:sz w:val="24"/>
        </w:rPr>
      </w:r>
    </w:p>
    <w:tbl>
      <w:tblPr>
        <w:tblW w:w="10448" w:type="dxa"/>
        <w:jc w:val="start"/>
        <w:tblInd w:w="534" w:type="dxa"/>
        <w:tblLayout w:type="fixed"/>
        <w:tblCellMar>
          <w:top w:w="0" w:type="dxa"/>
          <w:start w:w="108" w:type="dxa"/>
          <w:bottom w:w="0" w:type="dxa"/>
          <w:end w:w="108" w:type="dxa"/>
        </w:tblCellMar>
      </w:tblPr>
      <w:tblGrid>
        <w:gridCol w:w="2835"/>
        <w:gridCol w:w="7613"/>
      </w:tblGrid>
      <w:tr>
        <w:trPr/>
        <w:tc>
          <w:tcPr>
            <w:tcW w:w="2835" w:type="dxa"/>
            <w:tcBorders/>
          </w:tcPr>
          <w:p>
            <w:pPr>
              <w:pStyle w:val="Normal"/>
              <w:spacing w:lineRule="auto" w:line="240"/>
              <w:ind w:hanging="0" w:end="0"/>
              <w:jc w:val="start"/>
              <w:rPr/>
            </w:pPr>
            <w:r>
              <w:rPr>
                <w:sz w:val="24"/>
              </w:rPr>
              <w:t xml:space="preserve">What </w:t>
            </w:r>
            <w:r>
              <w:rPr>
                <w:i/>
                <w:sz w:val="24"/>
              </w:rPr>
              <w:t>will be will be.</w:t>
            </w:r>
            <w:r>
              <w:rPr>
                <w:sz w:val="24"/>
              </w:rPr>
              <w:t xml:space="preserve"> </w:t>
            </w:r>
          </w:p>
          <w:p>
            <w:pPr>
              <w:pStyle w:val="Normal"/>
              <w:spacing w:lineRule="auto" w:line="240"/>
              <w:ind w:hanging="0" w:end="0"/>
              <w:jc w:val="start"/>
              <w:rPr/>
            </w:pPr>
            <w:r>
              <w:rPr>
                <w:sz w:val="24"/>
              </w:rPr>
              <w:t xml:space="preserve">Accidents </w:t>
            </w:r>
            <w:r>
              <w:rPr>
                <w:i/>
                <w:sz w:val="24"/>
              </w:rPr>
              <w:t>will happen.</w:t>
            </w:r>
            <w:r>
              <w:rPr>
                <w:sz w:val="24"/>
              </w:rPr>
              <w:t xml:space="preserve"> </w:t>
            </w:r>
          </w:p>
          <w:p>
            <w:pPr>
              <w:pStyle w:val="Normal"/>
              <w:spacing w:lineRule="auto" w:line="240"/>
              <w:ind w:hanging="0" w:end="0"/>
              <w:jc w:val="start"/>
              <w:rPr>
                <w:sz w:val="24"/>
              </w:rPr>
            </w:pPr>
            <w:r>
              <w:rPr>
                <w:sz w:val="24"/>
              </w:rPr>
            </w:r>
          </w:p>
          <w:p>
            <w:pPr>
              <w:pStyle w:val="Normal"/>
              <w:spacing w:lineRule="auto" w:line="240"/>
              <w:ind w:hanging="0" w:end="0"/>
              <w:jc w:val="start"/>
              <w:rPr/>
            </w:pPr>
            <w:r>
              <w:rPr>
                <w:sz w:val="24"/>
              </w:rPr>
              <w:t xml:space="preserve">Boys </w:t>
            </w:r>
            <w:r>
              <w:rPr>
                <w:i/>
                <w:sz w:val="24"/>
              </w:rPr>
              <w:t>will be boys.</w:t>
            </w:r>
            <w:r>
              <w:rPr>
                <w:sz w:val="24"/>
              </w:rPr>
              <w:t xml:space="preserve"> </w:t>
            </w:r>
          </w:p>
          <w:p>
            <w:pPr>
              <w:pStyle w:val="Normal"/>
              <w:spacing w:lineRule="auto" w:line="240"/>
              <w:ind w:hanging="0" w:end="0"/>
              <w:jc w:val="start"/>
              <w:rPr>
                <w:sz w:val="24"/>
              </w:rPr>
            </w:pPr>
            <w:r>
              <w:rPr>
                <w:sz w:val="24"/>
              </w:rPr>
              <w:t xml:space="preserve">Truth </w:t>
            </w:r>
            <w:r>
              <w:rPr>
                <w:i/>
                <w:sz w:val="24"/>
              </w:rPr>
              <w:t>will out.</w:t>
            </w:r>
          </w:p>
        </w:tc>
        <w:tc>
          <w:tcPr>
            <w:tcW w:w="7613" w:type="dxa"/>
            <w:tcBorders/>
          </w:tcPr>
          <w:p>
            <w:pPr>
              <w:pStyle w:val="Normal"/>
              <w:spacing w:lineRule="auto" w:line="240"/>
              <w:ind w:hanging="0" w:end="0"/>
              <w:jc w:val="start"/>
              <w:rPr/>
            </w:pPr>
            <w:r>
              <w:rPr>
                <w:i/>
                <w:sz w:val="24"/>
              </w:rPr>
              <w:t>-</w:t>
            </w:r>
            <w:r>
              <w:rPr>
                <w:sz w:val="24"/>
                <w:lang w:val="ru-RU"/>
              </w:rPr>
              <w:t xml:space="preserve"> Чему быть, того не миновать.</w:t>
            </w:r>
          </w:p>
          <w:p>
            <w:pPr>
              <w:pStyle w:val="Normal"/>
              <w:spacing w:lineRule="auto" w:line="240"/>
              <w:ind w:hanging="0" w:end="0"/>
              <w:jc w:val="start"/>
              <w:rPr/>
            </w:pPr>
            <w:r>
              <w:rPr>
                <w:i/>
                <w:sz w:val="24"/>
              </w:rPr>
              <w:t>-</w:t>
            </w:r>
            <w:r>
              <w:rPr>
                <w:sz w:val="24"/>
                <w:lang w:val="ru-RU"/>
              </w:rPr>
              <w:t xml:space="preserve"> Несчастные случаи неизбежны (не</w:t>
              <w:softHyphen/>
              <w:t>счастный случай может произойти с каждым).</w:t>
            </w:r>
          </w:p>
          <w:p>
            <w:pPr>
              <w:pStyle w:val="Normal"/>
              <w:spacing w:lineRule="auto" w:line="240"/>
              <w:ind w:hanging="0" w:end="0"/>
              <w:jc w:val="start"/>
              <w:rPr/>
            </w:pPr>
            <w:r>
              <w:rPr>
                <w:i/>
                <w:sz w:val="24"/>
              </w:rPr>
              <w:t>-</w:t>
            </w:r>
            <w:r>
              <w:rPr>
                <w:sz w:val="24"/>
                <w:lang w:val="ru-RU"/>
              </w:rPr>
              <w:t xml:space="preserve"> Мальчишки всегда остаются мальчиш</w:t>
              <w:softHyphen/>
              <w:t>ками.</w:t>
            </w:r>
          </w:p>
          <w:p>
            <w:pPr>
              <w:pStyle w:val="Normal"/>
              <w:spacing w:lineRule="auto" w:line="240"/>
              <w:ind w:hanging="0" w:end="0"/>
              <w:jc w:val="start"/>
              <w:rPr>
                <w:sz w:val="24"/>
              </w:rPr>
            </w:pPr>
            <w:r>
              <w:rPr>
                <w:i/>
                <w:sz w:val="24"/>
              </w:rPr>
              <w:t>-</w:t>
            </w:r>
            <w:r>
              <w:rPr>
                <w:sz w:val="24"/>
                <w:lang w:val="ru-RU"/>
              </w:rPr>
              <w:t xml:space="preserve"> Истины не утаишь.</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This sort of inevitability or prediction often occurs in sentences with conditional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If people study they </w:t>
      </w:r>
      <w:r>
        <w:rPr>
          <w:i/>
          <w:sz w:val="24"/>
        </w:rPr>
        <w:t>will learn.</w:t>
      </w:r>
      <w:r>
        <w:rPr>
          <w:sz w:val="24"/>
        </w:rPr>
        <w:t xml:space="preserve"> (If people study they learn) </w:t>
      </w:r>
    </w:p>
    <w:p>
      <w:pPr>
        <w:pStyle w:val="Normal"/>
        <w:spacing w:lineRule="auto" w:line="240"/>
        <w:ind w:firstLine="284" w:start="284" w:end="0"/>
        <w:rPr/>
      </w:pPr>
      <w:r>
        <w:rPr>
          <w:sz w:val="24"/>
        </w:rPr>
        <w:t xml:space="preserve">If litmus paper is dipped in acid, it </w:t>
      </w:r>
      <w:r>
        <w:rPr>
          <w:i/>
          <w:sz w:val="24"/>
        </w:rPr>
        <w:t>will turn red</w:t>
      </w:r>
      <w:r>
        <w:rPr>
          <w:sz w:val="24"/>
        </w:rPr>
        <w:t xml:space="preserve"> (it turns red).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This meaning cannot be rendered in Russian by any analogous modal verb.</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Oil </w:t>
      </w:r>
      <w:r>
        <w:rPr>
          <w:i/>
          <w:sz w:val="24"/>
        </w:rPr>
        <w:t>will float</w:t>
      </w:r>
      <w:r>
        <w:rPr>
          <w:sz w:val="24"/>
        </w:rPr>
        <w:t xml:space="preserve"> on water.</w:t>
      </w:r>
    </w:p>
    <w:p>
      <w:pPr>
        <w:pStyle w:val="Normal"/>
        <w:spacing w:lineRule="auto" w:line="240"/>
        <w:ind w:firstLine="284" w:start="284" w:end="0"/>
        <w:rPr/>
      </w:pPr>
      <w:r>
        <w:rPr>
          <w:sz w:val="24"/>
        </w:rPr>
        <w:t xml:space="preserve">Children </w:t>
      </w:r>
      <w:r>
        <w:rPr>
          <w:i/>
          <w:sz w:val="24"/>
        </w:rPr>
        <w:t>will often be full of life</w:t>
      </w:r>
      <w:r>
        <w:rPr>
          <w:sz w:val="24"/>
        </w:rPr>
        <w:t xml:space="preserve"> when their parents are tired.</w:t>
      </w:r>
    </w:p>
    <w:p>
      <w:pPr>
        <w:pStyle w:val="Normal"/>
        <w:spacing w:lineRule="auto" w:line="240"/>
        <w:ind w:firstLine="284" w:start="284" w:end="0"/>
        <w:rPr/>
      </w:pPr>
      <w:r>
        <w:rPr>
          <w:sz w:val="24"/>
        </w:rPr>
        <w:t xml:space="preserve">This car </w:t>
      </w:r>
      <w:r>
        <w:rPr>
          <w:i/>
          <w:sz w:val="24"/>
        </w:rPr>
        <w:t>will hold</w:t>
      </w:r>
      <w:r>
        <w:rPr>
          <w:sz w:val="24"/>
        </w:rPr>
        <w:t xml:space="preserve"> six people comfortably.</w:t>
      </w:r>
    </w:p>
    <w:p>
      <w:pPr>
        <w:pStyle w:val="Normal"/>
        <w:spacing w:lineRule="auto" w:line="240"/>
        <w:ind w:firstLine="284" w:start="284" w:end="0"/>
        <w:rPr/>
      </w:pPr>
      <w:r>
        <w:rPr>
          <w:sz w:val="24"/>
        </w:rPr>
        <w:t xml:space="preserve">That’s exactly like Jocelyn - she </w:t>
      </w:r>
      <w:r>
        <w:rPr>
          <w:i/>
          <w:sz w:val="24"/>
        </w:rPr>
        <w:t>would lose</w:t>
      </w:r>
      <w:r>
        <w:rPr>
          <w:sz w:val="24"/>
        </w:rPr>
        <w:t xml:space="preserve"> the key.</w:t>
      </w:r>
    </w:p>
    <w:p>
      <w:pPr>
        <w:pStyle w:val="Normal"/>
        <w:spacing w:lineRule="auto" w:line="240"/>
        <w:ind w:firstLine="284" w:start="284" w:end="0"/>
        <w:rPr>
          <w:b/>
          <w:sz w:val="24"/>
        </w:rPr>
      </w:pPr>
      <w:r>
        <w:rPr>
          <w:b/>
          <w:sz w:val="24"/>
        </w:rPr>
      </w:r>
    </w:p>
    <w:p>
      <w:pPr>
        <w:pStyle w:val="Normal"/>
        <w:spacing w:lineRule="auto" w:line="240"/>
        <w:ind w:firstLine="284" w:end="0"/>
        <w:rPr/>
      </w:pPr>
      <w:r>
        <w:rPr>
          <w:sz w:val="24"/>
        </w:rPr>
        <w:t>6.</w:t>
      </w:r>
      <w:r>
        <w:rPr>
          <w:b/>
          <w:sz w:val="24"/>
        </w:rPr>
        <w:t xml:space="preserve"> Disapproval of something expected.</w:t>
      </w:r>
      <w:r>
        <w:rPr>
          <w:sz w:val="24"/>
        </w:rPr>
        <w:t xml:space="preserve"> In this meaning only </w:t>
      </w:r>
      <w:r>
        <w:rPr>
          <w:i/>
          <w:sz w:val="24"/>
        </w:rPr>
        <w:t>would</w:t>
      </w:r>
      <w:r>
        <w:rPr>
          <w:sz w:val="24"/>
        </w:rPr>
        <w:t xml:space="preserve"> is used. It is found mainly in responses. It corresponds to the Russian</w:t>
      </w:r>
      <w:r>
        <w:rPr>
          <w:sz w:val="24"/>
          <w:lang w:val="ru-RU"/>
        </w:rPr>
        <w:t xml:space="preserve"> </w:t>
      </w:r>
      <w:r>
        <w:rPr>
          <w:i/>
          <w:sz w:val="24"/>
          <w:lang w:val="ru-RU"/>
        </w:rPr>
        <w:t>этого и следовало ожидать, на него похоже.</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sz w:val="24"/>
        </w:rPr>
      </w:pPr>
      <w:r>
        <w:rPr>
          <w:sz w:val="24"/>
        </w:rPr>
        <w:t>“</w:t>
      </w:r>
      <w:r>
        <w:rPr>
          <w:sz w:val="24"/>
        </w:rPr>
        <w:t>I know she attended the place.”</w:t>
      </w:r>
    </w:p>
    <w:p>
      <w:pPr>
        <w:pStyle w:val="Normal"/>
        <w:spacing w:lineRule="auto" w:line="240"/>
        <w:ind w:firstLine="284" w:start="284" w:end="0"/>
        <w:rPr/>
      </w:pPr>
      <w:r>
        <w:rPr>
          <w:sz w:val="24"/>
        </w:rPr>
        <w:t>“</w:t>
      </w:r>
      <w:r>
        <w:rPr>
          <w:sz w:val="24"/>
        </w:rPr>
        <w:t xml:space="preserve">Oh, yes, </w:t>
      </w:r>
      <w:r>
        <w:rPr>
          <w:i/>
          <w:sz w:val="24"/>
        </w:rPr>
        <w:t>she would.” -</w:t>
      </w:r>
      <w:r>
        <w:rPr>
          <w:i/>
          <w:sz w:val="24"/>
          <w:lang w:val="ru-RU"/>
        </w:rPr>
        <w:t xml:space="preserve"> Конечно,</w:t>
      </w:r>
      <w:r>
        <w:rPr>
          <w:sz w:val="24"/>
          <w:lang w:val="ru-RU"/>
        </w:rPr>
        <w:t xml:space="preserve"> что еще можно ожидать.</w:t>
      </w:r>
    </w:p>
    <w:p>
      <w:pPr>
        <w:pStyle w:val="Normal"/>
        <w:spacing w:lineRule="auto" w:line="240"/>
        <w:ind w:firstLine="284" w:start="284" w:end="0"/>
        <w:rPr/>
      </w:pPr>
      <w:r>
        <w:rPr>
          <w:sz w:val="24"/>
        </w:rPr>
        <w:t>“</w:t>
      </w:r>
      <w:r>
        <w:rPr>
          <w:sz w:val="24"/>
          <w:lang w:val="ru-RU"/>
        </w:rPr>
        <w:t>Hе</w:t>
      </w:r>
      <w:r>
        <w:rPr>
          <w:sz w:val="24"/>
        </w:rPr>
        <w:t xml:space="preserve"> refused to interfere.” “</w:t>
      </w:r>
      <w:r>
        <w:rPr>
          <w:i/>
          <w:sz w:val="24"/>
        </w:rPr>
        <w:t>He would.” —</w:t>
      </w:r>
      <w:r>
        <w:rPr>
          <w:i/>
          <w:sz w:val="24"/>
          <w:lang w:val="ru-RU"/>
        </w:rPr>
        <w:t xml:space="preserve"> На</w:t>
      </w:r>
      <w:r>
        <w:rPr>
          <w:sz w:val="24"/>
          <w:lang w:val="ru-RU"/>
        </w:rPr>
        <w:t xml:space="preserve"> него похоже.</w:t>
      </w:r>
    </w:p>
    <w:p>
      <w:pPr>
        <w:pStyle w:val="Normal"/>
        <w:spacing w:lineRule="auto" w:line="240"/>
        <w:ind w:firstLine="284" w:start="284" w:end="0"/>
        <w:rPr/>
      </w:pPr>
      <w:r>
        <w:rPr>
          <w:sz w:val="24"/>
        </w:rPr>
        <w:t>“</w:t>
      </w:r>
      <w:r>
        <w:rPr>
          <w:sz w:val="24"/>
        </w:rPr>
        <w:t xml:space="preserve">I don’t like it and I don’t visit the place.” “No, </w:t>
      </w:r>
      <w:r>
        <w:rPr>
          <w:i/>
          <w:sz w:val="24"/>
        </w:rPr>
        <w:t>you wouldn’t.”</w:t>
      </w:r>
      <w:r>
        <w:rPr>
          <w:sz w:val="24"/>
        </w:rPr>
        <w:t xml:space="preserve"> (I didn’t expect you would.)</w:t>
      </w:r>
    </w:p>
    <w:p>
      <w:pPr>
        <w:pStyle w:val="Normal"/>
        <w:spacing w:lineRule="auto" w:line="240"/>
        <w:ind w:firstLine="284" w:start="284" w:end="0"/>
        <w:rPr/>
      </w:pPr>
      <w:r>
        <w:rPr>
          <w:sz w:val="24"/>
        </w:rPr>
        <w:t xml:space="preserve">You </w:t>
      </w:r>
      <w:r>
        <w:rPr>
          <w:i/>
          <w:sz w:val="24"/>
        </w:rPr>
        <w:t>would be late! -</w:t>
      </w:r>
      <w:r>
        <w:rPr>
          <w:i/>
          <w:sz w:val="24"/>
          <w:lang w:val="ru-RU"/>
        </w:rPr>
        <w:t xml:space="preserve"> Конечно,</w:t>
      </w:r>
      <w:r>
        <w:rPr>
          <w:sz w:val="24"/>
          <w:lang w:val="ru-RU"/>
        </w:rPr>
        <w:t xml:space="preserve"> ты опять опоздал.</w:t>
      </w:r>
    </w:p>
    <w:p>
      <w:pPr>
        <w:pStyle w:val="Normal"/>
        <w:spacing w:lineRule="auto" w:line="240"/>
        <w:ind w:firstLine="284" w:start="284" w:end="0"/>
        <w:rPr/>
      </w:pPr>
      <w:r>
        <w:rPr>
          <w:sz w:val="24"/>
        </w:rPr>
        <w:t xml:space="preserve">You </w:t>
      </w:r>
      <w:r>
        <w:rPr>
          <w:i/>
          <w:sz w:val="24"/>
        </w:rPr>
        <w:t>would forget. -</w:t>
      </w:r>
      <w:r>
        <w:rPr>
          <w:sz w:val="24"/>
          <w:lang w:val="ru-RU"/>
        </w:rPr>
        <w:t xml:space="preserve"> Конечно же, вы забыли.</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II. </w:t>
      </w:r>
      <w:r>
        <w:rPr>
          <w:i/>
          <w:sz w:val="24"/>
        </w:rPr>
        <w:t>Will/would</w:t>
      </w:r>
      <w:r>
        <w:rPr>
          <w:sz w:val="24"/>
        </w:rPr>
        <w:t xml:space="preserve"> combined with</w:t>
      </w:r>
      <w:r>
        <w:rPr>
          <w:b/>
          <w:sz w:val="24"/>
        </w:rPr>
        <w:t xml:space="preserve"> different forms of the infinitive</w:t>
      </w:r>
      <w:r>
        <w:rPr>
          <w:sz w:val="24"/>
        </w:rPr>
        <w:t xml:space="preserve"> can express</w:t>
      </w:r>
      <w:r>
        <w:rPr>
          <w:b/>
          <w:sz w:val="24"/>
        </w:rPr>
        <w:t xml:space="preserve"> prediction, a certainty</w:t>
      </w:r>
      <w:r>
        <w:rPr>
          <w:sz w:val="24"/>
        </w:rPr>
        <w:t xml:space="preserve"> about the present or the future (in a similar way as </w:t>
      </w:r>
      <w:r>
        <w:rPr>
          <w:i/>
          <w:sz w:val="24"/>
        </w:rPr>
        <w:t>must).</w:t>
      </w:r>
    </w:p>
    <w:p>
      <w:pPr>
        <w:pStyle w:val="Normal"/>
        <w:spacing w:lineRule="auto" w:line="240"/>
        <w:ind w:firstLine="284" w:end="0"/>
        <w:rPr>
          <w:i/>
          <w:i/>
          <w:sz w:val="24"/>
        </w:rPr>
      </w:pPr>
      <w:r>
        <w:rPr>
          <w:i/>
          <w:sz w:val="24"/>
        </w:rPr>
      </w:r>
    </w:p>
    <w:tbl>
      <w:tblPr>
        <w:tblW w:w="10307" w:type="dxa"/>
        <w:jc w:val="start"/>
        <w:tblInd w:w="675" w:type="dxa"/>
        <w:tblLayout w:type="fixed"/>
        <w:tblCellMar>
          <w:top w:w="0" w:type="dxa"/>
          <w:start w:w="108" w:type="dxa"/>
          <w:bottom w:w="0" w:type="dxa"/>
          <w:end w:w="108" w:type="dxa"/>
        </w:tblCellMar>
      </w:tblPr>
      <w:tblGrid>
        <w:gridCol w:w="4536"/>
        <w:gridCol w:w="5771"/>
      </w:tblGrid>
      <w:tr>
        <w:trPr/>
        <w:tc>
          <w:tcPr>
            <w:tcW w:w="4536" w:type="dxa"/>
            <w:tcBorders/>
          </w:tcPr>
          <w:p>
            <w:pPr>
              <w:pStyle w:val="Normal"/>
              <w:spacing w:lineRule="auto" w:line="240"/>
              <w:ind w:hanging="0" w:end="0"/>
              <w:jc w:val="start"/>
              <w:rPr/>
            </w:pPr>
            <w:r>
              <w:rPr>
                <w:i/>
                <w:sz w:val="24"/>
              </w:rPr>
              <w:t>This will be just what she wants.</w:t>
            </w:r>
            <w:r>
              <w:rPr>
                <w:sz w:val="24"/>
              </w:rPr>
              <w:t xml:space="preserve"> </w:t>
            </w:r>
          </w:p>
          <w:p>
            <w:pPr>
              <w:pStyle w:val="Normal"/>
              <w:spacing w:lineRule="auto" w:line="240"/>
              <w:ind w:hanging="0" w:end="0"/>
              <w:jc w:val="start"/>
              <w:rPr/>
            </w:pPr>
            <w:r>
              <w:rPr>
                <w:sz w:val="24"/>
              </w:rPr>
              <w:t xml:space="preserve">That </w:t>
            </w:r>
            <w:r>
              <w:rPr>
                <w:i/>
                <w:sz w:val="24"/>
              </w:rPr>
              <w:t>will be my wife.</w:t>
            </w:r>
            <w:r>
              <w:rPr>
                <w:sz w:val="24"/>
              </w:rPr>
              <w:t xml:space="preserve"> </w:t>
            </w:r>
          </w:p>
          <w:p>
            <w:pPr>
              <w:pStyle w:val="Normal"/>
              <w:spacing w:lineRule="auto" w:line="240"/>
              <w:ind w:hanging="0" w:end="0"/>
              <w:jc w:val="start"/>
              <w:rPr/>
            </w:pPr>
            <w:r>
              <w:rPr>
                <w:sz w:val="24"/>
              </w:rPr>
              <w:t xml:space="preserve">This </w:t>
            </w:r>
            <w:r>
              <w:rPr>
                <w:i/>
                <w:sz w:val="24"/>
              </w:rPr>
              <w:t>will be our train.</w:t>
            </w:r>
            <w:r>
              <w:rPr>
                <w:sz w:val="24"/>
              </w:rPr>
              <w:t xml:space="preserve"> </w:t>
            </w:r>
          </w:p>
          <w:p>
            <w:pPr>
              <w:pStyle w:val="Normal"/>
              <w:spacing w:lineRule="auto" w:line="240"/>
              <w:ind w:hanging="0" w:end="0"/>
              <w:jc w:val="start"/>
              <w:rPr/>
            </w:pPr>
            <w:r>
              <w:rPr>
                <w:sz w:val="24"/>
              </w:rPr>
              <w:t xml:space="preserve">That </w:t>
            </w:r>
            <w:r>
              <w:rPr>
                <w:i/>
                <w:sz w:val="24"/>
              </w:rPr>
              <w:t>would be he!</w:t>
            </w:r>
            <w:r>
              <w:rPr>
                <w:sz w:val="24"/>
              </w:rPr>
              <w:t xml:space="preserve"> </w:t>
            </w:r>
          </w:p>
          <w:p>
            <w:pPr>
              <w:pStyle w:val="Normal"/>
              <w:spacing w:lineRule="auto" w:line="240"/>
              <w:ind w:hanging="0" w:end="0"/>
              <w:jc w:val="start"/>
              <w:rPr/>
            </w:pPr>
            <w:r>
              <w:rPr>
                <w:sz w:val="24"/>
              </w:rPr>
              <w:t xml:space="preserve">John </w:t>
            </w:r>
            <w:r>
              <w:rPr>
                <w:i/>
                <w:sz w:val="24"/>
              </w:rPr>
              <w:t>will have arrived by now</w:t>
            </w:r>
            <w:r>
              <w:rPr>
                <w:sz w:val="24"/>
              </w:rPr>
              <w:t xml:space="preserve"> (by tomorrow).</w:t>
            </w:r>
          </w:p>
        </w:tc>
        <w:tc>
          <w:tcPr>
            <w:tcW w:w="5771" w:type="dxa"/>
            <w:tcBorders/>
          </w:tcPr>
          <w:p>
            <w:pPr>
              <w:pStyle w:val="BodyText"/>
              <w:suppressAutoHyphens w:val="false"/>
              <w:rPr>
                <w:lang w:val="ru-RU"/>
              </w:rPr>
            </w:pPr>
            <w:r>
              <w:rPr>
                <w:lang w:val="ru-RU"/>
              </w:rPr>
              <w:t xml:space="preserve">- Это, очевидно, то, чего она хочет. </w:t>
            </w:r>
          </w:p>
          <w:p>
            <w:pPr>
              <w:pStyle w:val="Normal"/>
              <w:spacing w:lineRule="auto" w:line="240"/>
              <w:ind w:hanging="0" w:end="0"/>
              <w:jc w:val="start"/>
              <w:rPr>
                <w:sz w:val="24"/>
                <w:lang w:val="ru-RU"/>
              </w:rPr>
            </w:pPr>
            <w:r>
              <w:rPr>
                <w:sz w:val="24"/>
                <w:lang w:val="ru-RU"/>
              </w:rPr>
              <w:t xml:space="preserve">- Это, конечно, моя жена. </w:t>
            </w:r>
          </w:p>
          <w:p>
            <w:pPr>
              <w:pStyle w:val="Normal"/>
              <w:spacing w:lineRule="auto" w:line="240"/>
              <w:ind w:hanging="0" w:end="0"/>
              <w:jc w:val="start"/>
              <w:rPr>
                <w:sz w:val="24"/>
                <w:lang w:val="ru-RU"/>
              </w:rPr>
            </w:pPr>
            <w:r>
              <w:rPr>
                <w:sz w:val="24"/>
                <w:lang w:val="ru-RU"/>
              </w:rPr>
              <w:t xml:space="preserve">- Это, наверное, наш поезд. </w:t>
            </w:r>
          </w:p>
          <w:p>
            <w:pPr>
              <w:pStyle w:val="Normal"/>
              <w:spacing w:lineRule="auto" w:line="240"/>
              <w:ind w:hanging="0" w:end="0"/>
              <w:jc w:val="start"/>
              <w:rPr/>
            </w:pPr>
            <w:r>
              <w:rPr>
                <w:i/>
                <w:sz w:val="24"/>
              </w:rPr>
              <w:t>-</w:t>
            </w:r>
            <w:r>
              <w:rPr>
                <w:sz w:val="24"/>
                <w:lang w:val="ru-RU"/>
              </w:rPr>
              <w:t xml:space="preserve"> Это, наверное, он. </w:t>
            </w:r>
          </w:p>
          <w:p>
            <w:pPr>
              <w:pStyle w:val="Normal"/>
              <w:spacing w:lineRule="auto" w:line="240"/>
              <w:ind w:hanging="0" w:end="0"/>
              <w:jc w:val="start"/>
              <w:rPr>
                <w:sz w:val="24"/>
              </w:rPr>
            </w:pPr>
            <w:r>
              <w:rPr>
                <w:sz w:val="24"/>
                <w:lang w:val="ru-RU"/>
              </w:rPr>
              <w:t>- Джон наверняка уже приедет к этому времени (к завтрашнему дню).</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the latter case </w:t>
      </w:r>
      <w:r>
        <w:rPr>
          <w:i/>
          <w:sz w:val="24"/>
        </w:rPr>
        <w:t>must</w:t>
      </w:r>
      <w:r>
        <w:rPr>
          <w:sz w:val="24"/>
        </w:rPr>
        <w:t xml:space="preserve"> is impossible as with a perfect infinitive it has a reference to the past.</w:t>
      </w:r>
    </w:p>
    <w:p>
      <w:pPr>
        <w:pStyle w:val="Normal"/>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395"/>
        <w:gridCol w:w="5912"/>
      </w:tblGrid>
      <w:tr>
        <w:trPr/>
        <w:tc>
          <w:tcPr>
            <w:tcW w:w="4395" w:type="dxa"/>
            <w:tcBorders/>
          </w:tcPr>
          <w:p>
            <w:pPr>
              <w:pStyle w:val="Normal"/>
              <w:spacing w:lineRule="auto" w:line="240"/>
              <w:ind w:hanging="0" w:end="0"/>
              <w:jc w:val="start"/>
              <w:rPr/>
            </w:pPr>
            <w:r>
              <w:rPr>
                <w:sz w:val="24"/>
              </w:rPr>
              <w:t xml:space="preserve">That </w:t>
            </w:r>
            <w:r>
              <w:rPr>
                <w:i/>
                <w:sz w:val="24"/>
              </w:rPr>
              <w:t>would be in 1910,</w:t>
            </w:r>
            <w:r>
              <w:rPr>
                <w:sz w:val="24"/>
              </w:rPr>
              <w:t xml:space="preserve"> I think. </w:t>
            </w:r>
          </w:p>
          <w:p>
            <w:pPr>
              <w:pStyle w:val="Normal"/>
              <w:spacing w:lineRule="auto" w:line="240"/>
              <w:ind w:hanging="0" w:end="0"/>
              <w:jc w:val="start"/>
              <w:rPr/>
            </w:pPr>
            <w:r>
              <w:rPr>
                <w:sz w:val="24"/>
              </w:rPr>
              <w:t>Why are you asking him?</w:t>
            </w:r>
            <w:r>
              <w:rPr>
                <w:sz w:val="24"/>
                <w:lang w:val="ru-RU"/>
              </w:rPr>
              <w:t xml:space="preserve"> </w:t>
            </w:r>
          </w:p>
          <w:p>
            <w:pPr>
              <w:pStyle w:val="Normal"/>
              <w:spacing w:lineRule="auto" w:line="240"/>
              <w:ind w:hanging="0" w:end="0"/>
              <w:jc w:val="start"/>
              <w:rPr/>
            </w:pPr>
            <w:r>
              <w:rPr>
                <w:sz w:val="24"/>
                <w:lang w:val="ru-RU"/>
              </w:rPr>
              <w:t>Не</w:t>
            </w:r>
            <w:r>
              <w:rPr>
                <w:sz w:val="24"/>
              </w:rPr>
              <w:t xml:space="preserve"> </w:t>
            </w:r>
            <w:r>
              <w:rPr>
                <w:i/>
                <w:sz w:val="24"/>
              </w:rPr>
              <w:t>wouldn’t know</w:t>
            </w:r>
            <w:r>
              <w:rPr>
                <w:sz w:val="24"/>
              </w:rPr>
              <w:t xml:space="preserve"> anything about it. </w:t>
            </w:r>
          </w:p>
          <w:p>
            <w:pPr>
              <w:pStyle w:val="Normal"/>
              <w:spacing w:lineRule="auto" w:line="240"/>
              <w:ind w:hanging="0" w:end="0"/>
              <w:jc w:val="start"/>
              <w:rPr/>
            </w:pPr>
            <w:r>
              <w:rPr>
                <w:sz w:val="24"/>
              </w:rPr>
              <w:t>Who is the man? You</w:t>
            </w:r>
            <w:r>
              <w:rPr>
                <w:i/>
                <w:sz w:val="24"/>
              </w:rPr>
              <w:t xml:space="preserve"> wouldn’t know</w:t>
            </w:r>
            <w:r>
              <w:rPr>
                <w:sz w:val="24"/>
              </w:rPr>
              <w:t xml:space="preserve"> him.</w:t>
            </w:r>
          </w:p>
        </w:tc>
        <w:tc>
          <w:tcPr>
            <w:tcW w:w="5912" w:type="dxa"/>
            <w:tcBorders/>
          </w:tcPr>
          <w:p>
            <w:pPr>
              <w:pStyle w:val="BodyText"/>
              <w:numPr>
                <w:ilvl w:val="0"/>
                <w:numId w:val="15"/>
              </w:numPr>
              <w:suppressAutoHyphens w:val="false"/>
              <w:rPr>
                <w:lang w:val="ru-RU"/>
              </w:rPr>
            </w:pPr>
            <w:r>
              <w:rPr>
                <w:lang w:val="ru-RU"/>
              </w:rPr>
              <w:t>Я думаю, это, наверное, было в 1910 году.</w:t>
            </w:r>
          </w:p>
          <w:p>
            <w:pPr>
              <w:pStyle w:val="Normal"/>
              <w:numPr>
                <w:ilvl w:val="0"/>
                <w:numId w:val="15"/>
              </w:numPr>
              <w:spacing w:lineRule="auto" w:line="240"/>
              <w:jc w:val="start"/>
              <w:rPr>
                <w:sz w:val="24"/>
                <w:lang w:val="ru-RU"/>
              </w:rPr>
            </w:pPr>
            <w:r>
              <w:rPr>
                <w:sz w:val="24"/>
                <w:lang w:val="ru-RU"/>
              </w:rPr>
              <w:t xml:space="preserve">Зачем вы его спрашиваете? </w:t>
            </w:r>
          </w:p>
          <w:p>
            <w:pPr>
              <w:pStyle w:val="Normal"/>
              <w:numPr>
                <w:ilvl w:val="0"/>
                <w:numId w:val="15"/>
              </w:numPr>
              <w:spacing w:lineRule="auto" w:line="240"/>
              <w:jc w:val="start"/>
              <w:rPr>
                <w:sz w:val="24"/>
                <w:lang w:val="ru-RU"/>
              </w:rPr>
            </w:pPr>
            <w:r>
              <w:rPr>
                <w:sz w:val="24"/>
                <w:lang w:val="ru-RU"/>
              </w:rPr>
              <w:t>Вряд ли он что-либо об этом знает.</w:t>
            </w:r>
          </w:p>
          <w:p>
            <w:pPr>
              <w:pStyle w:val="Normal"/>
              <w:numPr>
                <w:ilvl w:val="0"/>
                <w:numId w:val="15"/>
              </w:numPr>
              <w:spacing w:lineRule="auto" w:line="240"/>
              <w:jc w:val="start"/>
              <w:rPr>
                <w:sz w:val="24"/>
              </w:rPr>
            </w:pPr>
            <w:r>
              <w:rPr>
                <w:sz w:val="24"/>
                <w:lang w:val="ru-RU"/>
              </w:rPr>
              <w:t>Вряд ли вы его знаете.</w:t>
            </w:r>
          </w:p>
        </w:tc>
      </w:tr>
    </w:tbl>
    <w:p>
      <w:pPr>
        <w:pStyle w:val="Normal"/>
        <w:spacing w:lineRule="auto" w:line="240"/>
        <w:ind w:firstLine="284" w:end="0"/>
        <w:rPr>
          <w:sz w:val="24"/>
        </w:rPr>
      </w:pPr>
      <w:r>
        <w:rPr>
          <w:sz w:val="24"/>
        </w:rPr>
      </w:r>
    </w:p>
    <w:p>
      <w:pPr>
        <w:pStyle w:val="Normal"/>
        <w:spacing w:lineRule="auto" w:line="240"/>
        <w:ind w:firstLine="284" w:end="0"/>
        <w:rPr>
          <w:b/>
          <w:sz w:val="24"/>
        </w:rPr>
      </w:pPr>
      <w:r>
        <w:rPr>
          <w:b/>
          <w:sz w:val="24"/>
        </w:rPr>
        <w:t>Note the expression:</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You would, would you?</w:t>
      </w:r>
      <w:r>
        <w:rPr>
          <w:sz w:val="24"/>
        </w:rPr>
        <w:t xml:space="preserve"> - Ax,</w:t>
      </w:r>
      <w:r>
        <w:rPr>
          <w:sz w:val="24"/>
          <w:lang w:val="ru-RU"/>
        </w:rPr>
        <w:t xml:space="preserve"> ты так!</w:t>
      </w:r>
    </w:p>
    <w:p>
      <w:pPr>
        <w:pStyle w:val="Normal"/>
        <w:spacing w:lineRule="auto" w:line="240"/>
        <w:ind w:firstLine="284" w:end="0"/>
        <w:rPr>
          <w:b/>
          <w:sz w:val="24"/>
          <w:lang w:val="ru-RU"/>
        </w:rPr>
      </w:pPr>
      <w:r>
        <w:rPr>
          <w:b/>
          <w:sz w:val="24"/>
          <w:lang w:val="ru-RU"/>
        </w:rPr>
      </w:r>
    </w:p>
    <w:p>
      <w:pPr>
        <w:pStyle w:val="Heading3"/>
        <w:rPr/>
      </w:pPr>
      <w:bookmarkStart w:id="36" w:name="__RefHeading___Toc5112974"/>
      <w:bookmarkEnd w:id="36"/>
      <w:r>
        <w:rPr/>
        <w:t>Dare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164.</w:t>
      </w:r>
      <w:r>
        <w:rPr>
          <w:sz w:val="24"/>
        </w:rPr>
        <w:t xml:space="preserve"> The modal verb</w:t>
      </w:r>
      <w:r>
        <w:rPr>
          <w:b/>
          <w:sz w:val="24"/>
        </w:rPr>
        <w:t xml:space="preserve"> dare</w:t>
      </w:r>
      <w:r>
        <w:rPr>
          <w:sz w:val="24"/>
        </w:rPr>
        <w:t xml:space="preserve"> may be defective or regular. </w:t>
      </w:r>
    </w:p>
    <w:p>
      <w:pPr>
        <w:pStyle w:val="Normal"/>
        <w:spacing w:lineRule="auto" w:line="240"/>
        <w:ind w:firstLine="284" w:end="0"/>
        <w:rPr/>
      </w:pPr>
      <w:r>
        <w:rPr>
          <w:sz w:val="24"/>
        </w:rPr>
        <w:t xml:space="preserve">As a defective verb </w:t>
      </w:r>
      <w:r>
        <w:rPr>
          <w:i/>
          <w:sz w:val="24"/>
        </w:rPr>
        <w:t>dare</w:t>
      </w:r>
      <w:r>
        <w:rPr>
          <w:sz w:val="24"/>
        </w:rPr>
        <w:t xml:space="preserve"> has two forms: </w:t>
      </w:r>
      <w:r>
        <w:rPr>
          <w:i/>
          <w:sz w:val="24"/>
        </w:rPr>
        <w:t>dare</w:t>
      </w:r>
      <w:r>
        <w:rPr>
          <w:sz w:val="24"/>
        </w:rPr>
        <w:t xml:space="preserve"> for the present tense and </w:t>
      </w:r>
      <w:r>
        <w:rPr>
          <w:i/>
          <w:sz w:val="24"/>
        </w:rPr>
        <w:t>dared</w:t>
      </w:r>
      <w:r>
        <w:rPr>
          <w:sz w:val="24"/>
        </w:rPr>
        <w:t xml:space="preserve"> for the past tense. It is used chiefly in interrogative and negative sentences. It has the meaning - </w:t>
      </w:r>
      <w:r>
        <w:rPr>
          <w:i/>
          <w:sz w:val="24"/>
        </w:rPr>
        <w:t>to have the courage</w:t>
      </w:r>
      <w:r>
        <w:rPr>
          <w:sz w:val="24"/>
        </w:rPr>
        <w:t xml:space="preserve"> or </w:t>
      </w:r>
      <w:r>
        <w:rPr>
          <w:i/>
          <w:sz w:val="24"/>
        </w:rPr>
        <w:t>independence to do something, to venture.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How </w:t>
      </w:r>
      <w:r>
        <w:rPr>
          <w:i/>
          <w:sz w:val="24"/>
        </w:rPr>
        <w:t>dare</w:t>
      </w:r>
      <w:r>
        <w:rPr>
          <w:sz w:val="24"/>
        </w:rPr>
        <w:t xml:space="preserve"> he </w:t>
      </w:r>
      <w:r>
        <w:rPr>
          <w:i/>
          <w:sz w:val="24"/>
        </w:rPr>
        <w:t>speak</w:t>
      </w:r>
      <w:r>
        <w:rPr>
          <w:sz w:val="24"/>
        </w:rPr>
        <w:t xml:space="preserve"> to you like that? (I wonder at such impudence.)</w:t>
      </w:r>
    </w:p>
    <w:p>
      <w:pPr>
        <w:pStyle w:val="Normal"/>
        <w:spacing w:lineRule="auto" w:line="240"/>
        <w:ind w:firstLine="284" w:start="284" w:end="0"/>
        <w:rPr/>
      </w:pPr>
      <w:r>
        <w:rPr>
          <w:sz w:val="24"/>
        </w:rPr>
        <w:t xml:space="preserve">How </w:t>
      </w:r>
      <w:r>
        <w:rPr>
          <w:i/>
          <w:sz w:val="24"/>
        </w:rPr>
        <w:t>dare</w:t>
      </w:r>
      <w:r>
        <w:rPr>
          <w:sz w:val="24"/>
        </w:rPr>
        <w:t xml:space="preserve"> you </w:t>
      </w:r>
      <w:r>
        <w:rPr>
          <w:i/>
          <w:sz w:val="24"/>
        </w:rPr>
        <w:t>sneak</w:t>
      </w:r>
      <w:r>
        <w:rPr>
          <w:sz w:val="24"/>
        </w:rPr>
        <w:t xml:space="preserve"> into my room like this?</w:t>
      </w:r>
    </w:p>
    <w:p>
      <w:pPr>
        <w:pStyle w:val="Normal"/>
        <w:spacing w:lineRule="auto" w:line="240"/>
        <w:ind w:firstLine="284" w:start="284" w:end="0"/>
        <w:rPr/>
      </w:pPr>
      <w:r>
        <w:rPr>
          <w:sz w:val="24"/>
        </w:rPr>
        <w:t xml:space="preserve">He </w:t>
      </w:r>
      <w:r>
        <w:rPr>
          <w:i/>
          <w:sz w:val="24"/>
        </w:rPr>
        <w:t>daren’t write</w:t>
      </w:r>
      <w:r>
        <w:rPr>
          <w:sz w:val="24"/>
        </w:rPr>
        <w:t xml:space="preserve"> anything in case it isn't good (he hasn’t got the courage).</w:t>
      </w:r>
    </w:p>
    <w:p>
      <w:pPr>
        <w:pStyle w:val="Normal"/>
        <w:spacing w:lineRule="auto" w:line="240"/>
        <w:ind w:firstLine="284" w:start="284" w:end="0"/>
        <w:rPr/>
      </w:pPr>
      <w:r>
        <w:rPr>
          <w:i/>
          <w:sz w:val="24"/>
        </w:rPr>
        <w:t>Dare</w:t>
      </w:r>
      <w:r>
        <w:rPr>
          <w:sz w:val="24"/>
        </w:rPr>
        <w:t xml:space="preserve"> you </w:t>
      </w:r>
      <w:r>
        <w:rPr>
          <w:i/>
          <w:sz w:val="24"/>
        </w:rPr>
        <w:t>ask</w:t>
      </w:r>
      <w:r>
        <w:rPr>
          <w:sz w:val="24"/>
        </w:rPr>
        <w:t xml:space="preserve"> him? (Are you brave enough to ask him?) </w:t>
      </w:r>
    </w:p>
    <w:p>
      <w:pPr>
        <w:pStyle w:val="Normal"/>
        <w:spacing w:lineRule="auto" w:line="240"/>
        <w:ind w:firstLine="284" w:start="284" w:end="0"/>
        <w:rPr/>
      </w:pPr>
      <w:r>
        <w:rPr>
          <w:sz w:val="24"/>
        </w:rPr>
        <w:t xml:space="preserve">That’s as much as I </w:t>
      </w:r>
      <w:r>
        <w:rPr>
          <w:i/>
          <w:sz w:val="24"/>
        </w:rPr>
        <w:t>dare spend</w:t>
      </w:r>
      <w:r>
        <w:rPr>
          <w:sz w:val="24"/>
        </w:rPr>
        <w:t xml:space="preserve"> on it.</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As a regular verb </w:t>
      </w:r>
      <w:r>
        <w:rPr>
          <w:i/>
          <w:sz w:val="24"/>
        </w:rPr>
        <w:t>dare</w:t>
      </w:r>
      <w:r>
        <w:rPr>
          <w:sz w:val="24"/>
        </w:rPr>
        <w:t xml:space="preserve"> has a limited paradigm of finite forms and no verbals. It may have two meanings: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To venture, to have the courage or impudence</w:t>
      </w:r>
      <w:r>
        <w:rPr>
          <w:sz w:val="24"/>
        </w:rPr>
        <w:t xml:space="preserve"> (like the defective </w:t>
      </w:r>
      <w:r>
        <w:rPr>
          <w:i/>
          <w:sz w:val="24"/>
        </w:rPr>
        <w:t>dare).</w:t>
      </w:r>
      <w:r>
        <w:rPr>
          <w:sz w:val="24"/>
        </w:rPr>
        <w:t xml:space="preserve"> In this sense it is used mainly in negative statements.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didn’t dare</w:t>
      </w:r>
      <w:r>
        <w:rPr>
          <w:sz w:val="24"/>
        </w:rPr>
        <w:t xml:space="preserve"> to stop me (he didn’t have the courage). </w:t>
      </w:r>
    </w:p>
    <w:p>
      <w:pPr>
        <w:pStyle w:val="Normal"/>
        <w:spacing w:lineRule="auto" w:line="240"/>
        <w:ind w:firstLine="284" w:start="284" w:end="0"/>
        <w:rPr/>
      </w:pPr>
      <w:r>
        <w:rPr>
          <w:sz w:val="24"/>
        </w:rPr>
        <w:t xml:space="preserve">She </w:t>
      </w:r>
      <w:r>
        <w:rPr>
          <w:i/>
          <w:sz w:val="24"/>
        </w:rPr>
        <w:t>doesn’t dare</w:t>
      </w:r>
      <w:r>
        <w:rPr>
          <w:sz w:val="24"/>
        </w:rPr>
        <w:t xml:space="preserve"> to answer. </w:t>
      </w:r>
    </w:p>
    <w:p>
      <w:pPr>
        <w:pStyle w:val="Normal"/>
        <w:spacing w:lineRule="auto" w:line="240"/>
        <w:ind w:firstLine="284" w:start="284" w:end="0"/>
        <w:rPr/>
      </w:pPr>
      <w:r>
        <w:rPr>
          <w:i/>
          <w:sz w:val="24"/>
        </w:rPr>
        <w:t>Don’t</w:t>
      </w:r>
      <w:r>
        <w:rPr>
          <w:sz w:val="24"/>
        </w:rPr>
        <w:t xml:space="preserve"> you </w:t>
      </w:r>
      <w:r>
        <w:rPr>
          <w:i/>
          <w:sz w:val="24"/>
        </w:rPr>
        <w:t>dare</w:t>
      </w:r>
      <w:r>
        <w:rPr>
          <w:sz w:val="24"/>
        </w:rPr>
        <w:t xml:space="preserve"> to touch me.</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To challenge, to defy.</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 </w:t>
      </w:r>
      <w:r>
        <w:rPr>
          <w:i/>
          <w:sz w:val="24"/>
        </w:rPr>
        <w:t>dared him to jump</w:t>
      </w:r>
      <w:r>
        <w:rPr>
          <w:sz w:val="24"/>
        </w:rPr>
        <w:t xml:space="preserve"> (I challenged him to do it).</w:t>
      </w:r>
    </w:p>
    <w:p>
      <w:pPr>
        <w:pStyle w:val="Normal"/>
        <w:spacing w:lineRule="auto" w:line="240"/>
        <w:ind w:firstLine="284" w:start="284" w:end="0"/>
        <w:rPr/>
      </w:pPr>
      <w:r>
        <w:rPr>
          <w:sz w:val="24"/>
        </w:rPr>
        <w:t xml:space="preserve">I </w:t>
      </w:r>
      <w:r>
        <w:rPr>
          <w:i/>
          <w:sz w:val="24"/>
        </w:rPr>
        <w:t>dare you to say</w:t>
      </w:r>
      <w:r>
        <w:rPr>
          <w:sz w:val="24"/>
        </w:rPr>
        <w:t xml:space="preserve"> this straight to her face. -</w:t>
      </w:r>
      <w:r>
        <w:rPr>
          <w:sz w:val="24"/>
          <w:lang w:val="ru-RU"/>
        </w:rPr>
        <w:t xml:space="preserve"> Попробуй, скажи ей это прямо в лицо.</w:t>
      </w:r>
    </w:p>
    <w:p>
      <w:pPr>
        <w:pStyle w:val="Normal"/>
        <w:spacing w:lineRule="auto" w:line="240"/>
        <w:ind w:firstLine="284" w:start="284" w:end="0"/>
        <w:rPr>
          <w:b/>
          <w:sz w:val="24"/>
          <w:lang w:val="ru-RU"/>
        </w:rPr>
      </w:pPr>
      <w:r>
        <w:rPr>
          <w:b/>
          <w:sz w:val="24"/>
          <w:lang w:val="ru-RU"/>
        </w:rPr>
      </w:r>
    </w:p>
    <w:p>
      <w:pPr>
        <w:pStyle w:val="Normal"/>
        <w:spacing w:lineRule="auto" w:line="240"/>
        <w:ind w:firstLine="284" w:end="0"/>
        <w:rPr/>
      </w:pPr>
      <w:r>
        <w:rPr>
          <w:b/>
          <w:sz w:val="24"/>
        </w:rPr>
        <w:t xml:space="preserve">Note the following combinations with the modal verb </w:t>
      </w:r>
      <w:r>
        <w:rPr>
          <w:b/>
          <w:i/>
          <w:sz w:val="24"/>
        </w:rPr>
        <w:t>dare.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sz w:val="24"/>
        </w:rPr>
        <w:t>I dare</w:t>
      </w:r>
      <w:r>
        <w:rPr>
          <w:sz w:val="24"/>
        </w:rPr>
        <w:t xml:space="preserve"> </w:t>
      </w:r>
      <w:r>
        <w:rPr>
          <w:b/>
          <w:sz w:val="24"/>
        </w:rPr>
        <w:t xml:space="preserve">say </w:t>
      </w:r>
      <w:r>
        <w:rPr>
          <w:sz w:val="24"/>
        </w:rPr>
        <w:t>— I suppose, no doubt.</w:t>
      </w:r>
    </w:p>
    <w:p>
      <w:pPr>
        <w:pStyle w:val="Normal"/>
        <w:spacing w:lineRule="auto" w:line="240"/>
        <w:ind w:firstLine="284" w:start="284" w:end="0"/>
        <w:rPr/>
      </w:pPr>
      <w:r>
        <w:rPr>
          <w:b/>
          <w:sz w:val="24"/>
        </w:rPr>
        <w:t>I dare say</w:t>
      </w:r>
      <w:r>
        <w:rPr>
          <w:sz w:val="24"/>
        </w:rPr>
        <w:t xml:space="preserve"> you are right. -</w:t>
      </w:r>
      <w:r>
        <w:rPr>
          <w:sz w:val="24"/>
          <w:lang w:val="ru-RU"/>
        </w:rPr>
        <w:t xml:space="preserve"> Очень возможно, что вы правы.</w:t>
      </w:r>
    </w:p>
    <w:p>
      <w:pPr>
        <w:pStyle w:val="Normal"/>
        <w:spacing w:lineRule="auto" w:line="240"/>
        <w:ind w:firstLine="284" w:start="284" w:end="0"/>
        <w:rPr/>
      </w:pPr>
      <w:r>
        <w:rPr>
          <w:b/>
          <w:sz w:val="24"/>
        </w:rPr>
        <w:t>I dare</w:t>
      </w:r>
      <w:r>
        <w:rPr>
          <w:sz w:val="24"/>
        </w:rPr>
        <w:t xml:space="preserve"> </w:t>
      </w:r>
      <w:r>
        <w:rPr>
          <w:b/>
          <w:sz w:val="24"/>
        </w:rPr>
        <w:t xml:space="preserve">say </w:t>
      </w:r>
      <w:r>
        <w:rPr>
          <w:sz w:val="24"/>
        </w:rPr>
        <w:t>he will come later. -</w:t>
      </w:r>
      <w:r>
        <w:rPr>
          <w:sz w:val="24"/>
          <w:lang w:val="ru-RU"/>
        </w:rPr>
        <w:t xml:space="preserve"> Полагаю (пожалуй), он придет позже.</w:t>
      </w:r>
    </w:p>
    <w:p>
      <w:pPr>
        <w:pStyle w:val="Normal"/>
        <w:spacing w:lineRule="auto" w:line="240"/>
        <w:ind w:firstLine="284" w:end="0"/>
        <w:rPr>
          <w:b/>
          <w:sz w:val="24"/>
          <w:lang w:val="ru-RU"/>
        </w:rPr>
      </w:pPr>
      <w:r>
        <w:rPr>
          <w:b/>
          <w:sz w:val="24"/>
          <w:lang w:val="ru-RU"/>
        </w:rPr>
      </w:r>
    </w:p>
    <w:p>
      <w:pPr>
        <w:pStyle w:val="Heading2"/>
        <w:rPr/>
      </w:pPr>
      <w:bookmarkStart w:id="37" w:name="__RefHeading___Toc5112975"/>
      <w:bookmarkEnd w:id="37"/>
      <w:r>
        <w:rPr/>
        <w:t>THE NOUN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165.</w:t>
      </w:r>
      <w:r>
        <w:rPr>
          <w:sz w:val="24"/>
        </w:rPr>
        <w:t xml:space="preserve"> The noun denotes thingness in a general sense. Thus nouns name things (book, table), living beings (man, tiger), places (valley, London, England), materials (iron, oil), processes (life, laughter), states (sleep, consciousness), abstract notions (socialism, joy) and qualities (kindness, courage).</w:t>
      </w:r>
    </w:p>
    <w:p>
      <w:pPr>
        <w:pStyle w:val="Normal"/>
        <w:spacing w:lineRule="auto" w:line="240"/>
        <w:ind w:firstLine="284" w:end="0"/>
        <w:rPr>
          <w:b/>
          <w:sz w:val="24"/>
        </w:rPr>
      </w:pPr>
      <w:r>
        <w:rPr>
          <w:b/>
          <w:sz w:val="24"/>
        </w:rPr>
      </w:r>
    </w:p>
    <w:p>
      <w:pPr>
        <w:pStyle w:val="Heading3"/>
        <w:rPr/>
      </w:pPr>
      <w:bookmarkStart w:id="38" w:name="__RefHeading___Toc5112976"/>
      <w:bookmarkEnd w:id="38"/>
      <w:r>
        <w:rPr/>
        <w:t>Semantic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166.</w:t>
      </w:r>
      <w:r>
        <w:rPr>
          <w:sz w:val="24"/>
        </w:rPr>
        <w:t xml:space="preserve"> Semantically all nouns fall into </w:t>
      </w:r>
      <w:r>
        <w:rPr>
          <w:i/>
          <w:sz w:val="24"/>
        </w:rPr>
        <w:t>proper nouns</w:t>
      </w:r>
      <w:r>
        <w:rPr>
          <w:sz w:val="24"/>
        </w:rPr>
        <w:t xml:space="preserve"> and </w:t>
      </w:r>
      <w:r>
        <w:rPr>
          <w:i/>
          <w:sz w:val="24"/>
        </w:rPr>
        <w:t>common nouns.</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167. Proper nouns</w:t>
      </w:r>
      <w:r>
        <w:rPr>
          <w:sz w:val="24"/>
        </w:rPr>
        <w:t xml:space="preserve"> are geographical names (New York, the Thames, Asia, the Alps), names of individual (unique) persons (John, Byron, Brown), names of the months and the days of the week (January, Sunday), names of planets (the Moon, the Sun, the Earth), names of ships, hotels, clubs (Shepherd's Hotel), of buildings, streets, parks, bridges (Buckingham Palace, Trafalgar Square, Regent Street, Charing Cross Road, Piccadilly Circus, Kensington Gardens, Hyde Park, Waterloo Bridge), of institutions, organizations, magazines and newspapers (the United Nations, the New Times, the Guardian). They are written with capitals.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168. Common nouns</w:t>
      </w:r>
      <w:r>
        <w:rPr>
          <w:sz w:val="24"/>
        </w:rPr>
        <w:t xml:space="preserve"> can be classified into nouns denoting objects that can be counted and those that cannot. So there are </w:t>
      </w:r>
      <w:r>
        <w:rPr>
          <w:i/>
          <w:sz w:val="24"/>
        </w:rPr>
        <w:t>count</w:t>
      </w:r>
      <w:r>
        <w:rPr>
          <w:sz w:val="24"/>
        </w:rPr>
        <w:t xml:space="preserve"> and </w:t>
      </w:r>
      <w:r>
        <w:rPr>
          <w:i/>
          <w:sz w:val="24"/>
        </w:rPr>
        <w:t xml:space="preserve">non-count </w:t>
      </w:r>
      <w:r>
        <w:rPr>
          <w:sz w:val="24"/>
        </w:rPr>
        <w:t xml:space="preserve">and </w:t>
      </w:r>
      <w:r>
        <w:rPr>
          <w:i/>
          <w:sz w:val="24"/>
        </w:rPr>
        <w:t>collective</w:t>
      </w:r>
      <w:r>
        <w:rPr>
          <w:sz w:val="24"/>
        </w:rPr>
        <w:t xml:space="preserve"> common nouns. The former are inflected for number, whereas the latter are not. Further distinction is into </w:t>
      </w:r>
      <w:r>
        <w:rPr>
          <w:i/>
          <w:sz w:val="24"/>
        </w:rPr>
        <w:t>concrete</w:t>
      </w:r>
      <w:r>
        <w:rPr>
          <w:sz w:val="24"/>
        </w:rPr>
        <w:t xml:space="preserve"> nouns, </w:t>
      </w:r>
      <w:r>
        <w:rPr>
          <w:i/>
          <w:sz w:val="24"/>
        </w:rPr>
        <w:t xml:space="preserve">abstract </w:t>
      </w:r>
      <w:r>
        <w:rPr>
          <w:sz w:val="24"/>
        </w:rPr>
        <w:t xml:space="preserve">nouns and </w:t>
      </w:r>
      <w:r>
        <w:rPr>
          <w:i/>
          <w:sz w:val="24"/>
        </w:rPr>
        <w:t>nouns of material.</w:t>
      </w:r>
    </w:p>
    <w:p>
      <w:pPr>
        <w:pStyle w:val="2"/>
        <w:suppressAutoHyphens w:val="false"/>
        <w:rPr/>
      </w:pPr>
      <w:r>
        <w:rPr/>
        <w:t>Semantic classification of English nouns is shown in the following scheme:</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4977130" cy="3029585"/>
            <wp:effectExtent l="0" t="0" r="0" b="0"/>
            <wp:docPr id="15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4" descr="" title=""/>
                    <pic:cNvPicPr>
                      <a:picLocks noChangeAspect="1" noChangeArrowheads="1"/>
                    </pic:cNvPicPr>
                  </pic:nvPicPr>
                  <pic:blipFill>
                    <a:blip r:embed="rId6"/>
                    <a:srcRect l="-7" t="-12" r="-7" b="-12"/>
                    <a:stretch>
                      <a:fillRect/>
                    </a:stretch>
                  </pic:blipFill>
                  <pic:spPr bwMode="auto">
                    <a:xfrm>
                      <a:off x="0" y="0"/>
                      <a:ext cx="4977130" cy="3029585"/>
                    </a:xfrm>
                    <a:prstGeom prst="rect">
                      <a:avLst/>
                    </a:prstGeom>
                  </pic:spPr>
                </pic:pic>
              </a:graphicData>
            </a:graphic>
          </wp:inline>
        </w:drawing>
      </w:r>
    </w:p>
    <w:p>
      <w:pPr>
        <w:pStyle w:val="Normal"/>
        <w:spacing w:lineRule="auto" w:line="240"/>
        <w:ind w:firstLine="284" w:end="0"/>
        <w:rPr>
          <w:sz w:val="24"/>
        </w:rPr>
      </w:pPr>
      <w:r>
        <w:rPr>
          <w:sz w:val="24"/>
        </w:rPr>
      </w:r>
    </w:p>
    <w:p>
      <w:pPr>
        <w:pStyle w:val="Normal"/>
        <w:spacing w:lineRule="auto" w:line="240"/>
        <w:ind w:firstLine="284" w:end="0"/>
        <w:rPr/>
      </w:pPr>
      <w:r>
        <w:rPr>
          <w:b/>
          <w:sz w:val="24"/>
        </w:rPr>
        <w:t>Concrete nouns</w:t>
      </w:r>
      <w:r>
        <w:rPr>
          <w:sz w:val="24"/>
        </w:rPr>
        <w:t xml:space="preserve"> semantically fall into three subclasses.</w:t>
      </w:r>
    </w:p>
    <w:p>
      <w:pPr>
        <w:pStyle w:val="Normal"/>
        <w:spacing w:lineRule="auto" w:line="240"/>
        <w:ind w:firstLine="284" w:end="0"/>
        <w:rPr>
          <w:sz w:val="24"/>
        </w:rPr>
      </w:pPr>
      <w:r>
        <w:rPr>
          <w:sz w:val="24"/>
        </w:rPr>
      </w:r>
    </w:p>
    <w:p>
      <w:pPr>
        <w:pStyle w:val="Normal"/>
        <w:spacing w:lineRule="auto" w:line="240"/>
        <w:ind w:firstLine="284" w:end="0"/>
        <w:rPr/>
      </w:pPr>
      <w:r>
        <w:rPr>
          <w:sz w:val="24"/>
        </w:rPr>
        <w:t>1. Nouns</w:t>
      </w:r>
      <w:r>
        <w:rPr>
          <w:b/>
          <w:sz w:val="24"/>
        </w:rPr>
        <w:t xml:space="preserve"> denoting living beings</w:t>
      </w:r>
      <w:r>
        <w:rPr>
          <w:sz w:val="24"/>
        </w:rPr>
        <w:t xml:space="preserve"> - persons and animals:</w:t>
      </w:r>
    </w:p>
    <w:p>
      <w:pPr>
        <w:pStyle w:val="Normal"/>
        <w:spacing w:lineRule="auto" w:line="240"/>
        <w:ind w:firstLine="284" w:start="284" w:end="0"/>
        <w:rPr>
          <w:i/>
          <w:i/>
          <w:sz w:val="24"/>
        </w:rPr>
      </w:pPr>
      <w:r>
        <w:rPr>
          <w:i/>
          <w:sz w:val="24"/>
        </w:rPr>
        <w:t xml:space="preserve">boy, girl, dog, cat. </w:t>
      </w:r>
    </w:p>
    <w:p>
      <w:pPr>
        <w:pStyle w:val="Normal"/>
        <w:spacing w:lineRule="auto" w:line="240"/>
        <w:ind w:firstLine="284" w:end="0"/>
        <w:rPr>
          <w:i/>
          <w:i/>
          <w:sz w:val="24"/>
        </w:rPr>
      </w:pPr>
      <w:r>
        <w:rPr>
          <w:i/>
          <w:sz w:val="24"/>
        </w:rPr>
      </w:r>
    </w:p>
    <w:p>
      <w:pPr>
        <w:pStyle w:val="Normal"/>
        <w:spacing w:lineRule="auto" w:line="240"/>
        <w:ind w:firstLine="284" w:end="0"/>
        <w:rPr/>
      </w:pPr>
      <w:r>
        <w:rPr>
          <w:sz w:val="24"/>
        </w:rPr>
        <w:t>2</w:t>
      </w:r>
      <w:r>
        <w:rPr>
          <w:i/>
          <w:sz w:val="24"/>
        </w:rPr>
        <w:t>.</w:t>
      </w:r>
      <w:r>
        <w:rPr>
          <w:sz w:val="24"/>
        </w:rPr>
        <w:t xml:space="preserve"> Nouns</w:t>
      </w:r>
      <w:r>
        <w:rPr>
          <w:b/>
          <w:sz w:val="24"/>
        </w:rPr>
        <w:t xml:space="preserve"> denoting inanimate objects:</w:t>
      </w:r>
    </w:p>
    <w:p>
      <w:pPr>
        <w:pStyle w:val="Normal"/>
        <w:spacing w:lineRule="auto" w:line="240"/>
        <w:ind w:firstLine="284" w:start="284" w:end="0"/>
        <w:rPr>
          <w:i/>
          <w:i/>
          <w:sz w:val="24"/>
        </w:rPr>
      </w:pPr>
      <w:r>
        <w:rPr>
          <w:i/>
          <w:sz w:val="24"/>
        </w:rPr>
        <w:t>table, chair.</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3.</w:t>
      </w:r>
      <w:r>
        <w:rPr>
          <w:b/>
          <w:sz w:val="24"/>
        </w:rPr>
        <w:t xml:space="preserve"> Collective</w:t>
      </w:r>
      <w:r>
        <w:rPr>
          <w:sz w:val="24"/>
          <w:lang w:val="ru-RU"/>
        </w:rPr>
        <w:t xml:space="preserve"> (собирательные)</w:t>
      </w:r>
      <w:r>
        <w:rPr>
          <w:b/>
          <w:sz w:val="24"/>
        </w:rPr>
        <w:t xml:space="preserve"> nouns</w:t>
      </w:r>
      <w:r>
        <w:rPr>
          <w:sz w:val="24"/>
        </w:rPr>
        <w:t xml:space="preserve"> denoting a group of persons:</w:t>
      </w:r>
    </w:p>
    <w:p>
      <w:pPr>
        <w:pStyle w:val="Normal"/>
        <w:spacing w:lineRule="auto" w:line="240"/>
        <w:ind w:firstLine="284" w:start="284" w:end="0"/>
        <w:rPr>
          <w:i/>
          <w:i/>
          <w:sz w:val="24"/>
        </w:rPr>
      </w:pPr>
      <w:r>
        <w:rPr>
          <w:i/>
          <w:sz w:val="24"/>
        </w:rPr>
        <w:t>family, crowd.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There are some nouns which may be classified both as count and non-count. They often have considerable difference in meaning in the two classes.</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center"/>
              <w:rPr>
                <w:b/>
                <w:sz w:val="24"/>
              </w:rPr>
            </w:pPr>
            <w:r>
              <w:rPr>
                <w:b/>
                <w:sz w:val="24"/>
              </w:rPr>
              <w:t>Count nouns</w:t>
            </w:r>
          </w:p>
        </w:tc>
        <w:tc>
          <w:tcPr>
            <w:tcW w:w="5491" w:type="dxa"/>
            <w:tcBorders/>
          </w:tcPr>
          <w:p>
            <w:pPr>
              <w:pStyle w:val="Normal"/>
              <w:jc w:val="center"/>
              <w:rPr>
                <w:b/>
              </w:rPr>
            </w:pPr>
            <w:r>
              <w:rPr>
                <w:b/>
              </w:rPr>
              <w:t>Non-count nouns</w:t>
            </w:r>
          </w:p>
        </w:tc>
      </w:tr>
      <w:tr>
        <w:trPr/>
        <w:tc>
          <w:tcPr>
            <w:tcW w:w="5491" w:type="dxa"/>
            <w:tcBorders/>
          </w:tcPr>
          <w:p>
            <w:pPr>
              <w:pStyle w:val="Normal"/>
              <w:spacing w:lineRule="auto" w:line="240"/>
              <w:ind w:hanging="0" w:end="0"/>
              <w:jc w:val="start"/>
              <w:rPr/>
            </w:pPr>
            <w:r>
              <w:rPr>
                <w:sz w:val="24"/>
              </w:rPr>
              <w:t xml:space="preserve">He used to read </w:t>
            </w:r>
            <w:r>
              <w:rPr>
                <w:i/>
                <w:sz w:val="24"/>
              </w:rPr>
              <w:t>an evening paper.</w:t>
            </w:r>
            <w:r>
              <w:rPr>
                <w:sz w:val="24"/>
              </w:rPr>
              <w:t xml:space="preserve"> </w:t>
            </w:r>
          </w:p>
          <w:p>
            <w:pPr>
              <w:pStyle w:val="Normal"/>
              <w:spacing w:lineRule="auto" w:line="240"/>
              <w:ind w:hanging="0" w:end="0"/>
              <w:jc w:val="start"/>
              <w:rPr/>
            </w:pPr>
            <w:r>
              <w:rPr>
                <w:sz w:val="24"/>
              </w:rPr>
              <w:t xml:space="preserve">She was </w:t>
            </w:r>
            <w:r>
              <w:rPr>
                <w:i/>
                <w:sz w:val="24"/>
              </w:rPr>
              <w:t>a beauty.</w:t>
            </w:r>
            <w:r>
              <w:rPr>
                <w:sz w:val="24"/>
              </w:rPr>
              <w:t xml:space="preserve"> </w:t>
            </w:r>
          </w:p>
          <w:p>
            <w:pPr>
              <w:pStyle w:val="Normal"/>
              <w:spacing w:lineRule="auto" w:line="240"/>
              <w:ind w:hanging="0" w:end="0"/>
              <w:jc w:val="start"/>
              <w:rPr/>
            </w:pPr>
            <w:r>
              <w:rPr>
                <w:sz w:val="24"/>
              </w:rPr>
              <w:t xml:space="preserve">They hoped to have </w:t>
            </w:r>
            <w:r>
              <w:rPr>
                <w:i/>
                <w:sz w:val="24"/>
              </w:rPr>
              <w:t>pleasant experiences.</w:t>
            </w:r>
            <w:r>
              <w:rPr>
                <w:sz w:val="24"/>
              </w:rPr>
              <w:t xml:space="preserve"> </w:t>
            </w:r>
          </w:p>
          <w:p>
            <w:pPr>
              <w:pStyle w:val="Normal"/>
              <w:spacing w:lineRule="auto" w:line="240"/>
              <w:ind w:hanging="0" w:end="0"/>
              <w:jc w:val="start"/>
              <w:rPr>
                <w:b/>
                <w:sz w:val="24"/>
              </w:rPr>
            </w:pPr>
            <w:r>
              <w:rPr>
                <w:sz w:val="24"/>
              </w:rPr>
              <w:t xml:space="preserve">I saw him in a group of </w:t>
            </w:r>
            <w:r>
              <w:rPr>
                <w:i/>
                <w:sz w:val="24"/>
              </w:rPr>
              <w:t>youths.</w:t>
            </w:r>
          </w:p>
        </w:tc>
        <w:tc>
          <w:tcPr>
            <w:tcW w:w="5491" w:type="dxa"/>
            <w:tcBorders/>
          </w:tcPr>
          <w:p>
            <w:pPr>
              <w:pStyle w:val="Normal"/>
              <w:spacing w:lineRule="auto" w:line="240"/>
              <w:ind w:hanging="0" w:end="0"/>
              <w:jc w:val="start"/>
              <w:rPr/>
            </w:pPr>
            <w:r>
              <w:rPr>
                <w:sz w:val="24"/>
              </w:rPr>
              <w:t xml:space="preserve">They wrappped up the present in </w:t>
            </w:r>
            <w:r>
              <w:rPr>
                <w:i/>
                <w:sz w:val="24"/>
              </w:rPr>
              <w:t xml:space="preserve">brown paper. </w:t>
            </w:r>
          </w:p>
          <w:p>
            <w:pPr>
              <w:pStyle w:val="Normal"/>
              <w:spacing w:lineRule="auto" w:line="240"/>
              <w:ind w:hanging="0" w:end="0"/>
              <w:jc w:val="start"/>
              <w:rPr/>
            </w:pPr>
            <w:r>
              <w:rPr>
                <w:i/>
                <w:sz w:val="24"/>
              </w:rPr>
              <w:t>Beauty</w:t>
            </w:r>
            <w:r>
              <w:rPr>
                <w:sz w:val="24"/>
              </w:rPr>
              <w:t xml:space="preserve"> is to be admired.</w:t>
            </w:r>
          </w:p>
          <w:p>
            <w:pPr>
              <w:pStyle w:val="Normal"/>
              <w:spacing w:lineRule="auto" w:line="240"/>
              <w:ind w:hanging="0" w:end="0"/>
              <w:jc w:val="start"/>
              <w:rPr/>
            </w:pPr>
            <w:r>
              <w:rPr>
                <w:sz w:val="24"/>
              </w:rPr>
              <w:t xml:space="preserve">He has a great deal of </w:t>
            </w:r>
            <w:r>
              <w:rPr>
                <w:i/>
                <w:sz w:val="24"/>
              </w:rPr>
              <w:t xml:space="preserve">experience. </w:t>
            </w:r>
          </w:p>
          <w:p>
            <w:pPr>
              <w:pStyle w:val="Normal"/>
              <w:spacing w:lineRule="auto" w:line="240"/>
              <w:ind w:hanging="0" w:end="0"/>
              <w:jc w:val="start"/>
              <w:rPr>
                <w:b/>
                <w:sz w:val="24"/>
              </w:rPr>
            </w:pPr>
            <w:r>
              <w:rPr>
                <w:i/>
                <w:sz w:val="24"/>
              </w:rPr>
              <w:t>Vie</w:t>
            </w:r>
            <w:r>
              <w:rPr>
                <w:sz w:val="24"/>
              </w:rPr>
              <w:t xml:space="preserve"> was speaking with the enthusiasm </w:t>
            </w:r>
            <w:r>
              <w:rPr>
                <w:i/>
                <w:sz w:val="24"/>
              </w:rPr>
              <w:t>of youth.</w:t>
            </w:r>
          </w:p>
        </w:tc>
      </w:tr>
    </w:tbl>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A noun of material used as a count noun undergoes a semantic change so as to denote: </w:t>
      </w:r>
      <w:r>
        <w:rPr>
          <w:i/>
          <w:sz w:val="24"/>
        </w:rPr>
        <w:t>kind of, type of: He found her drinking</w:t>
      </w:r>
      <w:r>
        <w:rPr>
          <w:b/>
          <w:i/>
          <w:sz w:val="24"/>
        </w:rPr>
        <w:t xml:space="preserve"> Chinese tea,</w:t>
      </w:r>
      <w:r>
        <w:rPr>
          <w:i/>
          <w:sz w:val="24"/>
        </w:rPr>
        <w:t xml:space="preserve"> which she didn't like</w:t>
      </w:r>
      <w:r>
        <w:rPr>
          <w:sz w:val="24"/>
        </w:rPr>
        <w:t xml:space="preserve"> — </w:t>
      </w:r>
      <w:r>
        <w:rPr>
          <w:i/>
          <w:sz w:val="24"/>
        </w:rPr>
        <w:t>but what could one do,</w:t>
      </w:r>
      <w:r>
        <w:rPr>
          <w:b/>
          <w:i/>
          <w:sz w:val="24"/>
        </w:rPr>
        <w:t xml:space="preserve"> other teas</w:t>
      </w:r>
      <w:r>
        <w:rPr>
          <w:i/>
          <w:sz w:val="24"/>
        </w:rPr>
        <w:t xml:space="preserve"> were common.</w:t>
      </w:r>
      <w:r>
        <w:rPr>
          <w:sz w:val="24"/>
        </w:rPr>
        <w:t xml:space="preserve"> The same can be seen in the title A. Conan Doyle devised for a</w:t>
      </w:r>
      <w:r>
        <w:rPr>
          <w:b/>
          <w:sz w:val="24"/>
        </w:rPr>
        <w:t xml:space="preserve"> story</w:t>
      </w:r>
      <w:r>
        <w:rPr>
          <w:sz w:val="24"/>
        </w:rPr>
        <w:t xml:space="preserve"> </w:t>
      </w:r>
      <w:r>
        <w:rPr>
          <w:i/>
          <w:sz w:val="24"/>
        </w:rPr>
        <w:t>"Upon the Distinction Between the</w:t>
      </w:r>
      <w:r>
        <w:rPr>
          <w:b/>
          <w:i/>
          <w:sz w:val="24"/>
        </w:rPr>
        <w:t xml:space="preserve"> Ashes of the Various Tobaccos". </w:t>
      </w:r>
    </w:p>
    <w:p>
      <w:pPr>
        <w:pStyle w:val="Normal"/>
        <w:spacing w:lineRule="auto" w:line="240"/>
        <w:ind w:firstLine="284" w:end="0"/>
        <w:rPr>
          <w:b/>
          <w:i/>
          <w:i/>
          <w:sz w:val="24"/>
        </w:rPr>
      </w:pPr>
      <w:r>
        <w:rPr>
          <w:b/>
          <w:i/>
          <w:sz w:val="24"/>
        </w:rPr>
      </w:r>
    </w:p>
    <w:p>
      <w:pPr>
        <w:pStyle w:val="Heading3"/>
        <w:rPr/>
      </w:pPr>
      <w:bookmarkStart w:id="39" w:name="__RefHeading___Toc5112977"/>
      <w:bookmarkEnd w:id="39"/>
      <w:r>
        <w:rPr/>
        <w:t>Morphological composition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169.</w:t>
      </w:r>
      <w:r>
        <w:rPr>
          <w:sz w:val="24"/>
        </w:rPr>
        <w:t xml:space="preserve"> According to their morphological composition nouns can be divided into</w:t>
      </w:r>
      <w:r>
        <w:rPr>
          <w:b/>
          <w:sz w:val="24"/>
        </w:rPr>
        <w:t xml:space="preserve"> simple, derived,</w:t>
      </w:r>
      <w:r>
        <w:rPr>
          <w:sz w:val="24"/>
        </w:rPr>
        <w:t xml:space="preserve"> and</w:t>
      </w:r>
      <w:r>
        <w:rPr>
          <w:b/>
          <w:sz w:val="24"/>
        </w:rPr>
        <w:t xml:space="preserve"> compound.</w:t>
      </w:r>
    </w:p>
    <w:p>
      <w:pPr>
        <w:pStyle w:val="Normal"/>
        <w:spacing w:lineRule="auto" w:line="240"/>
        <w:ind w:firstLine="284" w:end="0"/>
        <w:rPr/>
      </w:pPr>
      <w:r>
        <w:rPr>
          <w:b/>
          <w:sz w:val="24"/>
        </w:rPr>
        <w:t>Simple nouns</w:t>
      </w:r>
      <w:r>
        <w:rPr>
          <w:sz w:val="24"/>
        </w:rPr>
        <w:t xml:space="preserve"> consist of only one root-morpheme: </w:t>
      </w:r>
      <w:r>
        <w:rPr>
          <w:i/>
          <w:sz w:val="24"/>
        </w:rPr>
        <w:t>dog, chair, room, roof, leaf.</w:t>
      </w:r>
    </w:p>
    <w:p>
      <w:pPr>
        <w:pStyle w:val="Normal"/>
        <w:spacing w:lineRule="auto" w:line="240"/>
        <w:ind w:firstLine="284" w:end="0"/>
        <w:rPr/>
      </w:pPr>
      <w:r>
        <w:rPr>
          <w:b/>
          <w:sz w:val="24"/>
        </w:rPr>
        <w:t>Derived nouns (derivatives)</w:t>
      </w:r>
      <w:r>
        <w:rPr>
          <w:sz w:val="24"/>
        </w:rPr>
        <w:t xml:space="preserve"> are composed of one root-morpheme and one or more derivational morphemes (prefixes or suffixes).</w:t>
      </w:r>
    </w:p>
    <w:p>
      <w:pPr>
        <w:pStyle w:val="Normal"/>
        <w:spacing w:lineRule="auto" w:line="240"/>
        <w:ind w:firstLine="284" w:end="0"/>
        <w:rPr>
          <w:sz w:val="24"/>
        </w:rPr>
      </w:pPr>
      <w:r>
        <w:rPr>
          <w:sz w:val="24"/>
        </w:rPr>
        <w:t>The main noun-forming suffixes are those forming abstract nouns and those forming concrete, personal nouns.</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center"/>
              <w:rPr>
                <w:sz w:val="24"/>
              </w:rPr>
            </w:pPr>
            <w:r>
              <w:rPr>
                <w:b/>
                <w:sz w:val="24"/>
              </w:rPr>
              <w:t>Abstract nouns</w:t>
            </w:r>
          </w:p>
        </w:tc>
        <w:tc>
          <w:tcPr>
            <w:tcW w:w="5491" w:type="dxa"/>
            <w:tcBorders/>
          </w:tcPr>
          <w:p>
            <w:pPr>
              <w:pStyle w:val="Normal"/>
              <w:spacing w:lineRule="auto" w:line="240"/>
              <w:ind w:hanging="0" w:end="0"/>
              <w:jc w:val="center"/>
              <w:rPr>
                <w:sz w:val="24"/>
              </w:rPr>
            </w:pPr>
            <w:r>
              <w:rPr>
                <w:b/>
                <w:sz w:val="24"/>
              </w:rPr>
              <w:t>Concrete nouns</w:t>
            </w:r>
          </w:p>
        </w:tc>
      </w:tr>
      <w:tr>
        <w:trPr/>
        <w:tc>
          <w:tcPr>
            <w:tcW w:w="5491" w:type="dxa"/>
            <w:tcBorders/>
          </w:tcPr>
          <w:p>
            <w:pPr>
              <w:pStyle w:val="Normal"/>
              <w:spacing w:lineRule="auto" w:line="240"/>
              <w:ind w:hanging="0" w:end="0"/>
              <w:jc w:val="start"/>
              <w:rPr/>
            </w:pPr>
            <w:r>
              <w:rPr>
                <w:i/>
                <w:sz w:val="24"/>
              </w:rPr>
              <w:t>-age:</w:t>
            </w:r>
            <w:r>
              <w:rPr>
                <w:sz w:val="24"/>
              </w:rPr>
              <w:t xml:space="preserve"> leakage, vicarage</w:t>
            </w:r>
          </w:p>
          <w:p>
            <w:pPr>
              <w:pStyle w:val="Normal"/>
              <w:spacing w:lineRule="auto" w:line="240"/>
              <w:ind w:hanging="0" w:end="0"/>
              <w:jc w:val="start"/>
              <w:rPr/>
            </w:pPr>
            <w:r>
              <w:rPr>
                <w:i/>
                <w:sz w:val="24"/>
              </w:rPr>
              <w:t>-al:</w:t>
            </w:r>
            <w:r>
              <w:rPr>
                <w:sz w:val="24"/>
              </w:rPr>
              <w:t xml:space="preserve"> betrayal, portrayal, refusal</w:t>
            </w:r>
          </w:p>
          <w:p>
            <w:pPr>
              <w:pStyle w:val="Normal"/>
              <w:spacing w:lineRule="auto" w:line="240"/>
              <w:ind w:hanging="0" w:end="0"/>
              <w:jc w:val="start"/>
              <w:rPr/>
            </w:pPr>
            <w:r>
              <w:rPr>
                <w:i/>
                <w:sz w:val="24"/>
              </w:rPr>
              <w:t>-ancy/-ency:</w:t>
            </w:r>
            <w:r>
              <w:rPr>
                <w:sz w:val="24"/>
              </w:rPr>
              <w:t xml:space="preserve"> vacancy, tendency</w:t>
            </w:r>
          </w:p>
          <w:p>
            <w:pPr>
              <w:pStyle w:val="Normal"/>
              <w:spacing w:lineRule="auto" w:line="240"/>
              <w:ind w:hanging="0" w:end="0"/>
              <w:jc w:val="start"/>
              <w:rPr/>
            </w:pPr>
            <w:r>
              <w:rPr>
                <w:i/>
                <w:sz w:val="24"/>
              </w:rPr>
              <w:t>-dom:</w:t>
            </w:r>
            <w:r>
              <w:rPr>
                <w:sz w:val="24"/>
              </w:rPr>
              <w:t>freedom kingdom</w:t>
            </w:r>
          </w:p>
          <w:p>
            <w:pPr>
              <w:pStyle w:val="Normal"/>
              <w:spacing w:lineRule="auto" w:line="240"/>
              <w:ind w:hanging="0" w:end="0"/>
              <w:jc w:val="start"/>
              <w:rPr/>
            </w:pPr>
            <w:r>
              <w:rPr>
                <w:i/>
                <w:sz w:val="24"/>
              </w:rPr>
              <w:t>-hood:</w:t>
            </w:r>
            <w:r>
              <w:rPr>
                <w:sz w:val="24"/>
              </w:rPr>
              <w:t xml:space="preserve"> brotherhood, childhood</w:t>
            </w:r>
          </w:p>
          <w:p>
            <w:pPr>
              <w:pStyle w:val="Normal"/>
              <w:spacing w:lineRule="auto" w:line="240"/>
              <w:ind w:hanging="0" w:end="0"/>
              <w:jc w:val="start"/>
              <w:rPr/>
            </w:pPr>
            <w:r>
              <w:rPr>
                <w:i/>
                <w:sz w:val="24"/>
              </w:rPr>
              <w:t>-ing:</w:t>
            </w:r>
            <w:r>
              <w:rPr>
                <w:sz w:val="24"/>
              </w:rPr>
              <w:t xml:space="preserve"> meaning, cleaning</w:t>
            </w:r>
          </w:p>
          <w:p>
            <w:pPr>
              <w:pStyle w:val="Normal"/>
              <w:spacing w:lineRule="auto" w:line="240"/>
              <w:ind w:hanging="0" w:end="0"/>
              <w:jc w:val="start"/>
              <w:rPr/>
            </w:pPr>
            <w:r>
              <w:rPr>
                <w:i/>
                <w:sz w:val="24"/>
              </w:rPr>
              <w:t>-ion/~sion/-tion/-ation:</w:t>
            </w:r>
            <w:r>
              <w:rPr>
                <w:sz w:val="24"/>
              </w:rPr>
              <w:t xml:space="preserve"> operation, tension, examination</w:t>
            </w:r>
          </w:p>
          <w:p>
            <w:pPr>
              <w:pStyle w:val="Normal"/>
              <w:spacing w:lineRule="auto" w:line="240"/>
              <w:ind w:hanging="0" w:end="0"/>
              <w:jc w:val="start"/>
              <w:rPr/>
            </w:pPr>
            <w:r>
              <w:rPr>
                <w:i/>
                <w:sz w:val="24"/>
              </w:rPr>
              <w:t>-ism:</w:t>
            </w:r>
            <w:r>
              <w:rPr>
                <w:sz w:val="24"/>
              </w:rPr>
              <w:t xml:space="preserve"> darvinism, patriotism</w:t>
            </w:r>
          </w:p>
          <w:p>
            <w:pPr>
              <w:pStyle w:val="Normal"/>
              <w:spacing w:lineRule="auto" w:line="240"/>
              <w:ind w:hanging="0" w:end="0"/>
              <w:jc w:val="start"/>
              <w:rPr/>
            </w:pPr>
            <w:r>
              <w:rPr>
                <w:i/>
                <w:sz w:val="24"/>
              </w:rPr>
              <w:t>-ment:</w:t>
            </w:r>
            <w:r>
              <w:rPr>
                <w:sz w:val="24"/>
              </w:rPr>
              <w:t xml:space="preserve"> agreement, unemployment</w:t>
            </w:r>
          </w:p>
          <w:p>
            <w:pPr>
              <w:pStyle w:val="Normal"/>
              <w:spacing w:lineRule="auto" w:line="240"/>
              <w:ind w:hanging="0" w:end="0"/>
              <w:jc w:val="start"/>
              <w:rPr/>
            </w:pPr>
            <w:r>
              <w:rPr>
                <w:i/>
                <w:sz w:val="24"/>
              </w:rPr>
              <w:t>-ness:</w:t>
            </w:r>
            <w:r>
              <w:rPr>
                <w:sz w:val="24"/>
              </w:rPr>
              <w:t xml:space="preserve"> darkness, weakness</w:t>
            </w:r>
          </w:p>
          <w:p>
            <w:pPr>
              <w:pStyle w:val="Normal"/>
              <w:spacing w:lineRule="auto" w:line="240"/>
              <w:ind w:hanging="0" w:end="0"/>
              <w:jc w:val="start"/>
              <w:rPr/>
            </w:pPr>
            <w:r>
              <w:rPr>
                <w:i/>
                <w:sz w:val="24"/>
              </w:rPr>
              <w:t>-ship:</w:t>
            </w:r>
            <w:r>
              <w:rPr>
                <w:sz w:val="24"/>
              </w:rPr>
              <w:t xml:space="preserve"> friendship, membership</w:t>
            </w:r>
          </w:p>
          <w:p>
            <w:pPr>
              <w:pStyle w:val="Normal"/>
              <w:spacing w:lineRule="auto" w:line="240"/>
              <w:ind w:hanging="0" w:end="0"/>
              <w:jc w:val="start"/>
              <w:rPr/>
            </w:pPr>
            <w:r>
              <w:rPr>
                <w:i/>
                <w:sz w:val="24"/>
              </w:rPr>
              <w:t>-ty:</w:t>
            </w:r>
            <w:r>
              <w:rPr>
                <w:sz w:val="24"/>
              </w:rPr>
              <w:t xml:space="preserve"> cruelty, sanity, banality</w:t>
            </w:r>
          </w:p>
          <w:p>
            <w:pPr>
              <w:pStyle w:val="Normal"/>
              <w:spacing w:lineRule="auto" w:line="240"/>
              <w:ind w:hanging="0" w:end="0"/>
              <w:jc w:val="start"/>
              <w:rPr/>
            </w:pPr>
            <w:r>
              <w:rPr>
                <w:i/>
                <w:sz w:val="24"/>
              </w:rPr>
              <w:t>-th:</w:t>
            </w:r>
            <w:r>
              <w:rPr>
                <w:sz w:val="24"/>
              </w:rPr>
              <w:t xml:space="preserve"> growth, strength</w:t>
            </w:r>
          </w:p>
          <w:p>
            <w:pPr>
              <w:pStyle w:val="Normal"/>
              <w:spacing w:lineRule="auto" w:line="240"/>
              <w:ind w:hanging="0" w:end="0"/>
              <w:jc w:val="start"/>
              <w:rPr/>
            </w:pPr>
            <w:r>
              <w:rPr>
                <w:i/>
                <w:sz w:val="24"/>
              </w:rPr>
              <w:t>-y:</w:t>
            </w:r>
            <w:r>
              <w:rPr>
                <w:sz w:val="24"/>
              </w:rPr>
              <w:t xml:space="preserve"> difficulty, honesty</w:t>
            </w:r>
          </w:p>
        </w:tc>
        <w:tc>
          <w:tcPr>
            <w:tcW w:w="5491" w:type="dxa"/>
            <w:tcBorders/>
          </w:tcPr>
          <w:p>
            <w:pPr>
              <w:pStyle w:val="Normal"/>
              <w:spacing w:lineRule="auto" w:line="240"/>
              <w:ind w:hanging="0" w:end="0"/>
              <w:jc w:val="start"/>
              <w:rPr/>
            </w:pPr>
            <w:r>
              <w:rPr>
                <w:i/>
                <w:sz w:val="24"/>
              </w:rPr>
              <w:t>-(i)an:</w:t>
            </w:r>
            <w:r>
              <w:rPr>
                <w:sz w:val="24"/>
              </w:rPr>
              <w:t xml:space="preserve"> physician, Parisian, republican</w:t>
            </w:r>
          </w:p>
          <w:p>
            <w:pPr>
              <w:pStyle w:val="Normal"/>
              <w:spacing w:lineRule="auto" w:line="240"/>
              <w:ind w:hanging="0" w:end="0"/>
              <w:jc w:val="start"/>
              <w:rPr/>
            </w:pPr>
            <w:r>
              <w:rPr>
                <w:i/>
                <w:sz w:val="24"/>
              </w:rPr>
              <w:t>-ant/-ent:</w:t>
            </w:r>
            <w:r>
              <w:rPr>
                <w:sz w:val="24"/>
              </w:rPr>
              <w:t xml:space="preserve"> assistant, student, informant</w:t>
            </w:r>
          </w:p>
          <w:p>
            <w:pPr>
              <w:pStyle w:val="Normal"/>
              <w:spacing w:lineRule="auto" w:line="240"/>
              <w:ind w:hanging="0" w:end="0"/>
              <w:jc w:val="start"/>
              <w:rPr/>
            </w:pPr>
            <w:r>
              <w:rPr>
                <w:i/>
                <w:sz w:val="24"/>
              </w:rPr>
              <w:t>-arian:</w:t>
            </w:r>
            <w:r>
              <w:rPr>
                <w:sz w:val="24"/>
              </w:rPr>
              <w:t xml:space="preserve"> vegetarian</w:t>
            </w:r>
          </w:p>
          <w:p>
            <w:pPr>
              <w:pStyle w:val="Normal"/>
              <w:spacing w:lineRule="auto" w:line="240"/>
              <w:ind w:hanging="0" w:end="0"/>
              <w:jc w:val="start"/>
              <w:rPr/>
            </w:pPr>
            <w:r>
              <w:rPr>
                <w:i/>
                <w:sz w:val="24"/>
                <w:lang w:val="ru-RU"/>
              </w:rPr>
              <w:t>-ее:</w:t>
            </w:r>
            <w:r>
              <w:rPr>
                <w:sz w:val="24"/>
              </w:rPr>
              <w:t xml:space="preserve"> refugee, employee, payee</w:t>
            </w:r>
          </w:p>
          <w:p>
            <w:pPr>
              <w:pStyle w:val="Normal"/>
              <w:spacing w:lineRule="auto" w:line="240"/>
              <w:ind w:hanging="0" w:end="0"/>
              <w:jc w:val="start"/>
              <w:rPr/>
            </w:pPr>
            <w:r>
              <w:rPr>
                <w:i/>
                <w:sz w:val="24"/>
              </w:rPr>
              <w:t>-er:</w:t>
            </w:r>
            <w:r>
              <w:rPr>
                <w:sz w:val="24"/>
              </w:rPr>
              <w:t xml:space="preserve"> teacher, worker, singer</w:t>
            </w:r>
          </w:p>
          <w:p>
            <w:pPr>
              <w:pStyle w:val="Normal"/>
              <w:spacing w:lineRule="auto" w:line="240"/>
              <w:ind w:hanging="0" w:end="0"/>
              <w:jc w:val="start"/>
              <w:rPr/>
            </w:pPr>
            <w:r>
              <w:rPr>
                <w:i/>
                <w:sz w:val="24"/>
              </w:rPr>
              <w:t>-ician:</w:t>
            </w:r>
            <w:r>
              <w:rPr>
                <w:sz w:val="24"/>
              </w:rPr>
              <w:t xml:space="preserve"> musician, politician</w:t>
            </w:r>
          </w:p>
          <w:p>
            <w:pPr>
              <w:pStyle w:val="Normal"/>
              <w:spacing w:lineRule="auto" w:line="240"/>
              <w:ind w:hanging="0" w:end="0"/>
              <w:jc w:val="start"/>
              <w:rPr/>
            </w:pPr>
            <w:r>
              <w:rPr>
                <w:i/>
                <w:sz w:val="24"/>
              </w:rPr>
              <w:t>-ist:</w:t>
            </w:r>
            <w:r>
              <w:rPr>
                <w:sz w:val="24"/>
              </w:rPr>
              <w:t xml:space="preserve"> socialist, artist </w:t>
            </w:r>
          </w:p>
          <w:p>
            <w:pPr>
              <w:pStyle w:val="Normal"/>
              <w:spacing w:lineRule="auto" w:line="240"/>
              <w:ind w:hanging="0" w:end="0"/>
              <w:jc w:val="start"/>
              <w:rPr/>
            </w:pPr>
            <w:r>
              <w:rPr>
                <w:i/>
                <w:sz w:val="24"/>
              </w:rPr>
              <w:t>-or:</w:t>
            </w:r>
            <w:r>
              <w:rPr>
                <w:sz w:val="24"/>
              </w:rPr>
              <w:t xml:space="preserve"> visitor, actor</w:t>
            </w:r>
          </w:p>
          <w:p>
            <w:pPr>
              <w:pStyle w:val="Normal"/>
              <w:spacing w:lineRule="auto" w:line="240"/>
              <w:ind w:hanging="0" w:end="0"/>
              <w:jc w:val="start"/>
              <w:rPr/>
            </w:pPr>
            <w:r>
              <w:rPr>
                <w:i/>
                <w:sz w:val="24"/>
              </w:rPr>
              <w:t>-let:</w:t>
            </w:r>
            <w:r>
              <w:rPr>
                <w:sz w:val="24"/>
              </w:rPr>
              <w:t xml:space="preserve"> booklet, leaflet</w:t>
            </w:r>
          </w:p>
          <w:p>
            <w:pPr>
              <w:pStyle w:val="Normal"/>
              <w:spacing w:lineRule="auto" w:line="240"/>
              <w:ind w:hanging="0" w:end="0"/>
              <w:jc w:val="start"/>
              <w:rPr/>
            </w:pPr>
            <w:r>
              <w:rPr>
                <w:i/>
                <w:sz w:val="24"/>
              </w:rPr>
              <w:t>-ess:</w:t>
            </w:r>
            <w:r>
              <w:rPr>
                <w:sz w:val="24"/>
              </w:rPr>
              <w:t xml:space="preserve"> actress, tigress, waitress</w:t>
            </w:r>
          </w:p>
          <w:p>
            <w:pPr>
              <w:pStyle w:val="Normal"/>
              <w:spacing w:lineRule="auto" w:line="240"/>
              <w:ind w:hanging="0" w:end="0"/>
              <w:jc w:val="start"/>
              <w:rPr/>
            </w:pPr>
            <w:r>
              <w:rPr>
                <w:i/>
                <w:sz w:val="24"/>
              </w:rPr>
              <w:t>-ine:</w:t>
            </w:r>
            <w:r>
              <w:rPr>
                <w:sz w:val="24"/>
              </w:rPr>
              <w:t xml:space="preserve"> heroine</w:t>
            </w:r>
          </w:p>
          <w:p>
            <w:pPr>
              <w:pStyle w:val="Normal"/>
              <w:spacing w:lineRule="auto" w:line="240"/>
              <w:ind w:hanging="0" w:end="0"/>
              <w:jc w:val="start"/>
              <w:rPr/>
            </w:pPr>
            <w:r>
              <w:rPr>
                <w:i/>
                <w:sz w:val="24"/>
              </w:rPr>
              <w:t>-ix:</w:t>
            </w:r>
            <w:r>
              <w:rPr>
                <w:sz w:val="24"/>
              </w:rPr>
              <w:t xml:space="preserve"> proprietrix</w:t>
            </w:r>
          </w:p>
          <w:p>
            <w:pPr>
              <w:pStyle w:val="Normal"/>
              <w:spacing w:lineRule="auto" w:line="240"/>
              <w:ind w:hanging="0" w:end="0"/>
              <w:jc w:val="start"/>
              <w:rPr/>
            </w:pPr>
            <w:r>
              <w:rPr>
                <w:i/>
                <w:sz w:val="24"/>
              </w:rPr>
              <w:t>-ette:</w:t>
            </w:r>
            <w:r>
              <w:rPr>
                <w:sz w:val="24"/>
              </w:rPr>
              <w:t xml:space="preserve"> usherette</w:t>
            </w:r>
          </w:p>
          <w:p>
            <w:pPr>
              <w:pStyle w:val="Normal"/>
              <w:spacing w:lineRule="auto" w:line="240"/>
              <w:ind w:hanging="0" w:start="720" w:end="0"/>
              <w:jc w:val="start"/>
              <w:rPr/>
            </w:pPr>
            <w:r>
              <w:rPr>
                <w:sz w:val="24"/>
              </w:rPr>
              <w:t xml:space="preserve">The four suffixes </w:t>
            </w:r>
            <w:r>
              <w:rPr>
                <w:i/>
                <w:sz w:val="24"/>
              </w:rPr>
              <w:t xml:space="preserve">-ess, -ine, -ette </w:t>
            </w:r>
            <w:r>
              <w:rPr>
                <w:sz w:val="24"/>
              </w:rPr>
              <w:t>are feminine.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Sometimes nouns formed by abstract noun suffixes may come to de</w:t>
        <w:softHyphen/>
        <w:t xml:space="preserve">note concrete things or persons as in </w:t>
      </w:r>
      <w:r>
        <w:rPr>
          <w:i/>
          <w:sz w:val="24"/>
        </w:rPr>
        <w:t>translation</w:t>
      </w:r>
      <w:r>
        <w:rPr>
          <w:sz w:val="24"/>
        </w:rPr>
        <w:t xml:space="preserve"> (a process and its result), </w:t>
      </w:r>
      <w:r>
        <w:rPr>
          <w:i/>
          <w:sz w:val="24"/>
        </w:rPr>
        <w:t>beauty</w:t>
      </w:r>
      <w:r>
        <w:rPr>
          <w:sz w:val="24"/>
        </w:rPr>
        <w:t xml:space="preserve"> (may denote an abstract notion and a beautiful woman).</w:t>
      </w:r>
    </w:p>
    <w:p>
      <w:pPr>
        <w:pStyle w:val="Normal"/>
        <w:spacing w:lineRule="auto" w:line="240"/>
        <w:ind w:firstLine="284" w:end="0"/>
        <w:rPr>
          <w:b/>
          <w:sz w:val="24"/>
        </w:rPr>
      </w:pPr>
      <w:r>
        <w:rPr>
          <w:b/>
          <w:sz w:val="24"/>
        </w:rPr>
      </w:r>
    </w:p>
    <w:p>
      <w:pPr>
        <w:pStyle w:val="Normal"/>
        <w:spacing w:lineRule="auto" w:line="240"/>
        <w:ind w:firstLine="284" w:end="0"/>
        <w:rPr/>
      </w:pPr>
      <w:r>
        <w:rPr>
          <w:b/>
          <w:sz w:val="24"/>
        </w:rPr>
        <w:t>Compound nouns</w:t>
      </w:r>
      <w:r>
        <w:rPr>
          <w:sz w:val="24"/>
        </w:rPr>
        <w:t xml:space="preserve"> consist of at least two stems. The meaning of a compound is not a mere sum of its elements. The main types of compound nouns are:</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3085"/>
        <w:gridCol w:w="992"/>
        <w:gridCol w:w="6905"/>
      </w:tblGrid>
      <w:tr>
        <w:trPr/>
        <w:tc>
          <w:tcPr>
            <w:tcW w:w="3085" w:type="dxa"/>
            <w:tcBorders/>
          </w:tcPr>
          <w:p>
            <w:pPr>
              <w:pStyle w:val="BodyText"/>
              <w:suppressAutoHyphens w:val="false"/>
              <w:rPr/>
            </w:pPr>
            <w:r>
              <w:rPr/>
              <w:t xml:space="preserve">noun stem + noun stem: </w:t>
            </w:r>
          </w:p>
          <w:p>
            <w:pPr>
              <w:pStyle w:val="BodyText"/>
              <w:suppressAutoHyphens w:val="false"/>
              <w:rPr/>
            </w:pPr>
            <w:r>
              <w:rPr/>
            </w:r>
          </w:p>
        </w:tc>
        <w:tc>
          <w:tcPr>
            <w:tcW w:w="7897" w:type="dxa"/>
            <w:gridSpan w:val="2"/>
            <w:tcBorders/>
          </w:tcPr>
          <w:p>
            <w:pPr>
              <w:pStyle w:val="Normal"/>
              <w:spacing w:lineRule="auto" w:line="240"/>
              <w:ind w:hanging="0" w:end="0"/>
              <w:jc w:val="start"/>
              <w:rPr/>
            </w:pPr>
            <w:r>
              <w:rPr>
                <w:i/>
                <w:sz w:val="24"/>
              </w:rPr>
              <w:t>seaman</w:t>
            </w:r>
            <w:r>
              <w:rPr>
                <w:i/>
                <w:sz w:val="24"/>
                <w:lang w:val="ru-RU"/>
              </w:rPr>
              <w:t xml:space="preserve"> (моряк),</w:t>
            </w:r>
          </w:p>
          <w:p>
            <w:pPr>
              <w:pStyle w:val="Normal"/>
              <w:spacing w:lineRule="auto" w:line="240"/>
              <w:ind w:hanging="0" w:end="0"/>
              <w:jc w:val="start"/>
              <w:rPr>
                <w:i/>
                <w:i/>
                <w:sz w:val="24"/>
              </w:rPr>
            </w:pPr>
            <w:r>
              <w:rPr>
                <w:i/>
                <w:sz w:val="24"/>
              </w:rPr>
              <w:t>airmail</w:t>
            </w:r>
            <w:r>
              <w:rPr>
                <w:i/>
                <w:sz w:val="24"/>
                <w:lang w:val="ru-RU"/>
              </w:rPr>
              <w:t xml:space="preserve"> (авиапочта)</w:t>
            </w:r>
          </w:p>
        </w:tc>
      </w:tr>
      <w:tr>
        <w:trPr/>
        <w:tc>
          <w:tcPr>
            <w:tcW w:w="3085" w:type="dxa"/>
            <w:tcBorders/>
          </w:tcPr>
          <w:p>
            <w:pPr>
              <w:pStyle w:val="Normal"/>
              <w:spacing w:lineRule="auto" w:line="240"/>
              <w:ind w:hanging="0" w:end="0"/>
              <w:jc w:val="start"/>
              <w:rPr>
                <w:sz w:val="24"/>
              </w:rPr>
            </w:pPr>
            <w:r>
              <w:rPr>
                <w:sz w:val="24"/>
              </w:rPr>
              <w:t xml:space="preserve">adjective stem + noun stem: </w:t>
            </w:r>
          </w:p>
          <w:p>
            <w:pPr>
              <w:pStyle w:val="BodyText"/>
              <w:suppressAutoHyphens w:val="false"/>
              <w:rPr>
                <w:sz w:val="24"/>
              </w:rPr>
            </w:pPr>
            <w:r>
              <w:rPr>
                <w:sz w:val="24"/>
              </w:rPr>
            </w:r>
          </w:p>
        </w:tc>
        <w:tc>
          <w:tcPr>
            <w:tcW w:w="7897" w:type="dxa"/>
            <w:gridSpan w:val="2"/>
            <w:tcBorders/>
          </w:tcPr>
          <w:p>
            <w:pPr>
              <w:pStyle w:val="Normal"/>
              <w:spacing w:lineRule="auto" w:line="240"/>
              <w:ind w:hanging="0" w:end="0"/>
              <w:jc w:val="start"/>
              <w:rPr/>
            </w:pPr>
            <w:r>
              <w:rPr>
                <w:i/>
                <w:sz w:val="24"/>
              </w:rPr>
              <w:t>bluebell</w:t>
            </w:r>
            <w:r>
              <w:rPr>
                <w:i/>
                <w:sz w:val="24"/>
                <w:lang w:val="ru-RU"/>
              </w:rPr>
              <w:t xml:space="preserve"> (колокольчик), </w:t>
            </w:r>
          </w:p>
          <w:p>
            <w:pPr>
              <w:pStyle w:val="Normal"/>
              <w:spacing w:lineRule="auto" w:line="240"/>
              <w:ind w:hanging="0" w:end="0"/>
              <w:jc w:val="start"/>
              <w:rPr>
                <w:i/>
                <w:i/>
                <w:sz w:val="24"/>
              </w:rPr>
            </w:pPr>
            <w:r>
              <w:rPr>
                <w:i/>
                <w:sz w:val="24"/>
              </w:rPr>
              <w:t>blackbird</w:t>
            </w:r>
            <w:r>
              <w:rPr>
                <w:i/>
                <w:sz w:val="24"/>
                <w:lang w:val="ru-RU"/>
              </w:rPr>
              <w:t xml:space="preserve"> (черный дрозд)</w:t>
            </w:r>
          </w:p>
        </w:tc>
      </w:tr>
      <w:tr>
        <w:trPr/>
        <w:tc>
          <w:tcPr>
            <w:tcW w:w="3085" w:type="dxa"/>
            <w:tcBorders/>
          </w:tcPr>
          <w:p>
            <w:pPr>
              <w:pStyle w:val="BodyText"/>
              <w:suppressAutoHyphens w:val="false"/>
              <w:rPr/>
            </w:pPr>
            <w:r>
              <w:rPr/>
              <w:t xml:space="preserve">verb stem + noun stem: </w:t>
            </w:r>
          </w:p>
        </w:tc>
        <w:tc>
          <w:tcPr>
            <w:tcW w:w="7897" w:type="dxa"/>
            <w:gridSpan w:val="2"/>
            <w:tcBorders/>
          </w:tcPr>
          <w:p>
            <w:pPr>
              <w:pStyle w:val="Normal"/>
              <w:spacing w:lineRule="auto" w:line="240"/>
              <w:ind w:hanging="0" w:end="0"/>
              <w:jc w:val="start"/>
              <w:rPr>
                <w:i/>
                <w:i/>
                <w:sz w:val="24"/>
              </w:rPr>
            </w:pPr>
            <w:r>
              <w:rPr>
                <w:i/>
                <w:sz w:val="24"/>
              </w:rPr>
              <w:t>pickpocket</w:t>
            </w:r>
            <w:r>
              <w:rPr>
                <w:i/>
                <w:sz w:val="24"/>
                <w:lang w:val="ru-RU"/>
              </w:rPr>
              <w:t xml:space="preserve"> (карманный вор)</w:t>
            </w:r>
          </w:p>
        </w:tc>
      </w:tr>
      <w:tr>
        <w:trPr/>
        <w:tc>
          <w:tcPr>
            <w:tcW w:w="3085" w:type="dxa"/>
            <w:tcBorders/>
          </w:tcPr>
          <w:p>
            <w:pPr>
              <w:pStyle w:val="Normal"/>
              <w:spacing w:lineRule="auto" w:line="240"/>
              <w:ind w:hanging="0" w:end="0"/>
              <w:jc w:val="start"/>
              <w:rPr>
                <w:sz w:val="24"/>
              </w:rPr>
            </w:pPr>
            <w:r>
              <w:rPr>
                <w:sz w:val="24"/>
              </w:rPr>
              <w:t xml:space="preserve">gerund + noun stem: </w:t>
            </w:r>
          </w:p>
          <w:p>
            <w:pPr>
              <w:pStyle w:val="BodyText"/>
              <w:suppressAutoHyphens w:val="false"/>
              <w:rPr>
                <w:sz w:val="24"/>
              </w:rPr>
            </w:pPr>
            <w:r>
              <w:rPr>
                <w:sz w:val="24"/>
              </w:rPr>
            </w:r>
          </w:p>
        </w:tc>
        <w:tc>
          <w:tcPr>
            <w:tcW w:w="7897" w:type="dxa"/>
            <w:gridSpan w:val="2"/>
            <w:tcBorders/>
          </w:tcPr>
          <w:p>
            <w:pPr>
              <w:pStyle w:val="Normal"/>
              <w:spacing w:lineRule="auto" w:line="240"/>
              <w:ind w:hanging="0" w:end="0"/>
              <w:jc w:val="start"/>
              <w:rPr/>
            </w:pPr>
            <w:r>
              <w:rPr>
                <w:i/>
                <w:sz w:val="24"/>
              </w:rPr>
              <w:t>looking-glass</w:t>
            </w:r>
            <w:r>
              <w:rPr>
                <w:i/>
                <w:sz w:val="24"/>
                <w:lang w:val="ru-RU"/>
              </w:rPr>
              <w:t xml:space="preserve"> (зеркало),</w:t>
            </w:r>
          </w:p>
          <w:p>
            <w:pPr>
              <w:pStyle w:val="Normal"/>
              <w:spacing w:lineRule="auto" w:line="240"/>
              <w:ind w:hanging="0" w:end="0"/>
              <w:jc w:val="start"/>
              <w:rPr>
                <w:i/>
                <w:i/>
                <w:sz w:val="24"/>
              </w:rPr>
            </w:pPr>
            <w:r>
              <w:rPr>
                <w:i/>
                <w:sz w:val="24"/>
              </w:rPr>
              <w:t>dancing-hall</w:t>
            </w:r>
            <w:r>
              <w:rPr>
                <w:i/>
                <w:sz w:val="24"/>
                <w:lang w:val="ru-RU"/>
              </w:rPr>
              <w:t xml:space="preserve"> (танцевальный зал)</w:t>
            </w:r>
          </w:p>
        </w:tc>
      </w:tr>
      <w:tr>
        <w:trPr/>
        <w:tc>
          <w:tcPr>
            <w:tcW w:w="4077" w:type="dxa"/>
            <w:gridSpan w:val="2"/>
            <w:tcBorders/>
          </w:tcPr>
          <w:p>
            <w:pPr>
              <w:pStyle w:val="Normal"/>
              <w:spacing w:lineRule="auto" w:line="240"/>
              <w:ind w:hanging="0" w:end="0"/>
              <w:jc w:val="start"/>
              <w:rPr/>
            </w:pPr>
            <w:r>
              <w:rPr>
                <w:sz w:val="24"/>
              </w:rPr>
              <w:t xml:space="preserve">noun stem + prepositions + noun stem: </w:t>
            </w:r>
          </w:p>
          <w:p>
            <w:pPr>
              <w:pStyle w:val="BodyText"/>
              <w:suppressAutoHyphens w:val="false"/>
              <w:rPr>
                <w:sz w:val="24"/>
              </w:rPr>
            </w:pPr>
            <w:r>
              <w:rPr>
                <w:sz w:val="24"/>
              </w:rPr>
            </w:r>
          </w:p>
        </w:tc>
        <w:tc>
          <w:tcPr>
            <w:tcW w:w="6905" w:type="dxa"/>
            <w:tcBorders/>
          </w:tcPr>
          <w:p>
            <w:pPr>
              <w:pStyle w:val="Normal"/>
              <w:spacing w:lineRule="auto" w:line="240"/>
              <w:ind w:hanging="0" w:end="0"/>
              <w:jc w:val="start"/>
              <w:rPr/>
            </w:pPr>
            <w:r>
              <w:rPr>
                <w:i/>
                <w:sz w:val="24"/>
              </w:rPr>
              <w:t>father-in-law</w:t>
            </w:r>
            <w:r>
              <w:rPr>
                <w:i/>
                <w:sz w:val="24"/>
                <w:lang w:val="ru-RU"/>
              </w:rPr>
              <w:t xml:space="preserve"> (свекр, тесть)</w:t>
            </w:r>
          </w:p>
          <w:p>
            <w:pPr>
              <w:pStyle w:val="Normal"/>
              <w:spacing w:lineRule="auto" w:line="240"/>
              <w:ind w:hanging="0" w:end="0"/>
              <w:jc w:val="start"/>
              <w:rPr/>
            </w:pPr>
            <w:r>
              <w:rPr>
                <w:i/>
                <w:sz w:val="24"/>
              </w:rPr>
              <w:t>mother-in-law</w:t>
            </w:r>
            <w:r>
              <w:rPr>
                <w:i/>
                <w:sz w:val="24"/>
                <w:lang w:val="ru-RU"/>
              </w:rPr>
              <w:t xml:space="preserve"> (свекровь, теща) </w:t>
            </w:r>
          </w:p>
          <w:p>
            <w:pPr>
              <w:pStyle w:val="Normal"/>
              <w:spacing w:lineRule="auto" w:line="240"/>
              <w:ind w:hanging="0" w:end="0"/>
              <w:jc w:val="start"/>
              <w:rPr>
                <w:i/>
                <w:i/>
                <w:sz w:val="24"/>
              </w:rPr>
            </w:pPr>
            <w:r>
              <w:rPr>
                <w:i/>
                <w:sz w:val="24"/>
              </w:rPr>
              <w:t>man-of-war</w:t>
            </w:r>
            <w:r>
              <w:rPr>
                <w:i/>
                <w:sz w:val="24"/>
                <w:lang w:val="ru-RU"/>
              </w:rPr>
              <w:t xml:space="preserve"> (военный корабль)</w:t>
            </w:r>
          </w:p>
        </w:tc>
      </w:tr>
      <w:tr>
        <w:trPr/>
        <w:tc>
          <w:tcPr>
            <w:tcW w:w="3085" w:type="dxa"/>
            <w:tcBorders/>
          </w:tcPr>
          <w:p>
            <w:pPr>
              <w:pStyle w:val="Normal"/>
              <w:spacing w:lineRule="auto" w:line="240"/>
              <w:ind w:hanging="0" w:end="0"/>
              <w:jc w:val="start"/>
              <w:rPr>
                <w:sz w:val="24"/>
              </w:rPr>
            </w:pPr>
            <w:r>
              <w:rPr>
                <w:sz w:val="24"/>
              </w:rPr>
              <w:t>substantivised phrases:</w:t>
            </w:r>
          </w:p>
        </w:tc>
        <w:tc>
          <w:tcPr>
            <w:tcW w:w="7897" w:type="dxa"/>
            <w:gridSpan w:val="2"/>
            <w:tcBorders/>
          </w:tcPr>
          <w:p>
            <w:pPr>
              <w:pStyle w:val="Normal"/>
              <w:spacing w:lineRule="auto" w:line="240"/>
              <w:ind w:hanging="0" w:end="0"/>
              <w:jc w:val="start"/>
              <w:rPr/>
            </w:pPr>
            <w:r>
              <w:rPr>
                <w:i/>
                <w:sz w:val="24"/>
              </w:rPr>
              <w:t>forget-me-not</w:t>
            </w:r>
            <w:r>
              <w:rPr>
                <w:i/>
                <w:sz w:val="24"/>
                <w:lang w:val="ru-RU"/>
              </w:rPr>
              <w:t xml:space="preserve"> (незабудка),</w:t>
            </w:r>
          </w:p>
          <w:p>
            <w:pPr>
              <w:pStyle w:val="Normal"/>
              <w:spacing w:lineRule="auto" w:line="240"/>
              <w:ind w:hanging="0" w:end="0"/>
              <w:jc w:val="start"/>
              <w:rPr>
                <w:sz w:val="24"/>
              </w:rPr>
            </w:pPr>
            <w:r>
              <w:rPr>
                <w:i/>
                <w:sz w:val="24"/>
              </w:rPr>
              <w:t>pick-me-up</w:t>
            </w:r>
            <w:r>
              <w:rPr>
                <w:i/>
                <w:sz w:val="24"/>
                <w:lang w:val="ru-RU"/>
              </w:rPr>
              <w:t xml:space="preserve"> (тонизирующий напиток)</w:t>
            </w:r>
          </w:p>
        </w:tc>
      </w:tr>
    </w:tbl>
    <w:p>
      <w:pPr>
        <w:pStyle w:val="Normal"/>
        <w:spacing w:lineRule="auto" w:line="240"/>
        <w:ind w:firstLine="284" w:end="0"/>
        <w:rPr>
          <w:sz w:val="24"/>
        </w:rPr>
      </w:pPr>
      <w:r>
        <w:rPr>
          <w:sz w:val="24"/>
        </w:rPr>
      </w:r>
    </w:p>
    <w:p>
      <w:pPr>
        <w:pStyle w:val="Heading3"/>
        <w:rPr/>
      </w:pPr>
      <w:bookmarkStart w:id="40" w:name="__RefHeading___Toc5112978"/>
      <w:bookmarkEnd w:id="40"/>
      <w:r>
        <w:rPr/>
        <w:t>Morphological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170.</w:t>
      </w:r>
      <w:r>
        <w:rPr>
          <w:sz w:val="24"/>
        </w:rPr>
        <w:t xml:space="preserve"> Morphologically nouns are characterized by the grammatical categories of number and case.</w:t>
      </w:r>
    </w:p>
    <w:p>
      <w:pPr>
        <w:pStyle w:val="Normal"/>
        <w:spacing w:lineRule="auto" w:line="240"/>
        <w:ind w:firstLine="284" w:end="0"/>
        <w:rPr>
          <w:sz w:val="24"/>
        </w:rPr>
      </w:pPr>
      <w:r>
        <w:rPr>
          <w:sz w:val="24"/>
        </w:rPr>
        <w:t>Gender does not find regular morphological expression. The distinction of male, female, and neuter may correspond to the lexical meaning of the noun:</w:t>
      </w:r>
    </w:p>
    <w:p>
      <w:pPr>
        <w:pStyle w:val="Normal"/>
        <w:spacing w:lineRule="auto" w:line="240"/>
        <w:ind w:firstLine="284" w:end="0"/>
        <w:rPr>
          <w:b/>
          <w:sz w:val="24"/>
        </w:rPr>
      </w:pPr>
      <w:r>
        <w:rPr>
          <w:b/>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pacing w:lineRule="auto" w:line="240"/>
              <w:ind w:hanging="0" w:end="0"/>
              <w:jc w:val="start"/>
              <w:rPr>
                <w:b/>
                <w:sz w:val="24"/>
              </w:rPr>
            </w:pPr>
            <w:r>
              <w:rPr>
                <w:b/>
                <w:sz w:val="24"/>
              </w:rPr>
              <w:t>masculine</w:t>
            </w:r>
            <w:r>
              <w:rPr>
                <w:sz w:val="24"/>
              </w:rPr>
              <w:t xml:space="preserve"> (names of male beings)</w:t>
            </w:r>
          </w:p>
        </w:tc>
        <w:tc>
          <w:tcPr>
            <w:tcW w:w="5491" w:type="dxa"/>
            <w:tcBorders/>
          </w:tcPr>
          <w:p>
            <w:pPr>
              <w:pStyle w:val="Normal"/>
              <w:spacing w:lineRule="auto" w:line="240"/>
              <w:ind w:hanging="0" w:end="0"/>
              <w:jc w:val="start"/>
              <w:rPr/>
            </w:pPr>
            <w:r>
              <w:rPr>
                <w:sz w:val="24"/>
              </w:rPr>
              <w:t xml:space="preserve">- </w:t>
            </w:r>
            <w:r>
              <w:rPr>
                <w:i/>
                <w:sz w:val="24"/>
              </w:rPr>
              <w:t>boy, man, husband, bachelor, ox, cock;</w:t>
            </w:r>
          </w:p>
          <w:p>
            <w:pPr>
              <w:pStyle w:val="Normal"/>
              <w:spacing w:lineRule="auto" w:line="240"/>
              <w:ind w:hanging="0" w:end="0"/>
              <w:jc w:val="start"/>
              <w:rPr>
                <w:b/>
                <w:i/>
                <w:i/>
                <w:sz w:val="24"/>
              </w:rPr>
            </w:pPr>
            <w:r>
              <w:rPr>
                <w:b/>
                <w:i/>
                <w:sz w:val="24"/>
              </w:rPr>
            </w:r>
          </w:p>
        </w:tc>
      </w:tr>
      <w:tr>
        <w:trPr/>
        <w:tc>
          <w:tcPr>
            <w:tcW w:w="4816" w:type="dxa"/>
            <w:tcBorders/>
          </w:tcPr>
          <w:p>
            <w:pPr>
              <w:pStyle w:val="Normal"/>
              <w:spacing w:lineRule="auto" w:line="240"/>
              <w:ind w:hanging="0" w:end="0"/>
              <w:jc w:val="start"/>
              <w:rPr>
                <w:b/>
                <w:sz w:val="24"/>
              </w:rPr>
            </w:pPr>
            <w:r>
              <w:rPr>
                <w:b/>
                <w:sz w:val="24"/>
              </w:rPr>
              <w:t>feminine</w:t>
            </w:r>
            <w:r>
              <w:rPr>
                <w:sz w:val="24"/>
              </w:rPr>
              <w:t xml:space="preserve">  (names of female beings)</w:t>
            </w:r>
          </w:p>
        </w:tc>
        <w:tc>
          <w:tcPr>
            <w:tcW w:w="5491" w:type="dxa"/>
            <w:tcBorders/>
          </w:tcPr>
          <w:p>
            <w:pPr>
              <w:pStyle w:val="Normal"/>
              <w:spacing w:lineRule="auto" w:line="240"/>
              <w:ind w:hanging="0" w:end="0"/>
              <w:jc w:val="start"/>
              <w:rPr/>
            </w:pPr>
            <w:r>
              <w:rPr>
                <w:sz w:val="24"/>
              </w:rPr>
              <w:t xml:space="preserve">- </w:t>
            </w:r>
            <w:r>
              <w:rPr>
                <w:i/>
                <w:sz w:val="24"/>
              </w:rPr>
              <w:t>girl, woman, wife, maid, cow, hen;</w:t>
            </w:r>
          </w:p>
          <w:p>
            <w:pPr>
              <w:pStyle w:val="Normal"/>
              <w:spacing w:lineRule="auto" w:line="240"/>
              <w:ind w:hanging="0" w:end="0"/>
              <w:jc w:val="start"/>
              <w:rPr>
                <w:b/>
                <w:i/>
                <w:i/>
                <w:sz w:val="24"/>
              </w:rPr>
            </w:pPr>
            <w:r>
              <w:rPr>
                <w:b/>
                <w:i/>
                <w:sz w:val="24"/>
              </w:rPr>
            </w:r>
          </w:p>
        </w:tc>
      </w:tr>
      <w:tr>
        <w:trPr/>
        <w:tc>
          <w:tcPr>
            <w:tcW w:w="4816" w:type="dxa"/>
            <w:tcBorders/>
          </w:tcPr>
          <w:p>
            <w:pPr>
              <w:pStyle w:val="Normal"/>
              <w:spacing w:lineRule="auto" w:line="240"/>
              <w:ind w:hanging="0" w:end="0"/>
              <w:jc w:val="start"/>
              <w:rPr>
                <w:b/>
                <w:sz w:val="24"/>
              </w:rPr>
            </w:pPr>
            <w:r>
              <w:rPr>
                <w:b/>
                <w:sz w:val="24"/>
              </w:rPr>
              <w:t>neuter</w:t>
            </w:r>
            <w:r>
              <w:rPr>
                <w:sz w:val="24"/>
              </w:rPr>
              <w:t xml:space="preserve">    (names of inanimate objects)</w:t>
            </w:r>
          </w:p>
        </w:tc>
        <w:tc>
          <w:tcPr>
            <w:tcW w:w="5491" w:type="dxa"/>
            <w:tcBorders/>
          </w:tcPr>
          <w:p>
            <w:pPr>
              <w:pStyle w:val="Normal"/>
              <w:spacing w:lineRule="auto" w:line="240"/>
              <w:ind w:hanging="0" w:end="0"/>
              <w:jc w:val="start"/>
              <w:rPr>
                <w:b/>
                <w:sz w:val="24"/>
              </w:rPr>
            </w:pPr>
            <w:r>
              <w:rPr>
                <w:sz w:val="24"/>
              </w:rPr>
              <w:t xml:space="preserve">- </w:t>
            </w:r>
            <w:r>
              <w:rPr>
                <w:i/>
                <w:sz w:val="24"/>
              </w:rPr>
              <w:t>table, house.</w:t>
            </w:r>
          </w:p>
        </w:tc>
      </w:tr>
    </w:tbl>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The distinction may be also expressed by word-formation of different types: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feminine suffixes</w:t>
      </w:r>
    </w:p>
    <w:p>
      <w:pPr>
        <w:pStyle w:val="Normal"/>
        <w:spacing w:lineRule="auto" w:line="240"/>
        <w:ind w:firstLine="284" w:start="284" w:end="0"/>
        <w:rPr>
          <w:i/>
          <w:i/>
          <w:sz w:val="24"/>
        </w:rPr>
      </w:pPr>
      <w:r>
        <w:rPr>
          <w:i/>
          <w:sz w:val="24"/>
        </w:rPr>
        <w:t>-ess (actress, hostess, poetess, tigress),</w:t>
      </w:r>
    </w:p>
    <w:p>
      <w:pPr>
        <w:pStyle w:val="Normal"/>
        <w:spacing w:lineRule="auto" w:line="240"/>
        <w:ind w:firstLine="284" w:start="284" w:end="0"/>
        <w:rPr>
          <w:i/>
          <w:i/>
          <w:sz w:val="24"/>
        </w:rPr>
      </w:pPr>
      <w:r>
        <w:rPr>
          <w:i/>
          <w:sz w:val="24"/>
        </w:rPr>
        <w:t>-ine (heroine),</w:t>
      </w:r>
    </w:p>
    <w:p>
      <w:pPr>
        <w:pStyle w:val="Normal"/>
        <w:spacing w:lineRule="auto" w:line="240"/>
        <w:ind w:firstLine="284" w:start="284" w:end="0"/>
        <w:rPr>
          <w:i/>
          <w:i/>
          <w:sz w:val="24"/>
        </w:rPr>
      </w:pPr>
      <w:r>
        <w:rPr>
          <w:i/>
          <w:sz w:val="24"/>
        </w:rPr>
        <w:t>-ette (usherette);</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b) compounds of different patterns:</w:t>
      </w:r>
    </w:p>
    <w:p>
      <w:pPr>
        <w:pStyle w:val="Normal"/>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1560"/>
        <w:gridCol w:w="3256"/>
        <w:gridCol w:w="1280"/>
        <w:gridCol w:w="4211"/>
      </w:tblGrid>
      <w:tr>
        <w:trPr/>
        <w:tc>
          <w:tcPr>
            <w:tcW w:w="4816" w:type="dxa"/>
            <w:gridSpan w:val="2"/>
            <w:tcBorders/>
          </w:tcPr>
          <w:p>
            <w:pPr>
              <w:pStyle w:val="Normal"/>
              <w:spacing w:lineRule="auto" w:line="240"/>
              <w:ind w:hanging="0" w:end="0"/>
              <w:jc w:val="start"/>
              <w:rPr>
                <w:sz w:val="24"/>
              </w:rPr>
            </w:pPr>
            <w:r>
              <w:rPr>
                <w:sz w:val="24"/>
              </w:rPr>
              <w:t>noun + noun stem</w:t>
            </w:r>
          </w:p>
        </w:tc>
        <w:tc>
          <w:tcPr>
            <w:tcW w:w="5491" w:type="dxa"/>
            <w:gridSpan w:val="2"/>
            <w:tcBorders/>
          </w:tcPr>
          <w:p>
            <w:pPr>
              <w:pStyle w:val="Normal"/>
              <w:spacing w:lineRule="auto" w:line="240"/>
              <w:ind w:hanging="0" w:end="0"/>
              <w:jc w:val="start"/>
              <w:rPr>
                <w:sz w:val="24"/>
              </w:rPr>
            </w:pPr>
            <w:r>
              <w:rPr>
                <w:sz w:val="24"/>
              </w:rPr>
              <w:t>pronoun + noun stem</w:t>
            </w:r>
          </w:p>
        </w:tc>
      </w:tr>
      <w:tr>
        <w:trPr/>
        <w:tc>
          <w:tcPr>
            <w:tcW w:w="1560" w:type="dxa"/>
            <w:tcBorders/>
          </w:tcPr>
          <w:p>
            <w:pPr>
              <w:pStyle w:val="Normal"/>
              <w:spacing w:lineRule="auto" w:line="240"/>
              <w:ind w:hanging="0" w:end="0"/>
              <w:jc w:val="start"/>
              <w:rPr>
                <w:i/>
                <w:i/>
                <w:sz w:val="24"/>
              </w:rPr>
            </w:pPr>
            <w:r>
              <w:rPr>
                <w:i/>
                <w:sz w:val="24"/>
              </w:rPr>
              <w:t xml:space="preserve">Tom-cat </w:t>
            </w:r>
          </w:p>
          <w:p>
            <w:pPr>
              <w:pStyle w:val="Normal"/>
              <w:spacing w:lineRule="auto" w:line="240"/>
              <w:ind w:hanging="0" w:end="0"/>
              <w:jc w:val="start"/>
              <w:rPr>
                <w:i/>
                <w:i/>
                <w:sz w:val="24"/>
              </w:rPr>
            </w:pPr>
            <w:r>
              <w:rPr>
                <w:i/>
                <w:sz w:val="24"/>
              </w:rPr>
              <w:t xml:space="preserve">doctor        </w:t>
            </w:r>
          </w:p>
          <w:p>
            <w:pPr>
              <w:pStyle w:val="Normal"/>
              <w:spacing w:lineRule="auto" w:line="240"/>
              <w:ind w:hanging="0" w:end="0"/>
              <w:jc w:val="start"/>
              <w:rPr>
                <w:i/>
                <w:i/>
                <w:sz w:val="24"/>
              </w:rPr>
            </w:pPr>
            <w:r>
              <w:rPr>
                <w:i/>
                <w:sz w:val="24"/>
              </w:rPr>
              <w:t xml:space="preserve">dog-otter </w:t>
            </w:r>
          </w:p>
          <w:p>
            <w:pPr>
              <w:pStyle w:val="Normal"/>
              <w:spacing w:lineRule="auto" w:line="240"/>
              <w:ind w:hanging="0" w:end="0"/>
              <w:jc w:val="start"/>
              <w:rPr>
                <w:i/>
                <w:i/>
                <w:sz w:val="24"/>
              </w:rPr>
            </w:pPr>
            <w:r>
              <w:rPr>
                <w:i/>
                <w:sz w:val="24"/>
              </w:rPr>
              <w:t xml:space="preserve">male-frog   </w:t>
            </w:r>
          </w:p>
          <w:p>
            <w:pPr>
              <w:pStyle w:val="Normal"/>
              <w:spacing w:lineRule="auto" w:line="240"/>
              <w:ind w:hanging="0" w:end="0"/>
              <w:jc w:val="start"/>
              <w:rPr>
                <w:i/>
                <w:i/>
                <w:sz w:val="24"/>
              </w:rPr>
            </w:pPr>
            <w:r>
              <w:rPr>
                <w:i/>
                <w:sz w:val="24"/>
              </w:rPr>
              <w:t xml:space="preserve">cock-pheasant </w:t>
            </w:r>
          </w:p>
        </w:tc>
        <w:tc>
          <w:tcPr>
            <w:tcW w:w="3256" w:type="dxa"/>
            <w:tcBorders/>
          </w:tcPr>
          <w:p>
            <w:pPr>
              <w:pStyle w:val="Normal"/>
              <w:spacing w:lineRule="auto" w:line="240"/>
              <w:ind w:hanging="0" w:end="0"/>
              <w:jc w:val="start"/>
              <w:rPr>
                <w:i/>
                <w:i/>
                <w:sz w:val="24"/>
              </w:rPr>
            </w:pPr>
            <w:r>
              <w:rPr>
                <w:i/>
                <w:sz w:val="24"/>
              </w:rPr>
              <w:t xml:space="preserve">- Tabby-cat </w:t>
            </w:r>
          </w:p>
          <w:p>
            <w:pPr>
              <w:pStyle w:val="Normal"/>
              <w:spacing w:lineRule="auto" w:line="240"/>
              <w:ind w:hanging="0" w:end="0"/>
              <w:jc w:val="start"/>
              <w:rPr>
                <w:i/>
                <w:i/>
                <w:sz w:val="24"/>
              </w:rPr>
            </w:pPr>
            <w:r>
              <w:rPr>
                <w:i/>
                <w:sz w:val="24"/>
              </w:rPr>
              <w:t xml:space="preserve">- woman-doctor </w:t>
            </w:r>
          </w:p>
          <w:p>
            <w:pPr>
              <w:pStyle w:val="Normal"/>
              <w:spacing w:lineRule="auto" w:line="240"/>
              <w:ind w:hanging="0" w:end="0"/>
              <w:jc w:val="start"/>
              <w:rPr>
                <w:sz w:val="24"/>
              </w:rPr>
            </w:pPr>
            <w:r>
              <w:rPr>
                <w:i/>
                <w:sz w:val="24"/>
              </w:rPr>
              <w:t xml:space="preserve">- bitch-otter </w:t>
            </w:r>
          </w:p>
          <w:p>
            <w:pPr>
              <w:pStyle w:val="Normal"/>
              <w:spacing w:lineRule="auto" w:line="240"/>
              <w:ind w:hanging="0" w:end="0"/>
              <w:jc w:val="start"/>
              <w:rPr>
                <w:sz w:val="24"/>
              </w:rPr>
            </w:pPr>
            <w:r>
              <w:rPr>
                <w:i/>
                <w:sz w:val="24"/>
              </w:rPr>
              <w:t>- female-frog</w:t>
            </w:r>
          </w:p>
          <w:p>
            <w:pPr>
              <w:pStyle w:val="Normal"/>
              <w:spacing w:lineRule="auto" w:line="240"/>
              <w:ind w:hanging="0" w:end="0"/>
              <w:jc w:val="start"/>
              <w:rPr>
                <w:sz w:val="24"/>
              </w:rPr>
            </w:pPr>
            <w:r>
              <w:rPr>
                <w:i/>
                <w:sz w:val="24"/>
              </w:rPr>
              <w:t>- hen-pheasant</w:t>
            </w:r>
          </w:p>
        </w:tc>
        <w:tc>
          <w:tcPr>
            <w:tcW w:w="1280" w:type="dxa"/>
            <w:tcBorders/>
          </w:tcPr>
          <w:p>
            <w:pPr>
              <w:pStyle w:val="Normal"/>
              <w:spacing w:lineRule="auto" w:line="240"/>
              <w:ind w:hanging="0" w:end="0"/>
              <w:jc w:val="start"/>
              <w:rPr>
                <w:i/>
                <w:i/>
                <w:sz w:val="24"/>
              </w:rPr>
            </w:pPr>
            <w:r>
              <w:rPr>
                <w:i/>
                <w:sz w:val="24"/>
              </w:rPr>
              <w:t>he-wolf</w:t>
            </w:r>
          </w:p>
          <w:p>
            <w:pPr>
              <w:pStyle w:val="Normal"/>
              <w:spacing w:lineRule="auto" w:line="240"/>
              <w:ind w:hanging="0" w:end="0"/>
              <w:jc w:val="start"/>
              <w:rPr>
                <w:sz w:val="24"/>
              </w:rPr>
            </w:pPr>
            <w:r>
              <w:rPr>
                <w:i/>
                <w:sz w:val="24"/>
              </w:rPr>
              <w:t xml:space="preserve"> </w:t>
            </w:r>
            <w:r>
              <w:rPr>
                <w:i/>
                <w:sz w:val="24"/>
              </w:rPr>
              <w:t xml:space="preserve">he-cousin </w:t>
            </w:r>
          </w:p>
        </w:tc>
        <w:tc>
          <w:tcPr>
            <w:tcW w:w="4211" w:type="dxa"/>
            <w:tcBorders/>
          </w:tcPr>
          <w:p>
            <w:pPr>
              <w:pStyle w:val="Normal"/>
              <w:spacing w:lineRule="auto" w:line="240"/>
              <w:ind w:hanging="0" w:end="0"/>
              <w:jc w:val="start"/>
              <w:rPr>
                <w:i/>
                <w:i/>
                <w:sz w:val="24"/>
              </w:rPr>
            </w:pPr>
            <w:r>
              <w:rPr>
                <w:i/>
                <w:sz w:val="24"/>
              </w:rPr>
              <w:t>- she-wolf</w:t>
            </w:r>
          </w:p>
          <w:p>
            <w:pPr>
              <w:pStyle w:val="Normal"/>
              <w:spacing w:lineRule="auto" w:line="240"/>
              <w:ind w:hanging="0" w:end="0"/>
              <w:jc w:val="start"/>
              <w:rPr>
                <w:sz w:val="24"/>
              </w:rPr>
            </w:pPr>
            <w:r>
              <w:rPr>
                <w:i/>
                <w:sz w:val="24"/>
              </w:rPr>
              <w:t>- she-cousin</w:t>
            </w:r>
          </w:p>
        </w:tc>
      </w:tr>
    </w:tbl>
    <w:p>
      <w:pPr>
        <w:pStyle w:val="Normal"/>
        <w:spacing w:lineRule="auto" w:line="240"/>
        <w:ind w:firstLine="284" w:end="0"/>
        <w:rPr>
          <w:sz w:val="24"/>
        </w:rPr>
      </w:pPr>
      <w:r>
        <w:rPr>
          <w:sz w:val="24"/>
        </w:rPr>
      </w:r>
    </w:p>
    <w:p>
      <w:pPr>
        <w:pStyle w:val="2"/>
        <w:suppressAutoHyphens w:val="false"/>
        <w:rPr/>
      </w:pPr>
      <w:r>
        <w:rPr/>
        <w:t>There are also some traditional associations of certain nouns with gender. These are apparent in the use of personal or possessive pronouns: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i/>
          <w:sz w:val="24"/>
        </w:rPr>
        <w:t>moon</w:t>
      </w:r>
      <w:r>
        <w:rPr>
          <w:sz w:val="24"/>
        </w:rPr>
        <w:t xml:space="preserve"> and </w:t>
      </w:r>
      <w:r>
        <w:rPr>
          <w:i/>
          <w:sz w:val="24"/>
        </w:rPr>
        <w:t>earth</w:t>
      </w:r>
      <w:r>
        <w:rPr>
          <w:sz w:val="24"/>
        </w:rPr>
        <w:t xml:space="preserve"> are referred to as</w:t>
      </w:r>
      <w:r>
        <w:rPr>
          <w:b/>
          <w:sz w:val="24"/>
        </w:rPr>
        <w:t xml:space="preserve"> feminine,</w:t>
      </w:r>
      <w:r>
        <w:rPr>
          <w:sz w:val="24"/>
        </w:rPr>
        <w:t xml:space="preserve"> </w:t>
      </w:r>
      <w:r>
        <w:rPr>
          <w:i/>
          <w:sz w:val="24"/>
        </w:rPr>
        <w:t>sun</w:t>
      </w:r>
      <w:r>
        <w:rPr>
          <w:sz w:val="24"/>
        </w:rPr>
        <w:t xml:space="preserve"> as</w:t>
      </w:r>
      <w:r>
        <w:rPr>
          <w:b/>
          <w:sz w:val="24"/>
        </w:rPr>
        <w:t xml:space="preserve"> masculine: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It is pleasant to watch </w:t>
      </w:r>
      <w:r>
        <w:rPr>
          <w:i/>
          <w:sz w:val="24"/>
        </w:rPr>
        <w:t>the sun</w:t>
      </w:r>
      <w:r>
        <w:rPr>
          <w:sz w:val="24"/>
        </w:rPr>
        <w:t xml:space="preserve"> in </w:t>
      </w:r>
      <w:r>
        <w:rPr>
          <w:i/>
          <w:sz w:val="24"/>
        </w:rPr>
        <w:t>his</w:t>
      </w:r>
      <w:r>
        <w:rPr>
          <w:sz w:val="24"/>
        </w:rPr>
        <w:t xml:space="preserve"> chariot of gold and </w:t>
      </w:r>
      <w:r>
        <w:rPr>
          <w:i/>
          <w:sz w:val="24"/>
        </w:rPr>
        <w:t>the moon</w:t>
      </w:r>
      <w:r>
        <w:rPr>
          <w:sz w:val="24"/>
        </w:rPr>
        <w:t xml:space="preserve"> in </w:t>
      </w:r>
      <w:r>
        <w:rPr>
          <w:i/>
          <w:sz w:val="24"/>
        </w:rPr>
        <w:t>her</w:t>
      </w:r>
      <w:r>
        <w:rPr>
          <w:sz w:val="24"/>
        </w:rPr>
        <w:t xml:space="preserve"> chariot of pearl.</w:t>
      </w:r>
    </w:p>
    <w:p>
      <w:pPr>
        <w:pStyle w:val="Normal"/>
        <w:spacing w:lineRule="auto" w:line="240"/>
        <w:ind w:firstLine="284" w:start="284" w:end="0"/>
        <w:rPr/>
      </w:pPr>
      <w:r>
        <w:rPr>
          <w:sz w:val="24"/>
        </w:rPr>
        <w:t xml:space="preserve">At first </w:t>
      </w:r>
      <w:r>
        <w:rPr>
          <w:i/>
          <w:sz w:val="24"/>
        </w:rPr>
        <w:t>the earth</w:t>
      </w:r>
      <w:r>
        <w:rPr>
          <w:sz w:val="24"/>
        </w:rPr>
        <w:t xml:space="preserve"> was large, but every moment </w:t>
      </w:r>
      <w:r>
        <w:rPr>
          <w:i/>
          <w:sz w:val="24"/>
        </w:rPr>
        <w:t>she</w:t>
      </w:r>
      <w:r>
        <w:rPr>
          <w:sz w:val="24"/>
        </w:rPr>
        <w:t xml:space="preserve"> grew smaller.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w:t>
      </w:r>
      <w:r>
        <w:rPr>
          <w:i/>
          <w:sz w:val="24"/>
        </w:rPr>
        <w:t>the names of vessels</w:t>
      </w:r>
      <w:r>
        <w:rPr>
          <w:sz w:val="24"/>
        </w:rPr>
        <w:t xml:space="preserve"> (ship, boat, steamer, ice-breaker, cruiser, etc.) are referred to as</w:t>
      </w:r>
      <w:r>
        <w:rPr>
          <w:b/>
          <w:sz w:val="24"/>
        </w:rPr>
        <w:t xml:space="preserve"> feminine: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The new </w:t>
      </w:r>
      <w:r>
        <w:rPr>
          <w:i/>
          <w:sz w:val="24"/>
        </w:rPr>
        <w:t>ice-breaker</w:t>
      </w:r>
      <w:r>
        <w:rPr>
          <w:sz w:val="24"/>
        </w:rPr>
        <w:t xml:space="preserve"> has started on </w:t>
      </w:r>
      <w:r>
        <w:rPr>
          <w:i/>
          <w:sz w:val="24"/>
        </w:rPr>
        <w:t>her</w:t>
      </w:r>
      <w:r>
        <w:rPr>
          <w:sz w:val="24"/>
        </w:rPr>
        <w:t xml:space="preserve"> maiden voyage. </w:t>
      </w:r>
    </w:p>
    <w:p>
      <w:pPr>
        <w:pStyle w:val="Normal"/>
        <w:spacing w:lineRule="auto" w:line="240"/>
        <w:ind w:firstLine="284" w:start="284" w:end="0"/>
        <w:rPr/>
      </w:pPr>
      <w:r>
        <w:rPr>
          <w:i/>
          <w:sz w:val="24"/>
        </w:rPr>
        <w:t>She</w:t>
      </w:r>
      <w:r>
        <w:rPr>
          <w:sz w:val="24"/>
        </w:rPr>
        <w:t xml:space="preserve"> is equipped with up-to-date machinery.</w:t>
      </w:r>
    </w:p>
    <w:p>
      <w:pPr>
        <w:pStyle w:val="Normal"/>
        <w:spacing w:lineRule="auto" w:line="240"/>
        <w:ind w:firstLine="284" w:end="0"/>
        <w:rPr>
          <w:sz w:val="24"/>
          <w:lang w:val="ru-RU"/>
        </w:rPr>
      </w:pPr>
      <w:r>
        <w:rPr>
          <w:sz w:val="24"/>
          <w:lang w:val="ru-RU"/>
        </w:rPr>
      </w:r>
    </w:p>
    <w:p>
      <w:pPr>
        <w:pStyle w:val="Normal"/>
        <w:spacing w:lineRule="auto" w:line="240"/>
        <w:ind w:hanging="0" w:start="284" w:end="0"/>
        <w:rPr/>
      </w:pPr>
      <w:r>
        <w:rPr>
          <w:sz w:val="24"/>
        </w:rPr>
        <w:t>c)</w:t>
      </w:r>
      <w:r>
        <w:rPr>
          <w:i/>
          <w:sz w:val="24"/>
        </w:rPr>
        <w:t xml:space="preserve"> the names of vehicles</w:t>
      </w:r>
      <w:r>
        <w:rPr>
          <w:sz w:val="24"/>
        </w:rPr>
        <w:t xml:space="preserve"> (car, carriage, coach) may also be referred to as</w:t>
      </w:r>
      <w:r>
        <w:rPr>
          <w:b/>
          <w:sz w:val="24"/>
        </w:rPr>
        <w:t xml:space="preserve"> feminine,</w:t>
      </w:r>
      <w:r>
        <w:rPr>
          <w:sz w:val="24"/>
        </w:rPr>
        <w:t xml:space="preserve"> especially by their </w:t>
      </w:r>
    </w:p>
    <w:p>
      <w:pPr>
        <w:pStyle w:val="21"/>
        <w:suppressAutoHyphens w:val="false"/>
        <w:rPr/>
      </w:pPr>
      <w:r>
        <w:rPr/>
        <w:t xml:space="preserve">         </w:t>
      </w:r>
      <w:r>
        <w:rPr/>
        <w:t>owners, to express their affectionate attitude to these objects: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She is</w:t>
      </w:r>
      <w:r>
        <w:rPr>
          <w:sz w:val="24"/>
        </w:rPr>
        <w:t xml:space="preserve"> a fine </w:t>
      </w:r>
      <w:r>
        <w:rPr>
          <w:i/>
          <w:sz w:val="24"/>
        </w:rPr>
        <w:t>car.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d) </w:t>
      </w:r>
      <w:r>
        <w:rPr>
          <w:i/>
          <w:sz w:val="24"/>
        </w:rPr>
        <w:t>the names of countries,</w:t>
      </w:r>
      <w:r>
        <w:rPr>
          <w:sz w:val="24"/>
        </w:rPr>
        <w:t xml:space="preserve"> if the country is not considered as a mere geographical territory, are referred to as</w:t>
      </w:r>
      <w:r>
        <w:rPr>
          <w:b/>
          <w:sz w:val="24"/>
        </w:rPr>
        <w:t xml:space="preserve"> </w:t>
      </w:r>
    </w:p>
    <w:p>
      <w:pPr>
        <w:pStyle w:val="Normal"/>
        <w:spacing w:lineRule="auto" w:line="240"/>
        <w:ind w:firstLine="284" w:end="0"/>
        <w:rPr>
          <w:b/>
          <w:sz w:val="24"/>
        </w:rPr>
      </w:pPr>
      <w:r>
        <w:rPr>
          <w:b/>
          <w:sz w:val="24"/>
        </w:rPr>
        <w:t xml:space="preserve">    </w:t>
      </w:r>
      <w:r>
        <w:rPr>
          <w:b/>
          <w:sz w:val="24"/>
        </w:rPr>
        <w:t>feminine: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England</w:t>
      </w:r>
      <w:r>
        <w:rPr>
          <w:sz w:val="24"/>
        </w:rPr>
        <w:t xml:space="preserve"> is proud of </w:t>
      </w:r>
      <w:r>
        <w:rPr>
          <w:i/>
          <w:sz w:val="24"/>
        </w:rPr>
        <w:t>her</w:t>
      </w:r>
      <w:r>
        <w:rPr>
          <w:sz w:val="24"/>
        </w:rPr>
        <w:t xml:space="preserve"> poets.</w:t>
      </w:r>
    </w:p>
    <w:p>
      <w:pPr>
        <w:pStyle w:val="Normal"/>
        <w:spacing w:lineRule="auto" w:line="240"/>
        <w:ind w:firstLine="284" w:end="0"/>
        <w:rPr>
          <w:b/>
          <w:sz w:val="24"/>
        </w:rPr>
      </w:pPr>
      <w:r>
        <w:rPr>
          <w:b/>
          <w:sz w:val="24"/>
        </w:rPr>
      </w:r>
    </w:p>
    <w:p>
      <w:pPr>
        <w:pStyle w:val="Normal"/>
        <w:spacing w:lineRule="auto" w:line="240"/>
        <w:ind w:firstLine="284" w:end="0"/>
        <w:rPr/>
      </w:pPr>
      <w:r>
        <w:rPr>
          <w:b/>
          <w:sz w:val="24"/>
        </w:rPr>
        <w:t>But:</w:t>
      </w:r>
      <w:r>
        <w:rPr>
          <w:sz w:val="24"/>
        </w:rPr>
        <w:t xml:space="preserve"> If the name of the country is meant as a geographical one the pronoun </w:t>
      </w:r>
      <w:r>
        <w:rPr>
          <w:i/>
          <w:sz w:val="24"/>
        </w:rPr>
        <w:t>it</w:t>
      </w:r>
      <w:r>
        <w:rPr>
          <w:sz w:val="24"/>
        </w:rPr>
        <w:t xml:space="preserve"> is used. </w:t>
      </w:r>
      <w:r>
        <w:rPr>
          <w:i/>
          <w:sz w:val="24"/>
        </w:rPr>
        <w:t>Iceland</w:t>
      </w:r>
      <w:r>
        <w:rPr>
          <w:sz w:val="24"/>
        </w:rPr>
        <w:t xml:space="preserve"> is an island, </w:t>
      </w:r>
      <w:r>
        <w:rPr>
          <w:i/>
          <w:sz w:val="24"/>
        </w:rPr>
        <w:t>it</w:t>
      </w:r>
      <w:r>
        <w:rPr>
          <w:sz w:val="24"/>
        </w:rPr>
        <w:t xml:space="preserve"> is washed on three sides by the Atlantic Ocean.</w:t>
      </w:r>
    </w:p>
    <w:p>
      <w:pPr>
        <w:pStyle w:val="Normal"/>
        <w:spacing w:lineRule="auto" w:line="240"/>
        <w:ind w:firstLine="284" w:end="0"/>
        <w:rPr>
          <w:b/>
          <w:sz w:val="24"/>
        </w:rPr>
      </w:pPr>
      <w:r>
        <w:rPr>
          <w:b/>
          <w:sz w:val="24"/>
        </w:rPr>
      </w:r>
    </w:p>
    <w:p>
      <w:pPr>
        <w:pStyle w:val="Heading3"/>
        <w:rPr/>
      </w:pPr>
      <w:bookmarkStart w:id="41" w:name="__RefHeading___Toc5112979"/>
      <w:bookmarkEnd w:id="41"/>
      <w:r>
        <w:rPr/>
        <w:t>The category of number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171.</w:t>
      </w:r>
      <w:r>
        <w:rPr>
          <w:sz w:val="24"/>
        </w:rPr>
        <w:t xml:space="preserve"> English nouns that are inflected for number (count nouns) have singular and plural forms.</w:t>
      </w:r>
    </w:p>
    <w:p>
      <w:pPr>
        <w:pStyle w:val="Normal"/>
        <w:spacing w:lineRule="auto" w:line="240"/>
        <w:ind w:firstLine="284" w:end="0"/>
        <w:rPr/>
      </w:pPr>
      <w:r>
        <w:rPr>
          <w:b/>
          <w:sz w:val="24"/>
        </w:rPr>
        <w:t>Singular</w:t>
      </w:r>
      <w:r>
        <w:rPr>
          <w:sz w:val="24"/>
        </w:rPr>
        <w:t xml:space="preserve"> denotes one,</w:t>
      </w:r>
      <w:r>
        <w:rPr>
          <w:b/>
          <w:sz w:val="24"/>
        </w:rPr>
        <w:t xml:space="preserve"> plural</w:t>
      </w:r>
      <w:r>
        <w:rPr>
          <w:sz w:val="24"/>
        </w:rPr>
        <w:t xml:space="preserve"> denotes more than one. Most count nouns are variable and can occur with either singular or plural number. In Modern English the singular form of a noun is unmarked (zero). The plural form is marked by the inflexion </w:t>
      </w:r>
      <w:r>
        <w:rPr>
          <w:i/>
          <w:sz w:val="24"/>
        </w:rPr>
        <w:t>-(e)s.</w:t>
      </w:r>
      <w:r>
        <w:rPr>
          <w:sz w:val="24"/>
        </w:rPr>
        <w:t xml:space="preserve"> The spelling and the pronunciation of the plural morpheme vary.</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 172. Regular plurals</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I. Nouns ending in vowels and voiced consonants have the plural ending pronouced as [z]:</w:t>
      </w:r>
    </w:p>
    <w:p>
      <w:pPr>
        <w:pStyle w:val="Normal"/>
        <w:spacing w:lineRule="auto" w:line="240"/>
        <w:ind w:firstLine="284" w:end="0"/>
        <w:rPr>
          <w:sz w:val="24"/>
        </w:rPr>
      </w:pPr>
      <w:r>
        <w:rPr>
          <w:sz w:val="24"/>
        </w:rPr>
      </w:r>
    </w:p>
    <w:p>
      <w:pPr>
        <w:pStyle w:val="Normal"/>
        <w:spacing w:lineRule="auto" w:line="240"/>
        <w:ind w:firstLine="284" w:start="284" w:end="0"/>
        <w:rPr/>
      </w:pPr>
      <w:r>
        <w:rPr>
          <w:sz w:val="24"/>
        </w:rPr>
        <w:t>bee - bees [bi:z], dog - dogs [d</w:t>
      </w:r>
      <w:r>
        <w:rPr>
          <w:rFonts w:cs="Lucida Sans Unicode" w:ascii="Lucida Sans Unicode" w:hAnsi="Lucida Sans Unicode"/>
          <w:sz w:val="24"/>
        </w:rPr>
        <w:t>ɔ</w:t>
      </w:r>
      <w:r>
        <w:rPr>
          <w:sz w:val="24"/>
        </w:rPr>
        <w:t xml:space="preserve">gz]    </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II. Nouns ending in voiceless consonants have a voiceless ending:</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book - books [buks]</w:t>
      </w:r>
    </w:p>
    <w:p>
      <w:pPr>
        <w:pStyle w:val="Normal"/>
        <w:spacing w:lineRule="auto" w:line="240"/>
        <w:ind w:firstLine="284" w:end="0"/>
        <w:rPr>
          <w:sz w:val="24"/>
        </w:rPr>
      </w:pPr>
      <w:r>
        <w:rPr>
          <w:sz w:val="24"/>
        </w:rPr>
      </w:r>
    </w:p>
    <w:p>
      <w:pPr>
        <w:pStyle w:val="Normal"/>
        <w:spacing w:lineRule="auto" w:line="240"/>
        <w:ind w:firstLine="284" w:end="0"/>
        <w:rPr/>
      </w:pPr>
      <w:r>
        <w:rPr>
          <w:sz w:val="24"/>
        </w:rPr>
        <w:t>III. Nouns ending in -</w:t>
      </w:r>
      <w:r>
        <w:rPr>
          <w:b/>
          <w:sz w:val="24"/>
        </w:rPr>
        <w:t>s, -sh, -as, -ch, -x, -z,</w:t>
      </w:r>
      <w:r>
        <w:rPr>
          <w:sz w:val="24"/>
        </w:rPr>
        <w:t xml:space="preserve"> (sibilants) have the ending [iz]:</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actress - actresses ['æktr</w:t>
      </w:r>
      <w:r>
        <w:rPr>
          <w:rFonts w:cs="Lucida Sans Unicode" w:ascii="Lucida Sans Unicode" w:hAnsi="Lucida Sans Unicode"/>
          <w:sz w:val="24"/>
        </w:rPr>
        <w:t>ɪ</w:t>
      </w:r>
      <w:r>
        <w:rPr>
          <w:sz w:val="24"/>
        </w:rPr>
        <w:t>s</w:t>
      </w:r>
      <w:r>
        <w:rPr>
          <w:rFonts w:cs="Lucida Sans Unicode" w:ascii="Lucida Sans Unicode" w:hAnsi="Lucida Sans Unicode"/>
          <w:sz w:val="24"/>
        </w:rPr>
        <w:t>ɪ</w:t>
      </w:r>
      <w:r>
        <w:rPr>
          <w:sz w:val="24"/>
        </w:rPr>
        <w:t xml:space="preserve">z] </w:t>
      </w:r>
    </w:p>
    <w:p>
      <w:pPr>
        <w:pStyle w:val="Normal"/>
        <w:spacing w:lineRule="auto" w:line="240"/>
        <w:ind w:firstLine="284" w:start="284" w:end="0"/>
        <w:rPr/>
      </w:pPr>
      <w:r>
        <w:rPr>
          <w:sz w:val="24"/>
        </w:rPr>
        <w:t>bush - bushes  ['bu</w:t>
      </w:r>
      <w:r>
        <w:rPr>
          <w:rFonts w:cs="Lucida Sans Unicode" w:ascii="Lucida Sans Unicode" w:hAnsi="Lucida Sans Unicode"/>
          <w:sz w:val="24"/>
        </w:rPr>
        <w:t>∫ɪ</w:t>
      </w:r>
      <w:r>
        <w:rPr>
          <w:sz w:val="24"/>
        </w:rPr>
        <w:t xml:space="preserve">z] </w:t>
      </w:r>
    </w:p>
    <w:p>
      <w:pPr>
        <w:pStyle w:val="Normal"/>
        <w:spacing w:lineRule="auto" w:line="240"/>
        <w:ind w:firstLine="284" w:start="284" w:end="0"/>
        <w:rPr/>
      </w:pPr>
      <w:r>
        <w:rPr>
          <w:sz w:val="24"/>
        </w:rPr>
        <w:t>watch - watches ['wot</w:t>
      </w:r>
      <w:r>
        <w:rPr>
          <w:rFonts w:cs="Lucida Sans Unicode" w:ascii="Lucida Sans Unicode" w:hAnsi="Lucida Sans Unicode"/>
          <w:sz w:val="24"/>
        </w:rPr>
        <w:t>∫ɪ</w:t>
      </w:r>
      <w:r>
        <w:rPr>
          <w:sz w:val="24"/>
        </w:rPr>
        <w:t xml:space="preserve">zj </w:t>
      </w:r>
    </w:p>
    <w:p>
      <w:pPr>
        <w:pStyle w:val="Normal"/>
        <w:spacing w:lineRule="auto" w:line="240"/>
        <w:ind w:firstLine="284" w:start="284" w:end="0"/>
        <w:rPr/>
      </w:pPr>
      <w:r>
        <w:rPr>
          <w:sz w:val="24"/>
        </w:rPr>
        <w:t>box - boxes   ['boks</w:t>
      </w:r>
      <w:r>
        <w:rPr>
          <w:rFonts w:cs="Lucida Sans Unicode" w:ascii="Lucida Sans Unicode" w:hAnsi="Lucida Sans Unicode"/>
          <w:sz w:val="24"/>
        </w:rPr>
        <w:t>ɪ</w:t>
      </w:r>
      <w:r>
        <w:rPr>
          <w:sz w:val="24"/>
        </w:rPr>
        <w:t>z]</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IV. Nouns ending in </w:t>
      </w:r>
      <w:r>
        <w:rPr>
          <w:b/>
          <w:sz w:val="24"/>
        </w:rPr>
        <w:t>-o</w:t>
      </w:r>
      <w:r>
        <w:rPr>
          <w:sz w:val="24"/>
        </w:rPr>
        <w:t xml:space="preserve"> have the ending [z]:</w:t>
      </w:r>
    </w:p>
    <w:p>
      <w:pPr>
        <w:pStyle w:val="Normal"/>
        <w:spacing w:lineRule="auto" w:line="240"/>
        <w:ind w:firstLine="284" w:end="0"/>
        <w:rPr>
          <w:sz w:val="24"/>
        </w:rPr>
      </w:pPr>
      <w:r>
        <w:rPr>
          <w:sz w:val="24"/>
        </w:rPr>
      </w:r>
    </w:p>
    <w:p>
      <w:pPr>
        <w:pStyle w:val="Normal"/>
        <w:spacing w:lineRule="auto" w:line="240"/>
        <w:ind w:firstLine="284" w:start="284" w:end="0"/>
        <w:rPr/>
      </w:pPr>
      <w:r>
        <w:rPr>
          <w:sz w:val="24"/>
        </w:rPr>
        <w:t>hero - heroes ['h</w:t>
      </w:r>
      <w:r>
        <w:rPr>
          <w:rFonts w:cs="Lucida Sans Unicode" w:ascii="Lucida Sans Unicode" w:hAnsi="Lucida Sans Unicode"/>
          <w:sz w:val="24"/>
        </w:rPr>
        <w:t>ɪǝ</w:t>
      </w:r>
      <w:r>
        <w:rPr>
          <w:sz w:val="24"/>
        </w:rPr>
        <w:t xml:space="preserve">rouz] </w:t>
      </w:r>
    </w:p>
    <w:p>
      <w:pPr>
        <w:pStyle w:val="Normal"/>
        <w:spacing w:lineRule="auto" w:line="240"/>
        <w:ind w:firstLine="284" w:start="284" w:end="0"/>
        <w:rPr>
          <w:sz w:val="24"/>
        </w:rPr>
      </w:pPr>
      <w:r>
        <w:rPr>
          <w:sz w:val="24"/>
        </w:rPr>
        <w:t>photo- photoes ['foutouz]</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regular plural inflexion of nouns in </w:t>
      </w:r>
      <w:r>
        <w:rPr>
          <w:b/>
          <w:sz w:val="24"/>
        </w:rPr>
        <w:t>-o</w:t>
      </w:r>
      <w:r>
        <w:rPr>
          <w:sz w:val="24"/>
        </w:rPr>
        <w:t xml:space="preserve"> has two spellings;</w:t>
      </w:r>
      <w:r>
        <w:rPr>
          <w:b/>
          <w:sz w:val="24"/>
        </w:rPr>
        <w:t xml:space="preserve"> -os </w:t>
      </w:r>
      <w:r>
        <w:rPr>
          <w:sz w:val="24"/>
        </w:rPr>
        <w:t>which occurs in the following cases: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after a vowel - </w:t>
      </w:r>
      <w:r>
        <w:rPr>
          <w:i/>
          <w:sz w:val="24"/>
        </w:rPr>
        <w:t>bamboos, embryos, folios, kangaroos, radios, studios, zoos;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in proper names - </w:t>
      </w:r>
      <w:r>
        <w:rPr>
          <w:i/>
          <w:sz w:val="24"/>
        </w:rPr>
        <w:t>Romeos, Eskimos, Filipinos;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c) in abbreviations, </w:t>
      </w:r>
      <w:r>
        <w:rPr>
          <w:i/>
          <w:sz w:val="24"/>
        </w:rPr>
        <w:t>kilos</w:t>
      </w:r>
      <w:r>
        <w:rPr>
          <w:sz w:val="24"/>
        </w:rPr>
        <w:t xml:space="preserve"> (kilogramme), </w:t>
      </w:r>
      <w:r>
        <w:rPr>
          <w:i/>
          <w:sz w:val="24"/>
        </w:rPr>
        <w:t>photos</w:t>
      </w:r>
      <w:r>
        <w:rPr>
          <w:sz w:val="24"/>
        </w:rPr>
        <w:t xml:space="preserve"> (photograph), </w:t>
      </w:r>
      <w:r>
        <w:rPr>
          <w:i/>
          <w:sz w:val="24"/>
        </w:rPr>
        <w:t xml:space="preserve">pros </w:t>
      </w:r>
      <w:r>
        <w:rPr>
          <w:sz w:val="24"/>
        </w:rPr>
        <w:t>(professional);</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d) also in some borrowed words: </w:t>
      </w:r>
      <w:r>
        <w:rPr>
          <w:i/>
          <w:sz w:val="24"/>
        </w:rPr>
        <w:t>pianos, concertos, dynamos, quartos, solos, tangos, tobaccos.</w:t>
      </w:r>
    </w:p>
    <w:p>
      <w:pPr>
        <w:pStyle w:val="Normal"/>
        <w:spacing w:lineRule="auto" w:line="240"/>
        <w:ind w:firstLine="284" w:end="0"/>
        <w:rPr>
          <w:i/>
          <w:i/>
          <w:sz w:val="24"/>
        </w:rPr>
      </w:pPr>
      <w:r>
        <w:rPr>
          <w:i/>
          <w:sz w:val="24"/>
        </w:rPr>
      </w:r>
    </w:p>
    <w:p>
      <w:pPr>
        <w:pStyle w:val="Normal"/>
        <w:spacing w:lineRule="auto" w:line="240"/>
        <w:ind w:firstLine="284" w:end="0"/>
        <w:rPr/>
      </w:pPr>
      <w:r>
        <w:rPr>
          <w:sz w:val="24"/>
        </w:rPr>
        <w:t>In other cases the spelling is</w:t>
      </w:r>
      <w:r>
        <w:rPr>
          <w:b/>
          <w:sz w:val="24"/>
        </w:rPr>
        <w:t xml:space="preserve"> -oes:</w:t>
      </w:r>
      <w:r>
        <w:rPr>
          <w:sz w:val="24"/>
        </w:rPr>
        <w:t xml:space="preserve"> </w:t>
      </w:r>
      <w:r>
        <w:rPr>
          <w:i/>
          <w:sz w:val="24"/>
        </w:rPr>
        <w:t>tomatoes, echoes, Negroes, potatoes, vetoes, torpedoes, embargoes</w:t>
      </w:r>
    </w:p>
    <w:p>
      <w:pPr>
        <w:pStyle w:val="Normal"/>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Some nouns may form their plural in either way:</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sz w:val="24"/>
        </w:rPr>
        <w:t>oes/os:</w:t>
      </w:r>
      <w:r>
        <w:rPr>
          <w:sz w:val="24"/>
        </w:rPr>
        <w:t xml:space="preserve"> </w:t>
      </w:r>
      <w:r>
        <w:rPr>
          <w:i/>
          <w:sz w:val="24"/>
        </w:rPr>
        <w:t>cargo(e)s, banjo(e)s, halo(e)s.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V. The letter </w:t>
      </w:r>
      <w:r>
        <w:rPr>
          <w:b/>
          <w:sz w:val="24"/>
        </w:rPr>
        <w:t xml:space="preserve">-y </w:t>
      </w:r>
      <w:r>
        <w:rPr>
          <w:sz w:val="24"/>
        </w:rPr>
        <w:t>usually changes into</w:t>
      </w:r>
      <w:r>
        <w:rPr>
          <w:b/>
          <w:sz w:val="24"/>
        </w:rPr>
        <w:t xml:space="preserve"> -i:</w:t>
      </w:r>
    </w:p>
    <w:p>
      <w:pPr>
        <w:pStyle w:val="Normal"/>
        <w:spacing w:lineRule="auto" w:line="240"/>
        <w:ind w:firstLine="284" w:start="284" w:end="0"/>
        <w:rPr/>
      </w:pPr>
      <w:r>
        <w:rPr>
          <w:i/>
          <w:sz w:val="24"/>
        </w:rPr>
        <w:t>sky           skies</w:t>
      </w:r>
      <w:r>
        <w:rPr>
          <w:sz w:val="24"/>
        </w:rPr>
        <w:t xml:space="preserve">             [skaiz]</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But the letter </w:t>
      </w:r>
      <w:r>
        <w:rPr>
          <w:b/>
          <w:sz w:val="24"/>
        </w:rPr>
        <w:t>-y</w:t>
      </w:r>
      <w:r>
        <w:rPr>
          <w:sz w:val="24"/>
        </w:rPr>
        <w:t xml:space="preserve"> remains unchanged </w:t>
      </w:r>
      <w:r>
        <w:rPr>
          <w:b/>
          <w:sz w:val="24"/>
        </w:rPr>
        <w:t>-ys:</w:t>
      </w:r>
    </w:p>
    <w:p>
      <w:pPr>
        <w:pStyle w:val="Normal"/>
        <w:spacing w:lineRule="auto" w:line="240"/>
        <w:ind w:firstLine="284" w:end="0"/>
        <w:rPr>
          <w:b/>
          <w:sz w:val="24"/>
        </w:rPr>
      </w:pPr>
      <w:r>
        <w:rPr>
          <w:b/>
          <w:sz w:val="24"/>
        </w:rPr>
      </w:r>
    </w:p>
    <w:p>
      <w:pPr>
        <w:pStyle w:val="2"/>
        <w:suppressAutoHyphens w:val="false"/>
        <w:rPr/>
      </w:pPr>
      <w:r>
        <w:rPr/>
        <w:t>a) after vowels:</w:t>
      </w:r>
    </w:p>
    <w:p>
      <w:pPr>
        <w:pStyle w:val="Normal"/>
        <w:spacing w:lineRule="auto" w:line="240"/>
        <w:ind w:firstLine="284" w:start="284" w:end="0"/>
        <w:rPr/>
      </w:pPr>
      <w:r>
        <w:rPr>
          <w:i/>
          <w:sz w:val="24"/>
        </w:rPr>
        <w:t>days</w:t>
      </w:r>
      <w:r>
        <w:rPr>
          <w:sz w:val="24"/>
        </w:rPr>
        <w:t xml:space="preserve"> (except in nouns ending in</w:t>
      </w:r>
      <w:r>
        <w:rPr>
          <w:b/>
          <w:sz w:val="24"/>
        </w:rPr>
        <w:t xml:space="preserve"> -quy:</w:t>
      </w:r>
      <w:r>
        <w:rPr>
          <w:sz w:val="24"/>
        </w:rPr>
        <w:t xml:space="preserve"> soliloquy - soliloquies).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b) in proper names:</w:t>
      </w:r>
    </w:p>
    <w:p>
      <w:pPr>
        <w:pStyle w:val="Normal"/>
        <w:spacing w:lineRule="auto" w:line="240"/>
        <w:ind w:firstLine="284" w:start="284" w:end="0"/>
        <w:rPr>
          <w:i/>
          <w:i/>
          <w:sz w:val="24"/>
        </w:rPr>
      </w:pPr>
      <w:r>
        <w:rPr>
          <w:i/>
          <w:sz w:val="24"/>
        </w:rPr>
        <w:t>the two Germanys, the Kennedys, the Gatsbys;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c) in compounds:</w:t>
      </w:r>
    </w:p>
    <w:p>
      <w:pPr>
        <w:pStyle w:val="Normal"/>
        <w:spacing w:lineRule="auto" w:line="240"/>
        <w:ind w:firstLine="284" w:start="284" w:end="0"/>
        <w:rPr>
          <w:i/>
          <w:i/>
          <w:sz w:val="24"/>
        </w:rPr>
      </w:pPr>
      <w:r>
        <w:rPr>
          <w:i/>
          <w:sz w:val="24"/>
        </w:rPr>
        <w:t>stand-bys, lay-bys.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word </w:t>
      </w:r>
      <w:r>
        <w:rPr>
          <w:i/>
          <w:sz w:val="24"/>
        </w:rPr>
        <w:t>penny</w:t>
      </w:r>
      <w:r>
        <w:rPr>
          <w:sz w:val="24"/>
        </w:rPr>
        <w:t xml:space="preserve"> has two plural forms: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pence</w:t>
      </w:r>
      <w:r>
        <w:rPr>
          <w:sz w:val="24"/>
        </w:rPr>
        <w:t xml:space="preserve"> (irregular) - in British currency to denote a coin of this value or a sum of money:</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Here is </w:t>
      </w:r>
      <w:r>
        <w:rPr>
          <w:i/>
          <w:sz w:val="24"/>
        </w:rPr>
        <w:t>ten pence</w:t>
      </w:r>
      <w:r>
        <w:rPr>
          <w:sz w:val="24"/>
        </w:rPr>
        <w:t xml:space="preserve"> (in one coin or as a sum of money);</w:t>
      </w:r>
    </w:p>
    <w:p>
      <w:pPr>
        <w:pStyle w:val="Normal"/>
        <w:spacing w:lineRule="auto" w:line="240"/>
        <w:ind w:firstLine="284" w:start="284" w:end="0"/>
        <w:rPr/>
      </w:pPr>
      <w:r>
        <w:rPr>
          <w:i/>
          <w:sz w:val="24"/>
        </w:rPr>
        <w:t>pennies</w:t>
      </w:r>
      <w:r>
        <w:rPr>
          <w:sz w:val="24"/>
        </w:rPr>
        <w:t xml:space="preserve"> (regular) - for individual coins.</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Here are </w:t>
      </w:r>
      <w:r>
        <w:rPr>
          <w:i/>
          <w:sz w:val="24"/>
        </w:rPr>
        <w:t>ten pennies.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VI. Thirteen nouns ending in</w:t>
      </w:r>
      <w:r>
        <w:rPr>
          <w:b/>
          <w:sz w:val="24"/>
        </w:rPr>
        <w:t xml:space="preserve"> -f(e)</w:t>
      </w:r>
      <w:r>
        <w:rPr>
          <w:sz w:val="24"/>
        </w:rPr>
        <w:t xml:space="preserve"> form their plural changing</w:t>
      </w:r>
      <w:r>
        <w:rPr>
          <w:b/>
          <w:sz w:val="24"/>
        </w:rPr>
        <w:t xml:space="preserve"> -f(e) </w:t>
      </w:r>
      <w:r>
        <w:rPr>
          <w:sz w:val="24"/>
        </w:rPr>
        <w:t>into</w:t>
      </w:r>
      <w:r>
        <w:rPr>
          <w:b/>
          <w:sz w:val="24"/>
        </w:rPr>
        <w:t xml:space="preserve"> -v(e):</w:t>
      </w:r>
      <w:r>
        <w:rPr>
          <w:sz w:val="24"/>
        </w:rPr>
        <w:t xml:space="preserve"> the ending in this case is pronounced [z]:</w:t>
      </w:r>
    </w:p>
    <w:p>
      <w:pPr>
        <w:pStyle w:val="Normal"/>
        <w:spacing w:lineRule="auto" w:line="240"/>
        <w:ind w:firstLine="284" w:end="0"/>
        <w:rPr>
          <w:sz w:val="24"/>
        </w:rPr>
      </w:pPr>
      <w:r>
        <w:rPr>
          <w:sz w:val="24"/>
        </w:rPr>
      </w:r>
    </w:p>
    <w:tbl>
      <w:tblPr>
        <w:tblW w:w="10446" w:type="dxa"/>
        <w:jc w:val="start"/>
        <w:tblInd w:w="534" w:type="dxa"/>
        <w:tblLayout w:type="fixed"/>
        <w:tblCellMar>
          <w:top w:w="0" w:type="dxa"/>
          <w:start w:w="108" w:type="dxa"/>
          <w:bottom w:w="0" w:type="dxa"/>
          <w:end w:w="108" w:type="dxa"/>
        </w:tblCellMar>
      </w:tblPr>
      <w:tblGrid>
        <w:gridCol w:w="3126"/>
        <w:gridCol w:w="3660"/>
        <w:gridCol w:w="3660"/>
      </w:tblGrid>
      <w:tr>
        <w:trPr/>
        <w:tc>
          <w:tcPr>
            <w:tcW w:w="3126" w:type="dxa"/>
            <w:tcBorders/>
          </w:tcPr>
          <w:p>
            <w:pPr>
              <w:pStyle w:val="Normal"/>
              <w:spacing w:lineRule="auto" w:line="240"/>
              <w:ind w:hanging="0" w:end="0"/>
              <w:jc w:val="start"/>
              <w:rPr>
                <w:sz w:val="24"/>
              </w:rPr>
            </w:pPr>
            <w:r>
              <w:rPr>
                <w:sz w:val="24"/>
              </w:rPr>
              <w:t xml:space="preserve">calf - calves </w:t>
            </w:r>
          </w:p>
          <w:p>
            <w:pPr>
              <w:pStyle w:val="Normal"/>
              <w:spacing w:lineRule="auto" w:line="240"/>
              <w:ind w:hanging="0" w:end="0"/>
              <w:jc w:val="start"/>
              <w:rPr>
                <w:sz w:val="24"/>
              </w:rPr>
            </w:pPr>
            <w:r>
              <w:rPr>
                <w:sz w:val="24"/>
              </w:rPr>
              <w:t xml:space="preserve">elf  - elves </w:t>
            </w:r>
          </w:p>
          <w:p>
            <w:pPr>
              <w:pStyle w:val="Normal"/>
              <w:spacing w:lineRule="auto" w:line="240"/>
              <w:ind w:hanging="0" w:end="0"/>
              <w:jc w:val="start"/>
              <w:rPr>
                <w:sz w:val="24"/>
              </w:rPr>
            </w:pPr>
            <w:r>
              <w:rPr>
                <w:sz w:val="24"/>
              </w:rPr>
              <w:t xml:space="preserve">half - halves </w:t>
            </w:r>
          </w:p>
          <w:p>
            <w:pPr>
              <w:pStyle w:val="Normal"/>
              <w:spacing w:lineRule="auto" w:line="240"/>
              <w:ind w:hanging="0" w:end="0"/>
              <w:jc w:val="start"/>
              <w:rPr>
                <w:sz w:val="24"/>
              </w:rPr>
            </w:pPr>
            <w:r>
              <w:rPr>
                <w:sz w:val="24"/>
              </w:rPr>
              <w:t xml:space="preserve">knife - knives </w:t>
            </w:r>
          </w:p>
          <w:p>
            <w:pPr>
              <w:pStyle w:val="Normal"/>
              <w:spacing w:lineRule="auto" w:line="240"/>
              <w:ind w:hanging="0" w:end="0"/>
              <w:jc w:val="start"/>
              <w:rPr>
                <w:sz w:val="24"/>
              </w:rPr>
            </w:pPr>
            <w:r>
              <w:rPr>
                <w:sz w:val="24"/>
              </w:rPr>
              <w:t>leaf - leaves</w:t>
            </w:r>
          </w:p>
        </w:tc>
        <w:tc>
          <w:tcPr>
            <w:tcW w:w="3660" w:type="dxa"/>
            <w:tcBorders/>
          </w:tcPr>
          <w:p>
            <w:pPr>
              <w:pStyle w:val="Normal"/>
              <w:spacing w:lineRule="auto" w:line="240"/>
              <w:ind w:hanging="0" w:end="0"/>
              <w:jc w:val="start"/>
              <w:rPr>
                <w:sz w:val="24"/>
              </w:rPr>
            </w:pPr>
            <w:r>
              <w:rPr>
                <w:sz w:val="24"/>
              </w:rPr>
              <w:t xml:space="preserve">life - lives </w:t>
            </w:r>
          </w:p>
          <w:p>
            <w:pPr>
              <w:pStyle w:val="Normal"/>
              <w:spacing w:lineRule="auto" w:line="240"/>
              <w:ind w:hanging="0" w:end="0"/>
              <w:jc w:val="start"/>
              <w:rPr>
                <w:sz w:val="24"/>
              </w:rPr>
            </w:pPr>
            <w:r>
              <w:rPr>
                <w:sz w:val="24"/>
              </w:rPr>
              <w:t xml:space="preserve">loaf - loaves </w:t>
            </w:r>
          </w:p>
          <w:p>
            <w:pPr>
              <w:pStyle w:val="Normal"/>
              <w:spacing w:lineRule="auto" w:line="240"/>
              <w:ind w:hanging="0" w:end="0"/>
              <w:jc w:val="start"/>
              <w:rPr>
                <w:sz w:val="24"/>
              </w:rPr>
            </w:pPr>
            <w:r>
              <w:rPr>
                <w:sz w:val="24"/>
              </w:rPr>
              <w:t xml:space="preserve">self - selves </w:t>
            </w:r>
          </w:p>
          <w:p>
            <w:pPr>
              <w:pStyle w:val="Normal"/>
              <w:spacing w:lineRule="auto" w:line="240"/>
              <w:ind w:hanging="0" w:end="0"/>
              <w:jc w:val="start"/>
              <w:rPr/>
            </w:pPr>
            <w:r>
              <w:rPr>
                <w:sz w:val="24"/>
              </w:rPr>
              <w:t>sheaf - sheaves</w:t>
            </w:r>
            <w:r>
              <w:rPr>
                <w:sz w:val="24"/>
                <w:lang w:val="ru-RU"/>
              </w:rPr>
              <w:t xml:space="preserve"> (снопы)</w:t>
            </w:r>
            <w:r>
              <w:rPr>
                <w:sz w:val="24"/>
              </w:rPr>
              <w:t xml:space="preserve"> </w:t>
            </w:r>
          </w:p>
          <w:p>
            <w:pPr>
              <w:pStyle w:val="Normal"/>
              <w:spacing w:lineRule="auto" w:line="240"/>
              <w:ind w:hanging="0" w:end="0"/>
              <w:jc w:val="start"/>
              <w:rPr>
                <w:sz w:val="24"/>
              </w:rPr>
            </w:pPr>
            <w:r>
              <w:rPr>
                <w:sz w:val="24"/>
              </w:rPr>
              <w:t>shelf – shelves</w:t>
            </w:r>
          </w:p>
        </w:tc>
        <w:tc>
          <w:tcPr>
            <w:tcW w:w="3660" w:type="dxa"/>
            <w:tcBorders/>
          </w:tcPr>
          <w:p>
            <w:pPr>
              <w:pStyle w:val="Normal"/>
              <w:spacing w:lineRule="auto" w:line="240"/>
              <w:ind w:hanging="0" w:end="0"/>
              <w:jc w:val="start"/>
              <w:rPr>
                <w:sz w:val="24"/>
              </w:rPr>
            </w:pPr>
            <w:r>
              <w:rPr>
                <w:sz w:val="24"/>
              </w:rPr>
              <w:t xml:space="preserve">thief - thieves </w:t>
            </w:r>
          </w:p>
          <w:p>
            <w:pPr>
              <w:pStyle w:val="Normal"/>
              <w:spacing w:lineRule="auto" w:line="240"/>
              <w:ind w:hanging="0" w:end="0"/>
              <w:jc w:val="start"/>
              <w:rPr>
                <w:sz w:val="24"/>
              </w:rPr>
            </w:pPr>
            <w:r>
              <w:rPr>
                <w:sz w:val="24"/>
              </w:rPr>
              <w:t xml:space="preserve">wife - wives </w:t>
            </w:r>
          </w:p>
          <w:p>
            <w:pPr>
              <w:pStyle w:val="Normal"/>
              <w:spacing w:lineRule="auto" w:line="240"/>
              <w:ind w:hanging="0" w:end="0"/>
              <w:jc w:val="start"/>
              <w:rPr>
                <w:sz w:val="24"/>
              </w:rPr>
            </w:pPr>
            <w:r>
              <w:rPr>
                <w:sz w:val="24"/>
              </w:rPr>
              <w:t>wolf - wolves</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Other nouns ending in</w:t>
      </w:r>
      <w:r>
        <w:rPr>
          <w:b/>
          <w:sz w:val="24"/>
        </w:rPr>
        <w:t xml:space="preserve"> -f(e)</w:t>
      </w:r>
      <w:r>
        <w:rPr>
          <w:sz w:val="24"/>
        </w:rPr>
        <w:t xml:space="preserve"> have the plural inflexion </w:t>
      </w:r>
      <w:r>
        <w:rPr>
          <w:b/>
          <w:sz w:val="24"/>
        </w:rPr>
        <w:t>-s</w:t>
      </w:r>
      <w:r>
        <w:rPr>
          <w:sz w:val="24"/>
        </w:rPr>
        <w:t xml:space="preserve"> in the regular way: </w:t>
      </w:r>
      <w:r>
        <w:rPr>
          <w:i/>
          <w:sz w:val="24"/>
        </w:rPr>
        <w:t>proof - proofs, chief - chiefs, safe - safes, cliff - cliffs, gulf - gulfs, dwarf - dwarfs, reef- reefs, grief - griefs;</w:t>
      </w:r>
      <w:r>
        <w:rPr>
          <w:sz w:val="24"/>
        </w:rPr>
        <w:t xml:space="preserve"> the ending is pronounced [s].</w:t>
      </w:r>
    </w:p>
    <w:p>
      <w:pPr>
        <w:pStyle w:val="Normal"/>
        <w:spacing w:lineRule="auto" w:line="240"/>
        <w:ind w:firstLine="284" w:end="0"/>
        <w:rPr>
          <w:sz w:val="24"/>
        </w:rPr>
      </w:pPr>
      <w:r>
        <w:rPr>
          <w:sz w:val="24"/>
        </w:rPr>
      </w:r>
    </w:p>
    <w:p>
      <w:pPr>
        <w:pStyle w:val="Normal"/>
        <w:spacing w:lineRule="auto" w:line="240"/>
        <w:ind w:firstLine="284" w:end="0"/>
        <w:rPr/>
      </w:pPr>
      <w:r>
        <w:rPr>
          <w:sz w:val="24"/>
        </w:rPr>
        <w:t>In a few cases both</w:t>
      </w:r>
      <w:r>
        <w:rPr>
          <w:b/>
          <w:sz w:val="24"/>
        </w:rPr>
        <w:t xml:space="preserve"> -fs</w:t>
      </w:r>
      <w:r>
        <w:rPr>
          <w:sz w:val="24"/>
        </w:rPr>
        <w:t xml:space="preserve"> and</w:t>
      </w:r>
      <w:r>
        <w:rPr>
          <w:b/>
          <w:sz w:val="24"/>
        </w:rPr>
        <w:t xml:space="preserve"> -ves</w:t>
      </w:r>
      <w:r>
        <w:rPr>
          <w:sz w:val="24"/>
        </w:rPr>
        <w:t xml:space="preserve"> forms are possible: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scarf - scarfs/scarves, </w:t>
      </w:r>
    </w:p>
    <w:p>
      <w:pPr>
        <w:pStyle w:val="Normal"/>
        <w:spacing w:lineRule="auto" w:line="240"/>
        <w:ind w:firstLine="284" w:start="284" w:end="0"/>
        <w:rPr>
          <w:sz w:val="24"/>
        </w:rPr>
      </w:pPr>
      <w:r>
        <w:rPr>
          <w:sz w:val="24"/>
        </w:rPr>
        <w:t xml:space="preserve">dwarf - dwarfs/dwarves, </w:t>
      </w:r>
    </w:p>
    <w:p>
      <w:pPr>
        <w:pStyle w:val="Normal"/>
        <w:spacing w:lineRule="auto" w:line="240"/>
        <w:ind w:firstLine="284" w:start="284" w:end="0"/>
        <w:rPr>
          <w:sz w:val="24"/>
        </w:rPr>
      </w:pPr>
      <w:r>
        <w:rPr>
          <w:sz w:val="24"/>
        </w:rPr>
        <w:t>hoof - hoofs/hooves.</w:t>
      </w:r>
    </w:p>
    <w:p>
      <w:pPr>
        <w:pStyle w:val="Normal"/>
        <w:spacing w:lineRule="auto" w:line="240"/>
        <w:ind w:firstLine="284" w:end="0"/>
        <w:rPr>
          <w:sz w:val="24"/>
        </w:rPr>
      </w:pPr>
      <w:r>
        <w:rPr>
          <w:sz w:val="24"/>
        </w:rPr>
      </w:r>
    </w:p>
    <w:p>
      <w:pPr>
        <w:pStyle w:val="Normal"/>
        <w:spacing w:lineRule="auto" w:line="240"/>
        <w:ind w:firstLine="284" w:end="0"/>
        <w:rPr/>
      </w:pPr>
      <w:r>
        <w:rPr>
          <w:sz w:val="24"/>
        </w:rPr>
        <w:t>VII. Nouns ending in</w:t>
      </w:r>
      <w:r>
        <w:rPr>
          <w:b/>
          <w:sz w:val="24"/>
        </w:rPr>
        <w:t xml:space="preserve"> -th</w:t>
      </w:r>
      <w:r>
        <w:rPr>
          <w:sz w:val="24"/>
        </w:rPr>
        <w:t xml:space="preserve"> after a short vowel have the ending -s [s]: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month — months [m</w:t>
      </w:r>
      <w:r>
        <w:rPr>
          <w:rFonts w:cs="Lucida Sans Unicode" w:ascii="Lucida Sans Unicode" w:hAnsi="Lucida Sans Unicode"/>
          <w:sz w:val="24"/>
        </w:rPr>
        <w:t>ʌ</w:t>
      </w:r>
      <w:r>
        <w:rPr>
          <w:sz w:val="24"/>
        </w:rPr>
        <w:t>nθs].</w:t>
      </w:r>
    </w:p>
    <w:p>
      <w:pPr>
        <w:pStyle w:val="Normal"/>
        <w:spacing w:lineRule="auto" w:line="240"/>
        <w:ind w:firstLine="284" w:end="0"/>
        <w:rPr>
          <w:sz w:val="24"/>
        </w:rPr>
      </w:pPr>
      <w:r>
        <w:rPr>
          <w:sz w:val="24"/>
        </w:rPr>
      </w:r>
    </w:p>
    <w:p>
      <w:pPr>
        <w:pStyle w:val="Normal"/>
        <w:spacing w:lineRule="auto" w:line="240"/>
        <w:ind w:firstLine="284" w:end="0"/>
        <w:rPr/>
      </w:pPr>
      <w:r>
        <w:rPr>
          <w:sz w:val="24"/>
        </w:rPr>
        <w:t>Nouns ending in</w:t>
      </w:r>
      <w:r>
        <w:rPr>
          <w:b/>
          <w:sz w:val="24"/>
        </w:rPr>
        <w:t xml:space="preserve"> -th</w:t>
      </w:r>
      <w:r>
        <w:rPr>
          <w:sz w:val="24"/>
        </w:rPr>
        <w:t xml:space="preserve"> after a long vowel or a diphthong have [9z] in the plural: baths [ba:</w:t>
      </w:r>
      <w:r>
        <w:rPr>
          <w:rFonts w:cs="Lucida Sans Unicode" w:ascii="Lucida Sans Unicode" w:hAnsi="Lucida Sans Unicode"/>
          <w:sz w:val="24"/>
        </w:rPr>
        <w:t>ð</w:t>
      </w:r>
      <w:r>
        <w:rPr>
          <w:sz w:val="24"/>
        </w:rPr>
        <w:t>z], paths [pa</w:t>
      </w:r>
      <w:r>
        <w:rPr>
          <w:rFonts w:cs="Lucida Sans Unicode" w:ascii="Lucida Sans Unicode" w:hAnsi="Lucida Sans Unicode"/>
          <w:sz w:val="24"/>
        </w:rPr>
        <w:t>ð</w:t>
      </w:r>
      <w:r>
        <w:rPr>
          <w:sz w:val="24"/>
        </w:rPr>
        <w:t>z], oaths [ou</w:t>
      </w:r>
      <w:r>
        <w:rPr>
          <w:rFonts w:cs="Lucida Sans Unicode" w:ascii="Lucida Sans Unicode" w:hAnsi="Lucida Sans Unicode"/>
          <w:sz w:val="24"/>
        </w:rPr>
        <w:t>ð</w:t>
      </w:r>
      <w:r>
        <w:rPr>
          <w:sz w:val="24"/>
        </w:rPr>
        <w:t>z].</w:t>
      </w:r>
    </w:p>
    <w:p>
      <w:pPr>
        <w:pStyle w:val="Normal"/>
        <w:spacing w:lineRule="auto" w:line="240"/>
        <w:ind w:firstLine="284" w:end="0"/>
        <w:rPr>
          <w:b/>
          <w:sz w:val="24"/>
        </w:rPr>
      </w:pPr>
      <w:r>
        <w:rPr>
          <w:b/>
          <w:sz w:val="24"/>
        </w:rPr>
      </w:r>
    </w:p>
    <w:p>
      <w:pPr>
        <w:pStyle w:val="Normal"/>
        <w:spacing w:lineRule="auto" w:line="240"/>
        <w:ind w:firstLine="284" w:end="0"/>
        <w:rPr/>
      </w:pPr>
      <w:r>
        <w:rPr>
          <w:b/>
          <w:sz w:val="24"/>
        </w:rPr>
        <w:t>But:</w:t>
      </w:r>
      <w:r>
        <w:rPr>
          <w:sz w:val="24"/>
        </w:rPr>
        <w:t xml:space="preserve"> youths [ju:θs], births [b</w:t>
      </w:r>
      <w:r>
        <w:rPr>
          <w:rFonts w:cs="Lucida Sans Unicode" w:ascii="Lucida Sans Unicode" w:hAnsi="Lucida Sans Unicode"/>
          <w:sz w:val="24"/>
        </w:rPr>
        <w:t>ǝ</w:t>
      </w:r>
      <w:r>
        <w:rPr>
          <w:sz w:val="24"/>
        </w:rPr>
        <w:t>:θs].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VIII. The plural of abbreviations is sometimes formed in spelling by doubling a letter:</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3118"/>
        <w:gridCol w:w="7330"/>
      </w:tblGrid>
      <w:tr>
        <w:trPr/>
        <w:tc>
          <w:tcPr>
            <w:tcW w:w="3118" w:type="dxa"/>
            <w:tcBorders/>
          </w:tcPr>
          <w:p>
            <w:pPr>
              <w:pStyle w:val="Normal"/>
              <w:spacing w:lineRule="auto" w:line="240"/>
              <w:ind w:hanging="0" w:end="0"/>
              <w:jc w:val="start"/>
              <w:rPr>
                <w:sz w:val="24"/>
              </w:rPr>
            </w:pPr>
            <w:r>
              <w:rPr>
                <w:sz w:val="24"/>
              </w:rPr>
              <w:t xml:space="preserve">Ms (manuscript) </w:t>
            </w:r>
          </w:p>
          <w:p>
            <w:pPr>
              <w:pStyle w:val="Normal"/>
              <w:spacing w:lineRule="auto" w:line="240"/>
              <w:ind w:hanging="0" w:end="0"/>
              <w:jc w:val="start"/>
              <w:rPr>
                <w:sz w:val="24"/>
              </w:rPr>
            </w:pPr>
            <w:r>
              <w:rPr>
                <w:sz w:val="24"/>
              </w:rPr>
              <w:t xml:space="preserve">p. (page) </w:t>
            </w:r>
          </w:p>
          <w:p>
            <w:pPr>
              <w:pStyle w:val="Normal"/>
              <w:spacing w:lineRule="auto" w:line="240"/>
              <w:ind w:hanging="0" w:end="0"/>
              <w:jc w:val="start"/>
              <w:rPr>
                <w:sz w:val="24"/>
              </w:rPr>
            </w:pPr>
            <w:r>
              <w:rPr>
                <w:sz w:val="24"/>
              </w:rPr>
              <w:t xml:space="preserve">Mr (Mister) </w:t>
            </w:r>
          </w:p>
          <w:p>
            <w:pPr>
              <w:pStyle w:val="Normal"/>
              <w:spacing w:lineRule="auto" w:line="240"/>
              <w:ind w:hanging="0" w:end="0"/>
              <w:jc w:val="start"/>
              <w:rPr>
                <w:sz w:val="24"/>
              </w:rPr>
            </w:pPr>
            <w:r>
              <w:rPr>
                <w:sz w:val="24"/>
              </w:rPr>
              <w:t xml:space="preserve">M.P. (Member of Parliament) </w:t>
            </w:r>
          </w:p>
          <w:p>
            <w:pPr>
              <w:pStyle w:val="Normal"/>
              <w:spacing w:lineRule="auto" w:line="240"/>
              <w:ind w:hanging="0" w:end="0"/>
              <w:jc w:val="start"/>
              <w:rPr>
                <w:sz w:val="24"/>
              </w:rPr>
            </w:pPr>
            <w:r>
              <w:rPr>
                <w:sz w:val="24"/>
              </w:rPr>
              <w:t xml:space="preserve">M.D. (Doctor of Medicine) </w:t>
            </w:r>
          </w:p>
          <w:p>
            <w:pPr>
              <w:pStyle w:val="Normal"/>
              <w:spacing w:lineRule="auto" w:line="240"/>
              <w:ind w:hanging="0" w:end="0"/>
              <w:jc w:val="start"/>
              <w:rPr>
                <w:sz w:val="24"/>
              </w:rPr>
            </w:pPr>
            <w:r>
              <w:rPr>
                <w:sz w:val="24"/>
              </w:rPr>
              <w:t xml:space="preserve">Co. (Company) </w:t>
            </w:r>
          </w:p>
        </w:tc>
        <w:tc>
          <w:tcPr>
            <w:tcW w:w="7330" w:type="dxa"/>
            <w:tcBorders/>
          </w:tcPr>
          <w:p>
            <w:pPr>
              <w:pStyle w:val="Normal"/>
              <w:spacing w:lineRule="auto" w:line="240"/>
              <w:ind w:hanging="0" w:end="0"/>
              <w:jc w:val="start"/>
              <w:rPr>
                <w:i/>
                <w:i/>
                <w:sz w:val="24"/>
              </w:rPr>
            </w:pPr>
            <w:r>
              <w:rPr>
                <w:i/>
                <w:sz w:val="24"/>
              </w:rPr>
              <w:t>- MSS</w:t>
            </w:r>
          </w:p>
          <w:p>
            <w:pPr>
              <w:pStyle w:val="Normal"/>
              <w:spacing w:lineRule="auto" w:line="240"/>
              <w:ind w:hanging="0" w:end="0"/>
              <w:jc w:val="start"/>
              <w:rPr/>
            </w:pPr>
            <w:r>
              <w:rPr>
                <w:i/>
                <w:sz w:val="24"/>
              </w:rPr>
              <w:t>- pp.</w:t>
            </w:r>
            <w:r>
              <w:rPr>
                <w:sz w:val="24"/>
              </w:rPr>
              <w:t xml:space="preserve"> </w:t>
            </w:r>
          </w:p>
          <w:p>
            <w:pPr>
              <w:pStyle w:val="Normal"/>
              <w:spacing w:lineRule="auto" w:line="240"/>
              <w:ind w:hanging="0" w:end="0"/>
              <w:jc w:val="start"/>
              <w:rPr/>
            </w:pPr>
            <w:r>
              <w:rPr>
                <w:sz w:val="24"/>
              </w:rPr>
              <w:t xml:space="preserve">- </w:t>
            </w:r>
            <w:r>
              <w:rPr>
                <w:i/>
                <w:sz w:val="24"/>
              </w:rPr>
              <w:t>Messrs</w:t>
            </w:r>
            <w:r>
              <w:rPr>
                <w:sz w:val="24"/>
              </w:rPr>
              <w:t xml:space="preserve"> ['mes</w:t>
            </w:r>
            <w:r>
              <w:rPr>
                <w:rFonts w:cs="Lucida Sans Unicode" w:ascii="Lucida Sans Unicode" w:hAnsi="Lucida Sans Unicode"/>
                <w:sz w:val="24"/>
              </w:rPr>
              <w:t>ǝ</w:t>
            </w:r>
            <w:r>
              <w:rPr>
                <w:sz w:val="24"/>
              </w:rPr>
              <w:t>z]</w:t>
            </w:r>
          </w:p>
          <w:p>
            <w:pPr>
              <w:pStyle w:val="Normal"/>
              <w:spacing w:lineRule="auto" w:line="240"/>
              <w:ind w:hanging="0" w:end="0"/>
              <w:jc w:val="start"/>
              <w:rPr>
                <w:sz w:val="24"/>
              </w:rPr>
            </w:pPr>
            <w:r>
              <w:rPr>
                <w:sz w:val="24"/>
              </w:rPr>
              <w:t xml:space="preserve">- M.P.s ['em'pi:z] </w:t>
            </w:r>
          </w:p>
          <w:p>
            <w:pPr>
              <w:pStyle w:val="Normal"/>
              <w:spacing w:lineRule="auto" w:line="240"/>
              <w:ind w:hanging="0" w:end="0"/>
              <w:jc w:val="start"/>
              <w:rPr>
                <w:sz w:val="24"/>
              </w:rPr>
            </w:pPr>
            <w:r>
              <w:rPr>
                <w:sz w:val="24"/>
              </w:rPr>
              <w:t xml:space="preserve">- M.D.s ['em'di:z] </w:t>
            </w:r>
          </w:p>
          <w:p>
            <w:pPr>
              <w:pStyle w:val="Normal"/>
              <w:spacing w:lineRule="auto" w:line="240"/>
              <w:ind w:hanging="0" w:end="0"/>
              <w:jc w:val="start"/>
              <w:rPr>
                <w:i/>
                <w:i/>
                <w:sz w:val="24"/>
              </w:rPr>
            </w:pPr>
            <w:r>
              <w:rPr>
                <w:sz w:val="24"/>
              </w:rPr>
              <w:t>- Co.s [kouz]</w:t>
            </w:r>
          </w:p>
        </w:tc>
      </w:tr>
    </w:tbl>
    <w:p>
      <w:pPr>
        <w:pStyle w:val="Normal"/>
        <w:spacing w:lineRule="auto" w:line="240"/>
        <w:ind w:firstLine="284" w:end="0"/>
        <w:rPr>
          <w:sz w:val="24"/>
        </w:rPr>
      </w:pPr>
      <w:r>
        <w:rPr>
          <w:sz w:val="24"/>
        </w:rPr>
      </w:r>
    </w:p>
    <w:p>
      <w:pPr>
        <w:pStyle w:val="2"/>
        <w:suppressAutoHyphens w:val="false"/>
        <w:rPr/>
      </w:pPr>
      <w:r>
        <w:rPr/>
        <w:t>In a phrase like "Miss Brown" two different forms are used for the plural. We may either say "the Miss Browns" or "the Misses Brown", the latter being generally considered more correct.</w:t>
      </w:r>
    </w:p>
    <w:p>
      <w:pPr>
        <w:pStyle w:val="Normal"/>
        <w:spacing w:lineRule="auto" w:line="240"/>
        <w:ind w:firstLine="284" w:end="0"/>
        <w:rPr>
          <w:b/>
          <w:sz w:val="24"/>
        </w:rPr>
      </w:pPr>
      <w:r>
        <w:rPr>
          <w:b/>
          <w:sz w:val="24"/>
        </w:rPr>
      </w:r>
    </w:p>
    <w:p>
      <w:pPr>
        <w:pStyle w:val="Heading7"/>
        <w:suppressAutoHyphens w:val="false"/>
        <w:rPr/>
      </w:pPr>
      <w:r>
        <w:rPr/>
        <w:t>Irregular plurals</w:t>
      </w:r>
    </w:p>
    <w:p>
      <w:pPr>
        <w:pStyle w:val="Normal"/>
        <w:spacing w:lineRule="auto" w:line="240"/>
        <w:ind w:firstLine="284" w:end="0"/>
        <w:rPr>
          <w:sz w:val="24"/>
        </w:rPr>
      </w:pPr>
      <w:r>
        <w:rPr>
          <w:sz w:val="24"/>
        </w:rPr>
      </w:r>
    </w:p>
    <w:p>
      <w:pPr>
        <w:pStyle w:val="Normal"/>
        <w:spacing w:lineRule="auto" w:line="240"/>
        <w:ind w:firstLine="284" w:end="0"/>
        <w:rPr/>
      </w:pPr>
      <w:r>
        <w:rPr>
          <w:b/>
          <w:sz w:val="24"/>
        </w:rPr>
        <w:t>§ 173.</w:t>
      </w:r>
      <w:r>
        <w:rPr>
          <w:sz w:val="24"/>
        </w:rPr>
        <w:t xml:space="preserve"> For historical reasons certain nouns form their plural differently.</w:t>
      </w:r>
    </w:p>
    <w:p>
      <w:pPr>
        <w:pStyle w:val="Normal"/>
        <w:spacing w:lineRule="auto" w:line="240"/>
        <w:ind w:firstLine="284" w:end="0"/>
        <w:rPr>
          <w:sz w:val="24"/>
        </w:rPr>
      </w:pPr>
      <w:r>
        <w:rPr>
          <w:sz w:val="24"/>
        </w:rPr>
      </w:r>
    </w:p>
    <w:p>
      <w:pPr>
        <w:pStyle w:val="2"/>
        <w:suppressAutoHyphens w:val="false"/>
        <w:rPr/>
      </w:pPr>
      <w:r>
        <w:rPr/>
        <w:t>1. Seven nouns distinguish plural from singular by vowel change:</w:t>
      </w:r>
    </w:p>
    <w:p>
      <w:pPr>
        <w:pStyle w:val="Normal"/>
        <w:spacing w:lineRule="auto" w:line="240"/>
        <w:ind w:firstLine="284" w:end="0"/>
        <w:rPr>
          <w:sz w:val="24"/>
        </w:rPr>
      </w:pPr>
      <w:r>
        <w:rPr>
          <w:sz w:val="24"/>
        </w:rPr>
      </w:r>
    </w:p>
    <w:tbl>
      <w:tblPr>
        <w:tblW w:w="10305" w:type="dxa"/>
        <w:jc w:val="start"/>
        <w:tblInd w:w="675" w:type="dxa"/>
        <w:tblLayout w:type="fixed"/>
        <w:tblCellMar>
          <w:top w:w="0" w:type="dxa"/>
          <w:start w:w="108" w:type="dxa"/>
          <w:bottom w:w="0" w:type="dxa"/>
          <w:end w:w="108" w:type="dxa"/>
        </w:tblCellMar>
      </w:tblPr>
      <w:tblGrid>
        <w:gridCol w:w="2985"/>
        <w:gridCol w:w="3660"/>
        <w:gridCol w:w="3660"/>
      </w:tblGrid>
      <w:tr>
        <w:trPr/>
        <w:tc>
          <w:tcPr>
            <w:tcW w:w="2985" w:type="dxa"/>
            <w:tcBorders/>
          </w:tcPr>
          <w:p>
            <w:pPr>
              <w:pStyle w:val="Normal"/>
              <w:spacing w:lineRule="auto" w:line="240"/>
              <w:ind w:hanging="0" w:end="0"/>
              <w:jc w:val="start"/>
              <w:rPr>
                <w:sz w:val="24"/>
              </w:rPr>
            </w:pPr>
            <w:r>
              <w:rPr>
                <w:sz w:val="24"/>
              </w:rPr>
              <w:t xml:space="preserve">man   - men </w:t>
            </w:r>
          </w:p>
          <w:p>
            <w:pPr>
              <w:pStyle w:val="Normal"/>
              <w:spacing w:lineRule="auto" w:line="240"/>
              <w:ind w:hanging="0" w:end="0"/>
              <w:jc w:val="start"/>
              <w:rPr>
                <w:sz w:val="24"/>
              </w:rPr>
            </w:pPr>
            <w:r>
              <w:rPr>
                <w:sz w:val="24"/>
              </w:rPr>
              <w:t>woman - women</w:t>
            </w:r>
          </w:p>
        </w:tc>
        <w:tc>
          <w:tcPr>
            <w:tcW w:w="3660" w:type="dxa"/>
            <w:tcBorders/>
          </w:tcPr>
          <w:p>
            <w:pPr>
              <w:pStyle w:val="Normal"/>
              <w:spacing w:lineRule="auto" w:line="240"/>
              <w:ind w:hanging="0" w:end="0"/>
              <w:jc w:val="start"/>
              <w:rPr>
                <w:sz w:val="24"/>
              </w:rPr>
            </w:pPr>
            <w:r>
              <w:rPr>
                <w:sz w:val="24"/>
              </w:rPr>
              <w:t xml:space="preserve">tooth - teeth </w:t>
            </w:r>
          </w:p>
          <w:p>
            <w:pPr>
              <w:pStyle w:val="Normal"/>
              <w:spacing w:lineRule="auto" w:line="240"/>
              <w:ind w:hanging="0" w:end="0"/>
              <w:jc w:val="start"/>
              <w:rPr>
                <w:sz w:val="24"/>
              </w:rPr>
            </w:pPr>
            <w:r>
              <w:rPr>
                <w:sz w:val="24"/>
              </w:rPr>
              <w:t>foot – feet</w:t>
            </w:r>
          </w:p>
        </w:tc>
        <w:tc>
          <w:tcPr>
            <w:tcW w:w="3660" w:type="dxa"/>
            <w:tcBorders/>
          </w:tcPr>
          <w:p>
            <w:pPr>
              <w:pStyle w:val="Normal"/>
              <w:spacing w:lineRule="auto" w:line="240"/>
              <w:ind w:hanging="0" w:end="0"/>
              <w:jc w:val="start"/>
              <w:rPr>
                <w:sz w:val="24"/>
              </w:rPr>
            </w:pPr>
            <w:r>
              <w:rPr>
                <w:sz w:val="24"/>
              </w:rPr>
              <w:t xml:space="preserve">goose - geese </w:t>
            </w:r>
          </w:p>
          <w:p>
            <w:pPr>
              <w:pStyle w:val="Normal"/>
              <w:spacing w:lineRule="auto" w:line="240"/>
              <w:ind w:hanging="0" w:end="0"/>
              <w:jc w:val="start"/>
              <w:rPr>
                <w:sz w:val="24"/>
              </w:rPr>
            </w:pPr>
            <w:r>
              <w:rPr>
                <w:sz w:val="24"/>
              </w:rPr>
              <w:t xml:space="preserve">mouse - mice </w:t>
            </w:r>
          </w:p>
          <w:p>
            <w:pPr>
              <w:pStyle w:val="Normal"/>
              <w:spacing w:lineRule="auto" w:line="240"/>
              <w:ind w:hanging="0" w:end="0"/>
              <w:jc w:val="start"/>
              <w:rPr>
                <w:sz w:val="24"/>
              </w:rPr>
            </w:pPr>
            <w:r>
              <w:rPr>
                <w:sz w:val="24"/>
              </w:rPr>
              <w:t>louse - lice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2. Two nouns have</w:t>
      </w:r>
      <w:r>
        <w:rPr>
          <w:b/>
          <w:sz w:val="24"/>
        </w:rPr>
        <w:t xml:space="preserve"> -en</w:t>
      </w:r>
      <w:r>
        <w:rPr>
          <w:sz w:val="24"/>
        </w:rPr>
        <w:t xml:space="preserve"> to mark the plural:</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ox - oxen, child - children.</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Brother</w:t>
      </w:r>
      <w:r>
        <w:rPr>
          <w:sz w:val="24"/>
        </w:rPr>
        <w:t xml:space="preserve"> has two plural forms: </w:t>
      </w:r>
      <w:r>
        <w:rPr>
          <w:i/>
          <w:sz w:val="24"/>
        </w:rPr>
        <w:t>brothers</w:t>
      </w:r>
      <w:r>
        <w:rPr>
          <w:sz w:val="24"/>
        </w:rPr>
        <w:t xml:space="preserve"> and </w:t>
      </w:r>
      <w:r>
        <w:rPr>
          <w:i/>
          <w:sz w:val="24"/>
        </w:rPr>
        <w:t>brethren,</w:t>
      </w:r>
      <w:r>
        <w:rPr>
          <w:sz w:val="24"/>
        </w:rPr>
        <w:t xml:space="preserve"> the latter being used as a religious term or in elevated style to denote people of the same creed, not relations.</w:t>
      </w:r>
    </w:p>
    <w:p>
      <w:pPr>
        <w:pStyle w:val="Normal"/>
        <w:spacing w:lineRule="auto" w:line="240"/>
        <w:ind w:firstLine="284" w:end="0"/>
        <w:rPr>
          <w:sz w:val="24"/>
        </w:rPr>
      </w:pPr>
      <w:r>
        <w:rPr>
          <w:sz w:val="24"/>
        </w:rPr>
      </w:r>
    </w:p>
    <w:p>
      <w:pPr>
        <w:pStyle w:val="Normal"/>
        <w:spacing w:lineRule="auto" w:line="240"/>
        <w:ind w:firstLine="284" w:end="0"/>
        <w:rPr/>
      </w:pPr>
      <w:r>
        <w:rPr>
          <w:sz w:val="24"/>
        </w:rPr>
        <w:t>3. With some nouns the plural is identical with the singular</w:t>
      </w:r>
      <w:r>
        <w:rPr>
          <w:b/>
          <w:sz w:val="24"/>
        </w:rPr>
        <w:t xml:space="preserve"> form (for </w:t>
      </w:r>
      <w:r>
        <w:rPr>
          <w:sz w:val="24"/>
        </w:rPr>
        <w:t>details see § 176, II):</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 sheep-sheep</w:t>
      </w:r>
      <w:r>
        <w:rPr>
          <w:sz w:val="24"/>
          <w:lang w:val="ru-RU"/>
        </w:rPr>
        <w:t xml:space="preserve"> (овца/ы);</w:t>
      </w:r>
    </w:p>
    <w:p>
      <w:pPr>
        <w:pStyle w:val="Normal"/>
        <w:spacing w:lineRule="auto" w:line="240"/>
        <w:ind w:firstLine="284" w:start="568" w:end="0"/>
        <w:rPr/>
      </w:pPr>
      <w:r>
        <w:rPr>
          <w:sz w:val="24"/>
        </w:rPr>
        <w:t>swine - swine</w:t>
      </w:r>
      <w:r>
        <w:rPr>
          <w:sz w:val="24"/>
          <w:lang w:val="ru-RU"/>
        </w:rPr>
        <w:t xml:space="preserve"> (свинья/и);</w:t>
      </w:r>
    </w:p>
    <w:p>
      <w:pPr>
        <w:pStyle w:val="Normal"/>
        <w:spacing w:lineRule="auto" w:line="240"/>
        <w:ind w:firstLine="284" w:start="568" w:end="0"/>
        <w:rPr/>
      </w:pPr>
      <w:r>
        <w:rPr>
          <w:sz w:val="24"/>
        </w:rPr>
        <w:t>deer - deer</w:t>
      </w:r>
      <w:r>
        <w:rPr>
          <w:sz w:val="24"/>
          <w:lang w:val="ru-RU"/>
        </w:rPr>
        <w:t xml:space="preserve"> (олень/и);</w:t>
      </w:r>
    </w:p>
    <w:p>
      <w:pPr>
        <w:pStyle w:val="Normal"/>
        <w:spacing w:lineRule="auto" w:line="240"/>
        <w:ind w:firstLine="284" w:start="568" w:end="0"/>
        <w:rPr/>
      </w:pPr>
      <w:r>
        <mc:AlternateContent>
          <mc:Choice Requires="wps">
            <w:drawing>
              <wp:anchor behindDoc="0" distT="0" distB="0" distL="114935" distR="114935" simplePos="0" locked="0" layoutInCell="1" allowOverlap="1" relativeHeight="170">
                <wp:simplePos x="0" y="0"/>
                <wp:positionH relativeFrom="column">
                  <wp:posOffset>828675</wp:posOffset>
                </wp:positionH>
                <wp:positionV relativeFrom="paragraph">
                  <wp:posOffset>36195</wp:posOffset>
                </wp:positionV>
                <wp:extent cx="274320" cy="91440"/>
                <wp:effectExtent l="1905" t="5080" r="1905" b="5080"/>
                <wp:wrapNone/>
                <wp:docPr id="155" name=""/>
                <a:graphic xmlns:a="http://schemas.openxmlformats.org/drawingml/2006/main">
                  <a:graphicData uri="http://schemas.microsoft.com/office/word/2010/wordprocessingShape">
                    <wps:wsp>
                      <wps:cNvSpPr/>
                      <wps:spPr>
                        <a:xfrm flipH="1">
                          <a:off x="0" y="0"/>
                          <a:ext cx="27432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85pt" to="86.8pt,10pt" stroked="t" o:allowincell="f" style="position:absolute;flip:x">
                <v:stroke color="black" weight="9360" joinstyle="miter" endcap="flat"/>
                <v:fill o:detectmouseclick="t" on="false"/>
                <w10:wrap type="none"/>
              </v:line>
            </w:pict>
          </mc:Fallback>
        </mc:AlternateContent>
      </w:r>
      <w:r>
        <w:rPr>
          <w:sz w:val="24"/>
        </w:rPr>
        <w:t>grouse - grouse</w:t>
      </w:r>
      <w:r>
        <w:rPr>
          <w:sz w:val="24"/>
          <w:lang w:val="ru-RU"/>
        </w:rPr>
        <w:t xml:space="preserve"> (куропатка/и).</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This </w:t>
      </w:r>
      <w:r>
        <w:rPr>
          <w:i/>
          <w:sz w:val="24"/>
        </w:rPr>
        <w:t>sheep</w:t>
      </w:r>
      <w:r>
        <w:rPr>
          <w:sz w:val="24"/>
        </w:rPr>
        <w:t xml:space="preserve"> looks small. All those </w:t>
      </w:r>
      <w:r>
        <w:rPr>
          <w:i/>
          <w:sz w:val="24"/>
        </w:rPr>
        <w:t>sheep</w:t>
      </w:r>
      <w:r>
        <w:rPr>
          <w:sz w:val="24"/>
        </w:rPr>
        <w:t xml:space="preserve"> are good. </w:t>
      </w:r>
    </w:p>
    <w:p>
      <w:pPr>
        <w:pStyle w:val="Normal"/>
        <w:spacing w:lineRule="auto" w:line="240"/>
        <w:ind w:firstLine="284" w:end="0"/>
        <w:rPr/>
      </w:pPr>
      <w:r>
        <w:rPr>
          <w:sz w:val="24"/>
        </w:rPr>
        <w:t xml:space="preserve">I bought </w:t>
      </w:r>
      <w:r>
        <w:rPr>
          <w:i/>
          <w:sz w:val="24"/>
        </w:rPr>
        <w:t>a grouse</w:t>
      </w:r>
      <w:r>
        <w:rPr>
          <w:sz w:val="24"/>
        </w:rPr>
        <w:t xml:space="preserve"> (three </w:t>
      </w:r>
      <w:r>
        <w:rPr>
          <w:i/>
          <w:sz w:val="24"/>
        </w:rPr>
        <w:t>grouse</w:t>
      </w:r>
      <w:r>
        <w:rPr>
          <w:sz w:val="24"/>
        </w:rPr>
        <w:t xml:space="preserve"> for dinner). </w:t>
      </w:r>
    </w:p>
    <w:p>
      <w:pPr>
        <w:pStyle w:val="Normal"/>
        <w:spacing w:lineRule="auto" w:line="240"/>
        <w:ind w:firstLine="284" w:end="0"/>
        <w:rPr/>
      </w:pPr>
      <w:r>
        <w:rPr>
          <w:sz w:val="24"/>
        </w:rPr>
        <w:t xml:space="preserve">There’re so </w:t>
      </w:r>
      <w:r>
        <w:rPr>
          <w:i/>
          <w:sz w:val="24"/>
        </w:rPr>
        <w:t>many fish,</w:t>
      </w:r>
      <w:r>
        <w:rPr>
          <w:sz w:val="24"/>
        </w:rPr>
        <w:t xml:space="preserve"> they splinter the paddles.</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4644"/>
        <w:gridCol w:w="6338"/>
      </w:tblGrid>
      <w:tr>
        <w:trPr/>
        <w:tc>
          <w:tcPr>
            <w:tcW w:w="10982" w:type="dxa"/>
            <w:gridSpan w:val="2"/>
            <w:tcBorders>
              <w:top w:val="single" w:sz="4" w:space="0" w:color="000000"/>
              <w:start w:val="single" w:sz="4" w:space="0" w:color="000000"/>
              <w:end w:val="single" w:sz="4" w:space="0" w:color="000000"/>
            </w:tcBorders>
          </w:tcPr>
          <w:p>
            <w:pPr>
              <w:pStyle w:val="Normal"/>
              <w:spacing w:lineRule="auto" w:line="240"/>
              <w:ind w:firstLine="284" w:end="0"/>
              <w:rPr>
                <w:b/>
                <w:sz w:val="24"/>
              </w:rPr>
            </w:pPr>
            <w:r>
              <w:rPr>
                <w:b/>
                <w:sz w:val="24"/>
              </w:rPr>
              <w:t>Note:</w:t>
            </w:r>
          </w:p>
          <w:p>
            <w:pPr>
              <w:pStyle w:val="Normal"/>
              <w:spacing w:lineRule="auto" w:line="240"/>
              <w:ind w:firstLine="284" w:end="0"/>
              <w:rPr>
                <w:b/>
                <w:sz w:val="24"/>
              </w:rPr>
            </w:pPr>
            <w:r>
              <w:rPr>
                <w:b/>
                <w:sz w:val="24"/>
              </w:rPr>
            </w:r>
          </w:p>
          <w:p>
            <w:pPr>
              <w:pStyle w:val="Normal"/>
              <w:spacing w:lineRule="auto" w:line="240"/>
              <w:ind w:firstLine="284" w:end="0"/>
              <w:rPr/>
            </w:pPr>
            <w:r>
              <w:rPr>
                <w:sz w:val="24"/>
              </w:rPr>
              <w:t>There, are some animal names that have two plurals:</w:t>
            </w:r>
          </w:p>
          <w:p>
            <w:pPr>
              <w:pStyle w:val="Normal"/>
              <w:spacing w:lineRule="auto" w:line="240"/>
              <w:ind w:firstLine="284" w:end="0"/>
              <w:rPr>
                <w:i/>
                <w:i/>
                <w:sz w:val="24"/>
              </w:rPr>
            </w:pPr>
            <w:r>
              <w:rPr>
                <w:i/>
                <w:sz w:val="24"/>
              </w:rPr>
              <w:t>fish - fish/fishes, pike - pike/pikes, trout - trout/trouts, carp –carp/carps, salmon - salmon/salmons.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zero plural is more common to denote hunting quarries (We caught only </w:t>
            </w:r>
            <w:r>
              <w:rPr>
                <w:i/>
                <w:sz w:val="24"/>
              </w:rPr>
              <w:t>a few fish.</w:t>
            </w:r>
            <w:r>
              <w:rPr>
                <w:sz w:val="24"/>
              </w:rPr>
              <w:t xml:space="preserve"> We caught </w:t>
            </w:r>
            <w:r>
              <w:rPr>
                <w:i/>
                <w:sz w:val="24"/>
              </w:rPr>
              <w:t>five salmon.</w:t>
            </w:r>
            <w:r>
              <w:rPr>
                <w:sz w:val="24"/>
              </w:rPr>
              <w:t xml:space="preserve"> He shot </w:t>
            </w:r>
            <w:r>
              <w:rPr>
                <w:i/>
                <w:sz w:val="24"/>
              </w:rPr>
              <w:t xml:space="preserve">quail </w:t>
            </w:r>
            <w:r>
              <w:rPr>
                <w:sz w:val="24"/>
                <w:lang w:val="ru-RU"/>
              </w:rPr>
              <w:t>(перепелок)</w:t>
            </w:r>
            <w:r>
              <w:rPr>
                <w:sz w:val="24"/>
              </w:rPr>
              <w:t xml:space="preserve"> to make money), whereas the regular plural is used to denote different individuals, species, kinds of animal, especially fish with the same name or insects or other small animals which cause disease or damage.</w:t>
            </w:r>
          </w:p>
          <w:p>
            <w:pPr>
              <w:pStyle w:val="Normal"/>
              <w:spacing w:lineRule="auto" w:line="240"/>
              <w:ind w:hanging="0" w:end="0"/>
              <w:rPr>
                <w:sz w:val="24"/>
              </w:rPr>
            </w:pPr>
            <w:r>
              <w:rPr>
                <w:sz w:val="24"/>
              </w:rPr>
            </w:r>
          </w:p>
        </w:tc>
      </w:tr>
      <w:tr>
        <w:trPr/>
        <w:tc>
          <w:tcPr>
            <w:tcW w:w="4644" w:type="dxa"/>
            <w:tcBorders>
              <w:start w:val="single" w:sz="4" w:space="0" w:color="000000"/>
              <w:bottom w:val="single" w:sz="4" w:space="0" w:color="000000"/>
            </w:tcBorders>
          </w:tcPr>
          <w:p>
            <w:pPr>
              <w:pStyle w:val="Normal"/>
              <w:spacing w:lineRule="auto" w:line="240"/>
              <w:ind w:hanging="0" w:end="0"/>
              <w:jc w:val="start"/>
              <w:rPr/>
            </w:pPr>
            <w:r>
              <w:rPr>
                <w:sz w:val="24"/>
              </w:rPr>
              <w:t xml:space="preserve">The plant was covered in </w:t>
            </w:r>
            <w:r>
              <w:rPr>
                <w:i/>
                <w:sz w:val="24"/>
              </w:rPr>
              <w:t>greenfly.</w:t>
            </w:r>
            <w:r>
              <w:rPr>
                <w:sz w:val="24"/>
              </w:rPr>
              <w:t xml:space="preserve"> </w:t>
            </w:r>
          </w:p>
          <w:p>
            <w:pPr>
              <w:pStyle w:val="Normal"/>
              <w:spacing w:lineRule="auto" w:line="240"/>
              <w:ind w:hanging="0" w:end="0"/>
              <w:jc w:val="start"/>
              <w:rPr>
                <w:sz w:val="24"/>
              </w:rPr>
            </w:pPr>
            <w:r>
              <w:rPr>
                <w:sz w:val="24"/>
              </w:rPr>
              <w:t xml:space="preserve">This animal is infected with </w:t>
            </w:r>
            <w:r>
              <w:rPr>
                <w:i/>
                <w:sz w:val="24"/>
              </w:rPr>
              <w:t>hookworm.</w:t>
            </w:r>
          </w:p>
        </w:tc>
        <w:tc>
          <w:tcPr>
            <w:tcW w:w="6338" w:type="dxa"/>
            <w:tcBorders>
              <w:bottom w:val="single" w:sz="4" w:space="0" w:color="000000"/>
              <w:end w:val="single" w:sz="4" w:space="0" w:color="000000"/>
            </w:tcBorders>
          </w:tcPr>
          <w:p>
            <w:pPr>
              <w:pStyle w:val="Normal"/>
              <w:spacing w:lineRule="auto" w:line="240"/>
              <w:ind w:hanging="0" w:end="0"/>
              <w:jc w:val="start"/>
              <w:rPr/>
            </w:pPr>
            <w:r>
              <w:rPr>
                <w:sz w:val="24"/>
              </w:rPr>
              <w:t xml:space="preserve">There are </w:t>
            </w:r>
            <w:r>
              <w:rPr>
                <w:i/>
                <w:sz w:val="24"/>
              </w:rPr>
              <w:t xml:space="preserve">three greenflies </w:t>
            </w:r>
            <w:r>
              <w:rPr>
                <w:sz w:val="24"/>
              </w:rPr>
              <w:t xml:space="preserve">on my hand. </w:t>
            </w:r>
          </w:p>
          <w:p>
            <w:pPr>
              <w:pStyle w:val="Normal"/>
              <w:spacing w:lineRule="auto" w:line="240"/>
              <w:ind w:hanging="0" w:end="0"/>
              <w:jc w:val="start"/>
              <w:rPr/>
            </w:pPr>
            <w:r>
              <w:rPr>
                <w:i/>
                <w:sz w:val="24"/>
              </w:rPr>
              <w:t xml:space="preserve"> </w:t>
            </w:r>
            <w:r>
              <w:rPr>
                <w:i/>
                <w:sz w:val="24"/>
              </w:rPr>
              <w:t>Two large hookworms</w:t>
            </w:r>
            <w:r>
              <w:rPr>
                <w:sz w:val="24"/>
              </w:rPr>
              <w:t xml:space="preserve"> were found in his stomach.</w:t>
            </w:r>
          </w:p>
          <w:p>
            <w:pPr>
              <w:pStyle w:val="Normal"/>
              <w:spacing w:lineRule="auto" w:line="240"/>
              <w:ind w:hanging="0" w:end="0"/>
              <w:jc w:val="start"/>
              <w:rPr/>
            </w:pPr>
            <w:r>
              <w:rPr>
                <w:sz w:val="24"/>
              </w:rPr>
              <w:t xml:space="preserve">There were </w:t>
            </w:r>
            <w:r>
              <w:rPr>
                <w:i/>
                <w:sz w:val="24"/>
              </w:rPr>
              <w:t>two quails</w:t>
            </w:r>
            <w:r>
              <w:rPr>
                <w:b/>
                <w:sz w:val="24"/>
              </w:rPr>
              <w:t xml:space="preserve"> </w:t>
            </w:r>
            <w:r>
              <w:rPr>
                <w:sz w:val="24"/>
              </w:rPr>
              <w:t>for</w:t>
            </w:r>
            <w:r>
              <w:rPr>
                <w:b/>
                <w:sz w:val="24"/>
              </w:rPr>
              <w:t xml:space="preserve"> </w:t>
            </w:r>
            <w:r>
              <w:rPr>
                <w:sz w:val="24"/>
              </w:rPr>
              <w:t>sale.</w:t>
            </w:r>
          </w:p>
          <w:p>
            <w:pPr>
              <w:pStyle w:val="Normal"/>
              <w:spacing w:lineRule="auto" w:line="240"/>
              <w:ind w:hanging="0" w:end="0"/>
              <w:jc w:val="start"/>
              <w:rPr>
                <w:sz w:val="24"/>
              </w:rPr>
            </w:pPr>
            <w:r>
              <w:rPr>
                <w:sz w:val="24"/>
              </w:rPr>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identical singular and plural forms are also typical of nationality nouns in </w:t>
      </w:r>
      <w:r>
        <w:rPr>
          <w:b/>
          <w:sz w:val="24"/>
        </w:rPr>
        <w:t>-ese, -ss:</w:t>
      </w:r>
      <w:r>
        <w:rPr>
          <w:sz w:val="24"/>
        </w:rPr>
        <w:t xml:space="preserve"> </w:t>
      </w:r>
      <w:r>
        <w:rPr>
          <w:i/>
          <w:sz w:val="24"/>
        </w:rPr>
        <w:t>Chinese, Japanese, Portuguese, Swiss.</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We met </w:t>
      </w:r>
      <w:r>
        <w:rPr>
          <w:i/>
          <w:sz w:val="24"/>
        </w:rPr>
        <w:t>a Japanese.</w:t>
      </w:r>
      <w:r>
        <w:rPr>
          <w:sz w:val="24"/>
        </w:rPr>
        <w:t xml:space="preserve"> We met </w:t>
      </w:r>
      <w:r>
        <w:rPr>
          <w:i/>
          <w:sz w:val="24"/>
        </w:rPr>
        <w:t>many Japanese</w:t>
      </w:r>
      <w:r>
        <w:rPr>
          <w:sz w:val="24"/>
        </w:rPr>
        <w:t xml:space="preserve"> on our holiday.</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The word for people of the country is the same as the plural noun; the other way is to use substantivized adjectives in this sense: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Englishmen - the English           Dutchmen - the Dutch.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 two nouns borrowed from Latin and one from French also have identical forms for singular and plural: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series - series</w:t>
      </w:r>
      <w:r>
        <w:rPr>
          <w:sz w:val="24"/>
          <w:lang w:val="ru-RU"/>
        </w:rPr>
        <w:t xml:space="preserve">  (ряд, серия);</w:t>
      </w:r>
    </w:p>
    <w:p>
      <w:pPr>
        <w:pStyle w:val="Normal"/>
        <w:spacing w:lineRule="auto" w:line="240"/>
        <w:ind w:firstLine="284" w:start="284" w:end="0"/>
        <w:rPr/>
      </w:pPr>
      <w:r>
        <w:rPr>
          <w:sz w:val="24"/>
        </w:rPr>
        <w:t>species  - species</w:t>
      </w:r>
      <w:r>
        <w:rPr>
          <w:sz w:val="24"/>
          <w:lang w:val="ru-RU"/>
        </w:rPr>
        <w:t xml:space="preserve">  (вид, порода, род) </w:t>
      </w:r>
    </w:p>
    <w:p>
      <w:pPr>
        <w:pStyle w:val="Normal"/>
        <w:spacing w:lineRule="auto" w:line="240"/>
        <w:ind w:firstLine="284" w:start="284" w:end="0"/>
        <w:rPr/>
      </w:pPr>
      <w:r>
        <w:rPr>
          <w:sz w:val="24"/>
        </w:rPr>
        <w:t>corps [ko:] - corps [ko:z]</w:t>
      </w:r>
      <w:r>
        <w:rPr>
          <w:sz w:val="24"/>
          <w:lang w:val="ru-RU"/>
        </w:rPr>
        <w:t xml:space="preserve"> (корпус, род войск).</w:t>
      </w:r>
    </w:p>
    <w:p>
      <w:pPr>
        <w:pStyle w:val="Normal"/>
        <w:spacing w:lineRule="auto" w:line="240"/>
        <w:ind w:firstLine="284" w:start="284" w:end="0"/>
        <w:rPr>
          <w:sz w:val="24"/>
          <w:lang w:val="ru-RU"/>
        </w:rPr>
      </w:pPr>
      <w:r>
        <w:rPr>
          <w:sz w:val="24"/>
          <w:lang w:val="ru-RU"/>
        </w:rPr>
      </w:r>
    </w:p>
    <w:p>
      <w:pPr>
        <w:pStyle w:val="Normal"/>
        <w:spacing w:lineRule="auto" w:line="240"/>
        <w:ind w:firstLine="284" w:end="0"/>
        <w:rPr>
          <w:sz w:val="24"/>
        </w:rPr>
      </w:pPr>
      <w:r>
        <w:rPr>
          <w:sz w:val="24"/>
        </w:rPr>
        <w:t>d) names, indicating number, such as: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pair, couple, dozen, score</w:t>
      </w:r>
      <w:r>
        <w:rPr>
          <w:sz w:val="24"/>
          <w:lang w:val="ru-RU"/>
        </w:rPr>
        <w:t xml:space="preserve"> (два десятка),</w:t>
      </w:r>
    </w:p>
    <w:p>
      <w:pPr>
        <w:pStyle w:val="Normal"/>
        <w:spacing w:lineRule="auto" w:line="240"/>
        <w:ind w:firstLine="284" w:start="284" w:end="0"/>
        <w:rPr/>
      </w:pPr>
      <w:r>
        <w:rPr>
          <w:i/>
          <w:sz w:val="24"/>
        </w:rPr>
        <w:t>stone</w:t>
      </w:r>
      <w:r>
        <w:rPr>
          <w:sz w:val="24"/>
          <w:lang w:val="ru-RU"/>
        </w:rPr>
        <w:t xml:space="preserve"> (мера веса: 14 англ. фунтов = 6,35 кг)</w:t>
      </w:r>
      <w:r>
        <w:rPr>
          <w:sz w:val="24"/>
        </w:rPr>
        <w:t xml:space="preserve"> and </w:t>
      </w:r>
    </w:p>
    <w:p>
      <w:pPr>
        <w:pStyle w:val="Normal"/>
        <w:spacing w:lineRule="auto" w:line="240"/>
        <w:ind w:firstLine="284" w:start="284" w:end="0"/>
        <w:rPr/>
      </w:pPr>
      <w:r>
        <w:rPr>
          <w:i/>
          <w:sz w:val="24"/>
        </w:rPr>
        <w:t>head</w:t>
      </w:r>
      <w:r>
        <w:rPr>
          <w:sz w:val="24"/>
          <w:lang w:val="ru-RU"/>
        </w:rPr>
        <w:t xml:space="preserve"> (голова - поголовье скота)</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sz w:val="24"/>
        </w:rPr>
      </w:pPr>
      <w:r>
        <w:rPr>
          <w:sz w:val="24"/>
        </w:rPr>
        <w:t xml:space="preserve">have the same form for both the singular and plural when they are preceded by a numeral, that is, they </w:t>
      </w:r>
    </w:p>
    <w:p>
      <w:pPr>
        <w:pStyle w:val="Normal"/>
        <w:spacing w:lineRule="auto" w:line="240"/>
        <w:ind w:firstLine="284" w:start="284" w:end="0"/>
        <w:rPr/>
      </w:pPr>
      <w:r>
        <w:rPr>
          <w:sz w:val="24"/>
        </w:rPr>
        <w:t xml:space="preserve">function as an indication of a kind of measure: </w:t>
      </w:r>
      <w:r>
        <w:rPr>
          <w:i/>
          <w:sz w:val="24"/>
        </w:rPr>
        <w:t xml:space="preserve">two dozen of handkerchiefs, five dozen of eggs. The child </w:t>
      </w:r>
    </w:p>
    <w:p>
      <w:pPr>
        <w:pStyle w:val="Normal"/>
        <w:spacing w:lineRule="auto" w:line="240"/>
        <w:ind w:firstLine="284" w:start="284" w:end="0"/>
        <w:rPr/>
      </w:pPr>
      <w:r>
        <w:rPr>
          <w:i/>
          <w:sz w:val="24"/>
        </w:rPr>
        <w:t>weighs two stone. One thousand head of cattle.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But when they have no number as predeterminer they take the usual plural form: </w:t>
      </w:r>
      <w:r>
        <w:rPr>
          <w:i/>
          <w:sz w:val="24"/>
        </w:rPr>
        <w:t>dozens of times, to go in pairs.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4. A number of foreign (particularly Latin and Greek) nouns have retained their original plural endings.</w:t>
      </w:r>
    </w:p>
    <w:p>
      <w:pPr>
        <w:pStyle w:val="Normal"/>
        <w:spacing w:lineRule="auto" w:line="240"/>
        <w:ind w:firstLine="284" w:end="0"/>
        <w:rPr>
          <w:b/>
          <w:sz w:val="24"/>
        </w:rPr>
      </w:pPr>
      <w:r>
        <w:rPr>
          <w:b/>
          <w:sz w:val="24"/>
        </w:rPr>
      </w:r>
    </w:p>
    <w:p>
      <w:pPr>
        <w:pStyle w:val="Normal"/>
        <w:spacing w:lineRule="auto" w:line="240"/>
        <w:ind w:firstLine="284" w:end="0"/>
        <w:jc w:val="center"/>
        <w:rPr>
          <w:b/>
        </w:rPr>
      </w:pPr>
      <w:r>
        <w:rPr>
          <w:b/>
        </w:rPr>
        <w:t>Loans of Greek origin</w:t>
      </w:r>
    </w:p>
    <w:p>
      <w:pPr>
        <w:pStyle w:val="Normal"/>
        <w:spacing w:lineRule="auto" w:line="240"/>
        <w:ind w:firstLine="284" w:end="0"/>
        <w:jc w:val="center"/>
        <w:rPr>
          <w:b/>
        </w:rPr>
      </w:pPr>
      <w:r>
        <w:rPr>
          <w:b/>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b/>
              </w:rPr>
            </w:pPr>
            <w:r>
              <w:rPr>
                <w:b/>
              </w:rPr>
              <w:t>Singular</w:t>
            </w:r>
          </w:p>
          <w:p>
            <w:pPr>
              <w:pStyle w:val="Normal"/>
              <w:spacing w:lineRule="auto" w:line="240"/>
              <w:ind w:hanging="0" w:end="0"/>
              <w:jc w:val="start"/>
              <w:rPr>
                <w:b/>
              </w:rPr>
            </w:pPr>
            <w:r>
              <w:rPr>
                <w:b/>
              </w:rPr>
            </w:r>
          </w:p>
        </w:tc>
        <w:tc>
          <w:tcPr>
            <w:tcW w:w="5491" w:type="dxa"/>
            <w:tcBorders/>
          </w:tcPr>
          <w:p>
            <w:pPr>
              <w:pStyle w:val="Normal"/>
              <w:spacing w:lineRule="auto" w:line="240"/>
              <w:ind w:hanging="0" w:end="0"/>
              <w:jc w:val="start"/>
              <w:rPr>
                <w:b/>
              </w:rPr>
            </w:pPr>
            <w:r>
              <w:rPr>
                <w:b/>
              </w:rPr>
              <w:t>Plural</w:t>
            </w:r>
          </w:p>
        </w:tc>
      </w:tr>
      <w:tr>
        <w:trPr/>
        <w:tc>
          <w:tcPr>
            <w:tcW w:w="5491" w:type="dxa"/>
            <w:tcBorders/>
          </w:tcPr>
          <w:p>
            <w:pPr>
              <w:pStyle w:val="Normal"/>
              <w:spacing w:lineRule="auto" w:line="240"/>
              <w:ind w:hanging="0" w:end="0"/>
              <w:jc w:val="start"/>
              <w:rPr/>
            </w:pPr>
            <w:r>
              <w:rPr>
                <w:b/>
              </w:rPr>
              <w:t>-is</w:t>
            </w:r>
            <w:r>
              <w:rPr/>
              <w:t xml:space="preserve"> [</w:t>
            </w:r>
            <w:r>
              <w:rPr>
                <w:rFonts w:cs="Lucida Sans Unicode" w:ascii="Lucida Sans Unicode" w:hAnsi="Lucida Sans Unicode"/>
              </w:rPr>
              <w:t>ɪ</w:t>
            </w:r>
            <w:r>
              <w:rPr/>
              <w:t xml:space="preserve">s] </w:t>
            </w:r>
          </w:p>
          <w:p>
            <w:pPr>
              <w:pStyle w:val="Normal"/>
              <w:spacing w:lineRule="auto" w:line="240"/>
              <w:ind w:hanging="0" w:end="0"/>
              <w:jc w:val="start"/>
              <w:rPr/>
            </w:pPr>
            <w:r>
              <w:rPr/>
              <w:t xml:space="preserve">basis </w:t>
            </w:r>
          </w:p>
          <w:p>
            <w:pPr>
              <w:pStyle w:val="Normal"/>
              <w:spacing w:lineRule="auto" w:line="240"/>
              <w:ind w:hanging="0" w:end="0"/>
              <w:jc w:val="start"/>
              <w:rPr/>
            </w:pPr>
            <w:r>
              <w:rPr/>
              <w:t xml:space="preserve">crisis </w:t>
            </w:r>
          </w:p>
          <w:p>
            <w:pPr>
              <w:pStyle w:val="Normal"/>
              <w:spacing w:lineRule="auto" w:line="240"/>
              <w:ind w:hanging="0" w:end="0"/>
              <w:jc w:val="start"/>
              <w:rPr/>
            </w:pPr>
            <w:r>
              <w:rPr/>
              <w:t xml:space="preserve">analysis </w:t>
            </w:r>
          </w:p>
          <w:p>
            <w:pPr>
              <w:pStyle w:val="Normal"/>
              <w:spacing w:lineRule="auto" w:line="240"/>
              <w:ind w:hanging="0" w:end="0"/>
              <w:jc w:val="start"/>
              <w:rPr/>
            </w:pPr>
            <w:r>
              <w:rPr/>
              <w:t xml:space="preserve">thesis </w:t>
            </w:r>
          </w:p>
          <w:p>
            <w:pPr>
              <w:pStyle w:val="Normal"/>
              <w:spacing w:lineRule="auto" w:line="240"/>
              <w:ind w:hanging="0" w:end="0"/>
              <w:jc w:val="start"/>
              <w:rPr/>
            </w:pPr>
            <w:r>
              <w:rPr/>
              <w:t xml:space="preserve">parenthesis </w:t>
            </w:r>
          </w:p>
          <w:p>
            <w:pPr>
              <w:pStyle w:val="Normal"/>
              <w:spacing w:lineRule="auto" w:line="240"/>
              <w:ind w:hanging="0" w:end="0"/>
              <w:jc w:val="start"/>
              <w:rPr/>
            </w:pPr>
            <w:r>
              <w:rPr/>
              <w:t xml:space="preserve">axis </w:t>
            </w:r>
          </w:p>
          <w:p>
            <w:pPr>
              <w:pStyle w:val="Normal"/>
              <w:spacing w:lineRule="auto" w:line="240"/>
              <w:ind w:hanging="0" w:end="0"/>
              <w:jc w:val="start"/>
              <w:rPr/>
            </w:pPr>
            <w:r>
              <w:rPr/>
              <w:t xml:space="preserve">hypothesis </w:t>
            </w:r>
          </w:p>
          <w:p>
            <w:pPr>
              <w:pStyle w:val="Normal"/>
              <w:spacing w:lineRule="auto" w:line="240"/>
              <w:ind w:hanging="0" w:end="0"/>
              <w:jc w:val="start"/>
              <w:rPr/>
            </w:pPr>
            <w:r>
              <w:rPr/>
              <w:t>diagnosis</w:t>
            </w:r>
          </w:p>
          <w:p>
            <w:pPr>
              <w:pStyle w:val="Normal"/>
              <w:spacing w:lineRule="auto" w:line="240"/>
              <w:ind w:hanging="0" w:end="0"/>
              <w:jc w:val="start"/>
              <w:rPr/>
            </w:pPr>
            <w:r>
              <w:rPr/>
            </w:r>
          </w:p>
          <w:p>
            <w:pPr>
              <w:pStyle w:val="Normal"/>
              <w:spacing w:lineRule="auto" w:line="240"/>
              <w:ind w:hanging="0" w:end="0"/>
              <w:jc w:val="start"/>
              <w:rPr/>
            </w:pPr>
            <w:r>
              <w:rPr>
                <w:b/>
              </w:rPr>
              <w:t>-on</w:t>
            </w:r>
            <w:r>
              <w:rPr>
                <w:lang w:val="ru-RU"/>
              </w:rPr>
              <w:t xml:space="preserve"> [</w:t>
            </w:r>
            <w:r>
              <w:rPr>
                <w:rFonts w:cs="Lucida Sans Unicode" w:ascii="Lucida Sans Unicode" w:hAnsi="Lucida Sans Unicode"/>
                <w:lang w:val="ru-RU"/>
              </w:rPr>
              <w:t>ǝ</w:t>
            </w:r>
            <w:r>
              <w:rPr>
                <w:lang w:val="ru-RU"/>
              </w:rPr>
              <w:t>n]</w:t>
            </w:r>
          </w:p>
          <w:p>
            <w:pPr>
              <w:pStyle w:val="Normal"/>
              <w:spacing w:lineRule="auto" w:line="240"/>
              <w:ind w:hanging="0" w:end="0"/>
              <w:jc w:val="start"/>
              <w:rPr/>
            </w:pPr>
            <w:r>
              <w:rPr/>
              <w:t xml:space="preserve"> </w:t>
            </w:r>
            <w:r>
              <w:rPr/>
              <w:t xml:space="preserve">criterion </w:t>
            </w:r>
          </w:p>
          <w:p>
            <w:pPr>
              <w:pStyle w:val="Normal"/>
              <w:spacing w:lineRule="auto" w:line="240"/>
              <w:ind w:hanging="0" w:end="0"/>
              <w:jc w:val="start"/>
              <w:rPr/>
            </w:pPr>
            <w:r>
              <w:rPr/>
              <w:t>phenomenon</w:t>
            </w:r>
          </w:p>
          <w:p>
            <w:pPr>
              <w:pStyle w:val="Normal"/>
              <w:spacing w:lineRule="auto" w:line="240"/>
              <w:ind w:hanging="0" w:end="0"/>
              <w:jc w:val="start"/>
              <w:rPr>
                <w:b/>
                <w:lang w:val="ru-RU"/>
              </w:rPr>
            </w:pPr>
            <w:r>
              <w:rPr>
                <w:b/>
                <w:lang w:val="ru-RU"/>
              </w:rPr>
            </w:r>
          </w:p>
          <w:p>
            <w:pPr>
              <w:pStyle w:val="Normal"/>
              <w:spacing w:lineRule="auto" w:line="240"/>
              <w:ind w:hanging="0" w:end="0"/>
              <w:jc w:val="start"/>
              <w:rPr/>
            </w:pPr>
            <w:r>
              <w:rPr>
                <w:b/>
                <w:lang w:val="ru-RU"/>
              </w:rPr>
              <w:t>-а</w:t>
            </w:r>
            <w:r>
              <w:rPr>
                <w:lang w:val="ru-RU"/>
              </w:rPr>
              <w:t xml:space="preserve"> [</w:t>
            </w:r>
            <w:r>
              <w:rPr>
                <w:rFonts w:cs="Lucida Sans Unicode" w:ascii="Lucida Sans Unicode" w:hAnsi="Lucida Sans Unicode"/>
                <w:lang w:val="ru-RU"/>
              </w:rPr>
              <w:t>ǝ</w:t>
            </w:r>
            <w:r>
              <w:rPr>
                <w:lang w:val="ru-RU"/>
              </w:rPr>
              <w:t>]</w:t>
            </w:r>
            <w:r>
              <w:rPr/>
              <w:t xml:space="preserve"> </w:t>
            </w:r>
          </w:p>
          <w:p>
            <w:pPr>
              <w:pStyle w:val="Normal"/>
              <w:spacing w:lineRule="auto" w:line="240"/>
              <w:ind w:hanging="0" w:end="0"/>
              <w:jc w:val="start"/>
              <w:rPr>
                <w:b/>
              </w:rPr>
            </w:pPr>
            <w:r>
              <w:rPr/>
              <w:t>miasma</w:t>
            </w:r>
          </w:p>
        </w:tc>
        <w:tc>
          <w:tcPr>
            <w:tcW w:w="5491" w:type="dxa"/>
            <w:tcBorders/>
          </w:tcPr>
          <w:p>
            <w:pPr>
              <w:pStyle w:val="Normal"/>
              <w:spacing w:lineRule="auto" w:line="240"/>
              <w:ind w:hanging="0" w:end="0"/>
              <w:jc w:val="start"/>
              <w:rPr/>
            </w:pPr>
            <w:r>
              <w:rPr>
                <w:b/>
              </w:rPr>
              <w:t>-es</w:t>
            </w:r>
            <w:r>
              <w:rPr/>
              <w:t xml:space="preserve"> [i:z] </w:t>
            </w:r>
          </w:p>
          <w:p>
            <w:pPr>
              <w:pStyle w:val="Normal"/>
              <w:spacing w:lineRule="auto" w:line="240"/>
              <w:ind w:hanging="0" w:end="0"/>
              <w:jc w:val="start"/>
              <w:rPr/>
            </w:pPr>
            <w:r>
              <w:rPr/>
              <w:t xml:space="preserve">bases </w:t>
            </w:r>
          </w:p>
          <w:p>
            <w:pPr>
              <w:pStyle w:val="Normal"/>
              <w:spacing w:lineRule="auto" w:line="240"/>
              <w:ind w:hanging="0" w:end="0"/>
              <w:jc w:val="start"/>
              <w:rPr/>
            </w:pPr>
            <w:r>
              <w:rPr/>
              <w:t xml:space="preserve">crises </w:t>
            </w:r>
          </w:p>
          <w:p>
            <w:pPr>
              <w:pStyle w:val="Normal"/>
              <w:spacing w:lineRule="auto" w:line="240"/>
              <w:ind w:hanging="0" w:end="0"/>
              <w:jc w:val="start"/>
              <w:rPr/>
            </w:pPr>
            <w:r>
              <w:rPr/>
              <w:t xml:space="preserve">analyses </w:t>
            </w:r>
          </w:p>
          <w:p>
            <w:pPr>
              <w:pStyle w:val="Normal"/>
              <w:spacing w:lineRule="auto" w:line="240"/>
              <w:ind w:hanging="0" w:end="0"/>
              <w:jc w:val="start"/>
              <w:rPr/>
            </w:pPr>
            <w:r>
              <w:rPr/>
              <w:t xml:space="preserve">theses </w:t>
            </w:r>
          </w:p>
          <w:p>
            <w:pPr>
              <w:pStyle w:val="Normal"/>
              <w:spacing w:lineRule="auto" w:line="240"/>
              <w:ind w:hanging="0" w:end="0"/>
              <w:jc w:val="start"/>
              <w:rPr/>
            </w:pPr>
            <w:r>
              <w:rPr/>
              <w:t xml:space="preserve">parentheses </w:t>
            </w:r>
          </w:p>
          <w:p>
            <w:pPr>
              <w:pStyle w:val="Normal"/>
              <w:spacing w:lineRule="auto" w:line="240"/>
              <w:ind w:hanging="0" w:end="0"/>
              <w:jc w:val="start"/>
              <w:rPr/>
            </w:pPr>
            <w:r>
              <w:rPr/>
              <w:t>axes</w:t>
            </w:r>
          </w:p>
          <w:p>
            <w:pPr>
              <w:pStyle w:val="Normal"/>
              <w:spacing w:lineRule="auto" w:line="240"/>
              <w:ind w:hanging="0" w:end="0"/>
              <w:jc w:val="start"/>
              <w:rPr/>
            </w:pPr>
            <w:r>
              <w:rPr/>
              <w:t>hypotheses</w:t>
              <w:tab/>
            </w:r>
          </w:p>
          <w:p>
            <w:pPr>
              <w:pStyle w:val="Normal"/>
              <w:spacing w:lineRule="auto" w:line="240"/>
              <w:ind w:hanging="0" w:end="0"/>
              <w:jc w:val="start"/>
              <w:rPr/>
            </w:pPr>
            <w:r>
              <w:rPr/>
              <w:t>diagnoses</w:t>
            </w:r>
          </w:p>
          <w:p>
            <w:pPr>
              <w:pStyle w:val="Normal"/>
              <w:spacing w:lineRule="auto" w:line="240"/>
              <w:ind w:hanging="0" w:end="0"/>
              <w:jc w:val="start"/>
              <w:rPr>
                <w:lang w:val="ru-RU"/>
              </w:rPr>
            </w:pPr>
            <w:r>
              <w:rPr>
                <w:lang w:val="ru-RU"/>
              </w:rPr>
            </w:r>
          </w:p>
          <w:p>
            <w:pPr>
              <w:pStyle w:val="Normal"/>
              <w:spacing w:lineRule="auto" w:line="240"/>
              <w:ind w:hanging="0" w:end="0"/>
              <w:jc w:val="start"/>
              <w:rPr/>
            </w:pPr>
            <w:r>
              <w:rPr>
                <w:b/>
                <w:lang w:val="ru-RU"/>
              </w:rPr>
              <w:t>-а</w:t>
            </w:r>
            <w:r>
              <w:rPr>
                <w:lang w:val="ru-RU"/>
              </w:rPr>
              <w:t xml:space="preserve"> [</w:t>
            </w:r>
            <w:r>
              <w:rPr>
                <w:rFonts w:cs="Lucida Sans Unicode" w:ascii="Lucida Sans Unicode" w:hAnsi="Lucida Sans Unicode"/>
                <w:lang w:val="ru-RU"/>
              </w:rPr>
              <w:t>ǝ</w:t>
            </w:r>
            <w:r>
              <w:rPr>
                <w:lang w:val="ru-RU"/>
              </w:rPr>
              <w:t>]</w:t>
            </w:r>
          </w:p>
          <w:p>
            <w:pPr>
              <w:pStyle w:val="Normal"/>
              <w:spacing w:lineRule="auto" w:line="240"/>
              <w:ind w:hanging="0" w:end="0"/>
              <w:jc w:val="start"/>
              <w:rPr/>
            </w:pPr>
            <w:r>
              <w:rPr/>
              <w:t>criteria</w:t>
            </w:r>
          </w:p>
          <w:p>
            <w:pPr>
              <w:pStyle w:val="Normal"/>
              <w:spacing w:lineRule="auto" w:line="240"/>
              <w:ind w:hanging="0" w:end="0"/>
              <w:jc w:val="start"/>
              <w:rPr/>
            </w:pPr>
            <w:r>
              <w:rPr/>
              <w:t>phenomena</w:t>
            </w:r>
          </w:p>
          <w:p>
            <w:pPr>
              <w:pStyle w:val="Normal"/>
              <w:spacing w:lineRule="auto" w:line="240"/>
              <w:ind w:hanging="0" w:end="0"/>
              <w:jc w:val="start"/>
              <w:rPr>
                <w:b/>
              </w:rPr>
            </w:pPr>
            <w:r>
              <w:rPr>
                <w:b/>
              </w:rPr>
            </w:r>
          </w:p>
          <w:p>
            <w:pPr>
              <w:pStyle w:val="Normal"/>
              <w:spacing w:lineRule="auto" w:line="240"/>
              <w:ind w:hanging="0" w:end="0"/>
              <w:jc w:val="start"/>
              <w:rPr/>
            </w:pPr>
            <w:r>
              <w:rPr>
                <w:b/>
              </w:rPr>
              <w:t>-ata</w:t>
            </w:r>
            <w:r>
              <w:rPr>
                <w:lang w:val="ru-RU"/>
              </w:rPr>
              <w:t xml:space="preserve"> [</w:t>
            </w:r>
            <w:r>
              <w:rPr>
                <w:rFonts w:cs="Lucida Sans Unicode" w:ascii="Lucida Sans Unicode" w:hAnsi="Lucida Sans Unicode"/>
                <w:lang w:val="ru-RU"/>
              </w:rPr>
              <w:t>ǝtǝ</w:t>
            </w:r>
            <w:r>
              <w:rPr>
                <w:lang w:val="ru-RU"/>
              </w:rPr>
              <w:t>]</w:t>
            </w:r>
            <w:r>
              <w:rPr/>
              <w:tab/>
            </w:r>
          </w:p>
          <w:p>
            <w:pPr>
              <w:pStyle w:val="Normal"/>
              <w:spacing w:lineRule="auto" w:line="240"/>
              <w:ind w:hanging="0" w:end="0"/>
              <w:jc w:val="start"/>
              <w:rPr>
                <w:b/>
              </w:rPr>
            </w:pPr>
            <w:r>
              <w:rPr/>
              <w:t>miasmata</w:t>
            </w:r>
          </w:p>
        </w:tc>
      </w:tr>
    </w:tbl>
    <w:p>
      <w:pPr>
        <w:pStyle w:val="Normal"/>
        <w:spacing w:lineRule="auto" w:line="240"/>
        <w:ind w:firstLine="284" w:end="0"/>
        <w:rPr>
          <w:b/>
          <w:sz w:val="24"/>
        </w:rPr>
      </w:pPr>
      <w:r>
        <w:rPr>
          <w:b/>
          <w:sz w:val="24"/>
        </w:rPr>
      </w:r>
    </w:p>
    <w:p>
      <w:pPr>
        <w:pStyle w:val="Normal"/>
        <w:spacing w:lineRule="auto" w:line="240"/>
        <w:ind w:firstLine="284" w:end="0"/>
        <w:jc w:val="center"/>
        <w:rPr>
          <w:b/>
        </w:rPr>
      </w:pPr>
      <w:r>
        <w:rPr>
          <w:b/>
        </w:rPr>
        <w:t>Loans of Latin origin</w:t>
      </w:r>
    </w:p>
    <w:p>
      <w:pPr>
        <w:pStyle w:val="Normal"/>
        <w:spacing w:lineRule="auto" w:line="240"/>
        <w:ind w:firstLine="284" w:end="0"/>
        <w:rPr/>
      </w:pPr>
      <w:r>
        <w:rPr/>
        <w:tab/>
      </w:r>
    </w:p>
    <w:tbl>
      <w:tblPr>
        <w:tblW w:w="10982" w:type="dxa"/>
        <w:jc w:val="start"/>
        <w:tblInd w:w="0" w:type="dxa"/>
        <w:tblLayout w:type="fixed"/>
        <w:tblCellMar>
          <w:top w:w="0" w:type="dxa"/>
          <w:start w:w="108" w:type="dxa"/>
          <w:bottom w:w="0" w:type="dxa"/>
          <w:end w:w="108" w:type="dxa"/>
        </w:tblCellMar>
      </w:tblPr>
      <w:tblGrid>
        <w:gridCol w:w="3652"/>
        <w:gridCol w:w="4111"/>
        <w:gridCol w:w="3219"/>
      </w:tblGrid>
      <w:tr>
        <w:trPr/>
        <w:tc>
          <w:tcPr>
            <w:tcW w:w="3652" w:type="dxa"/>
            <w:tcBorders/>
          </w:tcPr>
          <w:p>
            <w:pPr>
              <w:pStyle w:val="Normal"/>
              <w:spacing w:lineRule="auto" w:line="240"/>
              <w:ind w:hanging="0" w:end="0"/>
              <w:jc w:val="start"/>
              <w:rPr/>
            </w:pPr>
            <w:r>
              <w:rPr>
                <w:b/>
              </w:rPr>
              <w:t>-us</w:t>
            </w:r>
            <w:r>
              <w:rPr/>
              <w:t xml:space="preserve"> [</w:t>
            </w:r>
            <w:r>
              <w:rPr>
                <w:rFonts w:cs="Lucida Sans Unicode" w:ascii="Lucida Sans Unicode" w:hAnsi="Lucida Sans Unicode"/>
              </w:rPr>
              <w:t>ǝ</w:t>
            </w:r>
            <w:r>
              <w:rPr/>
              <w:t xml:space="preserve">s] </w:t>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t>stimulus</w:t>
              <w:tab/>
            </w:r>
          </w:p>
          <w:p>
            <w:pPr>
              <w:pStyle w:val="Normal"/>
              <w:spacing w:lineRule="auto" w:line="240"/>
              <w:ind w:hanging="0" w:end="0"/>
              <w:jc w:val="start"/>
              <w:rPr/>
            </w:pPr>
            <w:r>
              <w:rPr/>
              <w:t xml:space="preserve">nucleus </w:t>
            </w:r>
          </w:p>
          <w:p>
            <w:pPr>
              <w:pStyle w:val="Normal"/>
              <w:spacing w:lineRule="auto" w:line="240"/>
              <w:ind w:hanging="0" w:end="0"/>
              <w:jc w:val="start"/>
              <w:rPr/>
            </w:pPr>
            <w:r>
              <w:rPr/>
              <w:t>radius</w:t>
              <w:tab/>
            </w:r>
          </w:p>
          <w:p>
            <w:pPr>
              <w:pStyle w:val="Normal"/>
              <w:spacing w:lineRule="auto" w:line="240"/>
              <w:ind w:hanging="0" w:end="0"/>
              <w:jc w:val="start"/>
              <w:rPr/>
            </w:pPr>
            <w:r>
              <w:rPr/>
              <w:t>corpus</w:t>
              <w:tab/>
            </w:r>
          </w:p>
          <w:p>
            <w:pPr>
              <w:pStyle w:val="Normal"/>
              <w:spacing w:lineRule="auto" w:line="240"/>
              <w:ind w:hanging="0" w:end="0"/>
              <w:jc w:val="start"/>
              <w:rPr/>
            </w:pPr>
            <w:r>
              <w:rPr/>
              <w:t>genus</w:t>
              <w:tab/>
            </w:r>
          </w:p>
          <w:p>
            <w:pPr>
              <w:pStyle w:val="Normal"/>
              <w:spacing w:lineRule="auto" w:line="240"/>
              <w:ind w:hanging="0" w:end="0"/>
              <w:jc w:val="start"/>
              <w:rPr/>
            </w:pPr>
            <w:r>
              <w:rPr/>
            </w:r>
          </w:p>
          <w:p>
            <w:pPr>
              <w:pStyle w:val="Normal"/>
              <w:spacing w:lineRule="auto" w:line="240"/>
              <w:ind w:hanging="0" w:end="0"/>
              <w:jc w:val="start"/>
              <w:rPr/>
            </w:pPr>
            <w:r>
              <w:rPr>
                <w:b/>
                <w:lang w:val="ru-RU"/>
              </w:rPr>
              <w:t>-а</w:t>
            </w:r>
            <w:r>
              <w:rPr>
                <w:lang w:val="ru-RU"/>
              </w:rPr>
              <w:t xml:space="preserve"> [</w:t>
            </w:r>
            <w:r>
              <w:rPr>
                <w:rFonts w:cs="Lucida Sans Unicode" w:ascii="Lucida Sans Unicode" w:hAnsi="Lucida Sans Unicode"/>
                <w:lang w:val="ru-RU"/>
              </w:rPr>
              <w:t>ǝ</w:t>
            </w:r>
            <w:r>
              <w:rPr>
                <w:lang w:val="ru-RU"/>
              </w:rPr>
              <w:t>]</w:t>
            </w:r>
            <w:r>
              <w:rPr/>
              <w:t xml:space="preserve"> </w:t>
            </w:r>
          </w:p>
          <w:p>
            <w:pPr>
              <w:pStyle w:val="Normal"/>
              <w:spacing w:lineRule="auto" w:line="240"/>
              <w:ind w:hanging="0" w:end="0"/>
              <w:jc w:val="start"/>
              <w:rPr/>
            </w:pPr>
            <w:r>
              <w:rPr/>
              <w:t xml:space="preserve">formula </w:t>
            </w:r>
          </w:p>
          <w:p>
            <w:pPr>
              <w:pStyle w:val="Normal"/>
              <w:spacing w:lineRule="auto" w:line="240"/>
              <w:ind w:hanging="0" w:end="0"/>
              <w:jc w:val="start"/>
              <w:rPr/>
            </w:pPr>
            <w:r>
              <w:rPr/>
              <w:t>antenna</w:t>
              <w:tab/>
            </w:r>
          </w:p>
          <w:p>
            <w:pPr>
              <w:pStyle w:val="Normal"/>
              <w:spacing w:lineRule="auto" w:line="240"/>
              <w:ind w:hanging="0" w:end="0"/>
              <w:jc w:val="start"/>
              <w:rPr/>
            </w:pPr>
            <w:r>
              <w:rPr/>
              <w:t>vertebra</w:t>
            </w:r>
          </w:p>
          <w:p>
            <w:pPr>
              <w:pStyle w:val="Normal"/>
              <w:spacing w:lineRule="auto" w:line="240"/>
              <w:ind w:hanging="0" w:end="0"/>
              <w:jc w:val="start"/>
              <w:rPr>
                <w:b/>
              </w:rPr>
            </w:pPr>
            <w:r>
              <w:rPr>
                <w:b/>
              </w:rPr>
            </w:r>
          </w:p>
          <w:p>
            <w:pPr>
              <w:pStyle w:val="Normal"/>
              <w:spacing w:lineRule="auto" w:line="240"/>
              <w:ind w:hanging="0" w:end="0"/>
              <w:jc w:val="start"/>
              <w:rPr/>
            </w:pPr>
            <w:r>
              <w:rPr>
                <w:b/>
              </w:rPr>
              <w:t>-um</w:t>
            </w:r>
            <w:r>
              <w:rPr/>
              <w:t xml:space="preserve"> [</w:t>
            </w:r>
            <w:r>
              <w:rPr>
                <w:rFonts w:cs="Lucida Sans Unicode" w:ascii="Lucida Sans Unicode" w:hAnsi="Lucida Sans Unicode"/>
              </w:rPr>
              <w:t>ǝ</w:t>
            </w:r>
            <w:r>
              <w:rPr/>
              <w:t xml:space="preserve">m] </w:t>
            </w:r>
          </w:p>
          <w:p>
            <w:pPr>
              <w:pStyle w:val="Normal"/>
              <w:spacing w:lineRule="auto" w:line="240"/>
              <w:ind w:hanging="0" w:end="0"/>
              <w:jc w:val="start"/>
              <w:rPr/>
            </w:pPr>
            <w:r>
              <w:rPr/>
              <w:t xml:space="preserve">datum </w:t>
            </w:r>
          </w:p>
          <w:p>
            <w:pPr>
              <w:pStyle w:val="Normal"/>
              <w:spacing w:lineRule="auto" w:line="240"/>
              <w:ind w:hanging="0" w:end="0"/>
              <w:jc w:val="start"/>
              <w:rPr/>
            </w:pPr>
            <w:r>
              <w:rPr/>
              <w:t xml:space="preserve">stratum </w:t>
            </w:r>
          </w:p>
          <w:p>
            <w:pPr>
              <w:pStyle w:val="Normal"/>
              <w:spacing w:lineRule="auto" w:line="240"/>
              <w:ind w:hanging="0" w:end="0"/>
              <w:jc w:val="start"/>
              <w:rPr/>
            </w:pPr>
            <w:r>
              <w:rPr/>
              <w:t>erratum</w:t>
              <w:tab/>
            </w:r>
          </w:p>
          <w:p>
            <w:pPr>
              <w:pStyle w:val="Normal"/>
              <w:spacing w:lineRule="auto" w:line="240"/>
              <w:ind w:hanging="0" w:end="0"/>
              <w:jc w:val="start"/>
              <w:rPr/>
            </w:pPr>
            <w:r>
              <w:rPr/>
            </w:r>
          </w:p>
          <w:p>
            <w:pPr>
              <w:pStyle w:val="Normal"/>
              <w:spacing w:lineRule="auto" w:line="240"/>
              <w:ind w:hanging="0" w:end="0"/>
              <w:jc w:val="start"/>
              <w:rPr/>
            </w:pPr>
            <w:r>
              <w:rPr>
                <w:b/>
              </w:rPr>
              <w:t>-es,-ix</w:t>
            </w:r>
            <w:r>
              <w:rPr/>
              <w:t xml:space="preserve"> [</w:t>
            </w:r>
            <w:r>
              <w:rPr>
                <w:rFonts w:cs="Lucida Sans Unicode" w:ascii="Lucida Sans Unicode" w:hAnsi="Lucida Sans Unicode"/>
              </w:rPr>
              <w:t>ɪ</w:t>
            </w:r>
            <w:r>
              <w:rPr/>
              <w:t xml:space="preserve">ks] </w:t>
            </w:r>
          </w:p>
          <w:p>
            <w:pPr>
              <w:pStyle w:val="Normal"/>
              <w:spacing w:lineRule="auto" w:line="240"/>
              <w:ind w:hanging="0" w:end="0"/>
              <w:jc w:val="start"/>
              <w:rPr/>
            </w:pPr>
            <w:r>
              <w:rPr/>
              <w:t xml:space="preserve">index </w:t>
            </w:r>
          </w:p>
          <w:p>
            <w:pPr>
              <w:pStyle w:val="Normal"/>
              <w:spacing w:lineRule="auto" w:line="240"/>
              <w:ind w:hanging="0" w:end="0"/>
              <w:jc w:val="start"/>
              <w:rPr/>
            </w:pPr>
            <w:r>
              <w:rPr/>
              <w:t>appendix</w:t>
              <w:tab/>
            </w:r>
          </w:p>
          <w:p>
            <w:pPr>
              <w:pStyle w:val="Normal"/>
              <w:spacing w:lineRule="auto" w:line="240"/>
              <w:ind w:hanging="0" w:end="0"/>
              <w:jc w:val="start"/>
              <w:rPr/>
            </w:pPr>
            <w:r>
              <w:rPr/>
              <w:t>matrix</w:t>
            </w:r>
          </w:p>
        </w:tc>
        <w:tc>
          <w:tcPr>
            <w:tcW w:w="4111" w:type="dxa"/>
            <w:tcBorders/>
          </w:tcPr>
          <w:p>
            <w:pPr>
              <w:pStyle w:val="Normal"/>
              <w:spacing w:lineRule="auto" w:line="240"/>
              <w:ind w:hanging="0" w:end="0"/>
              <w:jc w:val="start"/>
              <w:rPr/>
            </w:pPr>
            <w:r>
              <w:rPr>
                <w:b/>
              </w:rPr>
              <w:t>-i</w:t>
            </w:r>
            <w:r>
              <w:rPr/>
              <w:t xml:space="preserve"> [ai]</w:t>
            </w:r>
          </w:p>
          <w:p>
            <w:pPr>
              <w:pStyle w:val="Normal"/>
              <w:spacing w:lineRule="auto" w:line="240"/>
              <w:ind w:hanging="0" w:end="0"/>
              <w:jc w:val="start"/>
              <w:rPr/>
            </w:pPr>
            <w:r>
              <w:rPr>
                <w:b/>
                <w:lang w:val="ru-RU"/>
              </w:rPr>
              <w:t>-ога</w:t>
            </w:r>
            <w:r>
              <w:rPr>
                <w:lang w:val="ru-RU"/>
              </w:rPr>
              <w:t xml:space="preserve"> [</w:t>
            </w:r>
            <w:r>
              <w:rPr>
                <w:rFonts w:cs="Lucida Sans Unicode" w:ascii="Lucida Sans Unicode" w:hAnsi="Lucida Sans Unicode"/>
                <w:lang w:val="ru-RU"/>
              </w:rPr>
              <w:t>ǝrǝ</w:t>
            </w:r>
            <w:r>
              <w:rPr>
                <w:lang w:val="ru-RU"/>
              </w:rPr>
              <w:t>]</w:t>
            </w:r>
            <w:r>
              <w:rPr/>
              <w:t xml:space="preserve"> </w:t>
            </w:r>
          </w:p>
          <w:p>
            <w:pPr>
              <w:pStyle w:val="Normal"/>
              <w:spacing w:lineRule="auto" w:line="240"/>
              <w:ind w:hanging="0" w:end="0"/>
              <w:jc w:val="start"/>
              <w:rPr/>
            </w:pPr>
            <w:r>
              <w:rPr>
                <w:b/>
              </w:rPr>
              <w:t>-era</w:t>
            </w:r>
            <w:r>
              <w:rPr>
                <w:lang w:val="ru-RU"/>
              </w:rPr>
              <w:t xml:space="preserve"> [</w:t>
            </w:r>
            <w:r>
              <w:rPr>
                <w:rFonts w:cs="Lucida Sans Unicode" w:ascii="Lucida Sans Unicode" w:hAnsi="Lucida Sans Unicode"/>
                <w:lang w:val="ru-RU"/>
              </w:rPr>
              <w:t>ǝ</w:t>
            </w:r>
            <w:r>
              <w:rPr>
                <w:lang w:val="ru-RU"/>
              </w:rPr>
              <w:t>r</w:t>
            </w:r>
            <w:r>
              <w:rPr>
                <w:rFonts w:cs="Lucida Sans Unicode" w:ascii="Lucida Sans Unicode" w:hAnsi="Lucida Sans Unicode"/>
                <w:lang w:val="ru-RU"/>
              </w:rPr>
              <w:t>ǝ</w:t>
            </w:r>
            <w:r>
              <w:rPr>
                <w:lang w:val="ru-RU"/>
              </w:rPr>
              <w:t>]</w:t>
            </w:r>
          </w:p>
          <w:p>
            <w:pPr>
              <w:pStyle w:val="Normal"/>
              <w:spacing w:lineRule="auto" w:line="240"/>
              <w:ind w:hanging="0" w:end="0"/>
              <w:jc w:val="start"/>
              <w:rPr/>
            </w:pPr>
            <w:r>
              <w:rPr/>
              <w:t>stimuli</w:t>
              <w:tab/>
            </w:r>
          </w:p>
          <w:p>
            <w:pPr>
              <w:pStyle w:val="Normal"/>
              <w:spacing w:lineRule="auto" w:line="240"/>
              <w:ind w:hanging="0" w:end="0"/>
              <w:jc w:val="start"/>
              <w:rPr/>
            </w:pPr>
            <w:r>
              <w:rPr/>
              <w:t xml:space="preserve">nuclei </w:t>
            </w:r>
          </w:p>
          <w:p>
            <w:pPr>
              <w:pStyle w:val="Normal"/>
              <w:spacing w:lineRule="auto" w:line="240"/>
              <w:ind w:hanging="0" w:end="0"/>
              <w:jc w:val="start"/>
              <w:rPr/>
            </w:pPr>
            <w:r>
              <w:rPr/>
              <w:t xml:space="preserve">radii </w:t>
            </w:r>
          </w:p>
          <w:p>
            <w:pPr>
              <w:pStyle w:val="Normal"/>
              <w:spacing w:lineRule="auto" w:line="240"/>
              <w:ind w:hanging="0" w:end="0"/>
              <w:jc w:val="start"/>
              <w:rPr/>
            </w:pPr>
            <w:r>
              <w:rPr/>
              <w:t xml:space="preserve">corpora </w:t>
            </w:r>
          </w:p>
          <w:p>
            <w:pPr>
              <w:pStyle w:val="Normal"/>
              <w:spacing w:lineRule="auto" w:line="240"/>
              <w:ind w:hanging="0" w:end="0"/>
              <w:jc w:val="start"/>
              <w:rPr/>
            </w:pPr>
            <w:r>
              <w:rPr/>
              <w:t>genera</w:t>
            </w:r>
          </w:p>
          <w:p>
            <w:pPr>
              <w:pStyle w:val="Normal"/>
              <w:spacing w:lineRule="auto" w:line="240"/>
              <w:ind w:hanging="0" w:end="0"/>
              <w:jc w:val="start"/>
              <w:rPr>
                <w:b/>
                <w:lang w:val="ru-RU"/>
              </w:rPr>
            </w:pPr>
            <w:r>
              <w:rPr>
                <w:b/>
                <w:lang w:val="ru-RU"/>
              </w:rPr>
            </w:r>
          </w:p>
          <w:p>
            <w:pPr>
              <w:pStyle w:val="Normal"/>
              <w:spacing w:lineRule="auto" w:line="240"/>
              <w:ind w:hanging="0" w:end="0"/>
              <w:jc w:val="start"/>
              <w:rPr/>
            </w:pPr>
            <w:r>
              <w:rPr>
                <w:b/>
                <w:lang w:val="ru-RU"/>
              </w:rPr>
              <w:t>-ае</w:t>
            </w:r>
            <w:r>
              <w:rPr/>
              <w:t xml:space="preserve"> [i:] </w:t>
            </w:r>
          </w:p>
          <w:p>
            <w:pPr>
              <w:pStyle w:val="Normal"/>
              <w:spacing w:lineRule="auto" w:line="240"/>
              <w:ind w:hanging="0" w:end="0"/>
              <w:jc w:val="start"/>
              <w:rPr/>
            </w:pPr>
            <w:r>
              <w:rPr/>
              <w:t xml:space="preserve">formulae (or regular - formulas) </w:t>
            </w:r>
          </w:p>
          <w:p>
            <w:pPr>
              <w:pStyle w:val="Normal"/>
              <w:spacing w:lineRule="auto" w:line="240"/>
              <w:ind w:hanging="0" w:end="0"/>
              <w:jc w:val="start"/>
              <w:rPr/>
            </w:pPr>
            <w:r>
              <w:rPr/>
              <w:t>antennae</w:t>
              <w:tab/>
            </w:r>
          </w:p>
          <w:p>
            <w:pPr>
              <w:pStyle w:val="Normal"/>
              <w:spacing w:lineRule="auto" w:line="240"/>
              <w:ind w:hanging="0" w:end="0"/>
              <w:jc w:val="start"/>
              <w:rPr/>
            </w:pPr>
            <w:r>
              <w:rPr/>
              <w:t>vertebrae</w:t>
            </w:r>
          </w:p>
          <w:p>
            <w:pPr>
              <w:pStyle w:val="Normal"/>
              <w:spacing w:lineRule="auto" w:line="240"/>
              <w:ind w:hanging="0" w:end="0"/>
              <w:jc w:val="start"/>
              <w:rPr/>
            </w:pPr>
            <w:r>
              <w:rPr/>
            </w:r>
          </w:p>
          <w:p>
            <w:pPr>
              <w:pStyle w:val="Normal"/>
              <w:spacing w:lineRule="auto" w:line="240"/>
              <w:ind w:hanging="0" w:end="0"/>
              <w:jc w:val="start"/>
              <w:rPr/>
            </w:pPr>
            <w:r>
              <w:rPr>
                <w:b/>
              </w:rPr>
              <w:t>-a</w:t>
            </w:r>
            <w:r>
              <w:rPr/>
              <w:t xml:space="preserve"> [</w:t>
            </w:r>
            <w:r>
              <w:rPr>
                <w:rFonts w:cs="Lucida Sans Unicode" w:ascii="Lucida Sans Unicode" w:hAnsi="Lucida Sans Unicode"/>
              </w:rPr>
              <w:t>ǝ</w:t>
            </w:r>
            <w:r>
              <w:rPr/>
              <w:t xml:space="preserve">] </w:t>
            </w:r>
          </w:p>
          <w:p>
            <w:pPr>
              <w:pStyle w:val="Normal"/>
              <w:spacing w:lineRule="auto" w:line="240"/>
              <w:ind w:hanging="0" w:end="0"/>
              <w:jc w:val="start"/>
              <w:rPr/>
            </w:pPr>
            <w:r>
              <w:rPr/>
              <w:t xml:space="preserve">data </w:t>
            </w:r>
          </w:p>
          <w:p>
            <w:pPr>
              <w:pStyle w:val="Normal"/>
              <w:spacing w:lineRule="auto" w:line="240"/>
              <w:ind w:hanging="0" w:end="0"/>
              <w:jc w:val="start"/>
              <w:rPr/>
            </w:pPr>
            <w:r>
              <w:rPr/>
              <w:t>strata</w:t>
              <w:tab/>
            </w:r>
          </w:p>
          <w:p>
            <w:pPr>
              <w:pStyle w:val="Normal"/>
              <w:spacing w:lineRule="auto" w:line="240"/>
              <w:ind w:hanging="0" w:end="0"/>
              <w:jc w:val="start"/>
              <w:rPr/>
            </w:pPr>
            <w:r>
              <w:rPr/>
              <w:t>errata</w:t>
            </w:r>
          </w:p>
          <w:p>
            <w:pPr>
              <w:pStyle w:val="Normal"/>
              <w:spacing w:lineRule="auto" w:line="240"/>
              <w:ind w:hanging="0" w:end="0"/>
              <w:jc w:val="start"/>
              <w:rPr/>
            </w:pPr>
            <w:r>
              <w:rPr/>
            </w:r>
          </w:p>
          <w:p>
            <w:pPr>
              <w:pStyle w:val="Normal"/>
              <w:spacing w:lineRule="auto" w:line="240"/>
              <w:ind w:hanging="0" w:end="0"/>
              <w:jc w:val="start"/>
              <w:rPr/>
            </w:pPr>
            <w:r>
              <w:rPr>
                <w:b/>
              </w:rPr>
              <w:t>-ices</w:t>
            </w:r>
            <w:r>
              <w:rPr/>
              <w:t xml:space="preserve"> [</w:t>
            </w:r>
            <w:r>
              <w:rPr>
                <w:rFonts w:cs="Lucida Sans Unicode" w:ascii="Lucida Sans Unicode" w:hAnsi="Lucida Sans Unicode"/>
              </w:rPr>
              <w:t>ɪ</w:t>
            </w:r>
            <w:r>
              <w:rPr/>
              <w:t xml:space="preserve">si;z] </w:t>
            </w:r>
          </w:p>
          <w:p>
            <w:pPr>
              <w:pStyle w:val="Normal"/>
              <w:spacing w:lineRule="auto" w:line="240"/>
              <w:ind w:hanging="0" w:end="0"/>
              <w:jc w:val="start"/>
              <w:rPr/>
            </w:pPr>
            <w:r>
              <w:rPr/>
              <w:t xml:space="preserve">indices </w:t>
            </w:r>
          </w:p>
          <w:p>
            <w:pPr>
              <w:pStyle w:val="Normal"/>
              <w:spacing w:lineRule="auto" w:line="240"/>
              <w:ind w:hanging="0" w:end="0"/>
              <w:jc w:val="start"/>
              <w:rPr/>
            </w:pPr>
            <w:r>
              <w:rPr/>
              <w:t xml:space="preserve">appendices </w:t>
            </w:r>
          </w:p>
          <w:p>
            <w:pPr>
              <w:pStyle w:val="Normal"/>
              <w:spacing w:lineRule="auto" w:line="240"/>
              <w:ind w:hanging="0" w:end="0"/>
              <w:jc w:val="start"/>
              <w:rPr/>
            </w:pPr>
            <w:r>
              <w:rPr/>
              <w:t>matrices</w:t>
            </w:r>
          </w:p>
        </w:tc>
        <w:tc>
          <w:tcPr>
            <w:tcW w:w="3219" w:type="dxa"/>
            <w:tcBorders/>
          </w:tcPr>
          <w:p>
            <w:pPr>
              <w:pStyle w:val="Normal"/>
              <w:snapToGrid w:val="false"/>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r>
          </w:p>
          <w:p>
            <w:pPr>
              <w:pStyle w:val="Normal"/>
              <w:spacing w:lineRule="auto" w:line="240"/>
              <w:ind w:hanging="0" w:end="0"/>
              <w:jc w:val="start"/>
              <w:rPr/>
            </w:pPr>
            <w:r>
              <w:rPr/>
              <w:t>[i:z]</w:t>
            </w:r>
          </w:p>
          <w:p>
            <w:pPr>
              <w:pStyle w:val="Normal"/>
              <w:spacing w:lineRule="auto" w:line="240"/>
              <w:ind w:hanging="0" w:end="0"/>
              <w:jc w:val="start"/>
              <w:rPr/>
            </w:pPr>
            <w:r>
              <w:rPr/>
              <w:t>or indexes</w:t>
              <w:tab/>
            </w:r>
          </w:p>
          <w:p>
            <w:pPr>
              <w:pStyle w:val="Normal"/>
              <w:spacing w:lineRule="auto" w:line="240"/>
              <w:ind w:hanging="0" w:end="0"/>
              <w:jc w:val="start"/>
              <w:rPr/>
            </w:pPr>
            <w:r>
              <w:rPr/>
              <w:t>or appendixes</w:t>
              <w:tab/>
            </w:r>
          </w:p>
          <w:p>
            <w:pPr>
              <w:pStyle w:val="Normal"/>
              <w:spacing w:lineRule="auto" w:line="240"/>
              <w:ind w:hanging="0" w:end="0"/>
              <w:jc w:val="start"/>
              <w:rPr/>
            </w:pPr>
            <w:r>
              <w:rPr/>
              <w:t>or matzixes</w:t>
            </w:r>
          </w:p>
        </w:tc>
      </w:tr>
    </w:tbl>
    <w:p>
      <w:pPr>
        <w:pStyle w:val="Normal"/>
        <w:spacing w:lineRule="auto" w:line="240"/>
        <w:ind w:firstLine="284" w:end="0"/>
        <w:rPr/>
      </w:pPr>
      <w:r>
        <w:rPr>
          <w:b/>
          <w:sz w:val="24"/>
          <w:lang w:val="ru-RU"/>
        </w:rPr>
        <w:tab/>
      </w:r>
      <w:r>
        <w:rPr>
          <w:sz w:val="24"/>
        </w:rPr>
        <w:tab/>
        <w:tab/>
        <w:tab/>
        <w:tab/>
        <w:t xml:space="preserve"> </w:t>
      </w:r>
    </w:p>
    <w:p>
      <w:pPr>
        <w:pStyle w:val="Normal"/>
        <w:spacing w:lineRule="auto" w:line="240"/>
        <w:ind w:firstLine="284" w:end="0"/>
        <w:jc w:val="center"/>
        <w:rPr>
          <w:b/>
        </w:rPr>
      </w:pPr>
      <w:r>
        <w:rPr>
          <w:b/>
        </w:rPr>
        <w:t>Other loan nouns</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pPr>
            <w:r>
              <w:rPr/>
              <w:t xml:space="preserve">Fr. </w:t>
            </w:r>
            <w:r>
              <w:rPr>
                <w:b/>
              </w:rPr>
              <w:t>-ean</w:t>
            </w:r>
            <w:r>
              <w:rPr/>
              <w:t xml:space="preserve"> [ou] </w:t>
            </w:r>
          </w:p>
          <w:p>
            <w:pPr>
              <w:pStyle w:val="Normal"/>
              <w:spacing w:lineRule="auto" w:line="240"/>
              <w:ind w:hanging="0" w:end="0"/>
              <w:jc w:val="start"/>
              <w:rPr/>
            </w:pPr>
            <w:r>
              <w:rPr/>
              <w:t>tableau</w:t>
              <w:tab/>
            </w:r>
          </w:p>
          <w:p>
            <w:pPr>
              <w:pStyle w:val="Normal"/>
              <w:spacing w:lineRule="auto" w:line="240"/>
              <w:ind w:hanging="0" w:end="0"/>
              <w:jc w:val="start"/>
              <w:rPr/>
            </w:pPr>
            <w:r>
              <w:rPr/>
              <w:t xml:space="preserve">bureau </w:t>
            </w:r>
          </w:p>
          <w:p>
            <w:pPr>
              <w:pStyle w:val="Normal"/>
              <w:spacing w:lineRule="auto" w:line="240"/>
              <w:ind w:hanging="0" w:end="0"/>
              <w:jc w:val="start"/>
              <w:rPr/>
            </w:pPr>
            <w:r>
              <w:rPr/>
            </w:r>
          </w:p>
          <w:p>
            <w:pPr>
              <w:pStyle w:val="Normal"/>
              <w:spacing w:lineRule="auto" w:line="240"/>
              <w:ind w:hanging="0" w:end="0"/>
              <w:jc w:val="start"/>
              <w:rPr/>
            </w:pPr>
            <w:r>
              <w:rPr/>
              <w:t>It.</w:t>
            </w:r>
            <w:r>
              <w:rPr>
                <w:b/>
              </w:rPr>
              <w:t xml:space="preserve">-o </w:t>
            </w:r>
            <w:r>
              <w:rPr/>
              <w:t xml:space="preserve">[ou] </w:t>
            </w:r>
          </w:p>
          <w:p>
            <w:pPr>
              <w:pStyle w:val="Normal"/>
              <w:spacing w:lineRule="auto" w:line="240"/>
              <w:ind w:hanging="0" w:end="0"/>
              <w:jc w:val="start"/>
              <w:rPr/>
            </w:pPr>
            <w:r>
              <w:rPr/>
              <w:t>tempo</w:t>
            </w:r>
          </w:p>
        </w:tc>
        <w:tc>
          <w:tcPr>
            <w:tcW w:w="5491" w:type="dxa"/>
            <w:tcBorders/>
          </w:tcPr>
          <w:p>
            <w:pPr>
              <w:pStyle w:val="Normal"/>
              <w:spacing w:lineRule="auto" w:line="240"/>
              <w:ind w:hanging="0" w:end="0"/>
              <w:jc w:val="start"/>
              <w:rPr/>
            </w:pPr>
            <w:r>
              <w:rPr>
                <w:b/>
              </w:rPr>
              <w:t>-eaux</w:t>
            </w:r>
            <w:r>
              <w:rPr/>
              <w:t xml:space="preserve"> [ouz] </w:t>
            </w:r>
          </w:p>
          <w:p>
            <w:pPr>
              <w:pStyle w:val="Normal"/>
              <w:spacing w:lineRule="auto" w:line="240"/>
              <w:ind w:hanging="0" w:end="0"/>
              <w:jc w:val="start"/>
              <w:rPr/>
            </w:pPr>
            <w:r>
              <w:rPr/>
              <w:t>tableaux</w:t>
              <w:tab/>
            </w:r>
          </w:p>
          <w:p>
            <w:pPr>
              <w:pStyle w:val="Normal"/>
              <w:spacing w:lineRule="auto" w:line="240"/>
              <w:ind w:hanging="0" w:end="0"/>
              <w:jc w:val="start"/>
              <w:rPr/>
            </w:pPr>
            <w:r>
              <w:rPr/>
              <w:t>bureaux (or bureaus)</w:t>
            </w:r>
          </w:p>
          <w:p>
            <w:pPr>
              <w:pStyle w:val="Normal"/>
              <w:spacing w:lineRule="auto" w:line="240"/>
              <w:ind w:hanging="0" w:end="0"/>
              <w:jc w:val="start"/>
              <w:rPr/>
            </w:pPr>
            <w:r>
              <w:rPr/>
            </w:r>
          </w:p>
          <w:p>
            <w:pPr>
              <w:pStyle w:val="Normal"/>
              <w:spacing w:lineRule="auto" w:line="240"/>
              <w:ind w:hanging="0" w:end="0"/>
              <w:jc w:val="start"/>
              <w:rPr/>
            </w:pPr>
            <w:r>
              <w:rPr>
                <w:b/>
              </w:rPr>
              <w:t>-i</w:t>
            </w:r>
            <w:r>
              <w:rPr/>
              <w:t xml:space="preserve"> [i] </w:t>
            </w:r>
          </w:p>
          <w:p>
            <w:pPr>
              <w:pStyle w:val="Normal"/>
              <w:spacing w:lineRule="auto" w:line="240"/>
              <w:ind w:hanging="0" w:end="0"/>
              <w:jc w:val="start"/>
              <w:rPr/>
            </w:pPr>
            <w:r>
              <w:rPr/>
              <w:t>tempi (or tempos)</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can be seen from the above list some loan nouns may have two plural forms: the English plural and the original foreign one:</w:t>
      </w:r>
    </w:p>
    <w:p>
      <w:pPr>
        <w:pStyle w:val="Normal"/>
        <w:spacing w:lineRule="auto" w:line="240"/>
        <w:ind w:firstLine="284" w:end="0"/>
        <w:rPr>
          <w:sz w:val="24"/>
        </w:rPr>
      </w:pPr>
      <w:r>
        <w:rPr>
          <w:sz w:val="24"/>
        </w:rPr>
      </w:r>
    </w:p>
    <w:tbl>
      <w:tblPr>
        <w:tblW w:w="10446" w:type="dxa"/>
        <w:jc w:val="start"/>
        <w:tblInd w:w="534" w:type="dxa"/>
        <w:tblLayout w:type="fixed"/>
        <w:tblCellMar>
          <w:top w:w="0" w:type="dxa"/>
          <w:start w:w="108" w:type="dxa"/>
          <w:bottom w:w="0" w:type="dxa"/>
          <w:end w:w="108" w:type="dxa"/>
        </w:tblCellMar>
      </w:tblPr>
      <w:tblGrid>
        <w:gridCol w:w="1842"/>
        <w:gridCol w:w="3969"/>
        <w:gridCol w:w="1890"/>
        <w:gridCol w:w="2745"/>
      </w:tblGrid>
      <w:tr>
        <w:trPr/>
        <w:tc>
          <w:tcPr>
            <w:tcW w:w="1842"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171">
                      <wp:simplePos x="0" y="0"/>
                      <wp:positionH relativeFrom="margin">
                        <wp:posOffset>1194435</wp:posOffset>
                      </wp:positionH>
                      <wp:positionV relativeFrom="paragraph">
                        <wp:posOffset>127635</wp:posOffset>
                      </wp:positionV>
                      <wp:extent cx="274320" cy="91440"/>
                      <wp:effectExtent l="1905" t="5080" r="1905" b="5080"/>
                      <wp:wrapNone/>
                      <wp:docPr id="156" name=""/>
                      <a:graphic xmlns:a="http://schemas.openxmlformats.org/drawingml/2006/main">
                        <a:graphicData uri="http://schemas.microsoft.com/office/word/2010/wordprocessingShape">
                          <wps:wsp>
                            <wps:cNvSpPr/>
                            <wps:spPr>
                              <a:xfrm flipH="1" flipV="1">
                                <a:off x="0" y="0"/>
                                <a:ext cx="27432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10.05pt" to="115.6pt,17.2pt" stroked="t" o:allowincell="f" style="position:absolute;flip:x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72">
                      <wp:simplePos x="0" y="0"/>
                      <wp:positionH relativeFrom="margin">
                        <wp:posOffset>1194435</wp:posOffset>
                      </wp:positionH>
                      <wp:positionV relativeFrom="paragraph">
                        <wp:posOffset>36195</wp:posOffset>
                      </wp:positionV>
                      <wp:extent cx="274320" cy="91440"/>
                      <wp:effectExtent l="1905" t="5080" r="1905" b="5080"/>
                      <wp:wrapNone/>
                      <wp:docPr id="157" name=""/>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2.85pt" to="115.6pt,10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76">
                      <wp:simplePos x="0" y="0"/>
                      <wp:positionH relativeFrom="margin">
                        <wp:posOffset>4760595</wp:posOffset>
                      </wp:positionH>
                      <wp:positionV relativeFrom="paragraph">
                        <wp:posOffset>127635</wp:posOffset>
                      </wp:positionV>
                      <wp:extent cx="457200" cy="91440"/>
                      <wp:effectExtent l="1270" t="5080" r="1270" b="5080"/>
                      <wp:wrapNone/>
                      <wp:docPr id="158" name=""/>
                      <a:graphic xmlns:a="http://schemas.openxmlformats.org/drawingml/2006/main">
                        <a:graphicData uri="http://schemas.microsoft.com/office/word/2010/wordprocessingShape">
                          <wps:wsp>
                            <wps:cNvSpPr/>
                            <wps:spPr>
                              <a:xfrm flipH="1" flipV="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10.05pt" to="410.8pt,17.2pt" stroked="t" o:allowincell="f" style="position:absolute;flip:x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80">
                      <wp:simplePos x="0" y="0"/>
                      <wp:positionH relativeFrom="margin">
                        <wp:posOffset>4760595</wp:posOffset>
                      </wp:positionH>
                      <wp:positionV relativeFrom="paragraph">
                        <wp:posOffset>36195</wp:posOffset>
                      </wp:positionV>
                      <wp:extent cx="457200" cy="91440"/>
                      <wp:effectExtent l="1270" t="5080" r="1270" b="5080"/>
                      <wp:wrapNone/>
                      <wp:docPr id="159" name=""/>
                      <a:graphic xmlns:a="http://schemas.openxmlformats.org/drawingml/2006/main">
                        <a:graphicData uri="http://schemas.microsoft.com/office/word/2010/wordprocessingShape">
                          <wps:wsp>
                            <wps:cNvSpPr/>
                            <wps:spPr>
                              <a:xfrm flipV="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2.85pt" to="410.8pt,10pt" stroked="t" o:allowincell="f" style="position:absolute;flip:y;mso-position-horizontal-relative:margin">
                      <v:stroke color="black" weight="9360" joinstyle="miter" endcap="flat"/>
                      <v:fill o:detectmouseclick="t" on="false"/>
                      <w10:wrap type="none"/>
                    </v:line>
                  </w:pict>
                </mc:Fallback>
              </mc:AlternateContent>
            </w:r>
            <w:r>
              <w:rPr>
                <w:sz w:val="24"/>
              </w:rPr>
              <w:t>memorandum</w:t>
            </w:r>
          </w:p>
        </w:tc>
        <w:tc>
          <w:tcPr>
            <w:tcW w:w="3969" w:type="dxa"/>
            <w:tcBorders/>
          </w:tcPr>
          <w:p>
            <w:pPr>
              <w:pStyle w:val="Normal"/>
              <w:spacing w:lineRule="auto" w:line="240"/>
              <w:ind w:hanging="0" w:end="0"/>
              <w:jc w:val="start"/>
              <w:rPr>
                <w:sz w:val="24"/>
              </w:rPr>
            </w:pPr>
            <w:r>
              <w:rPr>
                <w:sz w:val="24"/>
              </w:rPr>
              <w:t xml:space="preserve">memoranda </w:t>
            </w:r>
          </w:p>
          <w:p>
            <w:pPr>
              <w:pStyle w:val="Normal"/>
              <w:spacing w:lineRule="auto" w:line="240"/>
              <w:ind w:hanging="0" w:end="0"/>
              <w:jc w:val="start"/>
              <w:rPr>
                <w:sz w:val="24"/>
              </w:rPr>
            </w:pPr>
            <w:r>
              <w:rPr>
                <w:sz w:val="24"/>
              </w:rPr>
              <w:t>memorandums</w:t>
            </w:r>
          </w:p>
          <w:p>
            <w:pPr>
              <w:pStyle w:val="Normal"/>
              <w:spacing w:lineRule="auto" w:line="240"/>
              <w:ind w:hanging="0" w:end="0"/>
              <w:jc w:val="start"/>
              <w:rPr>
                <w:sz w:val="24"/>
              </w:rPr>
            </w:pPr>
            <w:r>
              <w:rPr>
                <w:sz w:val="24"/>
              </w:rPr>
            </w:r>
          </w:p>
        </w:tc>
        <w:tc>
          <w:tcPr>
            <w:tcW w:w="1890" w:type="dxa"/>
            <w:tcBorders/>
          </w:tcPr>
          <w:p>
            <w:pPr>
              <w:pStyle w:val="Normal"/>
              <w:spacing w:lineRule="auto" w:line="240"/>
              <w:ind w:hanging="0" w:end="0"/>
              <w:jc w:val="start"/>
              <w:rPr>
                <w:sz w:val="24"/>
              </w:rPr>
            </w:pPr>
            <w:r>
              <w:rPr>
                <w:sz w:val="24"/>
              </w:rPr>
              <w:t>focus</w:t>
            </w:r>
          </w:p>
        </w:tc>
        <w:tc>
          <w:tcPr>
            <w:tcW w:w="2745" w:type="dxa"/>
            <w:tcBorders/>
          </w:tcPr>
          <w:p>
            <w:pPr>
              <w:pStyle w:val="Normal"/>
              <w:spacing w:lineRule="auto" w:line="240"/>
              <w:ind w:hanging="0" w:end="0"/>
              <w:jc w:val="start"/>
              <w:rPr>
                <w:sz w:val="24"/>
              </w:rPr>
            </w:pPr>
            <w:r>
              <w:rPr>
                <w:sz w:val="24"/>
              </w:rPr>
              <w:t xml:space="preserve">foci </w:t>
            </w:r>
          </w:p>
          <w:p>
            <w:pPr>
              <w:pStyle w:val="Normal"/>
              <w:spacing w:lineRule="auto" w:line="240"/>
              <w:ind w:hanging="0" w:end="0"/>
              <w:jc w:val="start"/>
              <w:rPr>
                <w:sz w:val="24"/>
              </w:rPr>
            </w:pPr>
            <w:r>
              <w:rPr>
                <w:sz w:val="24"/>
              </w:rPr>
              <w:t>focuses</w:t>
            </w:r>
          </w:p>
          <w:p>
            <w:pPr>
              <w:pStyle w:val="Normal"/>
              <w:spacing w:lineRule="auto" w:line="240"/>
              <w:ind w:hanging="0" w:end="0"/>
              <w:jc w:val="start"/>
              <w:rPr>
                <w:sz w:val="24"/>
              </w:rPr>
            </w:pPr>
            <w:r>
              <w:rPr>
                <w:sz w:val="24"/>
              </w:rPr>
            </w:r>
          </w:p>
        </w:tc>
      </w:tr>
      <w:tr>
        <w:trPr/>
        <w:tc>
          <w:tcPr>
            <w:tcW w:w="1842"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175">
                      <wp:simplePos x="0" y="0"/>
                      <wp:positionH relativeFrom="margin">
                        <wp:posOffset>1102995</wp:posOffset>
                      </wp:positionH>
                      <wp:positionV relativeFrom="paragraph">
                        <wp:posOffset>150495</wp:posOffset>
                      </wp:positionV>
                      <wp:extent cx="365760" cy="91440"/>
                      <wp:effectExtent l="1270" t="5080" r="1270" b="5080"/>
                      <wp:wrapNone/>
                      <wp:docPr id="160" name=""/>
                      <a:graphic xmlns:a="http://schemas.openxmlformats.org/drawingml/2006/main">
                        <a:graphicData uri="http://schemas.microsoft.com/office/word/2010/wordprocessingShape">
                          <wps:wsp>
                            <wps:cNvSpPr/>
                            <wps:spPr>
                              <a:xfrm flipH="1" flipV="1">
                                <a:off x="0" y="0"/>
                                <a:ext cx="36576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11.85pt" to="115.6pt,19pt" stroked="t" o:allowincell="f" style="position:absolute;flip:x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77">
                      <wp:simplePos x="0" y="0"/>
                      <wp:positionH relativeFrom="margin">
                        <wp:posOffset>1102995</wp:posOffset>
                      </wp:positionH>
                      <wp:positionV relativeFrom="paragraph">
                        <wp:posOffset>59055</wp:posOffset>
                      </wp:positionV>
                      <wp:extent cx="365760" cy="91440"/>
                      <wp:effectExtent l="1270" t="5080" r="1270" b="5080"/>
                      <wp:wrapNone/>
                      <wp:docPr id="161" name=""/>
                      <a:graphic xmlns:a="http://schemas.openxmlformats.org/drawingml/2006/main">
                        <a:graphicData uri="http://schemas.microsoft.com/office/word/2010/wordprocessingShape">
                          <wps:wsp>
                            <wps:cNvSpPr/>
                            <wps:spPr>
                              <a:xfrm flipV="1">
                                <a:off x="0" y="0"/>
                                <a:ext cx="36576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4.65pt" to="115.6pt,11.8pt" stroked="t" o:allowincell="f" style="position:absolute;flip:y;mso-position-horizontal-relative:margin">
                      <v:stroke color="black" weight="9360" joinstyle="miter" endcap="flat"/>
                      <v:fill o:detectmouseclick="t" on="false"/>
                      <w10:wrap type="none"/>
                    </v:line>
                  </w:pict>
                </mc:Fallback>
              </mc:AlternateContent>
            </w:r>
            <w:r>
              <w:rPr>
                <w:sz w:val="24"/>
              </w:rPr>
              <w:t>curriculum</w:t>
            </w:r>
          </w:p>
        </w:tc>
        <w:tc>
          <w:tcPr>
            <w:tcW w:w="3969" w:type="dxa"/>
            <w:tcBorders/>
          </w:tcPr>
          <w:p>
            <w:pPr>
              <w:pStyle w:val="Normal"/>
              <w:spacing w:lineRule="auto" w:line="240"/>
              <w:ind w:hanging="0" w:end="0"/>
              <w:jc w:val="start"/>
              <w:rPr>
                <w:sz w:val="24"/>
              </w:rPr>
            </w:pPr>
            <w:r>
              <w:rPr>
                <w:sz w:val="24"/>
              </w:rPr>
              <w:t xml:space="preserve">curricula </w:t>
            </w:r>
          </w:p>
          <w:p>
            <w:pPr>
              <w:pStyle w:val="Normal"/>
              <w:spacing w:lineRule="auto" w:line="240"/>
              <w:ind w:hanging="0" w:end="0"/>
              <w:jc w:val="start"/>
              <w:rPr>
                <w:sz w:val="24"/>
              </w:rPr>
            </w:pPr>
            <w:r>
              <w:rPr>
                <w:sz w:val="24"/>
              </w:rPr>
              <w:t>curriculums</w:t>
            </w:r>
          </w:p>
          <w:p>
            <w:pPr>
              <w:pStyle w:val="Normal"/>
              <w:spacing w:lineRule="auto" w:line="240"/>
              <w:ind w:hanging="0" w:end="0"/>
              <w:jc w:val="start"/>
              <w:rPr>
                <w:sz w:val="24"/>
              </w:rPr>
            </w:pPr>
            <w:r>
              <w:rPr>
                <w:sz w:val="24"/>
              </w:rPr>
            </w:r>
          </w:p>
        </w:tc>
        <w:tc>
          <w:tcPr>
            <w:tcW w:w="1890" w:type="dxa"/>
            <w:tcBorders/>
          </w:tcPr>
          <w:p>
            <w:pPr>
              <w:pStyle w:val="Normal"/>
              <w:snapToGrid w:val="false"/>
              <w:spacing w:lineRule="auto" w:line="240"/>
              <w:ind w:hanging="0" w:end="0"/>
              <w:jc w:val="start"/>
              <w:rPr>
                <w:sz w:val="24"/>
              </w:rPr>
            </w:pPr>
            <w:r>
              <w:rPr>
                <w:sz w:val="24"/>
              </w:rPr>
            </w:r>
          </w:p>
        </w:tc>
        <w:tc>
          <w:tcPr>
            <w:tcW w:w="2745" w:type="dxa"/>
            <w:tcBorders/>
          </w:tcPr>
          <w:p>
            <w:pPr>
              <w:pStyle w:val="Normal"/>
              <w:snapToGrid w:val="false"/>
              <w:spacing w:lineRule="auto" w:line="240"/>
              <w:ind w:hanging="0" w:end="0"/>
              <w:jc w:val="start"/>
              <w:rPr>
                <w:sz w:val="24"/>
              </w:rPr>
            </w:pPr>
            <w:r>
              <w:rPr>
                <w:sz w:val="24"/>
              </w:rPr>
            </w:r>
          </w:p>
        </w:tc>
      </w:tr>
      <w:tr>
        <w:trPr/>
        <w:tc>
          <w:tcPr>
            <w:tcW w:w="1842"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174">
                      <wp:simplePos x="0" y="0"/>
                      <wp:positionH relativeFrom="margin">
                        <wp:posOffset>1011555</wp:posOffset>
                      </wp:positionH>
                      <wp:positionV relativeFrom="paragraph">
                        <wp:posOffset>173355</wp:posOffset>
                      </wp:positionV>
                      <wp:extent cx="457200" cy="91440"/>
                      <wp:effectExtent l="1270" t="5080" r="1270" b="5080"/>
                      <wp:wrapNone/>
                      <wp:docPr id="162" name=""/>
                      <a:graphic xmlns:a="http://schemas.openxmlformats.org/drawingml/2006/main">
                        <a:graphicData uri="http://schemas.microsoft.com/office/word/2010/wordprocessingShape">
                          <wps:wsp>
                            <wps:cNvSpPr/>
                            <wps:spPr>
                              <a:xfrm flipH="1" flipV="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13.65pt" to="115.6pt,20.8pt" stroked="t" o:allowincell="f" style="position:absolute;flip:x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78">
                      <wp:simplePos x="0" y="0"/>
                      <wp:positionH relativeFrom="margin">
                        <wp:posOffset>1011555</wp:posOffset>
                      </wp:positionH>
                      <wp:positionV relativeFrom="paragraph">
                        <wp:posOffset>81915</wp:posOffset>
                      </wp:positionV>
                      <wp:extent cx="457200" cy="91440"/>
                      <wp:effectExtent l="1270" t="5080" r="1270" b="5080"/>
                      <wp:wrapNone/>
                      <wp:docPr id="163" name=""/>
                      <a:graphic xmlns:a="http://schemas.openxmlformats.org/drawingml/2006/main">
                        <a:graphicData uri="http://schemas.microsoft.com/office/word/2010/wordprocessingShape">
                          <wps:wsp>
                            <wps:cNvSpPr/>
                            <wps:spPr>
                              <a:xfrm flipV="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6.45pt" to="115.6pt,13.6pt" stroked="t" o:allowincell="f" style="position:absolute;flip:y;mso-position-horizontal-relative:margin">
                      <v:stroke color="black" weight="9360" joinstyle="miter" endcap="flat"/>
                      <v:fill o:detectmouseclick="t" on="false"/>
                      <w10:wrap type="none"/>
                    </v:line>
                  </w:pict>
                </mc:Fallback>
              </mc:AlternateContent>
            </w:r>
            <w:r>
              <w:rPr>
                <w:sz w:val="24"/>
              </w:rPr>
              <w:t>formula</w:t>
            </w:r>
          </w:p>
        </w:tc>
        <w:tc>
          <w:tcPr>
            <w:tcW w:w="3969" w:type="dxa"/>
            <w:tcBorders/>
          </w:tcPr>
          <w:p>
            <w:pPr>
              <w:pStyle w:val="Normal"/>
              <w:spacing w:lineRule="auto" w:line="240"/>
              <w:ind w:hanging="0" w:end="0"/>
              <w:jc w:val="start"/>
              <w:rPr>
                <w:sz w:val="24"/>
              </w:rPr>
            </w:pPr>
            <w:r>
              <w:rPr>
                <w:sz w:val="24"/>
              </w:rPr>
              <w:t>formulae</w:t>
            </w:r>
          </w:p>
          <w:p>
            <w:pPr>
              <w:pStyle w:val="Normal"/>
              <w:spacing w:lineRule="auto" w:line="240"/>
              <w:ind w:hanging="0" w:end="0"/>
              <w:jc w:val="start"/>
              <w:rPr>
                <w:sz w:val="24"/>
              </w:rPr>
            </w:pPr>
            <w:r>
              <w:rPr>
                <w:sz w:val="24"/>
              </w:rPr>
              <w:t>formulas</w:t>
            </w:r>
          </w:p>
          <w:p>
            <w:pPr>
              <w:pStyle w:val="Normal"/>
              <w:spacing w:lineRule="auto" w:line="240"/>
              <w:ind w:hanging="0" w:end="0"/>
              <w:jc w:val="start"/>
              <w:rPr>
                <w:sz w:val="24"/>
              </w:rPr>
            </w:pPr>
            <w:r>
              <w:rPr>
                <w:sz w:val="24"/>
              </w:rPr>
            </w:r>
          </w:p>
        </w:tc>
        <w:tc>
          <w:tcPr>
            <w:tcW w:w="1890" w:type="dxa"/>
            <w:tcBorders/>
          </w:tcPr>
          <w:p>
            <w:pPr>
              <w:pStyle w:val="Normal"/>
              <w:snapToGrid w:val="false"/>
              <w:spacing w:lineRule="auto" w:line="240"/>
              <w:ind w:hanging="0" w:end="0"/>
              <w:jc w:val="start"/>
              <w:rPr>
                <w:sz w:val="24"/>
              </w:rPr>
            </w:pPr>
            <w:r>
              <w:rPr>
                <w:sz w:val="24"/>
              </w:rPr>
            </w:r>
          </w:p>
        </w:tc>
        <w:tc>
          <w:tcPr>
            <w:tcW w:w="2745" w:type="dxa"/>
            <w:tcBorders/>
          </w:tcPr>
          <w:p>
            <w:pPr>
              <w:pStyle w:val="Normal"/>
              <w:snapToGrid w:val="false"/>
              <w:spacing w:lineRule="auto" w:line="240"/>
              <w:ind w:hanging="0" w:end="0"/>
              <w:jc w:val="start"/>
              <w:rPr>
                <w:sz w:val="24"/>
              </w:rPr>
            </w:pPr>
            <w:r>
              <w:rPr>
                <w:sz w:val="24"/>
              </w:rPr>
            </w:r>
          </w:p>
        </w:tc>
      </w:tr>
      <w:tr>
        <w:trPr/>
        <w:tc>
          <w:tcPr>
            <w:tcW w:w="1842"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173">
                      <wp:simplePos x="0" y="0"/>
                      <wp:positionH relativeFrom="margin">
                        <wp:posOffset>1011555</wp:posOffset>
                      </wp:positionH>
                      <wp:positionV relativeFrom="paragraph">
                        <wp:posOffset>196215</wp:posOffset>
                      </wp:positionV>
                      <wp:extent cx="457200" cy="91440"/>
                      <wp:effectExtent l="1270" t="5080" r="1270" b="5080"/>
                      <wp:wrapNone/>
                      <wp:docPr id="164" name=""/>
                      <a:graphic xmlns:a="http://schemas.openxmlformats.org/drawingml/2006/main">
                        <a:graphicData uri="http://schemas.microsoft.com/office/word/2010/wordprocessingShape">
                          <wps:wsp>
                            <wps:cNvSpPr/>
                            <wps:spPr>
                              <a:xfrm flipH="1" flipV="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15.45pt" to="115.6pt,22.6pt" stroked="t" o:allowincell="f" style="position:absolute;flip:x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79">
                      <wp:simplePos x="0" y="0"/>
                      <wp:positionH relativeFrom="margin">
                        <wp:posOffset>1011555</wp:posOffset>
                      </wp:positionH>
                      <wp:positionV relativeFrom="paragraph">
                        <wp:posOffset>104775</wp:posOffset>
                      </wp:positionV>
                      <wp:extent cx="457200" cy="91440"/>
                      <wp:effectExtent l="1270" t="5080" r="1270" b="5080"/>
                      <wp:wrapNone/>
                      <wp:docPr id="165" name=""/>
                      <a:graphic xmlns:a="http://schemas.openxmlformats.org/drawingml/2006/main">
                        <a:graphicData uri="http://schemas.microsoft.com/office/word/2010/wordprocessingShape">
                          <wps:wsp>
                            <wps:cNvSpPr/>
                            <wps:spPr>
                              <a:xfrm flipV="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8.25pt" to="115.6pt,15.4pt" stroked="t" o:allowincell="f" style="position:absolute;flip:y;mso-position-horizontal-relative:margin">
                      <v:stroke color="black" weight="9360" joinstyle="miter" endcap="flat"/>
                      <v:fill o:detectmouseclick="t" on="false"/>
                      <w10:wrap type="none"/>
                    </v:line>
                  </w:pict>
                </mc:Fallback>
              </mc:AlternateContent>
            </w:r>
            <w:r>
              <w:rPr>
                <w:sz w:val="24"/>
              </w:rPr>
              <w:t>cherub</w:t>
            </w:r>
          </w:p>
        </w:tc>
        <w:tc>
          <w:tcPr>
            <w:tcW w:w="3969" w:type="dxa"/>
            <w:tcBorders/>
          </w:tcPr>
          <w:p>
            <w:pPr>
              <w:pStyle w:val="Normal"/>
              <w:spacing w:lineRule="auto" w:line="240"/>
              <w:ind w:hanging="0" w:end="0"/>
              <w:jc w:val="start"/>
              <w:rPr>
                <w:sz w:val="24"/>
              </w:rPr>
            </w:pPr>
            <w:r>
              <w:rPr>
                <w:sz w:val="24"/>
              </w:rPr>
              <w:t xml:space="preserve">cheribum </w:t>
            </w:r>
          </w:p>
          <w:p>
            <w:pPr>
              <w:pStyle w:val="Normal"/>
              <w:spacing w:lineRule="auto" w:line="240"/>
              <w:ind w:hanging="0" w:end="0"/>
              <w:jc w:val="start"/>
              <w:rPr>
                <w:sz w:val="24"/>
              </w:rPr>
            </w:pPr>
            <w:r>
              <w:rPr>
                <w:sz w:val="24"/>
              </w:rPr>
              <w:t>cherubs</w:t>
            </w:r>
          </w:p>
        </w:tc>
        <w:tc>
          <w:tcPr>
            <w:tcW w:w="1890" w:type="dxa"/>
            <w:tcBorders/>
          </w:tcPr>
          <w:p>
            <w:pPr>
              <w:pStyle w:val="Normal"/>
              <w:snapToGrid w:val="false"/>
              <w:spacing w:lineRule="auto" w:line="240"/>
              <w:ind w:hanging="0" w:end="0"/>
              <w:jc w:val="start"/>
              <w:rPr>
                <w:sz w:val="24"/>
              </w:rPr>
            </w:pPr>
            <w:r>
              <w:rPr>
                <w:sz w:val="24"/>
              </w:rPr>
            </w:r>
          </w:p>
        </w:tc>
        <w:tc>
          <w:tcPr>
            <w:tcW w:w="2745" w:type="dxa"/>
            <w:tcBorders/>
          </w:tcPr>
          <w:p>
            <w:pPr>
              <w:pStyle w:val="Normal"/>
              <w:snapToGrid w:val="false"/>
              <w:spacing w:lineRule="auto" w:line="240"/>
              <w:ind w:hanging="0" w:end="0"/>
              <w:jc w:val="start"/>
              <w:rPr>
                <w:sz w:val="24"/>
              </w:rPr>
            </w:pPr>
            <w:r>
              <w:rPr>
                <w:sz w:val="24"/>
              </w:rPr>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There is a tendency to use the regular English plural forms in fiction and colloquial English and the foreign plural in academic or learned language. </w:t>
      </w:r>
    </w:p>
    <w:p>
      <w:pPr>
        <w:pStyle w:val="Normal"/>
        <w:spacing w:lineRule="auto" w:line="240"/>
        <w:ind w:firstLine="284" w:end="0"/>
        <w:rPr>
          <w:sz w:val="24"/>
        </w:rPr>
      </w:pPr>
      <w:r>
        <w:rPr>
          <w:sz w:val="24"/>
        </w:rPr>
        <w:t>Sometimes different plural forms have different meanings:</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1417"/>
        <w:gridCol w:w="9031"/>
      </w:tblGrid>
      <w:tr>
        <w:trPr/>
        <w:tc>
          <w:tcPr>
            <w:tcW w:w="1417"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181">
                      <wp:simplePos x="0" y="0"/>
                      <wp:positionH relativeFrom="margin">
                        <wp:posOffset>737235</wp:posOffset>
                      </wp:positionH>
                      <wp:positionV relativeFrom="paragraph">
                        <wp:posOffset>67310</wp:posOffset>
                      </wp:positionV>
                      <wp:extent cx="457200" cy="91440"/>
                      <wp:effectExtent l="1270" t="5080" r="1270" b="5080"/>
                      <wp:wrapNone/>
                      <wp:docPr id="166" name=""/>
                      <a:graphic xmlns:a="http://schemas.openxmlformats.org/drawingml/2006/main">
                        <a:graphicData uri="http://schemas.microsoft.com/office/word/2010/wordprocessingShape">
                          <wps:wsp>
                            <wps:cNvSpPr/>
                            <wps:spPr>
                              <a:xfrm flipH="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5.3pt" to="94pt,12.4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83">
                      <wp:simplePos x="0" y="0"/>
                      <wp:positionH relativeFrom="margin">
                        <wp:posOffset>737235</wp:posOffset>
                      </wp:positionH>
                      <wp:positionV relativeFrom="paragraph">
                        <wp:posOffset>158750</wp:posOffset>
                      </wp:positionV>
                      <wp:extent cx="457200" cy="91440"/>
                      <wp:effectExtent l="1270" t="5080" r="1270" b="5080"/>
                      <wp:wrapNone/>
                      <wp:docPr id="167" name=""/>
                      <a:graphic xmlns:a="http://schemas.openxmlformats.org/drawingml/2006/main">
                        <a:graphicData uri="http://schemas.microsoft.com/office/word/2010/wordprocessingShape">
                          <wps:wsp>
                            <wps:cNvSpPr/>
                            <wps:spPr>
                              <a:xfrm>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12.5pt" to="94pt,19.65pt" stroked="t" o:allowincell="f" style="position:absolute;mso-position-horizontal-relative:margin">
                      <v:stroke color="black" weight="9360" joinstyle="miter" endcap="flat"/>
                      <v:fill o:detectmouseclick="t" on="false"/>
                      <w10:wrap type="none"/>
                    </v:line>
                  </w:pict>
                </mc:Fallback>
              </mc:AlternateContent>
            </w:r>
            <w:r>
              <w:rPr>
                <w:sz w:val="24"/>
              </w:rPr>
              <w:t>index</w:t>
            </w:r>
          </w:p>
          <w:p>
            <w:pPr>
              <w:pStyle w:val="Normal"/>
              <w:spacing w:lineRule="auto" w:line="240"/>
              <w:ind w:hanging="0" w:end="0"/>
              <w:jc w:val="start"/>
              <w:rPr>
                <w:sz w:val="24"/>
              </w:rPr>
            </w:pPr>
            <w:r>
              <w:rPr>
                <w:sz w:val="24"/>
              </w:rPr>
            </w:r>
          </w:p>
        </w:tc>
        <w:tc>
          <w:tcPr>
            <w:tcW w:w="9031" w:type="dxa"/>
            <w:tcBorders/>
          </w:tcPr>
          <w:p>
            <w:pPr>
              <w:pStyle w:val="Normal"/>
              <w:spacing w:lineRule="auto" w:line="240"/>
              <w:ind w:hanging="0" w:end="0"/>
              <w:jc w:val="start"/>
              <w:rPr>
                <w:sz w:val="24"/>
              </w:rPr>
            </w:pPr>
            <w:r>
              <w:rPr>
                <w:sz w:val="24"/>
              </w:rPr>
              <w:t xml:space="preserve">indexes (list of contents of books) </w:t>
            </w:r>
          </w:p>
          <w:p>
            <w:pPr>
              <w:pStyle w:val="Normal"/>
              <w:spacing w:lineRule="auto" w:line="240"/>
              <w:ind w:hanging="0" w:end="0"/>
              <w:jc w:val="start"/>
              <w:rPr/>
            </w:pPr>
            <w:r>
              <w:rPr>
                <w:sz w:val="24"/>
              </w:rPr>
              <w:t>indices (a mathematical term -</w:t>
            </w:r>
            <w:r>
              <w:rPr>
                <w:sz w:val="24"/>
                <w:lang w:val="ru-RU"/>
              </w:rPr>
              <w:t xml:space="preserve"> </w:t>
            </w:r>
            <w:r>
              <w:rPr>
                <w:i/>
                <w:sz w:val="24"/>
                <w:lang w:val="ru-RU"/>
              </w:rPr>
              <w:t>показатель)</w:t>
            </w:r>
          </w:p>
          <w:p>
            <w:pPr>
              <w:pStyle w:val="Normal"/>
              <w:spacing w:lineRule="auto" w:line="240"/>
              <w:ind w:hanging="0" w:end="0"/>
              <w:jc w:val="start"/>
              <w:rPr>
                <w:i/>
                <w:i/>
                <w:sz w:val="24"/>
                <w:lang w:val="ru-RU"/>
              </w:rPr>
            </w:pPr>
            <w:r>
              <w:rPr>
                <w:i/>
                <w:sz w:val="24"/>
                <w:lang w:val="ru-RU"/>
              </w:rPr>
            </w:r>
          </w:p>
        </w:tc>
      </w:tr>
      <w:tr>
        <w:trPr/>
        <w:tc>
          <w:tcPr>
            <w:tcW w:w="1417"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182">
                      <wp:simplePos x="0" y="0"/>
                      <wp:positionH relativeFrom="margin">
                        <wp:posOffset>737235</wp:posOffset>
                      </wp:positionH>
                      <wp:positionV relativeFrom="paragraph">
                        <wp:posOffset>90170</wp:posOffset>
                      </wp:positionV>
                      <wp:extent cx="457200" cy="91440"/>
                      <wp:effectExtent l="1270" t="5080" r="1270" b="5080"/>
                      <wp:wrapNone/>
                      <wp:docPr id="168" name=""/>
                      <a:graphic xmlns:a="http://schemas.openxmlformats.org/drawingml/2006/main">
                        <a:graphicData uri="http://schemas.microsoft.com/office/word/2010/wordprocessingShape">
                          <wps:wsp>
                            <wps:cNvSpPr/>
                            <wps:spPr>
                              <a:xfrm flipH="1">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7.1pt" to="94pt,14.2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84">
                      <wp:simplePos x="0" y="0"/>
                      <wp:positionH relativeFrom="margin">
                        <wp:posOffset>737235</wp:posOffset>
                      </wp:positionH>
                      <wp:positionV relativeFrom="paragraph">
                        <wp:posOffset>181610</wp:posOffset>
                      </wp:positionV>
                      <wp:extent cx="457200" cy="91440"/>
                      <wp:effectExtent l="1270" t="5080" r="1270" b="5080"/>
                      <wp:wrapNone/>
                      <wp:docPr id="169" name=""/>
                      <a:graphic xmlns:a="http://schemas.openxmlformats.org/drawingml/2006/main">
                        <a:graphicData uri="http://schemas.microsoft.com/office/word/2010/wordprocessingShape">
                          <wps:wsp>
                            <wps:cNvSpPr/>
                            <wps:spPr>
                              <a:xfrm>
                                <a:off x="0" y="0"/>
                                <a:ext cx="45720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14.3pt" to="94pt,21.45pt" stroked="t" o:allowincell="f" style="position:absolute;mso-position-horizontal-relative:margin">
                      <v:stroke color="black" weight="9360" joinstyle="miter" endcap="flat"/>
                      <v:fill o:detectmouseclick="t" on="false"/>
                      <w10:wrap type="none"/>
                    </v:line>
                  </w:pict>
                </mc:Fallback>
              </mc:AlternateContent>
            </w:r>
            <w:r>
              <w:rPr>
                <w:sz w:val="24"/>
              </w:rPr>
              <w:t>genius</w:t>
            </w:r>
          </w:p>
          <w:p>
            <w:pPr>
              <w:pStyle w:val="Normal"/>
              <w:spacing w:lineRule="auto" w:line="240"/>
              <w:ind w:hanging="0" w:end="0"/>
              <w:jc w:val="start"/>
              <w:rPr>
                <w:sz w:val="24"/>
              </w:rPr>
            </w:pPr>
            <w:r>
              <w:rPr>
                <w:sz w:val="24"/>
              </w:rPr>
            </w:r>
          </w:p>
        </w:tc>
        <w:tc>
          <w:tcPr>
            <w:tcW w:w="9031" w:type="dxa"/>
            <w:tcBorders/>
          </w:tcPr>
          <w:p>
            <w:pPr>
              <w:pStyle w:val="Normal"/>
              <w:spacing w:lineRule="auto" w:line="240"/>
              <w:ind w:hanging="0" w:end="0"/>
              <w:jc w:val="start"/>
              <w:rPr>
                <w:sz w:val="24"/>
              </w:rPr>
            </w:pPr>
            <w:r>
              <w:rPr>
                <w:sz w:val="24"/>
              </w:rPr>
              <w:t xml:space="preserve">geniuses (men of talent) </w:t>
            </w:r>
          </w:p>
          <w:p>
            <w:pPr>
              <w:pStyle w:val="Normal"/>
              <w:spacing w:lineRule="auto" w:line="240"/>
              <w:ind w:hanging="0" w:end="0"/>
              <w:jc w:val="start"/>
              <w:rPr/>
            </w:pPr>
            <w:r>
              <w:rPr>
                <w:sz w:val="24"/>
              </w:rPr>
              <w:t>genii (fabulous spirits guarding a place -</w:t>
            </w:r>
            <w:r>
              <w:rPr>
                <w:sz w:val="24"/>
                <w:lang w:val="ru-RU"/>
              </w:rPr>
              <w:t xml:space="preserve"> </w:t>
            </w:r>
            <w:r>
              <w:rPr>
                <w:i/>
                <w:sz w:val="24"/>
                <w:lang w:val="ru-RU"/>
              </w:rPr>
              <w:t>духи, домовые</w:t>
            </w:r>
            <w:r>
              <w:rPr>
                <w:sz w:val="24"/>
                <w:lang w:val="ru-RU"/>
              </w:rPr>
              <w:t>)</w:t>
            </w:r>
          </w:p>
          <w:p>
            <w:pPr>
              <w:pStyle w:val="Normal"/>
              <w:spacing w:lineRule="auto" w:line="240"/>
              <w:ind w:hanging="0" w:end="0"/>
              <w:jc w:val="start"/>
              <w:rPr>
                <w:sz w:val="24"/>
                <w:lang w:val="ru-RU"/>
              </w:rPr>
            </w:pPr>
            <w:r>
              <w:rPr>
                <w:sz w:val="24"/>
                <w:lang w:val="ru-RU"/>
              </w:rPr>
            </w:r>
          </w:p>
        </w:tc>
      </w:tr>
    </w:tbl>
    <w:p>
      <w:pPr>
        <w:pStyle w:val="Normal"/>
        <w:spacing w:lineRule="auto" w:line="240"/>
        <w:ind w:firstLine="284" w:end="0"/>
        <w:rPr>
          <w:sz w:val="24"/>
        </w:rPr>
      </w:pPr>
      <w:r>
        <w:rPr>
          <w:sz w:val="24"/>
        </w:rPr>
      </w:r>
    </w:p>
    <w:p>
      <w:pPr>
        <w:pStyle w:val="Normal"/>
        <w:spacing w:lineRule="auto" w:line="240"/>
        <w:ind w:firstLine="284" w:end="0"/>
        <w:rPr>
          <w:b/>
          <w:sz w:val="24"/>
        </w:rPr>
      </w:pPr>
      <w:r>
        <w:rPr>
          <w:b/>
          <w:sz w:val="24"/>
        </w:rPr>
        <w:t xml:space="preserve"> </w:t>
      </w:r>
      <w:r>
        <w:rPr>
          <w:b/>
          <w:sz w:val="24"/>
        </w:rPr>
        <w:t>§ 174. Plural in compound nouns</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1. As a rule in compounds it is the second component that takes the plural form:</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housewives, tooth-brushes, boy-scouts, maid-servants.</w:t>
      </w:r>
    </w:p>
    <w:p>
      <w:pPr>
        <w:pStyle w:val="Normal"/>
        <w:spacing w:lineRule="auto" w:line="240"/>
        <w:ind w:firstLine="284" w:end="0"/>
        <w:rPr>
          <w:i/>
          <w:i/>
          <w:sz w:val="24"/>
        </w:rPr>
      </w:pPr>
      <w:r>
        <w:rPr>
          <w:i/>
          <w:sz w:val="24"/>
        </w:rPr>
      </w:r>
    </w:p>
    <w:p>
      <w:pPr>
        <w:pStyle w:val="Normal"/>
        <w:spacing w:lineRule="auto" w:line="240"/>
        <w:ind w:firstLine="284" w:end="0"/>
        <w:rPr/>
      </w:pPr>
      <w:r>
        <w:rPr>
          <w:sz w:val="24"/>
        </w:rPr>
        <w:t>2</w:t>
      </w:r>
      <w:r>
        <w:rPr>
          <w:i/>
          <w:sz w:val="24"/>
        </w:rPr>
        <w:t>.</w:t>
      </w:r>
      <w:r>
        <w:rPr>
          <w:sz w:val="24"/>
        </w:rPr>
        <w:t xml:space="preserve"> Compounds in</w:t>
      </w:r>
      <w:r>
        <w:rPr>
          <w:b/>
          <w:sz w:val="24"/>
        </w:rPr>
        <w:t xml:space="preserve"> -ful</w:t>
      </w:r>
      <w:r>
        <w:rPr>
          <w:sz w:val="24"/>
        </w:rPr>
        <w:t xml:space="preserve"> have the plural ending at the end of the word:</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handfuls, spoonfuls, mouthfuls,</w:t>
      </w:r>
      <w:r>
        <w:rPr>
          <w:sz w:val="24"/>
        </w:rPr>
        <w:t xml:space="preserve"> (though </w:t>
      </w:r>
      <w:r>
        <w:rPr>
          <w:i/>
          <w:sz w:val="24"/>
        </w:rPr>
        <w:t>spoonsful</w:t>
      </w:r>
      <w:r>
        <w:rPr>
          <w:sz w:val="24"/>
        </w:rPr>
        <w:t xml:space="preserve"> and </w:t>
      </w:r>
      <w:r>
        <w:rPr>
          <w:i/>
          <w:sz w:val="24"/>
        </w:rPr>
        <w:t xml:space="preserve">mouthsful </w:t>
      </w:r>
      <w:r>
        <w:rPr>
          <w:sz w:val="24"/>
        </w:rPr>
        <w:t>are also possible).</w:t>
      </w:r>
    </w:p>
    <w:p>
      <w:pPr>
        <w:pStyle w:val="Normal"/>
        <w:spacing w:lineRule="auto" w:line="240"/>
        <w:ind w:firstLine="284" w:end="0"/>
        <w:rPr>
          <w:sz w:val="24"/>
        </w:rPr>
      </w:pPr>
      <w:r>
        <w:rPr>
          <w:sz w:val="24"/>
        </w:rPr>
      </w:r>
    </w:p>
    <w:p>
      <w:pPr>
        <w:pStyle w:val="Normal"/>
        <w:spacing w:lineRule="auto" w:line="240"/>
        <w:ind w:firstLine="284" w:end="0"/>
        <w:rPr/>
      </w:pPr>
      <w:r>
        <w:rPr>
          <w:sz w:val="24"/>
        </w:rPr>
        <w:t>3. Compounds in which the first component is</w:t>
      </w:r>
      <w:r>
        <w:rPr>
          <w:b/>
          <w:sz w:val="24"/>
        </w:rPr>
        <w:t xml:space="preserve"> man</w:t>
      </w:r>
      <w:r>
        <w:rPr>
          <w:sz w:val="24"/>
        </w:rPr>
        <w:t xml:space="preserve"> or</w:t>
      </w:r>
      <w:r>
        <w:rPr>
          <w:b/>
          <w:sz w:val="24"/>
        </w:rPr>
        <w:t xml:space="preserve"> woman</w:t>
      </w:r>
      <w:r>
        <w:rPr>
          <w:sz w:val="24"/>
        </w:rPr>
        <w:t xml:space="preserve"> have plurals in both first and last components: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men-servants, women-doctors, gentlemen-farmers.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4. Compounds ending in</w:t>
      </w:r>
      <w:r>
        <w:rPr>
          <w:b/>
          <w:sz w:val="24"/>
        </w:rPr>
        <w:t xml:space="preserve"> -man</w:t>
      </w:r>
      <w:r>
        <w:rPr>
          <w:sz w:val="24"/>
        </w:rPr>
        <w:t xml:space="preserve"> change it into </w:t>
      </w:r>
      <w:r>
        <w:rPr>
          <w:i/>
          <w:sz w:val="24"/>
        </w:rPr>
        <w:t>-men</w:t>
      </w:r>
      <w:r>
        <w:rPr>
          <w:sz w:val="24"/>
        </w:rPr>
        <w:t xml:space="preserve"> in spelling. In pronunciation, however, there is no difference between the singular and plural forms, both having</w:t>
      </w:r>
      <w:r>
        <w:rPr>
          <w:sz w:val="24"/>
          <w:lang w:val="ru-RU"/>
        </w:rPr>
        <w:t xml:space="preserve"> [</w:t>
      </w:r>
      <w:r>
        <w:rPr>
          <w:rFonts w:cs="Lucida Sans Unicode" w:ascii="Lucida Sans Unicode" w:hAnsi="Lucida Sans Unicode"/>
          <w:sz w:val="24"/>
          <w:lang w:val="ru-RU"/>
        </w:rPr>
        <w:t>ǝ</w:t>
      </w:r>
      <w:r>
        <w:rPr>
          <w:sz w:val="24"/>
          <w:lang w:val="ru-RU"/>
        </w:rPr>
        <w:t>]:</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policeman [</w:t>
      </w:r>
      <w:r>
        <w:rPr>
          <w:rFonts w:cs="Lucida Sans Unicode" w:ascii="Lucida Sans Unicode" w:hAnsi="Lucida Sans Unicode"/>
          <w:sz w:val="24"/>
        </w:rPr>
        <w:t>ǝ</w:t>
      </w:r>
      <w:r>
        <w:rPr>
          <w:sz w:val="24"/>
        </w:rPr>
        <w:t>n] - policemen</w:t>
      </w:r>
      <w:r>
        <w:rPr>
          <w:sz w:val="24"/>
          <w:lang w:val="ru-RU"/>
        </w:rPr>
        <w:t xml:space="preserve"> [</w:t>
      </w:r>
      <w:r>
        <w:rPr>
          <w:rFonts w:cs="Lucida Sans Unicode" w:ascii="Lucida Sans Unicode" w:hAnsi="Lucida Sans Unicode"/>
          <w:sz w:val="24"/>
          <w:lang w:val="ru-RU"/>
        </w:rPr>
        <w:t>ǝ</w:t>
      </w:r>
      <w:r>
        <w:rPr>
          <w:sz w:val="24"/>
          <w:lang w:val="ru-RU"/>
        </w:rPr>
        <w:t>n].</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Such nouns as </w:t>
      </w:r>
      <w:r>
        <w:rPr>
          <w:i/>
          <w:sz w:val="24"/>
        </w:rPr>
        <w:t>German, Roman, Norman</w:t>
      </w:r>
      <w:r>
        <w:rPr>
          <w:sz w:val="24"/>
        </w:rPr>
        <w:t xml:space="preserve"> are not compounds, and therefore they have regular plurals: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Germans, Romans, Normans.</w:t>
      </w:r>
    </w:p>
    <w:p>
      <w:pPr>
        <w:pStyle w:val="Normal"/>
        <w:spacing w:lineRule="auto" w:line="240"/>
        <w:ind w:firstLine="284" w:end="0"/>
        <w:rPr>
          <w:i/>
          <w:i/>
          <w:sz w:val="24"/>
        </w:rPr>
      </w:pPr>
      <w:r>
        <w:rPr>
          <w:i/>
          <w:sz w:val="24"/>
        </w:rPr>
      </w:r>
    </w:p>
    <w:p>
      <w:pPr>
        <w:pStyle w:val="Normal"/>
        <w:spacing w:lineRule="auto" w:line="240"/>
        <w:ind w:firstLine="284" w:end="0"/>
        <w:rPr/>
      </w:pPr>
      <w:r>
        <w:rPr>
          <w:sz w:val="24"/>
        </w:rPr>
        <w:t>5</w:t>
      </w:r>
      <w:r>
        <w:rPr>
          <w:i/>
          <w:sz w:val="24"/>
        </w:rPr>
        <w:t>.</w:t>
      </w:r>
      <w:r>
        <w:rPr>
          <w:sz w:val="24"/>
        </w:rPr>
        <w:t xml:space="preserve"> In compounds originating from a prepositional noun phrase where the preposition is a linking element only the first noun takes the plural form:</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editors-in-chief, mothers-in-law, commanders-in-chief, coats-of-mail, men-of-war</w:t>
      </w:r>
      <w:r>
        <w:rPr>
          <w:sz w:val="24"/>
          <w:lang w:val="ru-RU"/>
        </w:rPr>
        <w:t xml:space="preserve"> (военные корабли).</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6. In compounds with a conjunction as a linking element the plural is taken by the second noun: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gin-and-tonics.</w:t>
      </w:r>
    </w:p>
    <w:p>
      <w:pPr>
        <w:pStyle w:val="Normal"/>
        <w:spacing w:lineRule="auto" w:line="240"/>
        <w:ind w:firstLine="284" w:end="0"/>
        <w:rPr>
          <w:i/>
          <w:i/>
          <w:sz w:val="24"/>
        </w:rPr>
      </w:pPr>
      <w:r>
        <w:rPr>
          <w:i/>
          <w:sz w:val="24"/>
        </w:rPr>
      </w:r>
    </w:p>
    <w:p>
      <w:pPr>
        <w:pStyle w:val="Normal"/>
        <w:spacing w:lineRule="auto" w:line="240"/>
        <w:ind w:firstLine="284" w:end="0"/>
        <w:rPr/>
      </w:pPr>
      <w:r>
        <w:rPr>
          <w:sz w:val="24"/>
        </w:rPr>
        <w:t>7. In compound nouns formed by a noun plus a preposition,</w:t>
      </w:r>
      <w:r>
        <w:rPr>
          <w:b/>
          <w:sz w:val="24"/>
        </w:rPr>
        <w:t xml:space="preserve"> </w:t>
      </w:r>
      <w:r>
        <w:rPr>
          <w:sz w:val="24"/>
        </w:rPr>
        <w:t>or an</w:t>
      </w:r>
      <w:r>
        <w:rPr>
          <w:b/>
          <w:sz w:val="24"/>
        </w:rPr>
        <w:t xml:space="preserve"> </w:t>
      </w:r>
      <w:r>
        <w:rPr>
          <w:sz w:val="24"/>
        </w:rPr>
        <w:t>adverb, or an adjective only the first element takes the plural:</w:t>
      </w:r>
    </w:p>
    <w:p>
      <w:pPr>
        <w:pStyle w:val="Normal"/>
        <w:spacing w:lineRule="auto" w:line="240"/>
        <w:ind w:firstLine="284" w:end="0"/>
        <w:rPr>
          <w:i/>
          <w:i/>
          <w:sz w:val="24"/>
        </w:rPr>
      </w:pPr>
      <w:r>
        <w:rPr>
          <w:i/>
          <w:sz w:val="24"/>
        </w:rPr>
      </w:r>
    </w:p>
    <w:p>
      <w:pPr>
        <w:pStyle w:val="BodyTextIndent"/>
        <w:suppressAutoHyphens w:val="false"/>
        <w:ind w:start="284" w:end="0"/>
        <w:rPr>
          <w:lang w:val="en-US"/>
        </w:rPr>
      </w:pPr>
      <w:r>
        <w:rPr>
          <w:lang w:val="en-US"/>
        </w:rPr>
        <w:t>passers-by, lookers-on, courts-martial, attorneys-general.</w:t>
      </w:r>
    </w:p>
    <w:p>
      <w:pPr>
        <w:pStyle w:val="Normal"/>
        <w:spacing w:lineRule="auto" w:line="240"/>
        <w:ind w:firstLine="284" w:end="0"/>
        <w:rPr>
          <w:sz w:val="24"/>
          <w:lang w:val="en-US"/>
        </w:rPr>
      </w:pPr>
      <w:r>
        <w:rPr>
          <w:sz w:val="24"/>
          <w:lang w:val="en-US"/>
        </w:rPr>
      </w:r>
    </w:p>
    <w:p>
      <w:pPr>
        <w:pStyle w:val="Normal"/>
        <w:spacing w:lineRule="auto" w:line="240"/>
        <w:ind w:firstLine="284" w:end="0"/>
        <w:rPr/>
      </w:pPr>
      <w:r>
        <w:rPr>
          <w:sz w:val="24"/>
        </w:rPr>
        <w:t>8. When the compound is a substantivized phrase which does</w:t>
      </w:r>
      <w:r>
        <w:rPr>
          <w:b/>
          <w:sz w:val="24"/>
        </w:rPr>
        <w:t xml:space="preserve"> </w:t>
      </w:r>
      <w:r>
        <w:rPr>
          <w:sz w:val="24"/>
        </w:rPr>
        <w:t>not contain a noun, the last element takes the plural ending</w:t>
      </w:r>
      <w:r>
        <w:rPr>
          <w:b/>
          <w:sz w:val="24"/>
        </w:rPr>
        <w:t xml:space="preserve"> –s:</w:t>
      </w:r>
    </w:p>
    <w:p>
      <w:pPr>
        <w:pStyle w:val="Normal"/>
        <w:spacing w:lineRule="auto" w:line="240"/>
        <w:ind w:firstLine="284" w:end="0"/>
        <w:rPr>
          <w:b/>
          <w:i/>
          <w:i/>
          <w:sz w:val="24"/>
        </w:rPr>
      </w:pPr>
      <w:r>
        <w:rPr>
          <w:b/>
          <w:i/>
          <w:sz w:val="24"/>
        </w:rPr>
      </w:r>
    </w:p>
    <w:p>
      <w:pPr>
        <w:pStyle w:val="Normal"/>
        <w:spacing w:lineRule="auto" w:line="240"/>
        <w:ind w:firstLine="284" w:start="284" w:end="0"/>
        <w:rPr>
          <w:i/>
          <w:i/>
          <w:sz w:val="24"/>
        </w:rPr>
      </w:pPr>
      <w:r>
        <w:rPr>
          <w:i/>
          <w:sz w:val="24"/>
        </w:rPr>
        <w:t>forget-me-nots, breakdowns, stand-bys, grown-ups, close-ups,</w:t>
      </w:r>
    </w:p>
    <w:p>
      <w:pPr>
        <w:pStyle w:val="Normal"/>
        <w:spacing w:lineRule="auto" w:line="240"/>
        <w:ind w:firstLine="284" w:start="284" w:end="0"/>
        <w:rPr/>
      </w:pPr>
      <w:r>
        <w:rPr>
          <w:i/>
          <w:sz w:val="24"/>
        </w:rPr>
        <w:t xml:space="preserve"> </w:t>
      </w:r>
      <w:r>
        <w:rPr>
          <w:i/>
          <w:sz w:val="24"/>
        </w:rPr>
        <w:t>pick-ups</w:t>
      </w:r>
      <w:r>
        <w:rPr>
          <w:sz w:val="24"/>
          <w:lang w:val="ru-RU"/>
        </w:rPr>
        <w:t xml:space="preserve"> (случайные знакомства), </w:t>
      </w:r>
    </w:p>
    <w:p>
      <w:pPr>
        <w:pStyle w:val="Normal"/>
        <w:spacing w:lineRule="auto" w:line="240"/>
        <w:ind w:firstLine="284" w:start="284" w:end="0"/>
        <w:rPr/>
      </w:pPr>
      <w:r>
        <w:rPr>
          <w:i/>
          <w:sz w:val="24"/>
        </w:rPr>
        <w:t>drop-outs</w:t>
      </w:r>
      <w:r>
        <w:rPr>
          <w:sz w:val="24"/>
          <w:lang w:val="ru-RU"/>
        </w:rPr>
        <w:t xml:space="preserve"> (дезертиры), </w:t>
      </w:r>
    </w:p>
    <w:p>
      <w:pPr>
        <w:pStyle w:val="Normal"/>
        <w:spacing w:lineRule="auto" w:line="240"/>
        <w:ind w:firstLine="284" w:start="284" w:end="0"/>
        <w:rPr/>
      </w:pPr>
      <w:r>
        <w:rPr>
          <w:i/>
          <w:sz w:val="24"/>
        </w:rPr>
        <w:t>go-betweens</w:t>
      </w:r>
      <w:r>
        <w:rPr>
          <w:sz w:val="24"/>
          <w:lang w:val="ru-RU"/>
        </w:rPr>
        <w:t xml:space="preserve"> (посредники).</w:t>
      </w:r>
    </w:p>
    <w:p>
      <w:pPr>
        <w:pStyle w:val="Normal"/>
        <w:spacing w:lineRule="auto" w:line="240"/>
        <w:ind w:firstLine="284" w:start="284" w:end="0"/>
        <w:rPr>
          <w:b/>
          <w:sz w:val="24"/>
          <w:lang w:val="ru-RU"/>
        </w:rPr>
      </w:pPr>
      <w:r>
        <w:rPr>
          <w:b/>
          <w:sz w:val="24"/>
          <w:lang w:val="ru-RU"/>
        </w:rPr>
      </w:r>
    </w:p>
    <w:p>
      <w:pPr>
        <w:pStyle w:val="Heading7"/>
        <w:suppressAutoHyphens w:val="false"/>
        <w:rPr/>
      </w:pPr>
      <w:r>
        <w:rPr/>
        <w:t>Invariable nouns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Invariable nouns cannot change their number, some of them are always singular in meaning (linguistics, news), some denote plurality (cattle, police).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175. Singular invariable nouns.</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1. Here belong all non-count nouns: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material nouns - </w:t>
      </w:r>
      <w:r>
        <w:rPr>
          <w:i/>
          <w:sz w:val="24"/>
        </w:rPr>
        <w:t xml:space="preserve">tea, sugar, gold, silver, oil, butter, sail. </w:t>
      </w:r>
      <w:r>
        <w:rPr>
          <w:sz w:val="24"/>
        </w:rPr>
        <w:t xml:space="preserve">(As has been mentioned they may become </w:t>
      </w:r>
    </w:p>
    <w:p>
      <w:pPr>
        <w:pStyle w:val="Normal"/>
        <w:spacing w:lineRule="auto" w:line="240"/>
        <w:ind w:firstLine="284" w:start="284" w:end="0"/>
        <w:rPr/>
      </w:pPr>
      <w:r>
        <w:rPr>
          <w:sz w:val="24"/>
        </w:rPr>
        <w:t xml:space="preserve">    </w:t>
      </w:r>
      <w:r>
        <w:rPr>
          <w:sz w:val="24"/>
        </w:rPr>
        <w:t xml:space="preserve">count nouns with a specific meaning: </w:t>
      </w:r>
      <w:r>
        <w:rPr>
          <w:i/>
          <w:sz w:val="24"/>
        </w:rPr>
        <w:t>cheeses -</w:t>
      </w:r>
      <w:r>
        <w:rPr>
          <w:sz w:val="24"/>
        </w:rPr>
        <w:t xml:space="preserve"> kinds of cheese, </w:t>
      </w:r>
      <w:r>
        <w:rPr>
          <w:i/>
          <w:sz w:val="24"/>
        </w:rPr>
        <w:t>beers -</w:t>
      </w:r>
      <w:r>
        <w:rPr>
          <w:sz w:val="24"/>
        </w:rPr>
        <w:t xml:space="preserve"> portions of beer, as </w:t>
      </w:r>
      <w:r>
        <w:rPr>
          <w:i/>
          <w:sz w:val="24"/>
        </w:rPr>
        <w:t xml:space="preserve">two glasses  </w:t>
      </w:r>
    </w:p>
    <w:p>
      <w:pPr>
        <w:pStyle w:val="Normal"/>
        <w:spacing w:lineRule="auto" w:line="240"/>
        <w:ind w:firstLine="284" w:start="284" w:end="0"/>
        <w:rPr>
          <w:i/>
          <w:i/>
          <w:sz w:val="24"/>
        </w:rPr>
      </w:pPr>
      <w:r>
        <w:rPr>
          <w:i/>
          <w:sz w:val="24"/>
        </w:rPr>
        <w:t xml:space="preserve">    </w:t>
      </w:r>
      <w:r>
        <w:rPr>
          <w:i/>
          <w:sz w:val="24"/>
        </w:rPr>
        <w:t>or cans of beer, two coffees, icecreams.)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absrract nouns - </w:t>
      </w:r>
      <w:r>
        <w:rPr>
          <w:i/>
          <w:sz w:val="24"/>
        </w:rPr>
        <w:t>music, anger, foolishness.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Proper nouns: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The Thames, Henry.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Some nouns ending in </w:t>
      </w:r>
      <w:r>
        <w:rPr>
          <w:b/>
          <w:sz w:val="24"/>
        </w:rPr>
        <w:t>-s:</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a) </w:t>
      </w:r>
      <w:r>
        <w:rPr>
          <w:i/>
          <w:sz w:val="24"/>
        </w:rPr>
        <w:t>news -</w:t>
      </w:r>
      <w:r>
        <w:rPr>
          <w:sz w:val="24"/>
        </w:rPr>
        <w:t xml:space="preserve"> Here is the 10 o’clock news;</w:t>
      </w:r>
    </w:p>
    <w:p>
      <w:pPr>
        <w:pStyle w:val="Normal"/>
        <w:spacing w:lineRule="auto" w:line="240"/>
        <w:ind w:firstLine="284" w:start="284" w:end="0"/>
        <w:rPr/>
      </w:pPr>
      <w:r>
        <w:rPr>
          <w:i/>
          <w:sz w:val="24"/>
        </w:rPr>
        <w:t xml:space="preserve">    </w:t>
      </w:r>
      <w:r>
        <w:rPr>
          <w:i/>
          <w:sz w:val="24"/>
        </w:rPr>
        <w:t>means -</w:t>
      </w:r>
      <w:r>
        <w:rPr>
          <w:sz w:val="24"/>
        </w:rPr>
        <w:t xml:space="preserve"> by this means</w:t>
      </w:r>
      <w:r>
        <w:rPr>
          <w:sz w:val="24"/>
          <w:lang w:val="ru-RU"/>
        </w:rPr>
        <w:t xml:space="preserve"> (этими средствами) </w:t>
      </w:r>
    </w:p>
    <w:p>
      <w:pPr>
        <w:pStyle w:val="Normal"/>
        <w:spacing w:lineRule="auto" w:line="240"/>
        <w:ind w:firstLine="284" w:start="284" w:end="0"/>
        <w:rPr/>
      </w:pPr>
      <w:r>
        <w:rPr>
          <w:i/>
          <w:sz w:val="24"/>
        </w:rPr>
        <w:t xml:space="preserve">    </w:t>
      </w:r>
      <w:r>
        <w:rPr>
          <w:i/>
          <w:sz w:val="24"/>
        </w:rPr>
        <w:t>gallows -</w:t>
      </w:r>
      <w:r>
        <w:rPr>
          <w:sz w:val="24"/>
        </w:rPr>
        <w:t xml:space="preserve"> They fixed up a gallows</w:t>
      </w:r>
      <w:r>
        <w:rPr>
          <w:sz w:val="24"/>
          <w:lang w:val="ru-RU"/>
        </w:rPr>
        <w:t xml:space="preserve"> (виселицу).</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rPr>
        <w:t xml:space="preserve">b) some diseases - </w:t>
      </w:r>
      <w:r>
        <w:rPr>
          <w:i/>
          <w:sz w:val="24"/>
        </w:rPr>
        <w:t>measles</w:t>
      </w:r>
      <w:r>
        <w:rPr>
          <w:sz w:val="24"/>
          <w:lang w:val="ru-RU"/>
        </w:rPr>
        <w:t xml:space="preserve"> (корь),</w:t>
      </w:r>
      <w:r>
        <w:rPr>
          <w:sz w:val="24"/>
        </w:rPr>
        <w:t xml:space="preserve"> </w:t>
      </w:r>
      <w:r>
        <w:rPr>
          <w:i/>
          <w:sz w:val="24"/>
        </w:rPr>
        <w:t>mumps</w:t>
      </w:r>
      <w:r>
        <w:rPr>
          <w:sz w:val="24"/>
          <w:lang w:val="ru-RU"/>
        </w:rPr>
        <w:t xml:space="preserve"> (свинка),</w:t>
      </w:r>
      <w:r>
        <w:rPr>
          <w:sz w:val="24"/>
        </w:rPr>
        <w:t xml:space="preserve"> rickets</w:t>
      </w:r>
      <w:r>
        <w:rPr>
          <w:sz w:val="24"/>
          <w:lang w:val="ru-RU"/>
        </w:rPr>
        <w:t xml:space="preserve"> (рахит), </w:t>
      </w:r>
      <w:r>
        <w:rPr>
          <w:sz w:val="24"/>
        </w:rPr>
        <w:t>shingles</w:t>
      </w:r>
      <w:r>
        <w:rPr>
          <w:sz w:val="24"/>
          <w:lang w:val="ru-RU"/>
        </w:rPr>
        <w:t xml:space="preserve"> (краснуха);</w:t>
      </w:r>
    </w:p>
    <w:p>
      <w:pPr>
        <w:pStyle w:val="Normal"/>
        <w:spacing w:lineRule="auto" w:line="240"/>
        <w:ind w:firstLine="284" w:start="284" w:end="0"/>
        <w:rPr>
          <w:sz w:val="24"/>
          <w:lang w:val="ru-RU"/>
        </w:rPr>
      </w:pPr>
      <w:r>
        <w:rPr>
          <w:sz w:val="24"/>
          <w:lang w:val="ru-RU"/>
        </w:rPr>
      </w:r>
    </w:p>
    <w:p>
      <w:pPr>
        <w:pStyle w:val="Normal"/>
        <w:spacing w:lineRule="auto" w:line="240"/>
        <w:ind w:firstLine="284" w:start="568" w:end="0"/>
        <w:rPr/>
      </w:pPr>
      <w:r>
        <w:rPr>
          <w:sz w:val="24"/>
        </w:rPr>
        <w:t xml:space="preserve">However sometimes the usage varies: </w:t>
      </w:r>
      <w:r>
        <w:rPr>
          <w:i/>
          <w:sz w:val="24"/>
        </w:rPr>
        <w:t>Mumps is/are a medical problem.</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c) some games - </w:t>
      </w:r>
      <w:r>
        <w:rPr>
          <w:i/>
          <w:sz w:val="24"/>
        </w:rPr>
        <w:t>billiards, bowls</w:t>
      </w:r>
      <w:r>
        <w:rPr>
          <w:sz w:val="24"/>
          <w:lang w:val="ru-RU"/>
        </w:rPr>
        <w:t xml:space="preserve"> (гольф),</w:t>
      </w:r>
      <w:r>
        <w:rPr>
          <w:sz w:val="24"/>
        </w:rPr>
        <w:t xml:space="preserve"> </w:t>
      </w:r>
      <w:r>
        <w:rPr>
          <w:i/>
          <w:sz w:val="24"/>
        </w:rPr>
        <w:t xml:space="preserve">dominoes, draughts </w:t>
      </w:r>
      <w:r>
        <w:rPr>
          <w:sz w:val="24"/>
          <w:lang w:val="ru-RU"/>
        </w:rPr>
        <w:t>(шашки);</w:t>
      </w:r>
    </w:p>
    <w:p>
      <w:pPr>
        <w:pStyle w:val="Normal"/>
        <w:spacing w:lineRule="auto" w:line="240"/>
        <w:ind w:firstLine="284" w:start="284" w:end="0"/>
        <w:rPr>
          <w:b/>
          <w:sz w:val="24"/>
          <w:lang w:val="ru-RU"/>
        </w:rPr>
      </w:pPr>
      <w:r>
        <w:rPr>
          <w:b/>
          <w:sz w:val="24"/>
          <w:lang w:val="ru-RU"/>
        </w:rPr>
      </w:r>
    </w:p>
    <w:p>
      <w:pPr>
        <w:pStyle w:val="Normal"/>
        <w:spacing w:lineRule="auto" w:line="240"/>
        <w:ind w:firstLine="284" w:start="568" w:end="0"/>
        <w:rPr/>
      </w:pPr>
      <w:r>
        <w:rPr>
          <w:b/>
          <w:sz w:val="24"/>
        </w:rPr>
        <w:t>But</w:t>
      </w:r>
      <w:r>
        <w:rPr>
          <w:sz w:val="24"/>
        </w:rPr>
        <w:t xml:space="preserve"> when used attributively no plural is used: </w:t>
      </w:r>
      <w:r>
        <w:rPr>
          <w:i/>
          <w:sz w:val="24"/>
        </w:rPr>
        <w:t>a billiard table.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d) some proper nouns - </w:t>
      </w:r>
      <w:r>
        <w:rPr>
          <w:i/>
          <w:sz w:val="24"/>
        </w:rPr>
        <w:t xml:space="preserve">Algiers, Athens, Brussels, Flanders, Marseilles, Naples, Wales, the United </w:t>
      </w:r>
    </w:p>
    <w:p>
      <w:pPr>
        <w:pStyle w:val="Normal"/>
        <w:spacing w:lineRule="auto" w:line="240"/>
        <w:ind w:firstLine="284" w:start="284" w:end="0"/>
        <w:rPr/>
      </w:pPr>
      <w:r>
        <w:rPr>
          <w:i/>
          <w:sz w:val="24"/>
        </w:rPr>
        <w:t xml:space="preserve">    </w:t>
      </w:r>
      <w:r>
        <w:rPr>
          <w:i/>
          <w:sz w:val="24"/>
        </w:rPr>
        <w:t>Nations,</w:t>
      </w:r>
      <w:r>
        <w:rPr>
          <w:i/>
          <w:sz w:val="24"/>
          <w:lang w:val="ru-RU"/>
        </w:rPr>
        <w:t xml:space="preserve"> thе</w:t>
      </w:r>
      <w:r>
        <w:rPr>
          <w:i/>
          <w:sz w:val="24"/>
        </w:rPr>
        <w:t xml:space="preserve"> United States.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4.</w:t>
      </w:r>
      <w:r>
        <w:rPr>
          <w:sz w:val="24"/>
        </w:rPr>
        <w:t xml:space="preserve"> Nouns ending in</w:t>
      </w:r>
      <w:r>
        <w:rPr>
          <w:b/>
          <w:sz w:val="24"/>
        </w:rPr>
        <w:t xml:space="preserve"> –ics:</w:t>
      </w:r>
    </w:p>
    <w:p>
      <w:pPr>
        <w:pStyle w:val="Normal"/>
        <w:spacing w:lineRule="auto" w:line="240"/>
        <w:ind w:firstLine="284" w:end="0"/>
        <w:rPr>
          <w:b/>
          <w:i/>
          <w:i/>
          <w:sz w:val="24"/>
        </w:rPr>
      </w:pPr>
      <w:r>
        <w:rPr>
          <w:b/>
          <w:i/>
          <w:sz w:val="24"/>
        </w:rPr>
      </w:r>
    </w:p>
    <w:p>
      <w:pPr>
        <w:pStyle w:val="Normal"/>
        <w:spacing w:lineRule="auto" w:line="240"/>
        <w:ind w:firstLine="284" w:start="284" w:end="0"/>
        <w:rPr>
          <w:i/>
          <w:i/>
          <w:sz w:val="24"/>
        </w:rPr>
      </w:pPr>
      <w:r>
        <w:rPr>
          <w:i/>
          <w:sz w:val="24"/>
        </w:rPr>
        <w:t>classics, linguistics, mathematics, phonetics, athletics, ceramics, ethics, gymnastics, politics, tactics.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Nouns of this group are occasionally understood as plurals: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Their tactics </w:t>
      </w:r>
      <w:r>
        <w:rPr>
          <w:i/>
          <w:sz w:val="24"/>
        </w:rPr>
        <w:t>requires/reguire</w:t>
      </w:r>
      <w:r>
        <w:rPr>
          <w:sz w:val="24"/>
        </w:rPr>
        <w:t xml:space="preserve"> concentration of troops. </w:t>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185">
                <wp:simplePos x="0" y="0"/>
                <wp:positionH relativeFrom="column">
                  <wp:posOffset>462915</wp:posOffset>
                </wp:positionH>
                <wp:positionV relativeFrom="paragraph">
                  <wp:posOffset>59055</wp:posOffset>
                </wp:positionV>
                <wp:extent cx="182880" cy="91440"/>
                <wp:effectExtent l="2540" t="4445" r="2540" b="4445"/>
                <wp:wrapNone/>
                <wp:docPr id="170"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4.65pt" to="50.8pt,11.8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86">
                <wp:simplePos x="0" y="0"/>
                <wp:positionH relativeFrom="column">
                  <wp:posOffset>462915</wp:posOffset>
                </wp:positionH>
                <wp:positionV relativeFrom="paragraph">
                  <wp:posOffset>59055</wp:posOffset>
                </wp:positionV>
                <wp:extent cx="182880" cy="0"/>
                <wp:effectExtent l="0" t="5080" r="0" b="5080"/>
                <wp:wrapNone/>
                <wp:docPr id="171"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4.65pt" to="50.8pt,4.65pt" stroked="t" o:allowincell="f" style="position:absolute">
                <v:stroke color="black" weight="9360" joinstyle="miter" endcap="flat"/>
                <v:fill o:detectmouseclick="t" on="false"/>
                <w10:wrap type="none"/>
              </v:line>
            </w:pict>
          </mc:Fallback>
        </mc:AlternateContent>
      </w:r>
      <w:r>
        <w:rPr>
          <w:sz w:val="24"/>
        </w:rPr>
        <w:t xml:space="preserve">Politics </w:t>
      </w:r>
      <w:r>
        <w:rPr>
          <w:i/>
          <w:sz w:val="24"/>
        </w:rPr>
        <w:t>has/have</w:t>
      </w:r>
      <w:r>
        <w:rPr>
          <w:sz w:val="24"/>
        </w:rPr>
        <w:t xml:space="preserve"> always interested me.</w:t>
      </w:r>
    </w:p>
    <w:p>
      <w:pPr>
        <w:pStyle w:val="Normal"/>
        <w:spacing w:lineRule="auto" w:line="240"/>
        <w:ind w:firstLine="284" w:end="0"/>
        <w:rPr>
          <w:b/>
          <w:sz w:val="24"/>
        </w:rPr>
      </w:pPr>
      <w:r>
        <w:rPr>
          <w:b/>
          <w:sz w:val="24"/>
        </w:rPr>
      </w:r>
    </w:p>
    <w:p>
      <w:pPr>
        <w:pStyle w:val="Heading7"/>
        <w:suppressAutoHyphens w:val="false"/>
        <w:rPr/>
      </w:pPr>
      <w:r>
        <w:rPr/>
        <w:t>Plural invariable nouns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176.</w:t>
      </w:r>
      <w:r>
        <w:rPr>
          <w:sz w:val="24"/>
        </w:rPr>
        <w:t xml:space="preserve"> Plural invariable nouns comprise two types - marked and unmarked plurals.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 In the first type the form of the noun itself shows plurality. These nouns are rather numerous. Semantically they fall into several groups: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names of tools or articles of dress consisting of two equal parts which are joined: </w:t>
      </w:r>
      <w:r>
        <w:rPr>
          <w:i/>
          <w:sz w:val="24"/>
        </w:rPr>
        <w:t>bellows, binoculars, breeches, braces, flannels, glasses, pants, pincers, pliers, pyjamas, scales, scissors, shorts, spectacles, suspenders, tights, tongs, trousers, tweeters;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These nouns can be made singular and countable by means of </w:t>
      </w:r>
      <w:r>
        <w:rPr>
          <w:i/>
          <w:sz w:val="24"/>
        </w:rPr>
        <w:t>a pair of: a pair of trousers, a pair of scissors.</w:t>
      </w:r>
      <w:r>
        <w:rPr>
          <w:sz w:val="24"/>
        </w:rPr>
        <w:t xml:space="preserve"> Accordingly they are used with the verb-predicate in the singular (this pair of trousers is ...)</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miscellaneous nouns: </w:t>
      </w:r>
      <w:r>
        <w:rPr>
          <w:i/>
          <w:sz w:val="24"/>
        </w:rPr>
        <w:t>annals, antics, archives, arms, ashes, the Commons (the House of Commons), contents, customs, customs-duty, customs-house, earnings, goods, goods train, greens, holidays, summer-holidays, manners, minutes (of the meeting), outskirts, quarters, head</w:t>
        <w:softHyphen/>
        <w:t>quarters, stairs, suds, surroundings, thanks, troops, wages, whereabouts, the Middle Ages;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 some proper nouns: </w:t>
      </w:r>
      <w:r>
        <w:rPr>
          <w:i/>
          <w:sz w:val="24"/>
        </w:rPr>
        <w:t>the East Indies, the West Indies, the Hebrides, the Highlands, the Midlands, the Netherlands.</w:t>
      </w:r>
    </w:p>
    <w:p>
      <w:pPr>
        <w:pStyle w:val="Normal"/>
        <w:spacing w:lineRule="auto" w:line="240"/>
        <w:ind w:firstLine="284" w:end="0"/>
        <w:rPr>
          <w:i/>
          <w:i/>
          <w:sz w:val="24"/>
        </w:rPr>
      </w:pPr>
      <w:r>
        <w:rPr>
          <w:i/>
          <w:sz w:val="24"/>
        </w:rPr>
      </w:r>
    </w:p>
    <w:p>
      <w:pPr>
        <w:pStyle w:val="Normal"/>
        <w:spacing w:lineRule="auto" w:line="240"/>
        <w:ind w:firstLine="284" w:end="0"/>
        <w:rPr/>
      </w:pPr>
      <w:r>
        <w:rPr>
          <w:sz w:val="24"/>
        </w:rPr>
        <w:t>II. In the second type of the plural invariable nouns the meaning of plurality is not marked in any form (hence the term “unmarked plural invariables”). They are usually treated as collective nouns</w:t>
      </w:r>
      <w:r>
        <w:rPr>
          <w:sz w:val="24"/>
          <w:lang w:val="ru-RU"/>
        </w:rPr>
        <w:t xml:space="preserve"> (собирательные).</w:t>
      </w:r>
    </w:p>
    <w:p>
      <w:pPr>
        <w:pStyle w:val="Normal"/>
        <w:spacing w:lineRule="auto" w:line="240"/>
        <w:ind w:firstLine="284" w:end="0"/>
        <w:rPr/>
      </w:pPr>
      <w:r>
        <w:rPr>
          <w:sz w:val="24"/>
        </w:rPr>
        <w:t>English collective nouns denote only living beings (</w:t>
      </w:r>
      <w:r>
        <w:rPr>
          <w:i/>
          <w:sz w:val="24"/>
        </w:rPr>
        <w:t>family, police, clergy, cattle, poultry,</w:t>
      </w:r>
      <w:r>
        <w:rPr>
          <w:sz w:val="24"/>
        </w:rPr>
        <w:t xml:space="preserve"> etc.) and have two categorical meanings: the first - </w:t>
      </w:r>
      <w:r>
        <w:rPr>
          <w:spacing w:val="60"/>
          <w:sz w:val="24"/>
        </w:rPr>
        <w:t>plurality as indivisible whole</w:t>
      </w:r>
      <w:r>
        <w:rPr>
          <w:sz w:val="24"/>
        </w:rPr>
        <w:t xml:space="preserve"> and the second - </w:t>
      </w:r>
      <w:r>
        <w:rPr>
          <w:spacing w:val="60"/>
          <w:sz w:val="24"/>
        </w:rPr>
        <w:t>discrete plurality</w:t>
      </w:r>
      <w:r>
        <w:rPr>
          <w:sz w:val="24"/>
        </w:rPr>
        <w:t>, that is plurality denoting separate beings. In the latter case these nouns are called</w:t>
      </w:r>
      <w:r>
        <w:rPr>
          <w:b/>
          <w:sz w:val="24"/>
        </w:rPr>
        <w:t xml:space="preserve"> nouns of multitude.</w:t>
      </w:r>
      <w:r>
        <w:rPr>
          <w:sz w:val="24"/>
        </w:rPr>
        <w:t xml:space="preserve"> Thus, one and the same noun may be a </w:t>
      </w:r>
      <w:r>
        <w:rPr>
          <w:spacing w:val="60"/>
          <w:sz w:val="24"/>
        </w:rPr>
        <w:t>collective noun proper</w:t>
      </w:r>
      <w:r>
        <w:rPr>
          <w:sz w:val="24"/>
        </w:rPr>
        <w:t xml:space="preserve"> and </w:t>
      </w:r>
      <w:r>
        <w:rPr>
          <w:spacing w:val="60"/>
          <w:sz w:val="24"/>
        </w:rPr>
        <w:t>a noun of multitude.</w:t>
      </w:r>
    </w:p>
    <w:p>
      <w:pPr>
        <w:pStyle w:val="Normal"/>
        <w:spacing w:lineRule="auto" w:line="240"/>
        <w:ind w:firstLine="284" w:end="0"/>
        <w:rPr>
          <w:sz w:val="24"/>
        </w:rPr>
      </w:pPr>
      <w:r>
        <w:rPr>
          <w:sz w:val="24"/>
        </w:rPr>
        <w:t>The difference in two categorical meanings is indicated by the number of the verb-predicate (singular in the first case and plural in the second), as well as by possessive and personal pronouns. The meaning of the predicate is also important: predicates denoting physiological processes or states, emotional or psychic reactions, states always imply separate beings involved into it. Compare the following examples:</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center"/>
              <w:rPr>
                <w:sz w:val="24"/>
              </w:rPr>
            </w:pPr>
            <w:r>
              <w:rPr>
                <w:sz w:val="24"/>
              </w:rPr>
              <w:t>Collective nouns proper</w:t>
            </w:r>
          </w:p>
        </w:tc>
        <w:tc>
          <w:tcPr>
            <w:tcW w:w="5491" w:type="dxa"/>
            <w:tcBorders/>
          </w:tcPr>
          <w:p>
            <w:pPr>
              <w:pStyle w:val="Normal"/>
              <w:spacing w:lineRule="auto" w:line="240"/>
              <w:ind w:hanging="0" w:end="0"/>
              <w:jc w:val="center"/>
              <w:rPr>
                <w:sz w:val="24"/>
              </w:rPr>
            </w:pPr>
            <w:r>
              <w:rPr>
                <w:sz w:val="24"/>
              </w:rPr>
              <w:t>Nouns of multitude</w:t>
            </w:r>
          </w:p>
          <w:p>
            <w:pPr>
              <w:pStyle w:val="Normal"/>
              <w:spacing w:lineRule="auto" w:line="240"/>
              <w:ind w:hanging="0" w:end="0"/>
              <w:jc w:val="center"/>
              <w:rPr>
                <w:sz w:val="24"/>
              </w:rPr>
            </w:pPr>
            <w:r>
              <w:rPr>
                <w:sz w:val="24"/>
              </w:rPr>
            </w:r>
          </w:p>
        </w:tc>
      </w:tr>
      <w:tr>
        <w:trPr/>
        <w:tc>
          <w:tcPr>
            <w:tcW w:w="5491" w:type="dxa"/>
            <w:tcBorders/>
          </w:tcPr>
          <w:p>
            <w:pPr>
              <w:pStyle w:val="Normal"/>
              <w:spacing w:lineRule="auto" w:line="240"/>
              <w:ind w:hanging="0" w:end="0"/>
              <w:jc w:val="start"/>
              <w:rPr/>
            </w:pPr>
            <w:r>
              <w:rPr>
                <w:sz w:val="24"/>
              </w:rPr>
              <w:t>The family</w:t>
            </w:r>
            <w:r>
              <w:rPr>
                <w:b/>
                <w:sz w:val="24"/>
              </w:rPr>
              <w:t xml:space="preserve"> </w:t>
            </w:r>
            <w:r>
              <w:rPr>
                <w:b/>
                <w:i/>
                <w:sz w:val="24"/>
              </w:rPr>
              <w:t>was large</w:t>
            </w:r>
            <w:r>
              <w:rPr>
                <w:sz w:val="24"/>
              </w:rPr>
              <w:t xml:space="preserve"> </w:t>
            </w:r>
          </w:p>
          <w:p>
            <w:pPr>
              <w:pStyle w:val="Normal"/>
              <w:spacing w:lineRule="auto" w:line="240"/>
              <w:ind w:hanging="0" w:end="0"/>
              <w:jc w:val="start"/>
              <w:rPr/>
            </w:pPr>
            <w:r>
              <w:rPr>
                <w:sz w:val="24"/>
              </w:rPr>
              <w:t>The cattle</w:t>
            </w:r>
            <w:r>
              <w:rPr>
                <w:b/>
                <w:sz w:val="24"/>
              </w:rPr>
              <w:t xml:space="preserve"> </w:t>
            </w:r>
            <w:r>
              <w:rPr>
                <w:b/>
                <w:i/>
                <w:sz w:val="24"/>
              </w:rPr>
              <w:t>is</w:t>
            </w:r>
            <w:r>
              <w:rPr>
                <w:sz w:val="24"/>
              </w:rPr>
              <w:t xml:space="preserve"> in the mountains </w:t>
            </w:r>
          </w:p>
          <w:p>
            <w:pPr>
              <w:pStyle w:val="Normal"/>
              <w:spacing w:lineRule="auto" w:line="240"/>
              <w:ind w:hanging="0" w:end="0"/>
              <w:jc w:val="start"/>
              <w:rPr/>
            </w:pPr>
            <w:r>
              <w:rPr>
                <w:sz w:val="24"/>
              </w:rPr>
              <w:t>The crew on the ship</w:t>
            </w:r>
            <w:r>
              <w:rPr>
                <w:b/>
                <w:sz w:val="24"/>
              </w:rPr>
              <w:t xml:space="preserve"> </w:t>
            </w:r>
            <w:r>
              <w:rPr>
                <w:b/>
                <w:i/>
                <w:sz w:val="24"/>
              </w:rPr>
              <w:t>was excellent.</w:t>
            </w:r>
            <w:r>
              <w:rPr>
                <w:sz w:val="24"/>
              </w:rPr>
              <w:t xml:space="preserve"> </w:t>
            </w:r>
          </w:p>
          <w:p>
            <w:pPr>
              <w:pStyle w:val="Normal"/>
              <w:spacing w:lineRule="auto" w:line="240"/>
              <w:ind w:hanging="0" w:end="0"/>
              <w:jc w:val="start"/>
              <w:rPr/>
            </w:pPr>
            <w:r>
              <w:rPr>
                <w:sz w:val="24"/>
              </w:rPr>
              <w:t>The crowd</w:t>
            </w:r>
            <w:r>
              <w:rPr>
                <w:b/>
                <w:sz w:val="24"/>
              </w:rPr>
              <w:t xml:space="preserve"> </w:t>
            </w:r>
            <w:r>
              <w:rPr>
                <w:b/>
                <w:i/>
                <w:sz w:val="24"/>
              </w:rPr>
              <w:t>was enormous.</w:t>
            </w:r>
            <w:r>
              <w:rPr>
                <w:sz w:val="24"/>
              </w:rPr>
              <w:t xml:space="preserve"> </w:t>
            </w:r>
          </w:p>
          <w:p>
            <w:pPr>
              <w:pStyle w:val="Normal"/>
              <w:spacing w:lineRule="auto" w:line="240"/>
              <w:ind w:hanging="0" w:end="0"/>
              <w:jc w:val="start"/>
              <w:rPr>
                <w:sz w:val="24"/>
              </w:rPr>
            </w:pPr>
            <w:r>
              <w:rPr>
                <w:sz w:val="24"/>
              </w:rPr>
              <w:t>The committee</w:t>
            </w:r>
            <w:r>
              <w:rPr>
                <w:b/>
                <w:sz w:val="24"/>
              </w:rPr>
              <w:t xml:space="preserve"> </w:t>
            </w:r>
            <w:r>
              <w:rPr>
                <w:b/>
                <w:i/>
                <w:sz w:val="24"/>
              </w:rPr>
              <w:t>was unanimous.</w:t>
            </w:r>
          </w:p>
        </w:tc>
        <w:tc>
          <w:tcPr>
            <w:tcW w:w="5491" w:type="dxa"/>
            <w:tcBorders/>
          </w:tcPr>
          <w:p>
            <w:pPr>
              <w:pStyle w:val="Normal"/>
              <w:spacing w:lineRule="auto" w:line="240"/>
              <w:ind w:hanging="0" w:end="0"/>
              <w:jc w:val="start"/>
              <w:rPr/>
            </w:pPr>
            <w:r>
              <w:rPr>
                <w:sz w:val="24"/>
              </w:rPr>
              <w:t>The family</w:t>
            </w:r>
            <w:r>
              <w:rPr>
                <w:b/>
                <w:sz w:val="24"/>
              </w:rPr>
              <w:t xml:space="preserve"> </w:t>
            </w:r>
            <w:r>
              <w:rPr>
                <w:b/>
                <w:i/>
                <w:sz w:val="24"/>
              </w:rPr>
              <w:t>were fond</w:t>
            </w:r>
            <w:r>
              <w:rPr>
                <w:i/>
                <w:sz w:val="24"/>
              </w:rPr>
              <w:t xml:space="preserve"> of</w:t>
            </w:r>
            <w:r>
              <w:rPr>
                <w:b/>
                <w:i/>
                <w:sz w:val="24"/>
              </w:rPr>
              <w:t xml:space="preserve"> their</w:t>
            </w:r>
            <w:r>
              <w:rPr>
                <w:sz w:val="24"/>
              </w:rPr>
              <w:t xml:space="preserve"> house. </w:t>
            </w:r>
          </w:p>
          <w:p>
            <w:pPr>
              <w:pStyle w:val="Normal"/>
              <w:spacing w:lineRule="auto" w:line="240"/>
              <w:ind w:hanging="0" w:end="0"/>
              <w:jc w:val="start"/>
              <w:rPr/>
            </w:pPr>
            <w:r>
              <w:rPr>
                <w:sz w:val="24"/>
              </w:rPr>
              <w:t>The cattle</w:t>
            </w:r>
            <w:r>
              <w:rPr>
                <w:b/>
                <w:sz w:val="24"/>
              </w:rPr>
              <w:t xml:space="preserve"> </w:t>
            </w:r>
            <w:r>
              <w:rPr>
                <w:b/>
                <w:i/>
                <w:sz w:val="24"/>
              </w:rPr>
              <w:t>are grasing</w:t>
            </w:r>
            <w:r>
              <w:rPr>
                <w:sz w:val="24"/>
              </w:rPr>
              <w:t xml:space="preserve"> there. </w:t>
            </w:r>
          </w:p>
          <w:p>
            <w:pPr>
              <w:pStyle w:val="Normal"/>
              <w:spacing w:lineRule="auto" w:line="240"/>
              <w:ind w:hanging="0" w:end="0"/>
              <w:jc w:val="start"/>
              <w:rPr/>
            </w:pPr>
            <w:r>
              <w:rPr>
                <w:sz w:val="24"/>
              </w:rPr>
              <w:t>The crew</w:t>
            </w:r>
            <w:r>
              <w:rPr>
                <w:b/>
                <w:sz w:val="24"/>
              </w:rPr>
              <w:t xml:space="preserve"> </w:t>
            </w:r>
            <w:r>
              <w:rPr>
                <w:b/>
                <w:i/>
                <w:sz w:val="24"/>
              </w:rPr>
              <w:t>have taken their</w:t>
            </w:r>
            <w:r>
              <w:rPr>
                <w:sz w:val="24"/>
              </w:rPr>
              <w:t xml:space="preserve"> posts. </w:t>
            </w:r>
          </w:p>
          <w:p>
            <w:pPr>
              <w:pStyle w:val="Normal"/>
              <w:spacing w:lineRule="auto" w:line="240"/>
              <w:ind w:hanging="0" w:end="0"/>
              <w:jc w:val="start"/>
              <w:rPr/>
            </w:pPr>
            <w:r>
              <w:rPr>
                <w:sz w:val="24"/>
              </w:rPr>
              <w:t>The crowd</w:t>
            </w:r>
            <w:r>
              <w:rPr>
                <w:b/>
                <w:sz w:val="24"/>
              </w:rPr>
              <w:t xml:space="preserve"> </w:t>
            </w:r>
            <w:r>
              <w:rPr>
                <w:b/>
                <w:i/>
                <w:sz w:val="24"/>
              </w:rPr>
              <w:t>were watching</w:t>
            </w:r>
            <w:r>
              <w:rPr>
                <w:sz w:val="24"/>
              </w:rPr>
              <w:t xml:space="preserve"> the scene spell-bound. </w:t>
            </w:r>
          </w:p>
          <w:p>
            <w:pPr>
              <w:pStyle w:val="Normal"/>
              <w:spacing w:lineRule="auto" w:line="240"/>
              <w:ind w:hanging="0" w:end="0"/>
              <w:jc w:val="start"/>
              <w:rPr/>
            </w:pPr>
            <w:r>
              <w:rPr>
                <w:sz w:val="24"/>
              </w:rPr>
              <w:t>The committee</w:t>
            </w:r>
            <w:r>
              <w:rPr>
                <w:b/>
                <w:sz w:val="24"/>
              </w:rPr>
              <w:t xml:space="preserve"> </w:t>
            </w:r>
            <w:r>
              <w:rPr>
                <w:b/>
                <w:i/>
                <w:sz w:val="24"/>
              </w:rPr>
              <w:t>were divided</w:t>
            </w:r>
            <w:r>
              <w:rPr>
                <w:sz w:val="24"/>
              </w:rPr>
              <w:t xml:space="preserve"> in </w:t>
            </w:r>
            <w:r>
              <w:rPr>
                <w:b/>
                <w:i/>
                <w:sz w:val="24"/>
              </w:rPr>
              <w:t>their</w:t>
            </w:r>
            <w:r>
              <w:rPr>
                <w:sz w:val="24"/>
              </w:rPr>
              <w:t xml:space="preserve"> opinion.</w:t>
            </w:r>
          </w:p>
        </w:tc>
      </w:tr>
    </w:tbl>
    <w:p>
      <w:pPr>
        <w:pStyle w:val="Normal"/>
        <w:spacing w:lineRule="auto" w:line="240"/>
        <w:ind w:firstLine="284" w:end="0"/>
        <w:rPr>
          <w:sz w:val="24"/>
        </w:rPr>
      </w:pPr>
      <w:r>
        <w:rPr>
          <w:sz w:val="24"/>
        </w:rPr>
      </w:r>
    </w:p>
    <w:p>
      <w:pPr>
        <w:pStyle w:val="2"/>
        <w:suppressAutoHyphens w:val="false"/>
        <w:rPr/>
      </w:pPr>
      <w:r>
        <w:rPr/>
        <w:t>Discrete plurality is also expressed by substantivized adjectives denoting people:</w:t>
      </w:r>
    </w:p>
    <w:p>
      <w:pPr>
        <w:pStyle w:val="Normal"/>
        <w:spacing w:lineRule="auto" w:line="240"/>
        <w:ind w:firstLine="284" w:start="284" w:end="0"/>
        <w:rPr>
          <w:i/>
          <w:i/>
          <w:sz w:val="24"/>
        </w:rPr>
      </w:pPr>
      <w:r>
        <w:rPr>
          <w:i/>
          <w:sz w:val="24"/>
        </w:rPr>
        <w:t xml:space="preserve">the helpless, the needy, the poor, the sick, the weary, the rich. </w:t>
      </w:r>
    </w:p>
    <w:p>
      <w:pPr>
        <w:pStyle w:val="Normal"/>
        <w:spacing w:lineRule="auto" w:line="240"/>
        <w:ind w:firstLine="284" w:end="0"/>
        <w:rPr>
          <w:i/>
          <w:i/>
          <w:sz w:val="24"/>
        </w:rPr>
      </w:pPr>
      <w:r>
        <w:rPr>
          <w:i/>
          <w:sz w:val="24"/>
        </w:rPr>
      </w:r>
    </w:p>
    <w:p>
      <w:pPr>
        <w:pStyle w:val="Normal"/>
        <w:spacing w:lineRule="auto" w:line="240"/>
        <w:ind w:firstLine="284" w:end="0"/>
        <w:rPr>
          <w:b/>
          <w:sz w:val="24"/>
        </w:rPr>
      </w:pPr>
      <w:r>
        <w:rPr>
          <w:b/>
          <w:sz w:val="24"/>
        </w:rPr>
        <w:t>§ 177. Ways of showing partition.</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Many non-count nouns combine with a set of nouns showing some part of material or abstract notion. Here are some typical partitives for material and abstract nouns:</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1101"/>
        <w:gridCol w:w="4389"/>
        <w:gridCol w:w="1139"/>
        <w:gridCol w:w="1606"/>
        <w:gridCol w:w="2745"/>
      </w:tblGrid>
      <w:tr>
        <w:trPr/>
        <w:tc>
          <w:tcPr>
            <w:tcW w:w="5490" w:type="dxa"/>
            <w:gridSpan w:val="2"/>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192">
                      <wp:simplePos x="0" y="0"/>
                      <wp:positionH relativeFrom="margin">
                        <wp:posOffset>3937635</wp:posOffset>
                      </wp:positionH>
                      <wp:positionV relativeFrom="paragraph">
                        <wp:posOffset>127635</wp:posOffset>
                      </wp:positionV>
                      <wp:extent cx="182880" cy="91440"/>
                      <wp:effectExtent l="2540" t="4445" r="2540" b="4445"/>
                      <wp:wrapNone/>
                      <wp:docPr id="172"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10.05pt" to="324.4pt,17.2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0">
                      <wp:simplePos x="0" y="0"/>
                      <wp:positionH relativeFrom="margin">
                        <wp:posOffset>3937635</wp:posOffset>
                      </wp:positionH>
                      <wp:positionV relativeFrom="paragraph">
                        <wp:posOffset>127635</wp:posOffset>
                      </wp:positionV>
                      <wp:extent cx="182880" cy="0"/>
                      <wp:effectExtent l="0" t="5080" r="0" b="5080"/>
                      <wp:wrapNone/>
                      <wp:docPr id="173"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10.05pt" to="324.4pt,10.05pt" stroked="t" o:allowincell="f" style="position:absolute;mso-position-horizontal-relative:margin">
                      <v:stroke color="black" weight="9360" joinstyle="miter" endcap="flat"/>
                      <v:fill o:detectmouseclick="t" on="false"/>
                      <w10:wrap type="none"/>
                    </v:line>
                  </w:pict>
                </mc:Fallback>
              </mc:AlternateContent>
            </w:r>
            <w:r>
              <w:rPr/>
              <w:t xml:space="preserve">a slice of bacon </w:t>
            </w:r>
          </w:p>
          <w:p>
            <w:pPr>
              <w:pStyle w:val="Normal"/>
              <w:spacing w:lineRule="auto" w:line="240"/>
              <w:ind w:hanging="0" w:end="0"/>
              <w:jc w:val="start"/>
              <w:rPr/>
            </w:pPr>
            <w:r>
              <w:rPr/>
              <w:t>a slice of cake</w:t>
            </w:r>
          </w:p>
          <w:p>
            <w:pPr>
              <w:pStyle w:val="Normal"/>
              <w:spacing w:lineRule="auto" w:line="240"/>
              <w:ind w:hanging="0" w:end="0"/>
              <w:jc w:val="start"/>
              <w:rPr/>
            </w:pPr>
            <w:r>
              <w:rPr/>
            </w:r>
          </w:p>
        </w:tc>
        <w:tc>
          <w:tcPr>
            <w:tcW w:w="1139" w:type="dxa"/>
            <w:tcBorders/>
          </w:tcPr>
          <w:p>
            <w:pPr>
              <w:pStyle w:val="Normal"/>
              <w:spacing w:lineRule="auto" w:line="240"/>
              <w:ind w:hanging="0" w:end="0"/>
              <w:jc w:val="start"/>
              <w:rPr/>
            </w:pPr>
            <w:r>
              <w:rPr/>
              <w:t xml:space="preserve">a piece </w:t>
            </w:r>
          </w:p>
          <w:p>
            <w:pPr>
              <w:pStyle w:val="Normal"/>
              <w:spacing w:lineRule="auto" w:line="240"/>
              <w:ind w:hanging="0" w:end="0"/>
              <w:jc w:val="start"/>
              <w:rPr/>
            </w:pPr>
            <w:r>
              <w:rPr/>
              <w:t>a lump</w:t>
            </w:r>
          </w:p>
        </w:tc>
        <w:tc>
          <w:tcPr>
            <w:tcW w:w="4351" w:type="dxa"/>
            <w:gridSpan w:val="2"/>
            <w:tcBorders/>
          </w:tcPr>
          <w:p>
            <w:pPr>
              <w:pStyle w:val="Normal"/>
              <w:spacing w:lineRule="auto" w:line="240"/>
              <w:ind w:hanging="0" w:end="0"/>
              <w:jc w:val="start"/>
              <w:rPr/>
            </w:pPr>
            <w:r>
              <w:rPr/>
              <w:t>of coal</w:t>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187">
                      <wp:simplePos x="0" y="0"/>
                      <wp:positionH relativeFrom="margin">
                        <wp:posOffset>462915</wp:posOffset>
                      </wp:positionH>
                      <wp:positionV relativeFrom="paragraph">
                        <wp:posOffset>102870</wp:posOffset>
                      </wp:positionV>
                      <wp:extent cx="182880" cy="0"/>
                      <wp:effectExtent l="0" t="5080" r="0" b="5080"/>
                      <wp:wrapNone/>
                      <wp:docPr id="174"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8.1pt" to="50.8pt,8.1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88">
                      <wp:simplePos x="0" y="0"/>
                      <wp:positionH relativeFrom="margin">
                        <wp:posOffset>462915</wp:posOffset>
                      </wp:positionH>
                      <wp:positionV relativeFrom="paragraph">
                        <wp:posOffset>102870</wp:posOffset>
                      </wp:positionV>
                      <wp:extent cx="182880" cy="91440"/>
                      <wp:effectExtent l="2540" t="4445" r="2540" b="4445"/>
                      <wp:wrapNone/>
                      <wp:docPr id="175"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8.1pt" to="50.8pt,15.2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93">
                      <wp:simplePos x="0" y="0"/>
                      <wp:positionH relativeFrom="margin">
                        <wp:posOffset>3937635</wp:posOffset>
                      </wp:positionH>
                      <wp:positionV relativeFrom="paragraph">
                        <wp:posOffset>102870</wp:posOffset>
                      </wp:positionV>
                      <wp:extent cx="182880" cy="91440"/>
                      <wp:effectExtent l="2540" t="4445" r="2540" b="4445"/>
                      <wp:wrapNone/>
                      <wp:docPr id="176"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8.1pt" to="324.4pt,15.2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1">
                      <wp:simplePos x="0" y="0"/>
                      <wp:positionH relativeFrom="margin">
                        <wp:posOffset>3937635</wp:posOffset>
                      </wp:positionH>
                      <wp:positionV relativeFrom="paragraph">
                        <wp:posOffset>102870</wp:posOffset>
                      </wp:positionV>
                      <wp:extent cx="182880" cy="0"/>
                      <wp:effectExtent l="0" t="5080" r="0" b="5080"/>
                      <wp:wrapNone/>
                      <wp:docPr id="177"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8.1pt" to="324.4pt,8.1pt" stroked="t" o:allowincell="f" style="position:absolute;mso-position-horizontal-relative:margin">
                      <v:stroke color="black" weight="9360" joinstyle="miter" endcap="flat"/>
                      <v:fill o:detectmouseclick="t" on="false"/>
                      <w10:wrap type="none"/>
                    </v:line>
                  </w:pict>
                </mc:Fallback>
              </mc:AlternateContent>
            </w:r>
            <w:r>
              <w:rPr/>
              <w:t xml:space="preserve">a piece </w:t>
            </w:r>
          </w:p>
          <w:p>
            <w:pPr>
              <w:pStyle w:val="Normal"/>
              <w:spacing w:lineRule="auto" w:line="240"/>
              <w:ind w:hanging="0" w:end="0"/>
              <w:jc w:val="start"/>
              <w:rPr/>
            </w:pPr>
            <w:r>
              <w:rPr/>
              <w:t>a loaf</w:t>
            </w:r>
          </w:p>
          <w:p>
            <w:pPr>
              <w:pStyle w:val="Normal"/>
              <w:spacing w:lineRule="auto" w:line="240"/>
              <w:ind w:hanging="0" w:end="0"/>
              <w:jc w:val="start"/>
              <w:rPr/>
            </w:pPr>
            <w:r>
              <w:rPr/>
            </w:r>
          </w:p>
        </w:tc>
        <w:tc>
          <w:tcPr>
            <w:tcW w:w="4389" w:type="dxa"/>
            <w:tcBorders/>
          </w:tcPr>
          <w:p>
            <w:pPr>
              <w:pStyle w:val="Normal"/>
              <w:spacing w:lineRule="auto" w:line="240"/>
              <w:ind w:hanging="0" w:end="0"/>
              <w:jc w:val="start"/>
              <w:rPr/>
            </w:pPr>
            <w:r>
              <w:rPr/>
              <w:t>of bread</w:t>
            </w:r>
          </w:p>
        </w:tc>
        <w:tc>
          <w:tcPr>
            <w:tcW w:w="1139" w:type="dxa"/>
            <w:tcBorders/>
          </w:tcPr>
          <w:p>
            <w:pPr>
              <w:pStyle w:val="Normal"/>
              <w:spacing w:lineRule="auto" w:line="240"/>
              <w:ind w:hanging="0" w:end="0"/>
              <w:jc w:val="start"/>
              <w:rPr/>
            </w:pPr>
            <w:r>
              <w:rPr/>
              <w:t xml:space="preserve">a piece </w:t>
            </w:r>
          </w:p>
          <w:p>
            <w:pPr>
              <w:pStyle w:val="Normal"/>
              <w:spacing w:lineRule="auto" w:line="240"/>
              <w:ind w:hanging="0" w:end="0"/>
              <w:jc w:val="start"/>
              <w:rPr/>
            </w:pPr>
            <w:r>
              <w:rPr/>
              <w:t>a lump</w:t>
            </w:r>
          </w:p>
        </w:tc>
        <w:tc>
          <w:tcPr>
            <w:tcW w:w="4351" w:type="dxa"/>
            <w:gridSpan w:val="2"/>
            <w:tcBorders/>
          </w:tcPr>
          <w:p>
            <w:pPr>
              <w:pStyle w:val="Normal"/>
              <w:spacing w:lineRule="auto" w:line="240"/>
              <w:ind w:hanging="0" w:end="0"/>
              <w:jc w:val="start"/>
              <w:rPr/>
            </w:pPr>
            <w:r>
              <w:rPr/>
              <w:t>of sugar</w:t>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189">
                      <wp:simplePos x="0" y="0"/>
                      <wp:positionH relativeFrom="margin">
                        <wp:posOffset>462915</wp:posOffset>
                      </wp:positionH>
                      <wp:positionV relativeFrom="paragraph">
                        <wp:posOffset>78105</wp:posOffset>
                      </wp:positionV>
                      <wp:extent cx="182880" cy="91440"/>
                      <wp:effectExtent l="2540" t="4445" r="2540" b="4445"/>
                      <wp:wrapNone/>
                      <wp:docPr id="178"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6.15pt" to="50.8pt,13.3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97">
                      <wp:simplePos x="0" y="0"/>
                      <wp:positionH relativeFrom="margin">
                        <wp:posOffset>462915</wp:posOffset>
                      </wp:positionH>
                      <wp:positionV relativeFrom="paragraph">
                        <wp:posOffset>78105</wp:posOffset>
                      </wp:positionV>
                      <wp:extent cx="182880" cy="0"/>
                      <wp:effectExtent l="0" t="5080" r="0" b="5080"/>
                      <wp:wrapNone/>
                      <wp:docPr id="179"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6.15pt" to="50.8pt,6.15pt" stroked="t" o:allowincell="f" style="position:absolute;mso-position-horizontal-relative:margin">
                      <v:stroke color="black" weight="9360" joinstyle="miter" endcap="flat"/>
                      <v:fill o:detectmouseclick="t" on="false"/>
                      <w10:wrap type="none"/>
                    </v:line>
                  </w:pict>
                </mc:Fallback>
              </mc:AlternateContent>
            </w:r>
            <w:r>
              <w:rPr/>
              <w:t xml:space="preserve">a piece </w:t>
            </w:r>
          </w:p>
          <w:p>
            <w:pPr>
              <w:pStyle w:val="Normal"/>
              <w:spacing w:lineRule="auto" w:line="240"/>
              <w:ind w:hanging="0" w:end="0"/>
              <w:jc w:val="start"/>
              <w:rPr/>
            </w:pPr>
            <w:r>
              <w:rPr/>
              <w:t>a stick</w:t>
            </w:r>
          </w:p>
          <w:p>
            <w:pPr>
              <w:pStyle w:val="Normal"/>
              <w:spacing w:lineRule="auto" w:line="240"/>
              <w:ind w:hanging="0" w:end="0"/>
              <w:jc w:val="start"/>
              <w:rPr/>
            </w:pPr>
            <w:r>
              <w:rPr/>
            </w:r>
          </w:p>
        </w:tc>
        <w:tc>
          <w:tcPr>
            <w:tcW w:w="4389" w:type="dxa"/>
            <w:tcBorders/>
          </w:tcPr>
          <w:p>
            <w:pPr>
              <w:pStyle w:val="Normal"/>
              <w:spacing w:lineRule="auto" w:line="240"/>
              <w:ind w:hanging="0" w:end="0"/>
              <w:jc w:val="start"/>
              <w:rPr/>
            </w:pPr>
            <w:r>
              <w:rPr/>
              <w:t>of chalk</w:t>
            </w:r>
          </w:p>
        </w:tc>
        <w:tc>
          <w:tcPr>
            <w:tcW w:w="2745" w:type="dxa"/>
            <w:gridSpan w:val="2"/>
            <w:tcBorders/>
          </w:tcPr>
          <w:p>
            <w:pPr>
              <w:pStyle w:val="Normal"/>
              <w:spacing w:lineRule="auto" w:line="240"/>
              <w:ind w:hanging="0" w:end="0"/>
              <w:jc w:val="start"/>
              <w:rPr/>
            </w:pPr>
            <w:r>
              <w:rPr/>
              <w:t>a blade of grass</w:t>
            </w:r>
          </w:p>
          <w:p>
            <w:pPr>
              <w:pStyle w:val="Normal"/>
              <w:spacing w:lineRule="auto" w:line="240"/>
              <w:ind w:hanging="0" w:end="0"/>
              <w:jc w:val="start"/>
              <w:rPr/>
            </w:pPr>
            <w:r>
              <w:rPr/>
            </w:r>
          </w:p>
        </w:tc>
        <w:tc>
          <w:tcPr>
            <w:tcW w:w="2745" w:type="dxa"/>
            <w:tcBorders/>
          </w:tcPr>
          <w:p>
            <w:pPr>
              <w:pStyle w:val="Normal"/>
              <w:snapToGrid w:val="false"/>
              <w:spacing w:lineRule="auto" w:line="240"/>
              <w:ind w:hanging="0" w:end="0"/>
              <w:jc w:val="start"/>
              <w:rPr/>
            </w:pPr>
            <w:r>
              <w:rPr/>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190">
                      <wp:simplePos x="0" y="0"/>
                      <wp:positionH relativeFrom="margin">
                        <wp:posOffset>462915</wp:posOffset>
                      </wp:positionH>
                      <wp:positionV relativeFrom="paragraph">
                        <wp:posOffset>144780</wp:posOffset>
                      </wp:positionV>
                      <wp:extent cx="182880" cy="91440"/>
                      <wp:effectExtent l="2540" t="4445" r="2540" b="4445"/>
                      <wp:wrapNone/>
                      <wp:docPr id="180"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1.4pt" to="50.8pt,18.5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94">
                      <wp:simplePos x="0" y="0"/>
                      <wp:positionH relativeFrom="margin">
                        <wp:posOffset>3937635</wp:posOffset>
                      </wp:positionH>
                      <wp:positionV relativeFrom="paragraph">
                        <wp:posOffset>144780</wp:posOffset>
                      </wp:positionV>
                      <wp:extent cx="182880" cy="91440"/>
                      <wp:effectExtent l="2540" t="4445" r="2540" b="4445"/>
                      <wp:wrapNone/>
                      <wp:docPr id="181"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11.4pt" to="324.4pt,18.5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98">
                      <wp:simplePos x="0" y="0"/>
                      <wp:positionH relativeFrom="margin">
                        <wp:posOffset>462915</wp:posOffset>
                      </wp:positionH>
                      <wp:positionV relativeFrom="paragraph">
                        <wp:posOffset>144780</wp:posOffset>
                      </wp:positionV>
                      <wp:extent cx="182880" cy="0"/>
                      <wp:effectExtent l="0" t="5080" r="0" b="5080"/>
                      <wp:wrapNone/>
                      <wp:docPr id="182"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1.4pt" to="50.8pt,11.4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2">
                      <wp:simplePos x="0" y="0"/>
                      <wp:positionH relativeFrom="margin">
                        <wp:posOffset>3937635</wp:posOffset>
                      </wp:positionH>
                      <wp:positionV relativeFrom="paragraph">
                        <wp:posOffset>144780</wp:posOffset>
                      </wp:positionV>
                      <wp:extent cx="182880" cy="0"/>
                      <wp:effectExtent l="0" t="5080" r="0" b="5080"/>
                      <wp:wrapNone/>
                      <wp:docPr id="183"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11.4pt" to="324.4pt,11.4pt" stroked="t" o:allowincell="f" style="position:absolute;mso-position-horizontal-relative:margin">
                      <v:stroke color="black" weight="9360" joinstyle="miter" endcap="flat"/>
                      <v:fill o:detectmouseclick="t" on="false"/>
                      <w10:wrap type="none"/>
                    </v:line>
                  </w:pict>
                </mc:Fallback>
              </mc:AlternateContent>
            </w:r>
            <w:r>
              <w:rPr/>
              <w:t xml:space="preserve">a piece </w:t>
            </w:r>
          </w:p>
          <w:p>
            <w:pPr>
              <w:pStyle w:val="Normal"/>
              <w:spacing w:lineRule="auto" w:line="240"/>
              <w:ind w:hanging="0" w:end="0"/>
              <w:jc w:val="start"/>
              <w:rPr/>
            </w:pPr>
            <w:r>
              <w:rPr/>
              <w:t>a bar</w:t>
            </w:r>
          </w:p>
          <w:p>
            <w:pPr>
              <w:pStyle w:val="Normal"/>
              <w:spacing w:lineRule="auto" w:line="240"/>
              <w:ind w:hanging="0" w:end="0"/>
              <w:jc w:val="start"/>
              <w:rPr/>
            </w:pPr>
            <w:r>
              <w:rPr/>
            </w:r>
          </w:p>
        </w:tc>
        <w:tc>
          <w:tcPr>
            <w:tcW w:w="4389" w:type="dxa"/>
            <w:tcBorders/>
          </w:tcPr>
          <w:p>
            <w:pPr>
              <w:pStyle w:val="Normal"/>
              <w:spacing w:lineRule="auto" w:line="240"/>
              <w:ind w:hanging="0" w:end="0"/>
              <w:jc w:val="start"/>
              <w:rPr/>
            </w:pPr>
            <w:r>
              <w:rPr/>
              <w:t>of chocolate</w:t>
            </w:r>
          </w:p>
          <w:p>
            <w:pPr>
              <w:pStyle w:val="Normal"/>
              <w:spacing w:lineRule="auto" w:line="240"/>
              <w:ind w:hanging="0" w:end="0"/>
              <w:jc w:val="start"/>
              <w:rPr/>
            </w:pPr>
            <w:r>
              <w:rPr/>
            </w:r>
          </w:p>
        </w:tc>
        <w:tc>
          <w:tcPr>
            <w:tcW w:w="1139" w:type="dxa"/>
            <w:tcBorders/>
          </w:tcPr>
          <w:p>
            <w:pPr>
              <w:pStyle w:val="Normal"/>
              <w:spacing w:lineRule="auto" w:line="240"/>
              <w:ind w:hanging="0" w:end="0"/>
              <w:jc w:val="start"/>
              <w:rPr/>
            </w:pPr>
            <w:r>
              <w:rPr/>
              <w:t xml:space="preserve">a piece </w:t>
            </w:r>
          </w:p>
          <w:p>
            <w:pPr>
              <w:pStyle w:val="Normal"/>
              <w:spacing w:lineRule="auto" w:line="240"/>
              <w:ind w:hanging="0" w:end="0"/>
              <w:jc w:val="start"/>
              <w:rPr/>
            </w:pPr>
            <w:r>
              <w:rPr/>
              <w:t>a block</w:t>
            </w:r>
          </w:p>
        </w:tc>
        <w:tc>
          <w:tcPr>
            <w:tcW w:w="4351" w:type="dxa"/>
            <w:gridSpan w:val="2"/>
            <w:tcBorders/>
          </w:tcPr>
          <w:p>
            <w:pPr>
              <w:pStyle w:val="Normal"/>
              <w:spacing w:lineRule="auto" w:line="240"/>
              <w:ind w:hanging="0" w:end="0"/>
              <w:jc w:val="start"/>
              <w:rPr/>
            </w:pPr>
            <w:r>
              <w:rPr/>
              <w:t>of ice</w:t>
            </w:r>
          </w:p>
          <w:p>
            <w:pPr>
              <w:pStyle w:val="Normal"/>
              <w:spacing w:lineRule="auto" w:line="240"/>
              <w:ind w:hanging="0" w:end="0"/>
              <w:jc w:val="start"/>
              <w:rPr/>
            </w:pPr>
            <w:r>
              <w:rPr/>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191">
                      <wp:simplePos x="0" y="0"/>
                      <wp:positionH relativeFrom="margin">
                        <wp:posOffset>462915</wp:posOffset>
                      </wp:positionH>
                      <wp:positionV relativeFrom="paragraph">
                        <wp:posOffset>120015</wp:posOffset>
                      </wp:positionV>
                      <wp:extent cx="182880" cy="91440"/>
                      <wp:effectExtent l="2540" t="4445" r="2540" b="4445"/>
                      <wp:wrapNone/>
                      <wp:docPr id="184"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9.45pt" to="50.8pt,16.6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95">
                      <wp:simplePos x="0" y="0"/>
                      <wp:positionH relativeFrom="margin">
                        <wp:posOffset>3937635</wp:posOffset>
                      </wp:positionH>
                      <wp:positionV relativeFrom="paragraph">
                        <wp:posOffset>120015</wp:posOffset>
                      </wp:positionV>
                      <wp:extent cx="182880" cy="91440"/>
                      <wp:effectExtent l="2540" t="4445" r="2540" b="4445"/>
                      <wp:wrapNone/>
                      <wp:docPr id="185"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9.45pt" to="324.4pt,16.6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199">
                      <wp:simplePos x="0" y="0"/>
                      <wp:positionH relativeFrom="margin">
                        <wp:posOffset>462915</wp:posOffset>
                      </wp:positionH>
                      <wp:positionV relativeFrom="paragraph">
                        <wp:posOffset>120015</wp:posOffset>
                      </wp:positionV>
                      <wp:extent cx="182880" cy="0"/>
                      <wp:effectExtent l="0" t="5080" r="0" b="5080"/>
                      <wp:wrapNone/>
                      <wp:docPr id="186"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9.45pt" to="50.8pt,9.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3">
                      <wp:simplePos x="0" y="0"/>
                      <wp:positionH relativeFrom="margin">
                        <wp:posOffset>3937635</wp:posOffset>
                      </wp:positionH>
                      <wp:positionV relativeFrom="paragraph">
                        <wp:posOffset>120015</wp:posOffset>
                      </wp:positionV>
                      <wp:extent cx="182880" cy="0"/>
                      <wp:effectExtent l="0" t="5080" r="0" b="5080"/>
                      <wp:wrapNone/>
                      <wp:docPr id="187"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0.05pt,9.45pt" to="324.4pt,9.45pt" stroked="t" o:allowincell="f" style="position:absolute;mso-position-horizontal-relative:margin">
                      <v:stroke color="black" weight="9360" joinstyle="miter" endcap="flat"/>
                      <v:fill o:detectmouseclick="t" on="false"/>
                      <w10:wrap type="none"/>
                    </v:line>
                  </w:pict>
                </mc:Fallback>
              </mc:AlternateContent>
            </w:r>
            <w:r>
              <w:rPr/>
              <w:t xml:space="preserve">a piece </w:t>
            </w:r>
          </w:p>
          <w:p>
            <w:pPr>
              <w:pStyle w:val="Normal"/>
              <w:spacing w:lineRule="auto" w:line="240"/>
              <w:ind w:hanging="0" w:end="0"/>
              <w:jc w:val="start"/>
              <w:rPr/>
            </w:pPr>
            <w:r>
              <w:rPr/>
              <w:t>a sheet</w:t>
            </w:r>
          </w:p>
        </w:tc>
        <w:tc>
          <w:tcPr>
            <w:tcW w:w="4389" w:type="dxa"/>
            <w:tcBorders/>
          </w:tcPr>
          <w:p>
            <w:pPr>
              <w:pStyle w:val="Normal"/>
              <w:spacing w:lineRule="auto" w:line="240"/>
              <w:ind w:hanging="0" w:end="0"/>
              <w:jc w:val="start"/>
              <w:rPr/>
            </w:pPr>
            <w:r>
              <w:rPr/>
              <w:t>of paper</w:t>
            </w:r>
          </w:p>
        </w:tc>
        <w:tc>
          <w:tcPr>
            <w:tcW w:w="1139" w:type="dxa"/>
            <w:tcBorders/>
          </w:tcPr>
          <w:p>
            <w:pPr>
              <w:pStyle w:val="Normal"/>
              <w:spacing w:lineRule="auto" w:line="240"/>
              <w:ind w:hanging="0" w:end="0"/>
              <w:jc w:val="start"/>
              <w:rPr/>
            </w:pPr>
            <w:r>
              <w:rPr/>
              <w:t xml:space="preserve">a piece </w:t>
            </w:r>
          </w:p>
          <w:p>
            <w:pPr>
              <w:pStyle w:val="Normal"/>
              <w:spacing w:lineRule="auto" w:line="240"/>
              <w:ind w:hanging="0" w:end="0"/>
              <w:jc w:val="start"/>
              <w:rPr/>
            </w:pPr>
            <w:r>
              <w:rPr/>
              <w:t>a strip</w:t>
            </w:r>
          </w:p>
        </w:tc>
        <w:tc>
          <w:tcPr>
            <w:tcW w:w="4351" w:type="dxa"/>
            <w:gridSpan w:val="2"/>
            <w:tcBorders/>
          </w:tcPr>
          <w:p>
            <w:pPr>
              <w:pStyle w:val="Normal"/>
              <w:spacing w:lineRule="auto" w:line="240"/>
              <w:ind w:hanging="0" w:end="0"/>
              <w:jc w:val="start"/>
              <w:rPr/>
            </w:pPr>
            <w:r>
              <w:rPr/>
              <w:t>of land</w:t>
            </w:r>
          </w:p>
        </w:tc>
      </w:tr>
    </w:tbl>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1101"/>
        <w:gridCol w:w="1644"/>
        <w:gridCol w:w="2745"/>
        <w:gridCol w:w="1281"/>
        <w:gridCol w:w="4209"/>
      </w:tblGrid>
      <w:tr>
        <w:trPr/>
        <w:tc>
          <w:tcPr>
            <w:tcW w:w="2745" w:type="dxa"/>
            <w:gridSpan w:val="2"/>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196">
                      <wp:simplePos x="0" y="0"/>
                      <wp:positionH relativeFrom="margin">
                        <wp:posOffset>4029075</wp:posOffset>
                      </wp:positionH>
                      <wp:positionV relativeFrom="paragraph">
                        <wp:posOffset>80645</wp:posOffset>
                      </wp:positionV>
                      <wp:extent cx="182880" cy="91440"/>
                      <wp:effectExtent l="2540" t="4445" r="2540" b="4445"/>
                      <wp:wrapNone/>
                      <wp:docPr id="188"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7.25pt,6.35pt" to="331.6pt,13.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4">
                      <wp:simplePos x="0" y="0"/>
                      <wp:positionH relativeFrom="margin">
                        <wp:posOffset>4029075</wp:posOffset>
                      </wp:positionH>
                      <wp:positionV relativeFrom="paragraph">
                        <wp:posOffset>80645</wp:posOffset>
                      </wp:positionV>
                      <wp:extent cx="182880" cy="0"/>
                      <wp:effectExtent l="0" t="5080" r="0" b="5080"/>
                      <wp:wrapNone/>
                      <wp:docPr id="189"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17.25pt,6.35pt" to="331.6pt,6.35pt" stroked="t" o:allowincell="f" style="position:absolute;mso-position-horizontal-relative:margin">
                      <v:stroke color="black" weight="9360" joinstyle="miter" endcap="flat"/>
                      <v:fill o:detectmouseclick="t" on="false"/>
                      <w10:wrap type="none"/>
                    </v:line>
                  </w:pict>
                </mc:Fallback>
              </mc:AlternateContent>
            </w:r>
            <w:r>
              <w:rPr/>
              <w:t>a grain of rice</w:t>
            </w:r>
          </w:p>
          <w:p>
            <w:pPr>
              <w:pStyle w:val="Normal"/>
              <w:spacing w:lineRule="auto" w:line="240"/>
              <w:ind w:hanging="0" w:end="0"/>
              <w:jc w:val="start"/>
              <w:rPr/>
            </w:pPr>
            <w:r>
              <w:rPr/>
            </w:r>
          </w:p>
        </w:tc>
        <w:tc>
          <w:tcPr>
            <w:tcW w:w="2745" w:type="dxa"/>
            <w:tcBorders/>
          </w:tcPr>
          <w:p>
            <w:pPr>
              <w:pStyle w:val="Normal"/>
              <w:snapToGrid w:val="false"/>
              <w:spacing w:lineRule="auto" w:line="240"/>
              <w:ind w:hanging="0" w:end="0"/>
              <w:jc w:val="start"/>
              <w:rPr/>
            </w:pPr>
            <w:r>
              <w:rPr/>
            </w:r>
          </w:p>
        </w:tc>
        <w:tc>
          <w:tcPr>
            <w:tcW w:w="1281" w:type="dxa"/>
            <w:tcBorders/>
          </w:tcPr>
          <w:p>
            <w:pPr>
              <w:pStyle w:val="Normal"/>
              <w:spacing w:lineRule="auto" w:line="240"/>
              <w:ind w:hanging="0" w:end="0"/>
              <w:jc w:val="start"/>
              <w:rPr/>
            </w:pPr>
            <w:r>
              <w:rPr/>
              <w:t xml:space="preserve">a piece </w:t>
            </w:r>
          </w:p>
          <w:p>
            <w:pPr>
              <w:pStyle w:val="Normal"/>
              <w:spacing w:lineRule="auto" w:line="240"/>
              <w:ind w:hanging="0" w:end="0"/>
              <w:jc w:val="start"/>
              <w:rPr/>
            </w:pPr>
            <w:r>
              <w:rPr/>
              <w:t>an article</w:t>
            </w:r>
          </w:p>
        </w:tc>
        <w:tc>
          <w:tcPr>
            <w:tcW w:w="4209" w:type="dxa"/>
            <w:tcBorders/>
          </w:tcPr>
          <w:p>
            <w:pPr>
              <w:pStyle w:val="Normal"/>
              <w:spacing w:lineRule="auto" w:line="240"/>
              <w:ind w:hanging="0" w:end="0"/>
              <w:jc w:val="start"/>
              <w:rPr/>
            </w:pPr>
            <w:r>
              <w:rPr/>
              <w:t>of furniture</w:t>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05">
                      <wp:simplePos x="0" y="0"/>
                      <wp:positionH relativeFrom="margin">
                        <wp:posOffset>462915</wp:posOffset>
                      </wp:positionH>
                      <wp:positionV relativeFrom="paragraph">
                        <wp:posOffset>125730</wp:posOffset>
                      </wp:positionV>
                      <wp:extent cx="182880" cy="91440"/>
                      <wp:effectExtent l="2540" t="4445" r="2540" b="4445"/>
                      <wp:wrapNone/>
                      <wp:docPr id="190"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9.9pt" to="50.8pt,17.0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8">
                      <wp:simplePos x="0" y="0"/>
                      <wp:positionH relativeFrom="margin">
                        <wp:posOffset>462915</wp:posOffset>
                      </wp:positionH>
                      <wp:positionV relativeFrom="paragraph">
                        <wp:posOffset>125730</wp:posOffset>
                      </wp:positionV>
                      <wp:extent cx="182880" cy="0"/>
                      <wp:effectExtent l="0" t="5080" r="0" b="5080"/>
                      <wp:wrapNone/>
                      <wp:docPr id="191"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9.9pt" to="50.8pt,9.9pt" stroked="t" o:allowincell="f" style="position:absolute;mso-position-horizontal-relative:margin">
                      <v:stroke color="black" weight="9360" joinstyle="miter" endcap="flat"/>
                      <v:fill o:detectmouseclick="t" on="false"/>
                      <w10:wrap type="none"/>
                    </v:line>
                  </w:pict>
                </mc:Fallback>
              </mc:AlternateContent>
            </w:r>
            <w:r>
              <w:rPr/>
              <w:t xml:space="preserve">a pile </w:t>
            </w:r>
          </w:p>
          <w:p>
            <w:pPr>
              <w:pStyle w:val="Normal"/>
              <w:spacing w:lineRule="auto" w:line="240"/>
              <w:ind w:hanging="0" w:end="0"/>
              <w:jc w:val="start"/>
              <w:rPr/>
            </w:pPr>
            <w:r>
              <w:rPr/>
              <w:t>a heap</w:t>
            </w:r>
          </w:p>
          <w:p>
            <w:pPr>
              <w:pStyle w:val="Normal"/>
              <w:spacing w:lineRule="auto" w:line="240"/>
              <w:ind w:hanging="0" w:end="0"/>
              <w:jc w:val="start"/>
              <w:rPr/>
            </w:pPr>
            <w:r>
              <w:rPr/>
            </w:r>
          </w:p>
        </w:tc>
        <w:tc>
          <w:tcPr>
            <w:tcW w:w="4389" w:type="dxa"/>
            <w:gridSpan w:val="2"/>
            <w:tcBorders/>
          </w:tcPr>
          <w:p>
            <w:pPr>
              <w:pStyle w:val="Normal"/>
              <w:spacing w:lineRule="auto" w:line="240"/>
              <w:ind w:hanging="0" w:end="0"/>
              <w:jc w:val="start"/>
              <w:rPr/>
            </w:pPr>
            <w:r>
              <w:rPr/>
              <w:t>of rubbish</w:t>
            </w:r>
          </w:p>
        </w:tc>
        <w:tc>
          <w:tcPr>
            <w:tcW w:w="5490" w:type="dxa"/>
            <w:gridSpan w:val="2"/>
            <w:vMerge w:val="restart"/>
            <w:tcBorders/>
          </w:tcPr>
          <w:p>
            <w:pPr>
              <w:pStyle w:val="Normal"/>
              <w:snapToGrid w:val="false"/>
              <w:spacing w:lineRule="auto" w:line="240"/>
              <w:ind w:hanging="0" w:end="0"/>
              <w:jc w:val="start"/>
              <w:rPr/>
            </w:pPr>
            <w:r>
              <w:rPr/>
            </w:r>
          </w:p>
          <w:p>
            <w:pPr>
              <w:pStyle w:val="Normal"/>
              <w:spacing w:lineRule="auto" w:line="240"/>
              <w:ind w:hanging="0" w:end="0"/>
              <w:jc w:val="start"/>
              <w:rPr/>
            </w:pPr>
            <w:r>
              <w:rPr/>
              <w:t>a piece of evidence</w:t>
            </w:r>
          </w:p>
          <w:p>
            <w:pPr>
              <w:pStyle w:val="Normal"/>
              <w:spacing w:lineRule="auto" w:line="240"/>
              <w:ind w:hanging="0" w:end="0"/>
              <w:jc w:val="start"/>
              <w:rPr/>
            </w:pPr>
            <w:r>
              <w:rPr/>
            </w:r>
          </w:p>
          <w:p>
            <w:pPr>
              <w:pStyle w:val="Normal"/>
              <w:spacing w:lineRule="auto" w:line="240"/>
              <w:ind w:hanging="0" w:end="0"/>
              <w:jc w:val="start"/>
              <w:rPr/>
            </w:pPr>
            <w:r>
              <w:rPr/>
              <w:t xml:space="preserve">a fit of passion </w:t>
            </w:r>
          </w:p>
          <w:p>
            <w:pPr>
              <w:pStyle w:val="Normal"/>
              <w:spacing w:lineRule="auto" w:line="240"/>
              <w:ind w:hanging="0" w:end="0"/>
              <w:jc w:val="start"/>
              <w:rPr/>
            </w:pPr>
            <w:r>
              <w:rPr/>
            </w:r>
          </w:p>
          <w:p>
            <w:pPr>
              <w:pStyle w:val="Normal"/>
              <w:spacing w:lineRule="auto" w:line="240"/>
              <w:ind w:hanging="0" w:end="0"/>
              <w:jc w:val="start"/>
              <w:rPr/>
            </w:pPr>
            <w:r>
              <w:rPr/>
              <w:t>a piece of research</w:t>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06">
                      <wp:simplePos x="0" y="0"/>
                      <wp:positionH relativeFrom="margin">
                        <wp:posOffset>462915</wp:posOffset>
                      </wp:positionH>
                      <wp:positionV relativeFrom="paragraph">
                        <wp:posOffset>100965</wp:posOffset>
                      </wp:positionV>
                      <wp:extent cx="182880" cy="91440"/>
                      <wp:effectExtent l="2540" t="4445" r="2540" b="4445"/>
                      <wp:wrapNone/>
                      <wp:docPr id="192"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7.95pt" to="50.8pt,15.1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09">
                      <wp:simplePos x="0" y="0"/>
                      <wp:positionH relativeFrom="margin">
                        <wp:posOffset>462915</wp:posOffset>
                      </wp:positionH>
                      <wp:positionV relativeFrom="paragraph">
                        <wp:posOffset>100965</wp:posOffset>
                      </wp:positionV>
                      <wp:extent cx="182880" cy="0"/>
                      <wp:effectExtent l="0" t="5080" r="0" b="5080"/>
                      <wp:wrapNone/>
                      <wp:docPr id="193"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7.95pt" to="50.8pt,7.95pt" stroked="t" o:allowincell="f" style="position:absolute;mso-position-horizontal-relative:margin">
                      <v:stroke color="black" weight="9360" joinstyle="miter" endcap="flat"/>
                      <v:fill o:detectmouseclick="t" on="false"/>
                      <w10:wrap type="none"/>
                    </v:line>
                  </w:pict>
                </mc:Fallback>
              </mc:AlternateContent>
            </w:r>
            <w:r>
              <w:rPr/>
              <w:t xml:space="preserve">a piece </w:t>
            </w:r>
          </w:p>
          <w:p>
            <w:pPr>
              <w:pStyle w:val="Normal"/>
              <w:spacing w:lineRule="auto" w:line="240"/>
              <w:ind w:hanging="0" w:end="0"/>
              <w:jc w:val="start"/>
              <w:rPr/>
            </w:pPr>
            <w:r>
              <w:rPr/>
              <w:t>a word</w:t>
            </w:r>
          </w:p>
          <w:p>
            <w:pPr>
              <w:pStyle w:val="Normal"/>
              <w:spacing w:lineRule="auto" w:line="240"/>
              <w:ind w:hanging="0" w:end="0"/>
              <w:jc w:val="start"/>
              <w:rPr/>
            </w:pPr>
            <w:r>
              <w:rPr/>
            </w:r>
          </w:p>
        </w:tc>
        <w:tc>
          <w:tcPr>
            <w:tcW w:w="4389" w:type="dxa"/>
            <w:gridSpan w:val="2"/>
            <w:tcBorders/>
          </w:tcPr>
          <w:p>
            <w:pPr>
              <w:pStyle w:val="Normal"/>
              <w:spacing w:lineRule="auto" w:line="240"/>
              <w:ind w:hanging="0" w:end="0"/>
              <w:jc w:val="start"/>
              <w:rPr/>
            </w:pPr>
            <w:r>
              <w:rPr/>
              <w:t>of advice</w:t>
            </w:r>
          </w:p>
        </w:tc>
        <w:tc>
          <w:tcPr>
            <w:tcW w:w="5490" w:type="dxa"/>
            <w:gridSpan w:val="2"/>
            <w:vMerge w:val="continue"/>
            <w:tcBorders/>
          </w:tcPr>
          <w:p>
            <w:pPr>
              <w:pStyle w:val="Normal"/>
              <w:snapToGrid w:val="false"/>
              <w:spacing w:lineRule="auto" w:line="240"/>
              <w:ind w:hanging="0" w:end="0"/>
              <w:jc w:val="start"/>
              <w:rPr/>
            </w:pPr>
            <w:r>
              <w:rPr/>
            </w:r>
          </w:p>
        </w:tc>
      </w:tr>
      <w:tr>
        <w:trPr/>
        <w:tc>
          <w:tcPr>
            <w:tcW w:w="1101"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07">
                      <wp:simplePos x="0" y="0"/>
                      <wp:positionH relativeFrom="margin">
                        <wp:posOffset>462915</wp:posOffset>
                      </wp:positionH>
                      <wp:positionV relativeFrom="paragraph">
                        <wp:posOffset>167640</wp:posOffset>
                      </wp:positionV>
                      <wp:extent cx="182880" cy="91440"/>
                      <wp:effectExtent l="2540" t="4445" r="2540" b="4445"/>
                      <wp:wrapNone/>
                      <wp:docPr id="194" name=""/>
                      <a:graphic xmlns:a="http://schemas.openxmlformats.org/drawingml/2006/main">
                        <a:graphicData uri="http://schemas.microsoft.com/office/word/2010/wordprocessingShape">
                          <wps:wsp>
                            <wps:cNvSpPr/>
                            <wps:spPr>
                              <a:xfrm flipV="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3.2pt" to="50.8pt,20.3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10">
                      <wp:simplePos x="0" y="0"/>
                      <wp:positionH relativeFrom="margin">
                        <wp:posOffset>462915</wp:posOffset>
                      </wp:positionH>
                      <wp:positionV relativeFrom="paragraph">
                        <wp:posOffset>167640</wp:posOffset>
                      </wp:positionV>
                      <wp:extent cx="182880" cy="0"/>
                      <wp:effectExtent l="0" t="5080" r="0" b="5080"/>
                      <wp:wrapNone/>
                      <wp:docPr id="195"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3.2pt" to="50.8pt,13.2pt" stroked="t" o:allowincell="f" style="position:absolute;mso-position-horizontal-relative:margin">
                      <v:stroke color="black" weight="9360" joinstyle="miter" endcap="flat"/>
                      <v:fill o:detectmouseclick="t" on="false"/>
                      <w10:wrap type="none"/>
                    </v:line>
                  </w:pict>
                </mc:Fallback>
              </mc:AlternateContent>
            </w:r>
            <w:r>
              <w:rPr/>
              <w:t xml:space="preserve">a piece </w:t>
            </w:r>
          </w:p>
          <w:p>
            <w:pPr>
              <w:pStyle w:val="Normal"/>
              <w:spacing w:lineRule="auto" w:line="240"/>
              <w:ind w:hanging="0" w:end="0"/>
              <w:jc w:val="start"/>
              <w:rPr/>
            </w:pPr>
            <w:r>
              <w:rPr/>
              <w:t>an item</w:t>
            </w:r>
          </w:p>
        </w:tc>
        <w:tc>
          <w:tcPr>
            <w:tcW w:w="4389" w:type="dxa"/>
            <w:gridSpan w:val="2"/>
            <w:tcBorders/>
          </w:tcPr>
          <w:p>
            <w:pPr>
              <w:pStyle w:val="Normal"/>
              <w:spacing w:lineRule="auto" w:line="240"/>
              <w:ind w:hanging="0" w:end="0"/>
              <w:jc w:val="start"/>
              <w:rPr/>
            </w:pPr>
            <w:r>
              <w:rPr/>
              <w:t>of information</w:t>
            </w:r>
            <w:r>
              <w:rPr>
                <w:sz w:val="24"/>
              </w:rPr>
              <w:t>, news</w:t>
            </w:r>
          </w:p>
        </w:tc>
        <w:tc>
          <w:tcPr>
            <w:tcW w:w="5490" w:type="dxa"/>
            <w:gridSpan w:val="2"/>
            <w:vMerge w:val="continue"/>
            <w:tcBorders/>
          </w:tcPr>
          <w:p>
            <w:pPr>
              <w:pStyle w:val="Normal"/>
              <w:snapToGrid w:val="false"/>
              <w:spacing w:lineRule="auto" w:line="240"/>
              <w:ind w:hanging="0" w:end="0"/>
              <w:jc w:val="start"/>
              <w:rPr/>
            </w:pPr>
            <w:r>
              <w:rPr/>
            </w:r>
          </w:p>
        </w:tc>
      </w:tr>
    </w:tbl>
    <w:p>
      <w:pPr>
        <w:pStyle w:val="Normal"/>
        <w:spacing w:lineRule="auto" w:line="240"/>
        <w:ind w:firstLine="284" w:end="0"/>
        <w:rPr>
          <w:sz w:val="24"/>
        </w:rPr>
      </w:pPr>
      <w:r>
        <w:rPr>
          <w:sz w:val="24"/>
        </w:rPr>
      </w:r>
    </w:p>
    <w:p>
      <w:pPr>
        <w:pStyle w:val="Normal"/>
        <w:spacing w:lineRule="auto" w:line="240"/>
        <w:ind w:firstLine="284" w:end="0"/>
        <w:rPr/>
      </w:pPr>
      <w:r>
        <w:rPr>
          <w:b/>
          <w:sz w:val="24"/>
        </w:rPr>
        <w:t>§ 178.</w:t>
      </w:r>
      <w:r>
        <w:rPr>
          <w:sz w:val="24"/>
        </w:rPr>
        <w:t xml:space="preserve"> In some cases there is no obvious logical reason for the as</w:t>
        <w:softHyphen/>
        <w:t>signment of various English nouns to the count or non-count class. In Russian and English the attribution of the corresponding nouns may be different. Here are some cases when the classes of nouns in English and Russian do not coincide:</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b/>
              </w:rPr>
            </w:pPr>
            <w:r>
              <w:rPr>
                <w:b/>
              </w:rPr>
              <w:t>English non-count nouns</w:t>
            </w:r>
          </w:p>
          <w:p>
            <w:pPr>
              <w:pStyle w:val="Normal"/>
              <w:spacing w:lineRule="auto" w:line="240"/>
              <w:ind w:hanging="0" w:end="0"/>
              <w:jc w:val="start"/>
              <w:rPr>
                <w:b/>
              </w:rPr>
            </w:pPr>
            <w:r>
              <w:rPr>
                <w:b/>
              </w:rPr>
            </w:r>
          </w:p>
        </w:tc>
        <w:tc>
          <w:tcPr>
            <w:tcW w:w="5491" w:type="dxa"/>
            <w:tcBorders/>
          </w:tcPr>
          <w:p>
            <w:pPr>
              <w:pStyle w:val="Normal"/>
              <w:spacing w:lineRule="auto" w:line="240"/>
              <w:ind w:hanging="0" w:end="0"/>
              <w:jc w:val="start"/>
              <w:rPr>
                <w:b/>
              </w:rPr>
            </w:pPr>
            <w:r>
              <w:rPr>
                <w:b/>
              </w:rPr>
              <w:t>Russian count nouns</w:t>
            </w:r>
          </w:p>
        </w:tc>
      </w:tr>
      <w:tr>
        <w:trPr/>
        <w:tc>
          <w:tcPr>
            <w:tcW w:w="5491" w:type="dxa"/>
            <w:tcBorders/>
          </w:tcPr>
          <w:p>
            <w:pPr>
              <w:pStyle w:val="Normal"/>
              <w:spacing w:lineRule="auto" w:line="240"/>
              <w:ind w:hanging="0" w:end="0"/>
              <w:jc w:val="start"/>
              <w:rPr/>
            </w:pPr>
            <w:r>
              <w:rPr/>
              <w:t xml:space="preserve">advice (they gave us some valuable advice) </w:t>
            </w:r>
          </w:p>
          <w:p>
            <w:pPr>
              <w:pStyle w:val="Normal"/>
              <w:spacing w:lineRule="auto" w:line="240"/>
              <w:ind w:hanging="0" w:end="0"/>
              <w:jc w:val="start"/>
              <w:rPr/>
            </w:pPr>
            <w:r>
              <w:rPr/>
              <w:t xml:space="preserve">news </w:t>
            </w:r>
          </w:p>
          <w:p>
            <w:pPr>
              <w:pStyle w:val="Normal"/>
              <w:spacing w:lineRule="auto" w:line="240"/>
              <w:ind w:hanging="0" w:end="0"/>
              <w:jc w:val="start"/>
              <w:rPr/>
            </w:pPr>
            <w:r>
              <w:rPr/>
              <w:t xml:space="preserve">progress (they are making slow progress) </w:t>
            </w:r>
          </w:p>
          <w:p>
            <w:pPr>
              <w:pStyle w:val="Normal"/>
              <w:spacing w:lineRule="auto" w:line="240"/>
              <w:ind w:hanging="0" w:end="0"/>
              <w:jc w:val="start"/>
              <w:rPr/>
            </w:pPr>
            <w:r>
              <w:rPr/>
              <w:t xml:space="preserve">research (do some research) </w:t>
            </w:r>
          </w:p>
          <w:p>
            <w:pPr>
              <w:pStyle w:val="Normal"/>
              <w:spacing w:lineRule="auto" w:line="240"/>
              <w:ind w:hanging="0" w:end="0"/>
              <w:jc w:val="start"/>
              <w:rPr>
                <w:b/>
              </w:rPr>
            </w:pPr>
            <w:r>
              <w:rPr/>
              <w:t>knowledge (you have a fairly</w:t>
            </w:r>
            <w:r>
              <w:rPr>
                <w:b/>
              </w:rPr>
              <w:t xml:space="preserve"> </w:t>
            </w:r>
            <w:r>
              <w:rPr/>
              <w:t>good knowledge of the subject)</w:t>
            </w:r>
          </w:p>
        </w:tc>
        <w:tc>
          <w:tcPr>
            <w:tcW w:w="5491" w:type="dxa"/>
            <w:tcBorders/>
          </w:tcPr>
          <w:p>
            <w:pPr>
              <w:pStyle w:val="Normal"/>
              <w:spacing w:lineRule="auto" w:line="240"/>
              <w:ind w:hanging="0" w:end="0"/>
              <w:jc w:val="start"/>
              <w:rPr>
                <w:lang w:val="ru-RU"/>
              </w:rPr>
            </w:pPr>
            <w:r>
              <w:rPr>
                <w:lang w:val="ru-RU"/>
              </w:rPr>
              <w:t>совет/советы</w:t>
            </w:r>
          </w:p>
          <w:p>
            <w:pPr>
              <w:pStyle w:val="Normal"/>
              <w:spacing w:lineRule="auto" w:line="240"/>
              <w:ind w:hanging="0" w:end="0"/>
              <w:jc w:val="start"/>
              <w:rPr>
                <w:lang w:val="ru-RU"/>
              </w:rPr>
            </w:pPr>
            <w:r>
              <w:rPr>
                <w:lang w:val="ru-RU"/>
              </w:rPr>
              <w:t>новость/новости</w:t>
            </w:r>
          </w:p>
          <w:p>
            <w:pPr>
              <w:pStyle w:val="Normal"/>
              <w:spacing w:lineRule="auto" w:line="240"/>
              <w:ind w:hanging="0" w:end="0"/>
              <w:jc w:val="start"/>
              <w:rPr>
                <w:lang w:val="ru-RU"/>
              </w:rPr>
            </w:pPr>
            <w:r>
              <w:rPr>
                <w:lang w:val="ru-RU"/>
              </w:rPr>
              <w:t xml:space="preserve">успех/успехи </w:t>
            </w:r>
          </w:p>
          <w:p>
            <w:pPr>
              <w:pStyle w:val="Normal"/>
              <w:spacing w:lineRule="auto" w:line="240"/>
              <w:ind w:hanging="0" w:end="0"/>
              <w:jc w:val="start"/>
              <w:rPr>
                <w:lang w:val="ru-RU"/>
              </w:rPr>
            </w:pPr>
            <w:r>
              <w:rPr>
                <w:lang w:val="ru-RU"/>
              </w:rPr>
              <w:t>исследование/исследования, научная работа знание/знания</w:t>
            </w:r>
          </w:p>
          <w:p>
            <w:pPr>
              <w:pStyle w:val="Normal"/>
              <w:spacing w:lineRule="auto" w:line="240"/>
              <w:ind w:hanging="0" w:end="0"/>
              <w:jc w:val="start"/>
              <w:rPr>
                <w:b/>
                <w:lang w:val="ru-RU"/>
              </w:rPr>
            </w:pPr>
            <w:r>
              <w:rPr>
                <w:b/>
                <w:lang w:val="ru-RU"/>
              </w:rPr>
            </w:r>
          </w:p>
        </w:tc>
      </w:tr>
    </w:tbl>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b/>
              </w:rPr>
            </w:pPr>
            <w:r>
              <w:rPr>
                <w:b/>
              </w:rPr>
              <w:t>English singular invariable nouns</w:t>
            </w:r>
          </w:p>
        </w:tc>
        <w:tc>
          <w:tcPr>
            <w:tcW w:w="5491" w:type="dxa"/>
            <w:tcBorders/>
          </w:tcPr>
          <w:p>
            <w:pPr>
              <w:pStyle w:val="Normal"/>
              <w:spacing w:lineRule="auto" w:line="240"/>
              <w:ind w:hanging="0" w:end="0"/>
              <w:jc w:val="start"/>
              <w:rPr>
                <w:b/>
              </w:rPr>
            </w:pPr>
            <w:r>
              <w:rPr>
                <w:b/>
              </w:rPr>
              <w:t>Russian plural invariable nouns</w:t>
            </w:r>
          </w:p>
          <w:p>
            <w:pPr>
              <w:pStyle w:val="Normal"/>
              <w:spacing w:lineRule="auto" w:line="240"/>
              <w:ind w:hanging="0" w:end="0"/>
              <w:jc w:val="start"/>
              <w:rPr>
                <w:b/>
              </w:rPr>
            </w:pPr>
            <w:r>
              <w:rPr>
                <w:b/>
              </w:rPr>
            </w:r>
          </w:p>
        </w:tc>
      </w:tr>
      <w:tr>
        <w:trPr/>
        <w:tc>
          <w:tcPr>
            <w:tcW w:w="5491" w:type="dxa"/>
            <w:tcBorders/>
          </w:tcPr>
          <w:p>
            <w:pPr>
              <w:pStyle w:val="Normal"/>
              <w:spacing w:lineRule="auto" w:line="240"/>
              <w:ind w:hanging="0" w:end="0"/>
              <w:jc w:val="start"/>
              <w:rPr/>
            </w:pPr>
            <w:r>
              <w:rPr/>
              <w:t xml:space="preserve">ink </w:t>
            </w:r>
          </w:p>
          <w:p>
            <w:pPr>
              <w:pStyle w:val="Normal"/>
              <w:spacing w:lineRule="auto" w:line="240"/>
              <w:ind w:hanging="0" w:end="0"/>
              <w:jc w:val="start"/>
              <w:rPr/>
            </w:pPr>
            <w:r>
              <w:rPr/>
              <w:t xml:space="preserve">cream </w:t>
            </w:r>
          </w:p>
          <w:p>
            <w:pPr>
              <w:pStyle w:val="Normal"/>
              <w:spacing w:lineRule="auto" w:line="240"/>
              <w:ind w:hanging="0" w:end="0"/>
              <w:jc w:val="start"/>
              <w:rPr/>
            </w:pPr>
            <w:r>
              <w:rPr/>
              <w:t xml:space="preserve">yeast </w:t>
            </w:r>
          </w:p>
          <w:p>
            <w:pPr>
              <w:pStyle w:val="Normal"/>
              <w:spacing w:lineRule="auto" w:line="240"/>
              <w:ind w:hanging="0" w:end="0"/>
              <w:jc w:val="start"/>
              <w:rPr/>
            </w:pPr>
            <w:r>
              <w:rPr/>
              <w:t xml:space="preserve">money </w:t>
            </w:r>
          </w:p>
          <w:p>
            <w:pPr>
              <w:pStyle w:val="Normal"/>
              <w:spacing w:lineRule="auto" w:line="240"/>
              <w:ind w:hanging="0" w:end="0"/>
              <w:jc w:val="start"/>
              <w:rPr/>
            </w:pPr>
            <w:r>
              <w:rPr/>
              <w:t xml:space="preserve">hair </w:t>
            </w:r>
          </w:p>
          <w:p>
            <w:pPr>
              <w:pStyle w:val="Normal"/>
              <w:spacing w:lineRule="auto" w:line="240"/>
              <w:ind w:hanging="0" w:end="0"/>
              <w:jc w:val="start"/>
              <w:rPr/>
            </w:pPr>
            <w:r>
              <w:rPr/>
              <w:t xml:space="preserve">fruit </w:t>
            </w:r>
          </w:p>
          <w:p>
            <w:pPr>
              <w:pStyle w:val="Normal"/>
              <w:spacing w:lineRule="auto" w:line="240"/>
              <w:ind w:hanging="0" w:end="0"/>
              <w:jc w:val="start"/>
              <w:rPr/>
            </w:pPr>
            <w:r>
              <w:rPr/>
              <w:t xml:space="preserve">applause </w:t>
            </w:r>
          </w:p>
          <w:p>
            <w:pPr>
              <w:pStyle w:val="Normal"/>
              <w:spacing w:lineRule="auto" w:line="240"/>
              <w:ind w:hanging="0" w:end="0"/>
              <w:jc w:val="start"/>
              <w:rPr>
                <w:b/>
              </w:rPr>
            </w:pPr>
            <w:r>
              <w:rPr/>
              <w:t>chess</w:t>
            </w:r>
          </w:p>
        </w:tc>
        <w:tc>
          <w:tcPr>
            <w:tcW w:w="5491" w:type="dxa"/>
            <w:tcBorders/>
          </w:tcPr>
          <w:p>
            <w:pPr>
              <w:pStyle w:val="Normal"/>
              <w:spacing w:lineRule="auto" w:line="240"/>
              <w:ind w:hanging="0" w:end="0"/>
              <w:jc w:val="start"/>
              <w:rPr>
                <w:lang w:val="ru-RU"/>
              </w:rPr>
            </w:pPr>
            <w:r>
              <w:rPr>
                <w:lang w:val="ru-RU"/>
              </w:rPr>
              <w:t xml:space="preserve">чернила </w:t>
            </w:r>
          </w:p>
          <w:p>
            <w:pPr>
              <w:pStyle w:val="Normal"/>
              <w:spacing w:lineRule="auto" w:line="240"/>
              <w:ind w:hanging="0" w:end="0"/>
              <w:jc w:val="start"/>
              <w:rPr>
                <w:lang w:val="ru-RU"/>
              </w:rPr>
            </w:pPr>
            <w:r>
              <w:rPr>
                <w:lang w:val="ru-RU"/>
              </w:rPr>
              <w:t xml:space="preserve">сливки </w:t>
            </w:r>
          </w:p>
          <w:p>
            <w:pPr>
              <w:pStyle w:val="Normal"/>
              <w:spacing w:lineRule="auto" w:line="240"/>
              <w:ind w:hanging="0" w:end="0"/>
              <w:jc w:val="start"/>
              <w:rPr>
                <w:lang w:val="ru-RU"/>
              </w:rPr>
            </w:pPr>
            <w:r>
              <w:rPr>
                <w:lang w:val="ru-RU"/>
              </w:rPr>
              <w:t xml:space="preserve">дрожжи </w:t>
            </w:r>
          </w:p>
          <w:p>
            <w:pPr>
              <w:pStyle w:val="Normal"/>
              <w:spacing w:lineRule="auto" w:line="240"/>
              <w:ind w:hanging="0" w:end="0"/>
              <w:jc w:val="start"/>
              <w:rPr/>
            </w:pPr>
            <w:r>
              <w:rPr>
                <w:lang w:val="ru-RU"/>
              </w:rPr>
              <w:t xml:space="preserve">деньги </w:t>
            </w:r>
          </w:p>
          <w:p>
            <w:pPr>
              <w:pStyle w:val="Normal"/>
              <w:spacing w:lineRule="auto" w:line="240"/>
              <w:ind w:hanging="0" w:end="0"/>
              <w:jc w:val="start"/>
              <w:rPr>
                <w:lang w:val="ru-RU"/>
              </w:rPr>
            </w:pPr>
            <w:r>
              <w:rPr>
                <w:lang w:val="ru-RU"/>
              </w:rPr>
              <w:t xml:space="preserve">волосы </w:t>
            </w:r>
          </w:p>
          <w:p>
            <w:pPr>
              <w:pStyle w:val="Normal"/>
              <w:spacing w:lineRule="auto" w:line="240"/>
              <w:ind w:hanging="0" w:end="0"/>
              <w:jc w:val="start"/>
              <w:rPr>
                <w:lang w:val="ru-RU"/>
              </w:rPr>
            </w:pPr>
            <w:r>
              <w:rPr>
                <w:lang w:val="ru-RU"/>
              </w:rPr>
              <w:t xml:space="preserve">фрукты </w:t>
            </w:r>
          </w:p>
          <w:p>
            <w:pPr>
              <w:pStyle w:val="Normal"/>
              <w:spacing w:lineRule="auto" w:line="240"/>
              <w:ind w:hanging="0" w:end="0"/>
              <w:jc w:val="start"/>
              <w:rPr>
                <w:lang w:val="ru-RU"/>
              </w:rPr>
            </w:pPr>
            <w:r>
              <w:rPr>
                <w:lang w:val="ru-RU"/>
              </w:rPr>
              <w:t xml:space="preserve">аплодисменты </w:t>
            </w:r>
          </w:p>
          <w:p>
            <w:pPr>
              <w:pStyle w:val="Normal"/>
              <w:spacing w:lineRule="auto" w:line="240"/>
              <w:ind w:hanging="0" w:end="0"/>
              <w:jc w:val="start"/>
              <w:rPr>
                <w:b/>
              </w:rPr>
            </w:pPr>
            <w:r>
              <w:rPr>
                <w:lang w:val="ru-RU"/>
              </w:rPr>
              <w:t>шахматы</w:t>
            </w:r>
          </w:p>
        </w:tc>
      </w:tr>
    </w:tbl>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Hair</w:t>
      </w:r>
      <w:r>
        <w:rPr>
          <w:sz w:val="24"/>
        </w:rPr>
        <w:t xml:space="preserve"> is a count noun in the sense of</w:t>
      </w:r>
      <w:r>
        <w:rPr>
          <w:sz w:val="24"/>
          <w:lang w:val="ru-RU"/>
        </w:rPr>
        <w:t xml:space="preserve"> </w:t>
      </w:r>
      <w:r>
        <w:rPr>
          <w:i/>
          <w:sz w:val="24"/>
          <w:lang w:val="ru-RU"/>
        </w:rPr>
        <w:t xml:space="preserve">волос, волосок. </w:t>
      </w:r>
      <w:r>
        <w:rPr>
          <w:i/>
          <w:sz w:val="24"/>
        </w:rPr>
        <w:t>Fruit</w:t>
      </w:r>
      <w:r>
        <w:rPr>
          <w:sz w:val="24"/>
        </w:rPr>
        <w:t xml:space="preserve"> as a count noun means </w:t>
      </w:r>
      <w:r>
        <w:rPr>
          <w:i/>
          <w:sz w:val="24"/>
        </w:rPr>
        <w:t>kinds of fruit: dried fruits keep long.</w:t>
      </w:r>
    </w:p>
    <w:p>
      <w:pPr>
        <w:pStyle w:val="Normal"/>
        <w:spacing w:lineRule="auto" w:line="240"/>
        <w:ind w:firstLine="284" w:end="0"/>
        <w:rPr>
          <w:b/>
          <w:i/>
          <w:i/>
          <w:sz w:val="24"/>
        </w:rPr>
      </w:pPr>
      <w:r>
        <w:rPr>
          <w:b/>
          <w:i/>
          <w:sz w:val="24"/>
        </w:rPr>
      </w:r>
    </w:p>
    <w:tbl>
      <w:tblPr>
        <w:tblW w:w="10023" w:type="dxa"/>
        <w:jc w:val="start"/>
        <w:tblInd w:w="959" w:type="dxa"/>
        <w:tblLayout w:type="fixed"/>
        <w:tblCellMar>
          <w:top w:w="0" w:type="dxa"/>
          <w:start w:w="108" w:type="dxa"/>
          <w:bottom w:w="0" w:type="dxa"/>
          <w:end w:w="108" w:type="dxa"/>
        </w:tblCellMar>
      </w:tblPr>
      <w:tblGrid>
        <w:gridCol w:w="4532"/>
        <w:gridCol w:w="5491"/>
      </w:tblGrid>
      <w:tr>
        <w:trPr/>
        <w:tc>
          <w:tcPr>
            <w:tcW w:w="4532" w:type="dxa"/>
            <w:tcBorders/>
          </w:tcPr>
          <w:p>
            <w:pPr>
              <w:pStyle w:val="Normal"/>
              <w:spacing w:lineRule="auto" w:line="240"/>
              <w:ind w:hanging="0" w:end="0"/>
              <w:jc w:val="start"/>
              <w:rPr>
                <w:b/>
              </w:rPr>
            </w:pPr>
            <w:r>
              <w:rPr>
                <w:b/>
              </w:rPr>
              <w:t>English plural invariable nouns</w:t>
            </w:r>
          </w:p>
        </w:tc>
        <w:tc>
          <w:tcPr>
            <w:tcW w:w="5491" w:type="dxa"/>
            <w:tcBorders/>
          </w:tcPr>
          <w:p>
            <w:pPr>
              <w:pStyle w:val="Normal"/>
              <w:spacing w:lineRule="auto" w:line="240"/>
              <w:ind w:hanging="0" w:end="0"/>
              <w:jc w:val="start"/>
              <w:rPr>
                <w:b/>
              </w:rPr>
            </w:pPr>
            <w:r>
              <w:rPr>
                <w:b/>
              </w:rPr>
              <w:t>Russian singular invariable nouns</w:t>
            </w:r>
          </w:p>
          <w:p>
            <w:pPr>
              <w:pStyle w:val="Normal"/>
              <w:spacing w:lineRule="auto" w:line="240"/>
              <w:ind w:hanging="0" w:end="0"/>
              <w:jc w:val="start"/>
              <w:rPr>
                <w:b/>
              </w:rPr>
            </w:pPr>
            <w:r>
              <w:rPr>
                <w:b/>
              </w:rPr>
            </w:r>
          </w:p>
        </w:tc>
      </w:tr>
      <w:tr>
        <w:trPr/>
        <w:tc>
          <w:tcPr>
            <w:tcW w:w="4532" w:type="dxa"/>
            <w:tcBorders/>
          </w:tcPr>
          <w:p>
            <w:pPr>
              <w:pStyle w:val="Normal"/>
              <w:spacing w:lineRule="auto" w:line="240"/>
              <w:ind w:hanging="0" w:end="0"/>
              <w:jc w:val="start"/>
              <w:rPr/>
            </w:pPr>
            <w:r>
              <w:rPr/>
              <w:t xml:space="preserve">sweepings </w:t>
            </w:r>
          </w:p>
          <w:p>
            <w:pPr>
              <w:pStyle w:val="Normal"/>
              <w:spacing w:lineRule="auto" w:line="240"/>
              <w:ind w:hanging="0" w:end="0"/>
              <w:jc w:val="start"/>
              <w:rPr/>
            </w:pPr>
            <w:r>
              <w:rPr/>
              <w:t xml:space="preserve">clothes </w:t>
            </w:r>
          </w:p>
          <w:p>
            <w:pPr>
              <w:pStyle w:val="Normal"/>
              <w:spacing w:lineRule="auto" w:line="240"/>
              <w:ind w:hanging="0" w:end="0"/>
              <w:jc w:val="start"/>
              <w:rPr/>
            </w:pPr>
            <w:r>
              <w:rPr/>
              <w:t xml:space="preserve">greens </w:t>
            </w:r>
          </w:p>
          <w:p>
            <w:pPr>
              <w:pStyle w:val="Normal"/>
              <w:spacing w:lineRule="auto" w:line="240"/>
              <w:ind w:hanging="0" w:end="0"/>
              <w:jc w:val="start"/>
              <w:rPr/>
            </w:pPr>
            <w:r>
              <w:rPr/>
              <w:t xml:space="preserve">contents </w:t>
            </w:r>
          </w:p>
          <w:p>
            <w:pPr>
              <w:pStyle w:val="Normal"/>
              <w:spacing w:lineRule="auto" w:line="240"/>
              <w:ind w:hanging="0" w:end="0"/>
              <w:jc w:val="start"/>
              <w:rPr>
                <w:b/>
              </w:rPr>
            </w:pPr>
            <w:r>
              <w:rPr/>
              <w:t>odds</w:t>
            </w:r>
          </w:p>
        </w:tc>
        <w:tc>
          <w:tcPr>
            <w:tcW w:w="5491" w:type="dxa"/>
            <w:tcBorders/>
          </w:tcPr>
          <w:p>
            <w:pPr>
              <w:pStyle w:val="Normal"/>
              <w:spacing w:lineRule="auto" w:line="240"/>
              <w:ind w:hanging="0" w:end="0"/>
              <w:jc w:val="start"/>
              <w:rPr/>
            </w:pPr>
            <w:r>
              <w:rPr/>
              <w:t>cop</w:t>
            </w:r>
          </w:p>
          <w:p>
            <w:pPr>
              <w:pStyle w:val="Normal"/>
              <w:spacing w:lineRule="auto" w:line="240"/>
              <w:ind w:hanging="0" w:end="0"/>
              <w:jc w:val="start"/>
              <w:rPr>
                <w:lang w:val="ru-RU"/>
              </w:rPr>
            </w:pPr>
            <w:r>
              <w:rPr>
                <w:lang w:val="ru-RU"/>
              </w:rPr>
              <w:t>одежда</w:t>
            </w:r>
          </w:p>
          <w:p>
            <w:pPr>
              <w:pStyle w:val="Normal"/>
              <w:spacing w:lineRule="auto" w:line="240"/>
              <w:ind w:hanging="0" w:end="0"/>
              <w:jc w:val="start"/>
              <w:rPr>
                <w:lang w:val="ru-RU"/>
              </w:rPr>
            </w:pPr>
            <w:r>
              <w:rPr>
                <w:lang w:val="ru-RU"/>
              </w:rPr>
              <w:t>зелень (овощи)</w:t>
            </w:r>
          </w:p>
          <w:p>
            <w:pPr>
              <w:pStyle w:val="Normal"/>
              <w:spacing w:lineRule="auto" w:line="240"/>
              <w:ind w:hanging="0" w:end="0"/>
              <w:jc w:val="start"/>
              <w:rPr>
                <w:lang w:val="ru-RU"/>
              </w:rPr>
            </w:pPr>
            <w:r>
              <w:rPr>
                <w:lang w:val="ru-RU"/>
              </w:rPr>
              <w:t>содержание</w:t>
            </w:r>
          </w:p>
          <w:p>
            <w:pPr>
              <w:pStyle w:val="Normal"/>
              <w:spacing w:lineRule="auto" w:line="240"/>
              <w:ind w:hanging="0" w:end="0"/>
              <w:jc w:val="start"/>
              <w:rPr>
                <w:b/>
              </w:rPr>
            </w:pPr>
            <w:r>
              <w:rPr>
                <w:lang w:val="ru-RU"/>
              </w:rPr>
              <w:t>преимущество (спортивное)</w:t>
            </w:r>
          </w:p>
        </w:tc>
      </w:tr>
    </w:tbl>
    <w:p>
      <w:pPr>
        <w:pStyle w:val="Normal"/>
        <w:spacing w:lineRule="auto" w:line="240"/>
        <w:ind w:firstLine="284" w:end="0"/>
        <w:rPr>
          <w:b/>
          <w:sz w:val="24"/>
        </w:rPr>
      </w:pPr>
      <w:r>
        <w:rPr>
          <w:b/>
          <w:sz w:val="24"/>
        </w:rPr>
      </w:r>
    </w:p>
    <w:p>
      <w:pPr>
        <w:pStyle w:val="Heading3"/>
        <w:rPr/>
      </w:pPr>
      <w:bookmarkStart w:id="42" w:name="__RefHeading___Toc5112980"/>
      <w:bookmarkEnd w:id="42"/>
      <w:r>
        <w:rPr/>
        <w:t>The category of case</w:t>
      </w:r>
    </w:p>
    <w:p>
      <w:pPr>
        <w:pStyle w:val="Normal"/>
        <w:spacing w:lineRule="auto" w:line="240"/>
        <w:ind w:firstLine="284" w:end="0"/>
        <w:rPr>
          <w:b/>
          <w:sz w:val="24"/>
        </w:rPr>
      </w:pPr>
      <w:r>
        <w:rPr>
          <w:b/>
          <w:sz w:val="24"/>
        </w:rPr>
      </w:r>
    </w:p>
    <w:p>
      <w:pPr>
        <w:pStyle w:val="Normal"/>
        <w:spacing w:lineRule="auto" w:line="240"/>
        <w:ind w:firstLine="284" w:end="0"/>
        <w:rPr>
          <w:sz w:val="24"/>
        </w:rPr>
      </w:pPr>
      <w:r>
        <w:rPr>
          <w:b/>
          <w:sz w:val="24"/>
        </w:rPr>
        <w:t>§ 179.</w:t>
      </w:r>
      <w:r>
        <w:rPr>
          <w:sz w:val="24"/>
        </w:rPr>
        <w:t xml:space="preserve"> Case is a grammatical category which shows relation of the noun with other words in a sentence. It is expressed by the form of the noun.</w:t>
      </w:r>
    </w:p>
    <w:p>
      <w:pPr>
        <w:pStyle w:val="Normal"/>
        <w:spacing w:lineRule="auto" w:line="240"/>
        <w:ind w:firstLine="284" w:end="0"/>
        <w:rPr/>
      </w:pPr>
      <w:r>
        <w:rPr>
          <w:sz w:val="24"/>
        </w:rPr>
        <w:t>English nouns have two cases:</w:t>
      </w:r>
      <w:r>
        <w:rPr>
          <w:b/>
          <w:sz w:val="24"/>
        </w:rPr>
        <w:t xml:space="preserve"> the common case</w:t>
      </w:r>
      <w:r>
        <w:rPr>
          <w:sz w:val="24"/>
        </w:rPr>
        <w:t xml:space="preserve"> and</w:t>
      </w:r>
      <w:r>
        <w:rPr>
          <w:b/>
          <w:sz w:val="24"/>
        </w:rPr>
        <w:t xml:space="preserve"> the genitive case. </w:t>
      </w:r>
      <w:r>
        <w:rPr>
          <w:sz w:val="24"/>
        </w:rPr>
        <w:t>However, not all English nouns possess the category of case; there are certain nouns, mainly nouns denoting inanimate objects, which cannot be used in the genitive case.</w:t>
      </w:r>
    </w:p>
    <w:p>
      <w:pPr>
        <w:pStyle w:val="Normal"/>
        <w:spacing w:lineRule="auto" w:line="240"/>
        <w:ind w:firstLine="284" w:end="0"/>
        <w:rPr/>
      </w:pPr>
      <w:r>
        <w:rPr>
          <w:i/>
          <w:sz w:val="24"/>
        </w:rPr>
        <w:t>The common case</w:t>
      </w:r>
      <w:r>
        <w:rPr>
          <w:sz w:val="24"/>
        </w:rPr>
        <w:t xml:space="preserve"> is unmarked, it has no inflexion (zero inflexion) and its meaning is very general.</w:t>
      </w:r>
    </w:p>
    <w:p>
      <w:pPr>
        <w:pStyle w:val="Normal"/>
        <w:spacing w:lineRule="auto" w:line="240"/>
        <w:ind w:firstLine="284" w:end="0"/>
        <w:rPr/>
      </w:pPr>
      <w:r>
        <w:rPr>
          <w:i/>
          <w:sz w:val="24"/>
        </w:rPr>
        <w:t>The genitive case</w:t>
      </w:r>
      <w:r>
        <w:rPr>
          <w:sz w:val="24"/>
        </w:rPr>
        <w:t xml:space="preserve"> is marked by the</w:t>
      </w:r>
      <w:r>
        <w:rPr>
          <w:b/>
          <w:sz w:val="24"/>
        </w:rPr>
        <w:t xml:space="preserve"> apostrophe s (‘s).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180.</w:t>
      </w:r>
      <w:r>
        <w:rPr>
          <w:sz w:val="24"/>
        </w:rPr>
        <w:t xml:space="preserve"> In writing there are two forms of the genitive: for most nouns it is ‘s (mother’s) and for nouns ending in </w:t>
      </w:r>
      <w:r>
        <w:rPr>
          <w:b/>
          <w:sz w:val="24"/>
        </w:rPr>
        <w:t>-s</w:t>
      </w:r>
      <w:r>
        <w:rPr>
          <w:sz w:val="24"/>
        </w:rPr>
        <w:t xml:space="preserve"> and regular plural nouns only the apostrophe (mothers’).</w:t>
      </w:r>
    </w:p>
    <w:p>
      <w:pPr>
        <w:pStyle w:val="Normal"/>
        <w:spacing w:lineRule="auto" w:line="240"/>
        <w:ind w:firstLine="284" w:end="0"/>
        <w:rPr>
          <w:sz w:val="24"/>
        </w:rPr>
      </w:pPr>
      <w:r>
        <w:rPr>
          <w:sz w:val="24"/>
        </w:rPr>
        <w:t>In speech there are four ways of pronunciation of the genitive case.</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1. [z] after vowels and voiced consonants: </w:t>
      </w:r>
      <w:r>
        <w:rPr>
          <w:i/>
          <w:sz w:val="24"/>
        </w:rPr>
        <w:t>Negro’s, dog’s;</w:t>
      </w:r>
    </w:p>
    <w:p>
      <w:pPr>
        <w:pStyle w:val="Normal"/>
        <w:spacing w:lineRule="auto" w:line="240"/>
        <w:ind w:firstLine="284" w:end="0"/>
        <w:rPr/>
      </w:pPr>
      <w:r>
        <w:rPr>
          <w:sz w:val="24"/>
        </w:rPr>
        <w:t xml:space="preserve">2. [s] after voiceless consonants: </w:t>
      </w:r>
      <w:r>
        <w:rPr>
          <w:i/>
          <w:sz w:val="24"/>
        </w:rPr>
        <w:t>student’s;</w:t>
      </w:r>
    </w:p>
    <w:p>
      <w:pPr>
        <w:pStyle w:val="Normal"/>
        <w:spacing w:lineRule="auto" w:line="240"/>
        <w:ind w:firstLine="284" w:end="0"/>
        <w:rPr/>
      </w:pPr>
      <w:r>
        <w:rPr>
          <w:i/>
          <w:sz w:val="24"/>
        </w:rPr>
        <w:t>3.</w:t>
      </w:r>
      <w:r>
        <w:rPr>
          <w:sz w:val="24"/>
        </w:rPr>
        <w:t xml:space="preserve"> [Iz] after sibilants: </w:t>
      </w:r>
      <w:r>
        <w:rPr>
          <w:i/>
          <w:sz w:val="24"/>
        </w:rPr>
        <w:t>prince’s, judge’s;</w:t>
      </w:r>
    </w:p>
    <w:p>
      <w:pPr>
        <w:pStyle w:val="Normal"/>
        <w:spacing w:lineRule="auto" w:line="240"/>
        <w:ind w:firstLine="284" w:end="0"/>
        <w:rPr/>
      </w:pPr>
      <w:r>
        <w:rPr>
          <w:sz w:val="24"/>
        </w:rPr>
        <w:t xml:space="preserve">4. zero endings: </w:t>
      </w:r>
      <w:r>
        <w:rPr>
          <w:i/>
          <w:sz w:val="24"/>
        </w:rPr>
        <w:t>girls’, boys’.</w:t>
      </w:r>
    </w:p>
    <w:p>
      <w:pPr>
        <w:pStyle w:val="Normal"/>
        <w:spacing w:lineRule="auto" w:line="240"/>
        <w:ind w:firstLine="284" w:end="0"/>
        <w:rPr>
          <w:i/>
          <w:i/>
          <w:sz w:val="24"/>
        </w:rPr>
      </w:pPr>
      <w:r>
        <w:rPr>
          <w:i/>
          <w:sz w:val="24"/>
        </w:rPr>
      </w:r>
    </w:p>
    <w:p>
      <w:pPr>
        <w:pStyle w:val="2"/>
        <w:suppressAutoHyphens w:val="false"/>
        <w:rPr/>
      </w:pPr>
      <w:r>
        <w:rPr/>
        <w:t>The zero form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with regular plural nouns – </w:t>
      </w:r>
      <w:r>
        <w:rPr>
          <w:i/>
          <w:sz w:val="24"/>
        </w:rPr>
        <w:t>students’, drivers’, doctors’;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with Greek nouns in </w:t>
      </w:r>
      <w:r>
        <w:rPr>
          <w:b/>
          <w:sz w:val="24"/>
        </w:rPr>
        <w:t>-s</w:t>
      </w:r>
      <w:r>
        <w:rPr>
          <w:sz w:val="24"/>
        </w:rPr>
        <w:t xml:space="preserve"> of more than one syllable:</w:t>
      </w:r>
    </w:p>
    <w:p>
      <w:pPr>
        <w:pStyle w:val="Normal"/>
        <w:spacing w:lineRule="auto" w:line="240"/>
        <w:ind w:firstLine="284" w:start="568" w:end="0"/>
        <w:rPr>
          <w:sz w:val="24"/>
        </w:rPr>
      </w:pPr>
      <w:r>
        <w:rPr>
          <w:sz w:val="24"/>
        </w:rPr>
        <w:t xml:space="preserve">Socrates’ ['sokrati:z] wife, </w:t>
      </w:r>
    </w:p>
    <w:p>
      <w:pPr>
        <w:pStyle w:val="Normal"/>
        <w:spacing w:lineRule="auto" w:line="240"/>
        <w:ind w:firstLine="284" w:start="568" w:end="0"/>
        <w:rPr/>
      </w:pPr>
      <w:r>
        <w:rPr>
          <w:sz w:val="24"/>
        </w:rPr>
        <w:t>Xerxes’ [</w:t>
      </w:r>
      <w:r>
        <w:rPr>
          <w:i/>
          <w:sz w:val="24"/>
          <w:lang w:val="ru-RU"/>
        </w:rPr>
        <w:t>'z</w:t>
      </w:r>
      <w:r>
        <w:rPr>
          <w:rFonts w:cs="Lucida Sans Unicode" w:ascii="Lucida Sans Unicode" w:hAnsi="Lucida Sans Unicode"/>
          <w:sz w:val="24"/>
          <w:lang w:val="ru-RU"/>
        </w:rPr>
        <w:t>ǝ</w:t>
      </w:r>
      <w:r>
        <w:rPr>
          <w:sz w:val="24"/>
        </w:rPr>
        <w:t xml:space="preserve"> ksi: z] army, </w:t>
      </w:r>
    </w:p>
    <w:p>
      <w:pPr>
        <w:pStyle w:val="Normal"/>
        <w:spacing w:lineRule="auto" w:line="240"/>
        <w:ind w:firstLine="284" w:start="568" w:end="0"/>
        <w:rPr/>
      </w:pPr>
      <w:r>
        <w:rPr>
          <w:sz w:val="24"/>
        </w:rPr>
        <w:t>Euripides’ |ju</w:t>
      </w:r>
      <w:r>
        <w:rPr>
          <w:rFonts w:cs="Lucida Sans Unicode" w:ascii="Lucida Sans Unicode" w:hAnsi="Lucida Sans Unicode"/>
          <w:sz w:val="24"/>
        </w:rPr>
        <w:t>ǝ</w:t>
      </w:r>
      <w:r>
        <w:rPr>
          <w:sz w:val="24"/>
        </w:rPr>
        <w:t>'r</w:t>
      </w:r>
      <w:r>
        <w:rPr>
          <w:rFonts w:cs="Lucida Sans Unicode" w:ascii="Lucida Sans Unicode" w:hAnsi="Lucida Sans Unicode"/>
          <w:sz w:val="24"/>
        </w:rPr>
        <w:t>ɪ</w:t>
      </w:r>
      <w:r>
        <w:rPr>
          <w:sz w:val="24"/>
        </w:rPr>
        <w:t>p</w:t>
      </w:r>
      <w:r>
        <w:rPr>
          <w:rFonts w:cs="Lucida Sans Unicode" w:ascii="Lucida Sans Unicode" w:hAnsi="Lucida Sans Unicode"/>
          <w:sz w:val="24"/>
        </w:rPr>
        <w:t>ɪ</w:t>
      </w:r>
      <w:r>
        <w:rPr>
          <w:sz w:val="24"/>
        </w:rPr>
        <w:t>di:z] plays.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many other names ending in the voiced sibilant [z] the normal spelling of the genitive case is with the apostrophe only (though sometimes 's occurs too): </w:t>
      </w:r>
      <w:r>
        <w:rPr>
          <w:i/>
          <w:sz w:val="24"/>
        </w:rPr>
        <w:t>Burns’ (Burns’s) poems, Dickens’ (Dickens’s) novels.</w:t>
      </w:r>
    </w:p>
    <w:p>
      <w:pPr>
        <w:pStyle w:val="Normal"/>
        <w:spacing w:lineRule="auto" w:line="240"/>
        <w:ind w:firstLine="284" w:end="0"/>
        <w:rPr>
          <w:i/>
          <w:i/>
          <w:sz w:val="24"/>
        </w:rPr>
      </w:pPr>
      <w:r>
        <w:rPr>
          <w:i/>
          <w:sz w:val="24"/>
        </w:rPr>
      </w:r>
    </w:p>
    <w:p>
      <w:pPr>
        <w:pStyle w:val="Normal"/>
        <w:spacing w:lineRule="auto" w:line="240"/>
        <w:ind w:firstLine="284" w:end="0"/>
        <w:rPr/>
      </w:pPr>
      <w:r>
        <w:rPr>
          <w:sz w:val="24"/>
        </w:rPr>
        <w:t>Names ending in sibilants other than [z] have the regular [</w:t>
      </w:r>
      <w:r>
        <w:rPr>
          <w:rFonts w:cs="Lucida Sans Unicode" w:ascii="Lucida Sans Unicode" w:hAnsi="Lucida Sans Unicode"/>
          <w:sz w:val="24"/>
        </w:rPr>
        <w:t>ɪ</w:t>
      </w:r>
      <w:r>
        <w:rPr>
          <w:sz w:val="24"/>
        </w:rPr>
        <w:t>z] in the genitive:</w:t>
      </w:r>
    </w:p>
    <w:p>
      <w:pPr>
        <w:pStyle w:val="Normal"/>
        <w:spacing w:lineRule="auto" w:line="240"/>
        <w:ind w:firstLine="284" w:end="0"/>
        <w:rPr>
          <w:sz w:val="24"/>
        </w:rPr>
      </w:pPr>
      <w:r>
        <w:rPr>
          <w:sz w:val="24"/>
        </w:rPr>
      </w:r>
    </w:p>
    <w:p>
      <w:pPr>
        <w:pStyle w:val="Normal"/>
        <w:spacing w:lineRule="auto" w:line="240"/>
        <w:ind w:firstLine="284" w:end="0"/>
        <w:rPr/>
      </w:pPr>
      <w:r>
        <w:rPr>
          <w:sz w:val="24"/>
        </w:rPr>
        <w:t>Marx’s [s</w:t>
      </w:r>
      <w:r>
        <w:rPr>
          <w:rFonts w:cs="Lucida Sans Unicode" w:ascii="Lucida Sans Unicode" w:hAnsi="Lucida Sans Unicode"/>
          <w:sz w:val="24"/>
        </w:rPr>
        <w:t>ɪ</w:t>
      </w:r>
      <w:r>
        <w:rPr>
          <w:sz w:val="24"/>
        </w:rPr>
        <w:t xml:space="preserve">z] ideas, </w:t>
      </w:r>
    </w:p>
    <w:p>
      <w:pPr>
        <w:pStyle w:val="Normal"/>
        <w:spacing w:lineRule="auto" w:line="240"/>
        <w:ind w:firstLine="284" w:end="0"/>
        <w:rPr/>
      </w:pPr>
      <w:r>
        <w:rPr>
          <w:sz w:val="24"/>
        </w:rPr>
        <w:t>Tess’s [s</w:t>
      </w:r>
      <w:r>
        <w:rPr>
          <w:rFonts w:cs="Lucida Sans Unicode" w:ascii="Lucida Sans Unicode" w:hAnsi="Lucida Sans Unicode"/>
          <w:sz w:val="24"/>
        </w:rPr>
        <w:t>ɪ</w:t>
      </w:r>
      <w:r>
        <w:rPr>
          <w:sz w:val="24"/>
        </w:rPr>
        <w:t>z] misfortunes.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Irregular plural nouns forming their plural by vowel change also have the regular [z] in the genitive:</w:t>
      </w:r>
    </w:p>
    <w:p>
      <w:pPr>
        <w:pStyle w:val="Normal"/>
        <w:spacing w:lineRule="auto" w:line="240"/>
        <w:ind w:firstLine="284" w:start="284" w:end="0"/>
        <w:rPr>
          <w:sz w:val="24"/>
        </w:rPr>
      </w:pPr>
      <w:r>
        <w:rPr>
          <w:sz w:val="24"/>
        </w:rPr>
        <w:t xml:space="preserve">Children’s games, </w:t>
      </w:r>
    </w:p>
    <w:p>
      <w:pPr>
        <w:pStyle w:val="Normal"/>
        <w:spacing w:lineRule="auto" w:line="240"/>
        <w:ind w:firstLine="284" w:start="284" w:end="0"/>
        <w:rPr>
          <w:sz w:val="24"/>
        </w:rPr>
      </w:pPr>
      <w:r>
        <w:rPr>
          <w:sz w:val="24"/>
        </w:rPr>
        <w:t>women’s faces.</w:t>
      </w:r>
    </w:p>
    <w:p>
      <w:pPr>
        <w:pStyle w:val="Normal"/>
        <w:spacing w:lineRule="auto" w:line="240"/>
        <w:ind w:firstLine="284" w:start="284" w:end="0"/>
        <w:rPr>
          <w:sz w:val="24"/>
        </w:rPr>
      </w:pPr>
      <w:r>
        <w:rPr>
          <w:sz w:val="24"/>
        </w:rPr>
      </w:r>
    </w:p>
    <w:p>
      <w:pPr>
        <w:pStyle w:val="Normal"/>
        <w:spacing w:lineRule="auto" w:line="240"/>
        <w:ind w:firstLine="284" w:end="0"/>
        <w:rPr/>
      </w:pPr>
      <w:r>
        <w:rPr>
          <w:sz w:val="24"/>
        </w:rPr>
        <w:t>Compound nouns have ’</w:t>
      </w:r>
      <w:r>
        <w:rPr>
          <w:b/>
          <w:sz w:val="24"/>
        </w:rPr>
        <w:t>s</w:t>
      </w:r>
      <w:r>
        <w:rPr>
          <w:sz w:val="24"/>
        </w:rPr>
        <w:t xml:space="preserve"> joined to the final component: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the editor-in-chief’s office, </w:t>
      </w:r>
    </w:p>
    <w:p>
      <w:pPr>
        <w:pStyle w:val="Normal"/>
        <w:spacing w:lineRule="auto" w:line="240"/>
        <w:ind w:firstLine="284" w:end="0"/>
        <w:rPr>
          <w:sz w:val="24"/>
        </w:rPr>
      </w:pPr>
      <w:r>
        <w:rPr>
          <w:sz w:val="24"/>
        </w:rPr>
        <w:t xml:space="preserve">my mother-in-law’s garden, </w:t>
      </w:r>
    </w:p>
    <w:p>
      <w:pPr>
        <w:pStyle w:val="Normal"/>
        <w:spacing w:lineRule="auto" w:line="240"/>
        <w:ind w:firstLine="284" w:end="0"/>
        <w:rPr>
          <w:sz w:val="24"/>
        </w:rPr>
      </w:pPr>
      <w:r>
        <w:rPr>
          <w:sz w:val="24"/>
        </w:rPr>
        <w:t>a passer-by’s comment.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181.</w:t>
      </w:r>
      <w:r>
        <w:rPr>
          <w:sz w:val="24"/>
        </w:rPr>
        <w:t xml:space="preserve"> A specific feature of the English genitive case is the so-called </w:t>
      </w:r>
      <w:r>
        <w:rPr>
          <w:b/>
          <w:sz w:val="24"/>
        </w:rPr>
        <w:t>group genitive</w:t>
      </w:r>
      <w:r>
        <w:rPr>
          <w:sz w:val="24"/>
        </w:rPr>
        <w:t xml:space="preserve"> when ‘s can be joined: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1) to a group of two coordinated nouns if such a group refers to a single idea (when two persons possess or </w:t>
      </w:r>
    </w:p>
    <w:p>
      <w:pPr>
        <w:pStyle w:val="Normal"/>
        <w:spacing w:lineRule="auto" w:line="240"/>
        <w:ind w:firstLine="284" w:end="0"/>
        <w:rPr>
          <w:sz w:val="24"/>
        </w:rPr>
      </w:pPr>
      <w:r>
        <w:rPr>
          <w:sz w:val="24"/>
        </w:rPr>
        <w:t xml:space="preserve">    </w:t>
      </w:r>
      <w:r>
        <w:rPr>
          <w:sz w:val="24"/>
        </w:rPr>
        <w:t>are related to something they have in common):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Mum and Dad’s room. </w:t>
      </w:r>
    </w:p>
    <w:p>
      <w:pPr>
        <w:pStyle w:val="Normal"/>
        <w:spacing w:lineRule="auto" w:line="240"/>
        <w:ind w:firstLine="284" w:start="284" w:end="0"/>
        <w:rPr>
          <w:sz w:val="24"/>
        </w:rPr>
      </w:pPr>
      <w:r>
        <w:rPr>
          <w:sz w:val="24"/>
        </w:rPr>
        <w:t>John and Mary’s car.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to a more extensive phrase which may even contain a clause: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the Duke of Norfolk’s sister,</w:t>
      </w:r>
    </w:p>
    <w:p>
      <w:pPr>
        <w:pStyle w:val="Normal"/>
        <w:spacing w:lineRule="auto" w:line="240"/>
        <w:ind w:firstLine="284" w:start="284" w:end="0"/>
        <w:rPr>
          <w:sz w:val="24"/>
        </w:rPr>
      </w:pPr>
      <w:r>
        <w:rPr>
          <w:sz w:val="24"/>
        </w:rPr>
        <w:t>the secretary of state’s private room,</w:t>
      </w:r>
    </w:p>
    <w:p>
      <w:pPr>
        <w:pStyle w:val="Normal"/>
        <w:spacing w:lineRule="auto" w:line="240"/>
        <w:ind w:firstLine="284" w:start="284" w:end="0"/>
        <w:rPr>
          <w:sz w:val="24"/>
        </w:rPr>
      </w:pPr>
      <w:r>
        <w:rPr>
          <w:sz w:val="24"/>
        </w:rPr>
        <w:t>the man I saw yesterday’s son.</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3) to a noun (pronoun) + a pronoun group:</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someone else’s benefit.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to a group ending in a numeral:</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in an hour or two’s time.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182.</w:t>
      </w:r>
      <w:r>
        <w:rPr>
          <w:sz w:val="24"/>
        </w:rPr>
        <w:t xml:space="preserve"> The main meaning of the genitive case is that of</w:t>
      </w:r>
      <w:r>
        <w:rPr>
          <w:b/>
          <w:sz w:val="24"/>
        </w:rPr>
        <w:t xml:space="preserve"> possession, </w:t>
      </w:r>
      <w:r>
        <w:rPr>
          <w:sz w:val="24"/>
        </w:rPr>
        <w:t>hence the traditional term ‘</w:t>
      </w:r>
      <w:r>
        <w:rPr>
          <w:i/>
          <w:sz w:val="24"/>
        </w:rPr>
        <w:t>the possessive case’.</w:t>
      </w:r>
      <w:r>
        <w:rPr>
          <w:sz w:val="24"/>
        </w:rPr>
        <w:t xml:space="preserve"> This general sense undergoes a number of modifications under the influence of the lexical meaning of both the noun in the genitive case and the noun it modifies.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main modifications of this meaning are:</w:t>
      </w:r>
    </w:p>
    <w:p>
      <w:pPr>
        <w:pStyle w:val="Normal"/>
        <w:spacing w:lineRule="auto" w:line="240"/>
        <w:ind w:firstLine="284" w:end="0"/>
        <w:rPr>
          <w:sz w:val="24"/>
        </w:rPr>
      </w:pPr>
      <w:r>
        <w:rPr>
          <w:sz w:val="24"/>
        </w:rPr>
      </w:r>
    </w:p>
    <w:p>
      <w:pPr>
        <w:pStyle w:val="Normal"/>
        <w:spacing w:lineRule="auto" w:line="240"/>
        <w:ind w:firstLine="284" w:end="0"/>
        <w:rPr/>
      </w:pPr>
      <w:r>
        <w:rPr>
          <w:sz w:val="24"/>
        </w:rPr>
        <w:t>1. The idea</w:t>
      </w:r>
      <w:r>
        <w:rPr>
          <w:b/>
          <w:sz w:val="24"/>
        </w:rPr>
        <w:t xml:space="preserve"> of belonging:</w:t>
      </w:r>
      <w:r>
        <w:rPr>
          <w:sz w:val="24"/>
        </w:rPr>
        <w:t xml:space="preserve"> </w:t>
      </w:r>
      <w:r>
        <w:rPr>
          <w:i/>
          <w:sz w:val="24"/>
        </w:rPr>
        <w:t>John’s coat, Mary’s car.</w:t>
      </w:r>
    </w:p>
    <w:p>
      <w:pPr>
        <w:pStyle w:val="Normal"/>
        <w:spacing w:lineRule="auto" w:line="240"/>
        <w:ind w:firstLine="284" w:end="0"/>
        <w:rPr>
          <w:i/>
          <w:i/>
          <w:sz w:val="24"/>
        </w:rPr>
      </w:pPr>
      <w:r>
        <w:rPr>
          <w:i/>
          <w:sz w:val="24"/>
        </w:rPr>
      </w:r>
    </w:p>
    <w:p>
      <w:pPr>
        <w:pStyle w:val="Normal"/>
        <w:spacing w:lineRule="auto" w:line="240"/>
        <w:ind w:firstLine="284" w:end="0"/>
        <w:rPr/>
      </w:pPr>
      <w:r>
        <w:rPr>
          <w:sz w:val="24"/>
        </w:rPr>
        <w:t>2</w:t>
      </w:r>
      <w:r>
        <w:rPr>
          <w:i/>
          <w:sz w:val="24"/>
        </w:rPr>
        <w:t>.</w:t>
      </w:r>
      <w:r>
        <w:rPr>
          <w:sz w:val="24"/>
        </w:rPr>
        <w:t xml:space="preserve"> Different kinds of relations, such as: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w:t>
      </w:r>
      <w:r>
        <w:rPr>
          <w:b/>
          <w:sz w:val="24"/>
        </w:rPr>
        <w:t xml:space="preserve"> relation of the whole to its parts:</w:t>
      </w:r>
      <w:r>
        <w:rPr>
          <w:sz w:val="24"/>
        </w:rPr>
        <w:t xml:space="preserve"> </w:t>
      </w:r>
      <w:r>
        <w:rPr>
          <w:i/>
          <w:sz w:val="24"/>
        </w:rPr>
        <w:t>John’s leg, the cat’s tail;</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b)</w:t>
      </w:r>
      <w:r>
        <w:rPr>
          <w:b/>
          <w:sz w:val="24"/>
        </w:rPr>
        <w:t xml:space="preserve"> personal or social relations:</w:t>
      </w:r>
      <w:r>
        <w:rPr>
          <w:sz w:val="24"/>
        </w:rPr>
        <w:t xml:space="preserve"> </w:t>
      </w:r>
      <w:r>
        <w:rPr>
          <w:i/>
          <w:sz w:val="24"/>
        </w:rPr>
        <w:t>John’s wife, John’s friend.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Besides the genitive case retains some of its old meanings:</w:t>
      </w:r>
    </w:p>
    <w:p>
      <w:pPr>
        <w:pStyle w:val="Normal"/>
        <w:spacing w:lineRule="auto" w:line="240"/>
        <w:ind w:firstLine="284" w:end="0"/>
        <w:rPr>
          <w:b/>
          <w:sz w:val="24"/>
        </w:rPr>
      </w:pPr>
      <w:r>
        <w:rPr>
          <w:b/>
          <w:sz w:val="24"/>
        </w:rPr>
      </w:r>
    </w:p>
    <w:p>
      <w:pPr>
        <w:pStyle w:val="Normal"/>
        <w:spacing w:lineRule="auto" w:line="240"/>
        <w:ind w:firstLine="284" w:start="284" w:end="0"/>
        <w:rPr>
          <w:b/>
          <w:sz w:val="24"/>
        </w:rPr>
      </w:pPr>
      <w:r>
        <w:rPr>
          <w:b/>
          <w:sz w:val="24"/>
        </w:rPr>
        <w:t>subjective relations:</w:t>
      </w:r>
    </w:p>
    <w:p>
      <w:pPr>
        <w:pStyle w:val="Normal"/>
        <w:spacing w:lineRule="auto" w:line="240"/>
        <w:ind w:firstLine="284" w:start="284" w:end="0"/>
        <w:rPr/>
      </w:pPr>
      <w:r>
        <w:rPr>
          <w:i/>
          <w:sz w:val="24"/>
        </w:rPr>
        <w:t>Chekhov’s observation =</w:t>
      </w:r>
      <w:r>
        <w:rPr>
          <w:sz w:val="24"/>
        </w:rPr>
        <w:t xml:space="preserve"> Chekhov observed;</w:t>
      </w:r>
    </w:p>
    <w:p>
      <w:pPr>
        <w:pStyle w:val="Normal"/>
        <w:spacing w:lineRule="auto" w:line="240"/>
        <w:ind w:firstLine="284" w:start="284" w:end="0"/>
        <w:rPr/>
      </w:pPr>
      <w:r>
        <w:rPr>
          <w:i/>
          <w:sz w:val="24"/>
        </w:rPr>
        <w:t>the doctor’s arrival    =-</w:t>
      </w:r>
      <w:r>
        <w:rPr>
          <w:sz w:val="24"/>
        </w:rPr>
        <w:t xml:space="preserve"> the doctor arrived;</w:t>
      </w:r>
    </w:p>
    <w:p>
      <w:pPr>
        <w:pStyle w:val="Normal"/>
        <w:spacing w:lineRule="auto" w:line="240"/>
        <w:ind w:firstLine="284" w:start="284" w:end="0"/>
        <w:rPr>
          <w:b/>
          <w:sz w:val="24"/>
        </w:rPr>
      </w:pPr>
      <w:r>
        <w:rPr>
          <w:b/>
          <w:sz w:val="24"/>
        </w:rPr>
      </w:r>
    </w:p>
    <w:p>
      <w:pPr>
        <w:pStyle w:val="Normal"/>
        <w:spacing w:lineRule="auto" w:line="240"/>
        <w:ind w:firstLine="284" w:start="284" w:end="0"/>
        <w:rPr>
          <w:b/>
          <w:sz w:val="24"/>
        </w:rPr>
      </w:pPr>
      <w:r>
        <w:rPr>
          <w:b/>
          <w:sz w:val="24"/>
        </w:rPr>
        <w:t>authorship:</w:t>
      </w:r>
    </w:p>
    <w:p>
      <w:pPr>
        <w:pStyle w:val="Normal"/>
        <w:spacing w:lineRule="auto" w:line="240"/>
        <w:ind w:firstLine="284" w:start="284" w:end="0"/>
        <w:rPr>
          <w:i/>
          <w:i/>
          <w:sz w:val="24"/>
        </w:rPr>
      </w:pPr>
      <w:r>
        <w:rPr>
          <w:i/>
          <w:sz w:val="24"/>
        </w:rPr>
        <w:t>Byron’s poem, Shakespeare’s tragedy;</w:t>
      </w:r>
    </w:p>
    <w:p>
      <w:pPr>
        <w:pStyle w:val="Normal"/>
        <w:spacing w:lineRule="auto" w:line="240"/>
        <w:ind w:firstLine="284" w:start="284" w:end="0"/>
        <w:rPr>
          <w:b/>
          <w:i/>
          <w:i/>
          <w:sz w:val="24"/>
        </w:rPr>
      </w:pPr>
      <w:r>
        <w:rPr>
          <w:b/>
          <w:i/>
          <w:sz w:val="24"/>
        </w:rPr>
      </w:r>
    </w:p>
    <w:p>
      <w:pPr>
        <w:pStyle w:val="Normal"/>
        <w:spacing w:lineRule="auto" w:line="240"/>
        <w:ind w:firstLine="284" w:start="284" w:end="0"/>
        <w:rPr>
          <w:b/>
          <w:sz w:val="24"/>
        </w:rPr>
      </w:pPr>
      <w:r>
        <w:rPr>
          <w:b/>
          <w:sz w:val="24"/>
        </w:rPr>
        <w:t>objective relations:</w:t>
      </w:r>
    </w:p>
    <w:p>
      <w:pPr>
        <w:pStyle w:val="Normal"/>
        <w:spacing w:lineRule="auto" w:line="240"/>
        <w:ind w:firstLine="284" w:start="284" w:end="0"/>
        <w:rPr/>
      </w:pPr>
      <w:r>
        <w:rPr>
          <w:i/>
          <w:sz w:val="24"/>
        </w:rPr>
        <w:t>Caesar’s murder</w:t>
      </w:r>
      <w:r>
        <w:rPr>
          <w:sz w:val="24"/>
        </w:rPr>
        <w:t xml:space="preserve"> = Caesar was murdered;</w:t>
      </w:r>
    </w:p>
    <w:p>
      <w:pPr>
        <w:pStyle w:val="Normal"/>
        <w:spacing w:lineRule="auto" w:line="240"/>
        <w:ind w:firstLine="284" w:start="284" w:end="0"/>
        <w:rPr/>
      </w:pPr>
      <w:r>
        <w:rPr>
          <w:i/>
          <w:sz w:val="24"/>
        </w:rPr>
        <w:t>Jule’s arrest     =</w:t>
      </w:r>
      <w:r>
        <w:rPr>
          <w:sz w:val="24"/>
        </w:rPr>
        <w:t xml:space="preserve"> Jule was arrested;</w:t>
      </w:r>
    </w:p>
    <w:p>
      <w:pPr>
        <w:pStyle w:val="Normal"/>
        <w:spacing w:lineRule="auto" w:line="240"/>
        <w:ind w:firstLine="284" w:start="284" w:end="0"/>
        <w:rPr>
          <w:b/>
          <w:sz w:val="24"/>
        </w:rPr>
      </w:pPr>
      <w:r>
        <w:rPr>
          <w:b/>
          <w:sz w:val="24"/>
        </w:rPr>
      </w:r>
    </w:p>
    <w:p>
      <w:pPr>
        <w:pStyle w:val="Normal"/>
        <w:spacing w:lineRule="auto" w:line="240"/>
        <w:ind w:firstLine="284" w:start="284" w:end="0"/>
        <w:rPr>
          <w:b/>
          <w:sz w:val="24"/>
        </w:rPr>
      </w:pPr>
      <w:r>
        <w:rPr>
          <w:b/>
          <w:sz w:val="24"/>
        </w:rPr>
        <w:t>measure:</w:t>
      </w:r>
    </w:p>
    <w:p>
      <w:pPr>
        <w:pStyle w:val="Normal"/>
        <w:spacing w:lineRule="auto" w:line="240"/>
        <w:ind w:firstLine="284" w:start="284" w:end="0"/>
        <w:rPr>
          <w:i/>
          <w:i/>
          <w:sz w:val="24"/>
        </w:rPr>
      </w:pPr>
      <w:r>
        <w:rPr>
          <w:i/>
          <w:sz w:val="24"/>
        </w:rPr>
        <w:t>an hour’s trip, a mile’s distance.</w:t>
      </w:r>
    </w:p>
    <w:p>
      <w:pPr>
        <w:pStyle w:val="Normal"/>
        <w:spacing w:lineRule="auto" w:line="240"/>
        <w:ind w:firstLine="284" w:end="0"/>
        <w:rPr>
          <w:i/>
          <w:i/>
          <w:sz w:val="24"/>
        </w:rPr>
      </w:pPr>
      <w:r>
        <w:rPr>
          <w:i/>
          <w:sz w:val="24"/>
        </w:rPr>
      </w:r>
    </w:p>
    <w:p>
      <w:pPr>
        <w:pStyle w:val="Normal"/>
        <w:spacing w:lineRule="auto" w:line="240"/>
        <w:ind w:firstLine="284" w:end="0"/>
        <w:rPr/>
      </w:pPr>
      <w:r>
        <w:rPr>
          <w:sz w:val="24"/>
        </w:rPr>
        <w:t>In some cases the form ’</w:t>
      </w:r>
      <w:r>
        <w:rPr>
          <w:b/>
          <w:sz w:val="24"/>
        </w:rPr>
        <w:t>s</w:t>
      </w:r>
      <w:r>
        <w:rPr>
          <w:sz w:val="24"/>
        </w:rPr>
        <w:t xml:space="preserve"> completely loses the meaning of possession and comes to denote a</w:t>
      </w:r>
      <w:r>
        <w:rPr>
          <w:b/>
          <w:sz w:val="24"/>
        </w:rPr>
        <w:t xml:space="preserve"> quality,</w:t>
      </w:r>
      <w:r>
        <w:rPr>
          <w:sz w:val="24"/>
        </w:rPr>
        <w:t xml:space="preserve"> as in </w:t>
      </w:r>
      <w:r>
        <w:rPr>
          <w:i/>
          <w:sz w:val="24"/>
        </w:rPr>
        <w:t>man’s blood, woman’s work</w:t>
      </w:r>
      <w:r>
        <w:rPr>
          <w:sz w:val="24"/>
        </w:rPr>
        <w:t xml:space="preserve"> (serving in works canteen or a transport cafe, is generally regarded as </w:t>
      </w:r>
      <w:r>
        <w:rPr>
          <w:i/>
          <w:sz w:val="24"/>
        </w:rPr>
        <w:t>woman’s work),</w:t>
      </w:r>
      <w:r>
        <w:rPr>
          <w:sz w:val="24"/>
        </w:rPr>
        <w:t xml:space="preserve"> his sly </w:t>
      </w:r>
      <w:r>
        <w:rPr>
          <w:i/>
          <w:sz w:val="24"/>
        </w:rPr>
        <w:t>idiot’s smile -</w:t>
      </w:r>
      <w:r>
        <w:rPr>
          <w:sz w:val="24"/>
          <w:lang w:val="ru-RU"/>
        </w:rPr>
        <w:t xml:space="preserve"> идиотская улыбка,</w:t>
      </w:r>
      <w:r>
        <w:rPr>
          <w:sz w:val="24"/>
        </w:rPr>
        <w:t xml:space="preserve"> you’ve got </w:t>
      </w:r>
      <w:r>
        <w:rPr>
          <w:i/>
          <w:sz w:val="24"/>
        </w:rPr>
        <w:t>angel’s eyes -</w:t>
      </w:r>
      <w:r>
        <w:rPr>
          <w:sz w:val="24"/>
          <w:lang w:val="ru-RU"/>
        </w:rPr>
        <w:t>ангельские глазки,</w:t>
      </w:r>
      <w:r>
        <w:rPr>
          <w:sz w:val="24"/>
        </w:rPr>
        <w:t xml:space="preserve"> this is a </w:t>
      </w:r>
      <w:r>
        <w:rPr>
          <w:i/>
          <w:sz w:val="24"/>
        </w:rPr>
        <w:t>women’s college -</w:t>
      </w:r>
      <w:r>
        <w:rPr>
          <w:sz w:val="24"/>
          <w:lang w:val="ru-RU"/>
        </w:rPr>
        <w:t xml:space="preserve"> женский колледж.</w:t>
      </w:r>
    </w:p>
    <w:p>
      <w:pPr>
        <w:pStyle w:val="Normal"/>
        <w:spacing w:lineRule="auto" w:line="240"/>
        <w:ind w:firstLine="284" w:end="0"/>
        <w:rPr>
          <w:b/>
          <w:sz w:val="24"/>
          <w:lang w:val="ru-RU"/>
        </w:rPr>
      </w:pPr>
      <w:r>
        <w:rPr>
          <w:b/>
          <w:sz w:val="24"/>
          <w:lang w:val="ru-RU"/>
        </w:rPr>
      </w:r>
    </w:p>
    <w:p>
      <w:pPr>
        <w:pStyle w:val="Heading7"/>
        <w:suppressAutoHyphens w:val="false"/>
        <w:rPr/>
      </w:pPr>
      <w:r>
        <w:rPr/>
        <w:t>The use of the genitive case and its equivalent of-phrase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183.</w:t>
      </w:r>
      <w:r>
        <w:rPr>
          <w:sz w:val="24"/>
        </w:rPr>
        <w:t xml:space="preserve"> The genitive case is used:</w:t>
      </w:r>
    </w:p>
    <w:p>
      <w:pPr>
        <w:pStyle w:val="Normal"/>
        <w:spacing w:lineRule="auto" w:line="240"/>
        <w:ind w:firstLine="284" w:end="0"/>
        <w:rPr>
          <w:sz w:val="24"/>
        </w:rPr>
      </w:pPr>
      <w:r>
        <w:rPr>
          <w:sz w:val="24"/>
        </w:rPr>
      </w:r>
    </w:p>
    <w:p>
      <w:pPr>
        <w:pStyle w:val="Normal"/>
        <w:spacing w:lineRule="auto" w:line="240"/>
        <w:ind w:firstLine="284" w:end="0"/>
        <w:rPr/>
      </w:pPr>
      <w:r>
        <w:rPr>
          <w:sz w:val="24"/>
        </w:rPr>
        <w:t>1. With nouns</w:t>
      </w:r>
      <w:r>
        <w:rPr>
          <w:b/>
          <w:sz w:val="24"/>
        </w:rPr>
        <w:t xml:space="preserve"> denoting persons and animals.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John’s idea, the swallow’s nest, the mare’s back.</w:t>
      </w:r>
    </w:p>
    <w:p>
      <w:pPr>
        <w:pStyle w:val="Normal"/>
        <w:spacing w:lineRule="auto" w:line="240"/>
        <w:ind w:firstLine="284" w:end="0"/>
        <w:rPr>
          <w:i/>
          <w:i/>
          <w:sz w:val="24"/>
        </w:rPr>
      </w:pPr>
      <w:r>
        <w:rPr>
          <w:i/>
          <w:sz w:val="24"/>
        </w:rPr>
      </w:r>
    </w:p>
    <w:p>
      <w:pPr>
        <w:pStyle w:val="Normal"/>
        <w:spacing w:lineRule="auto" w:line="240"/>
        <w:ind w:firstLine="284" w:end="0"/>
        <w:rPr/>
      </w:pPr>
      <w:r>
        <w:rPr>
          <w:sz w:val="24"/>
        </w:rPr>
        <w:t>With other nouns (denoting inanimate objects or abstract notions) the</w:t>
      </w:r>
      <w:r>
        <w:rPr>
          <w:b/>
          <w:sz w:val="24"/>
        </w:rPr>
        <w:t xml:space="preserve"> of + noun</w:t>
      </w:r>
      <w:r>
        <w:rPr>
          <w:sz w:val="24"/>
        </w:rPr>
        <w:t xml:space="preserve"> phrase is used: </w:t>
      </w:r>
      <w:r>
        <w:rPr>
          <w:i/>
          <w:sz w:val="24"/>
        </w:rPr>
        <w:t>the back of a train, the legs of a table.</w:t>
      </w:r>
    </w:p>
    <w:p>
      <w:pPr>
        <w:pStyle w:val="Normal"/>
        <w:spacing w:lineRule="auto" w:line="240"/>
        <w:ind w:firstLine="284" w:end="0"/>
        <w:rPr>
          <w:i/>
          <w:i/>
          <w:sz w:val="24"/>
        </w:rPr>
      </w:pPr>
      <w:r>
        <w:rPr>
          <w:i/>
          <w:sz w:val="24"/>
        </w:rPr>
      </w:r>
    </w:p>
    <w:p>
      <w:pPr>
        <w:pStyle w:val="Normal"/>
        <w:spacing w:lineRule="auto" w:line="240"/>
        <w:ind w:firstLine="284" w:end="0"/>
        <w:rPr/>
      </w:pPr>
      <w:r>
        <w:rPr>
          <w:sz w:val="24"/>
        </w:rPr>
        <w:t>2. With nouns</w:t>
      </w:r>
      <w:r>
        <w:rPr>
          <w:b/>
          <w:sz w:val="24"/>
        </w:rPr>
        <w:t xml:space="preserve"> denoting time and distance,</w:t>
      </w:r>
      <w:r>
        <w:rPr>
          <w:sz w:val="24"/>
        </w:rPr>
        <w:t xml:space="preserve"> such as </w:t>
      </w:r>
      <w:r>
        <w:rPr>
          <w:i/>
          <w:sz w:val="24"/>
        </w:rPr>
        <w:t>minute, moment, hour, day, week, month, year, inch, foot, mile</w:t>
      </w:r>
      <w:r>
        <w:rPr>
          <w:sz w:val="24"/>
        </w:rPr>
        <w:t xml:space="preserve"> and substantivized adverbs: </w:t>
      </w:r>
      <w:r>
        <w:rPr>
          <w:i/>
          <w:sz w:val="24"/>
        </w:rPr>
        <w:t>today, yesterday, tomorrow,</w:t>
      </w:r>
      <w:r>
        <w:rPr>
          <w:sz w:val="24"/>
        </w:rPr>
        <w:t xml:space="preserve"> etc.</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sz w:val="24"/>
              </w:rPr>
            </w:pPr>
            <w:r>
              <w:rPr>
                <w:sz w:val="24"/>
              </w:rPr>
              <w:t xml:space="preserve">a moment’s delay </w:t>
            </w:r>
          </w:p>
          <w:p>
            <w:pPr>
              <w:pStyle w:val="Normal"/>
              <w:spacing w:lineRule="auto" w:line="240"/>
              <w:ind w:hanging="0" w:end="0"/>
              <w:jc w:val="start"/>
              <w:rPr>
                <w:sz w:val="24"/>
              </w:rPr>
            </w:pPr>
            <w:r>
              <w:rPr>
                <w:sz w:val="24"/>
              </w:rPr>
              <w:t xml:space="preserve">an hour’s drive </w:t>
            </w:r>
          </w:p>
          <w:p>
            <w:pPr>
              <w:pStyle w:val="Normal"/>
              <w:spacing w:lineRule="auto" w:line="240"/>
              <w:ind w:hanging="0" w:end="0"/>
              <w:jc w:val="start"/>
              <w:rPr>
                <w:sz w:val="24"/>
              </w:rPr>
            </w:pPr>
            <w:r>
              <w:rPr>
                <w:sz w:val="24"/>
              </w:rPr>
              <w:t xml:space="preserve">today’s newspaper </w:t>
            </w:r>
          </w:p>
          <w:p>
            <w:pPr>
              <w:pStyle w:val="Normal"/>
              <w:spacing w:lineRule="auto" w:line="240"/>
              <w:ind w:hanging="0" w:end="0"/>
              <w:jc w:val="start"/>
              <w:rPr>
                <w:sz w:val="24"/>
              </w:rPr>
            </w:pPr>
            <w:r>
              <w:rPr>
                <w:sz w:val="24"/>
              </w:rPr>
              <w:t xml:space="preserve">a week’s time </w:t>
            </w:r>
          </w:p>
          <w:p>
            <w:pPr>
              <w:pStyle w:val="Normal"/>
              <w:spacing w:lineRule="auto" w:line="240"/>
              <w:ind w:hanging="0" w:end="0"/>
              <w:jc w:val="start"/>
              <w:rPr>
                <w:sz w:val="24"/>
              </w:rPr>
            </w:pPr>
            <w:r>
              <w:rPr>
                <w:sz w:val="24"/>
              </w:rPr>
              <w:t>a night’s rest</w:t>
            </w:r>
          </w:p>
        </w:tc>
        <w:tc>
          <w:tcPr>
            <w:tcW w:w="5491" w:type="dxa"/>
            <w:tcBorders/>
          </w:tcPr>
          <w:p>
            <w:pPr>
              <w:pStyle w:val="Normal"/>
              <w:spacing w:lineRule="auto" w:line="240"/>
              <w:ind w:hanging="0" w:end="0"/>
              <w:jc w:val="start"/>
              <w:rPr>
                <w:sz w:val="24"/>
              </w:rPr>
            </w:pPr>
            <w:r>
              <w:rPr>
                <w:sz w:val="24"/>
              </w:rPr>
              <w:t>a month’s absence</w:t>
            </w:r>
          </w:p>
          <w:p>
            <w:pPr>
              <w:pStyle w:val="Normal"/>
              <w:spacing w:lineRule="auto" w:line="240"/>
              <w:ind w:hanging="0" w:end="0"/>
              <w:jc w:val="start"/>
              <w:rPr>
                <w:sz w:val="24"/>
              </w:rPr>
            </w:pPr>
            <w:r>
              <w:rPr>
                <w:sz w:val="24"/>
              </w:rPr>
              <w:t>a mile’s distance</w:t>
            </w:r>
          </w:p>
          <w:p>
            <w:pPr>
              <w:pStyle w:val="Normal"/>
              <w:spacing w:lineRule="auto" w:line="240"/>
              <w:ind w:hanging="0" w:end="0"/>
              <w:jc w:val="start"/>
              <w:rPr>
                <w:sz w:val="24"/>
              </w:rPr>
            </w:pPr>
            <w:r>
              <w:rPr>
                <w:sz w:val="24"/>
              </w:rPr>
              <w:t>a few minutes’ silence</w:t>
            </w:r>
          </w:p>
          <w:p>
            <w:pPr>
              <w:pStyle w:val="Normal"/>
              <w:spacing w:lineRule="auto" w:line="240"/>
              <w:ind w:hanging="0" w:end="0"/>
              <w:jc w:val="start"/>
              <w:rPr/>
            </w:pPr>
            <w:r>
              <w:rPr>
                <w:sz w:val="24"/>
              </w:rPr>
              <w:t>yesterday’s telephone conversation</w:t>
            </w:r>
          </w:p>
          <w:p>
            <w:pPr>
              <w:pStyle w:val="Normal"/>
              <w:spacing w:lineRule="auto" w:line="240"/>
              <w:ind w:hanging="0" w:end="0"/>
              <w:jc w:val="start"/>
              <w:rPr>
                <w:sz w:val="24"/>
              </w:rPr>
            </w:pPr>
            <w:r>
              <w:rPr>
                <w:sz w:val="24"/>
              </w:rPr>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With these nouns the of-phrase is either impossible, as in the first three examples, or if it is possible the two variants are not interchangeable.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today’s papers -</w:t>
      </w:r>
      <w:r>
        <w:rPr>
          <w:sz w:val="24"/>
          <w:lang w:val="ru-RU"/>
        </w:rPr>
        <w:t xml:space="preserve"> сегодняшние газеты </w:t>
      </w:r>
    </w:p>
    <w:p>
      <w:pPr>
        <w:pStyle w:val="Normal"/>
        <w:spacing w:lineRule="auto" w:line="240"/>
        <w:ind w:firstLine="284" w:start="284" w:end="0"/>
        <w:rPr/>
      </w:pPr>
      <w:r>
        <w:rPr>
          <w:sz w:val="24"/>
        </w:rPr>
        <w:t>the papers of today -</w:t>
      </w:r>
      <w:r>
        <w:rPr>
          <w:sz w:val="24"/>
          <w:lang w:val="ru-RU"/>
        </w:rPr>
        <w:t xml:space="preserve"> газеты сегодняшнего дня</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sz w:val="24"/>
        </w:rPr>
        <w:t>3. With</w:t>
      </w:r>
      <w:r>
        <w:rPr>
          <w:b/>
          <w:sz w:val="24"/>
        </w:rPr>
        <w:t xml:space="preserve"> the names of countries and towns.</w:t>
      </w:r>
    </w:p>
    <w:p>
      <w:pPr>
        <w:pStyle w:val="Normal"/>
        <w:spacing w:lineRule="auto" w:line="240"/>
        <w:ind w:firstLine="284" w:end="0"/>
        <w:rPr>
          <w:b/>
          <w:sz w:val="24"/>
        </w:rPr>
      </w:pPr>
      <w:r>
        <w:rPr>
          <w:b/>
          <w:sz w:val="24"/>
        </w:rPr>
      </w:r>
    </w:p>
    <w:p>
      <w:pPr>
        <w:pStyle w:val="Normal"/>
        <w:spacing w:lineRule="auto" w:line="240"/>
        <w:ind w:firstLine="284" w:start="284" w:end="0"/>
        <w:rPr>
          <w:sz w:val="24"/>
        </w:rPr>
      </w:pPr>
      <w:r>
        <w:rPr>
          <w:sz w:val="24"/>
        </w:rPr>
        <w:t xml:space="preserve">Britain’s national museums </w:t>
      </w:r>
    </w:p>
    <w:p>
      <w:pPr>
        <w:pStyle w:val="Normal"/>
        <w:spacing w:lineRule="auto" w:line="240"/>
        <w:ind w:firstLine="284" w:start="284" w:end="0"/>
        <w:rPr>
          <w:sz w:val="24"/>
        </w:rPr>
      </w:pPr>
      <w:r>
        <w:rPr>
          <w:sz w:val="24"/>
        </w:rPr>
        <w:t xml:space="preserve">Canada’s population </w:t>
      </w:r>
    </w:p>
    <w:p>
      <w:pPr>
        <w:pStyle w:val="Normal"/>
        <w:spacing w:lineRule="auto" w:line="240"/>
        <w:ind w:firstLine="284" w:start="284" w:end="0"/>
        <w:rPr>
          <w:sz w:val="24"/>
        </w:rPr>
      </w:pPr>
      <w:r>
        <w:rPr>
          <w:sz w:val="24"/>
        </w:rPr>
        <w:t>London’s ambulance services</w:t>
      </w:r>
    </w:p>
    <w:p>
      <w:pPr>
        <w:pStyle w:val="Normal"/>
        <w:spacing w:lineRule="auto" w:line="240"/>
        <w:ind w:firstLine="284" w:start="284" w:end="0"/>
        <w:rPr>
          <w:b/>
          <w:sz w:val="24"/>
        </w:rPr>
      </w:pPr>
      <w:r>
        <w:rPr>
          <w:b/>
          <w:sz w:val="24"/>
        </w:rPr>
      </w:r>
    </w:p>
    <w:p>
      <w:pPr>
        <w:pStyle w:val="Normal"/>
        <w:spacing w:lineRule="auto" w:line="240"/>
        <w:ind w:firstLine="284" w:end="0"/>
        <w:rPr/>
      </w:pPr>
      <w:r>
        <w:rPr>
          <w:sz w:val="24"/>
        </w:rPr>
        <w:t>4. With</w:t>
      </w:r>
      <w:r>
        <w:rPr>
          <w:b/>
          <w:sz w:val="24"/>
        </w:rPr>
        <w:t xml:space="preserve"> the names of newspapers </w:t>
      </w:r>
      <w:r>
        <w:rPr>
          <w:sz w:val="24"/>
        </w:rPr>
        <w:t>and</w:t>
      </w:r>
      <w:r>
        <w:rPr>
          <w:b/>
          <w:sz w:val="24"/>
        </w:rPr>
        <w:t xml:space="preserve"> nouns denoting different kinds of organizations.</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The </w:t>
      </w:r>
      <w:r>
        <w:rPr>
          <w:i/>
          <w:sz w:val="24"/>
        </w:rPr>
        <w:t>Guardian’s analysis, the Tribune’s role, the company’s plans, the firm’s endeavours, the Coal Board’s Offer, the government’s policy, the organisation’s executive board, the Geographical Society’s gold medal.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5. Often with the nouns </w:t>
      </w:r>
      <w:r>
        <w:rPr>
          <w:i/>
          <w:sz w:val="24"/>
        </w:rPr>
        <w:t>world, nation, country, city, town:</w:t>
      </w:r>
    </w:p>
    <w:p>
      <w:pPr>
        <w:pStyle w:val="Normal"/>
        <w:spacing w:lineRule="auto" w:line="240"/>
        <w:ind w:firstLine="284" w:start="284" w:end="0"/>
        <w:rPr>
          <w:i/>
          <w:i/>
          <w:sz w:val="24"/>
        </w:rPr>
      </w:pPr>
      <w:r>
        <w:rPr>
          <w:i/>
          <w:sz w:val="24"/>
        </w:rPr>
        <w:t>the world’s top guitarists, the nation’s wealth.</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6.</w:t>
      </w:r>
      <w:r>
        <w:rPr>
          <w:sz w:val="24"/>
        </w:rPr>
        <w:t xml:space="preserve"> With the nouns </w:t>
      </w:r>
      <w:r>
        <w:rPr>
          <w:i/>
          <w:sz w:val="24"/>
        </w:rPr>
        <w:t>ship, boat, car:</w:t>
      </w:r>
    </w:p>
    <w:p>
      <w:pPr>
        <w:pStyle w:val="Normal"/>
        <w:spacing w:lineRule="auto" w:line="240"/>
        <w:ind w:firstLine="284" w:start="284" w:end="0"/>
        <w:rPr>
          <w:i/>
          <w:i/>
          <w:sz w:val="24"/>
        </w:rPr>
      </w:pPr>
      <w:r>
        <w:rPr>
          <w:i/>
          <w:sz w:val="24"/>
        </w:rPr>
        <w:t>the ship’s crew, the car’s wheel.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7. With nouns denoting planets: </w:t>
      </w:r>
      <w:r>
        <w:rPr>
          <w:i/>
          <w:sz w:val="24"/>
        </w:rPr>
        <w:t>sun, moon, earth:</w:t>
      </w:r>
    </w:p>
    <w:p>
      <w:pPr>
        <w:pStyle w:val="Normal"/>
        <w:spacing w:lineRule="auto" w:line="240"/>
        <w:ind w:firstLine="284" w:start="284" w:end="0"/>
        <w:rPr>
          <w:i/>
          <w:i/>
          <w:sz w:val="24"/>
        </w:rPr>
      </w:pPr>
      <w:r>
        <w:rPr>
          <w:i/>
          <w:sz w:val="24"/>
        </w:rPr>
        <w:t>the sun’s rays, this earth’s life.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8. With some inanimate nouns in the following set expressions:</w:t>
      </w:r>
    </w:p>
    <w:p>
      <w:pPr>
        <w:pStyle w:val="Normal"/>
        <w:spacing w:lineRule="auto" w:line="240"/>
        <w:ind w:firstLine="284" w:start="284" w:end="0"/>
        <w:rPr/>
      </w:pPr>
      <w:r>
        <w:rPr>
          <w:i/>
          <w:sz w:val="24"/>
        </w:rPr>
        <w:t>to one’s heart’s content</w:t>
      </w:r>
      <w:r>
        <w:rPr>
          <w:sz w:val="24"/>
        </w:rPr>
        <w:t xml:space="preserve"> (desire), </w:t>
      </w:r>
      <w:r>
        <w:rPr>
          <w:i/>
          <w:sz w:val="24"/>
        </w:rPr>
        <w:t xml:space="preserve">at death’s door, at arm’s length, out of harm’s way, a hair’s breadth, a </w:t>
      </w:r>
    </w:p>
    <w:p>
      <w:pPr>
        <w:pStyle w:val="Normal"/>
        <w:spacing w:lineRule="auto" w:line="240"/>
        <w:ind w:firstLine="284" w:start="284" w:end="0"/>
        <w:rPr>
          <w:i/>
          <w:i/>
          <w:sz w:val="24"/>
        </w:rPr>
      </w:pPr>
      <w:r>
        <w:rPr>
          <w:i/>
          <w:sz w:val="24"/>
        </w:rPr>
        <w:t>needle’s eye, at a stone’s throw, to move at a snail’s pace, at the water’s edge.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184.</w:t>
      </w:r>
      <w:r>
        <w:rPr>
          <w:sz w:val="24"/>
        </w:rPr>
        <w:t xml:space="preserve"> The syntactical function of the genitive case is that of an attribute. It is always used as a premodifier of a noun and is sometimes called</w:t>
      </w:r>
      <w:r>
        <w:rPr>
          <w:b/>
          <w:sz w:val="24"/>
        </w:rPr>
        <w:t xml:space="preserve"> the dependent genitive.</w:t>
      </w:r>
    </w:p>
    <w:p>
      <w:pPr>
        <w:pStyle w:val="Normal"/>
        <w:spacing w:lineRule="auto" w:line="240"/>
        <w:ind w:firstLine="284" w:end="0"/>
        <w:rPr/>
      </w:pPr>
      <w:r>
        <w:rPr>
          <w:sz w:val="24"/>
        </w:rPr>
        <w:t>However there are some cases when the noun in the genitive case is not followed by the headword and then it stands for the whole noun phrase. This is the so-called</w:t>
      </w:r>
      <w:r>
        <w:rPr>
          <w:b/>
          <w:sz w:val="24"/>
        </w:rPr>
        <w:t xml:space="preserve"> absolute genitive.</w:t>
      </w:r>
      <w:r>
        <w:rPr>
          <w:sz w:val="24"/>
        </w:rPr>
        <w:t xml:space="preserve"> It is used: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To avoid repetition:</w:t>
      </w:r>
    </w:p>
    <w:p>
      <w:pPr>
        <w:pStyle w:val="Normal"/>
        <w:spacing w:lineRule="auto" w:line="240"/>
        <w:ind w:firstLine="284" w:start="284" w:end="0"/>
        <w:rPr/>
      </w:pPr>
      <w:r>
        <w:rPr>
          <w:i/>
          <w:sz w:val="24"/>
        </w:rPr>
        <w:t>Our house is better than Mary’s</w:t>
      </w:r>
      <w:r>
        <w:rPr>
          <w:sz w:val="24"/>
        </w:rPr>
        <w:t xml:space="preserve"> (than Mary’s house).</w:t>
      </w:r>
    </w:p>
    <w:p>
      <w:pPr>
        <w:pStyle w:val="Normal"/>
        <w:spacing w:lineRule="auto" w:line="240"/>
        <w:ind w:firstLine="284" w:end="0"/>
        <w:rPr>
          <w:sz w:val="24"/>
        </w:rPr>
      </w:pPr>
      <w:r>
        <w:rPr>
          <w:sz w:val="24"/>
        </w:rPr>
      </w:r>
    </w:p>
    <w:p>
      <w:pPr>
        <w:pStyle w:val="Normal"/>
        <w:spacing w:lineRule="auto" w:line="240"/>
        <w:ind w:firstLine="284" w:end="0"/>
        <w:rPr/>
      </w:pPr>
      <w:r>
        <w:rPr>
          <w:sz w:val="24"/>
        </w:rPr>
        <w:t>2. After the preposition</w:t>
      </w:r>
      <w:r>
        <w:rPr>
          <w:b/>
          <w:sz w:val="24"/>
        </w:rPr>
        <w:t xml:space="preserve"> of:</w:t>
      </w:r>
    </w:p>
    <w:p>
      <w:pPr>
        <w:pStyle w:val="Normal"/>
        <w:spacing w:lineRule="auto" w:line="240"/>
        <w:ind w:firstLine="284" w:start="284" w:end="0"/>
        <w:rPr>
          <w:i/>
          <w:i/>
          <w:sz w:val="24"/>
        </w:rPr>
      </w:pPr>
      <w:r>
        <w:rPr>
          <w:i/>
          <w:sz w:val="24"/>
        </w:rPr>
        <w:t>an old friend of my mother’s, that cousin of my husband’s.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To denote shops such as </w:t>
      </w:r>
      <w:r>
        <w:rPr>
          <w:i/>
          <w:sz w:val="24"/>
        </w:rPr>
        <w:t>the butcher’s, the baker’s, the grocer’s, the chemist’s,</w:t>
      </w:r>
      <w:r>
        <w:rPr>
          <w:sz w:val="24"/>
        </w:rPr>
        <w:t xml:space="preserve"> or institutions, where the genitive is usually a saint's name:</w:t>
      </w:r>
    </w:p>
    <w:p>
      <w:pPr>
        <w:pStyle w:val="Normal"/>
        <w:spacing w:lineRule="auto" w:line="240"/>
        <w:ind w:firstLine="284" w:start="284" w:end="0"/>
        <w:rPr/>
      </w:pPr>
      <w:r>
        <w:rPr>
          <w:i/>
          <w:sz w:val="24"/>
        </w:rPr>
        <w:t>St Paul’s</w:t>
      </w:r>
      <w:r>
        <w:rPr>
          <w:sz w:val="24"/>
        </w:rPr>
        <w:t xml:space="preserve"> (Cathedral), </w:t>
      </w:r>
      <w:r>
        <w:rPr>
          <w:i/>
          <w:sz w:val="24"/>
        </w:rPr>
        <w:t>St James’s</w:t>
      </w:r>
      <w:r>
        <w:rPr>
          <w:sz w:val="24"/>
        </w:rPr>
        <w:t xml:space="preserve"> (Palace), </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or places of residence:</w:t>
      </w:r>
    </w:p>
    <w:p>
      <w:pPr>
        <w:pStyle w:val="Normal"/>
        <w:spacing w:lineRule="auto" w:line="240"/>
        <w:ind w:firstLine="284" w:start="284" w:end="0"/>
        <w:rPr/>
      </w:pPr>
      <w:r>
        <w:rPr>
          <w:i/>
          <w:sz w:val="24"/>
        </w:rPr>
        <w:t>at Timothy’s, at</w:t>
      </w:r>
      <w:r>
        <w:rPr>
          <w:b/>
          <w:i/>
          <w:sz w:val="24"/>
        </w:rPr>
        <w:t xml:space="preserve"> </w:t>
      </w:r>
      <w:r>
        <w:rPr>
          <w:i/>
          <w:sz w:val="24"/>
        </w:rPr>
        <w:t>Old Jolyon’s, at my uncle’s.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There are also cases (though rare) when a noun is modified by two successive nouns in the genitive case. It is the so called</w:t>
      </w:r>
      <w:r>
        <w:rPr>
          <w:b/>
          <w:sz w:val="24"/>
        </w:rPr>
        <w:t xml:space="preserve"> double genitive,</w:t>
      </w:r>
      <w:r>
        <w:rPr>
          <w:sz w:val="24"/>
        </w:rPr>
        <w:t xml:space="preserve"> as in </w:t>
      </w:r>
      <w:r>
        <w:rPr>
          <w:i/>
          <w:sz w:val="24"/>
        </w:rPr>
        <w:t>My mother’s father’s people.</w:t>
      </w:r>
      <w:r>
        <w:rPr>
          <w:sz w:val="24"/>
        </w:rPr>
        <w:t xml:space="preserve"> The first in such structures has as a rule the meaning of possession </w:t>
      </w:r>
      <w:r>
        <w:rPr>
          <w:i/>
          <w:sz w:val="24"/>
        </w:rPr>
        <w:t>(the father of my mother),</w:t>
      </w:r>
      <w:r>
        <w:rPr>
          <w:sz w:val="24"/>
        </w:rPr>
        <w:t xml:space="preserve"> while the second may either have the same meaning </w:t>
      </w:r>
      <w:r>
        <w:rPr>
          <w:i/>
          <w:sz w:val="24"/>
        </w:rPr>
        <w:t>(the people of my father)</w:t>
      </w:r>
      <w:r>
        <w:rPr>
          <w:sz w:val="24"/>
        </w:rPr>
        <w:t xml:space="preserve"> or other meanings as in: the boy's half-hour’s run.</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Syntactical functions of the noun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185.</w:t>
      </w:r>
      <w:r>
        <w:rPr>
          <w:sz w:val="24"/>
        </w:rPr>
        <w:t xml:space="preserve"> A noun may be used in the function of almost any part of the sentence, although its most typical functions are those of the subject and the object. It may function as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Subject:</w:t>
      </w:r>
    </w:p>
    <w:p>
      <w:pPr>
        <w:pStyle w:val="Normal"/>
        <w:spacing w:lineRule="auto" w:line="240"/>
        <w:ind w:firstLine="284" w:start="284" w:end="0"/>
        <w:rPr/>
      </w:pPr>
      <w:r>
        <w:rPr>
          <w:i/>
          <w:sz w:val="24"/>
        </w:rPr>
        <w:t>The ship</w:t>
      </w:r>
      <w:r>
        <w:rPr>
          <w:sz w:val="24"/>
        </w:rPr>
        <w:t xml:space="preserve"> got under way.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Predicative:</w:t>
      </w:r>
    </w:p>
    <w:p>
      <w:pPr>
        <w:pStyle w:val="Normal"/>
        <w:spacing w:lineRule="auto" w:line="240"/>
        <w:ind w:firstLine="284" w:start="284" w:end="0"/>
        <w:rPr/>
      </w:pPr>
      <w:r>
        <w:rPr>
          <w:sz w:val="24"/>
        </w:rPr>
        <w:t xml:space="preserve">He was certainly </w:t>
      </w:r>
      <w:r>
        <w:rPr>
          <w:i/>
          <w:sz w:val="24"/>
        </w:rPr>
        <w:t>the best hated man</w:t>
      </w:r>
      <w:r>
        <w:rPr>
          <w:sz w:val="24"/>
        </w:rPr>
        <w:t xml:space="preserve"> in the ship.</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Object:</w:t>
      </w:r>
    </w:p>
    <w:p>
      <w:pPr>
        <w:pStyle w:val="Normal"/>
        <w:spacing w:lineRule="auto" w:line="240"/>
        <w:ind w:firstLine="284" w:start="284" w:end="0"/>
        <w:rPr/>
      </w:pPr>
      <w:r>
        <w:rPr>
          <w:sz w:val="24"/>
        </w:rPr>
        <w:t xml:space="preserve">I gave him </w:t>
      </w:r>
      <w:r>
        <w:rPr>
          <w:i/>
          <w:sz w:val="24"/>
        </w:rPr>
        <w:t>a pound.</w:t>
      </w:r>
      <w:r>
        <w:rPr>
          <w:sz w:val="24"/>
        </w:rPr>
        <w:t xml:space="preserve"> Twelve dollars are enough for </w:t>
      </w:r>
      <w:r>
        <w:rPr>
          <w:i/>
          <w:sz w:val="24"/>
        </w:rPr>
        <w:t>the man.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4. Objective predicative:</w:t>
      </w:r>
    </w:p>
    <w:p>
      <w:pPr>
        <w:pStyle w:val="Normal"/>
        <w:spacing w:lineRule="auto" w:line="240"/>
        <w:ind w:firstLine="284" w:start="284" w:end="0"/>
        <w:rPr/>
      </w:pPr>
      <w:r>
        <w:rPr>
          <w:sz w:val="24"/>
        </w:rPr>
        <w:t xml:space="preserve">I found him </w:t>
      </w:r>
      <w:r>
        <w:rPr>
          <w:i/>
          <w:sz w:val="24"/>
        </w:rPr>
        <w:t xml:space="preserve">an </w:t>
      </w:r>
      <w:r>
        <w:rPr>
          <w:sz w:val="24"/>
        </w:rPr>
        <w:t>excellent</w:t>
      </w:r>
      <w:r>
        <w:rPr>
          <w:i/>
          <w:sz w:val="24"/>
        </w:rPr>
        <w:t xml:space="preserve"> listener.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5</w:t>
      </w:r>
      <w:r>
        <w:rPr>
          <w:i/>
          <w:sz w:val="24"/>
        </w:rPr>
        <w:t>.</w:t>
      </w:r>
      <w:r>
        <w:rPr>
          <w:sz w:val="24"/>
        </w:rPr>
        <w:t xml:space="preserve"> Attribute:</w:t>
      </w:r>
    </w:p>
    <w:p>
      <w:pPr>
        <w:pStyle w:val="Normal"/>
        <w:spacing w:lineRule="auto" w:line="240"/>
        <w:ind w:firstLine="284" w:start="284" w:end="0"/>
        <w:rPr/>
      </w:pPr>
      <w:r>
        <w:rPr>
          <w:sz w:val="24"/>
        </w:rPr>
        <w:t xml:space="preserve">A dog is </w:t>
      </w:r>
      <w:r>
        <w:rPr>
          <w:i/>
          <w:sz w:val="24"/>
        </w:rPr>
        <w:t>a man’s</w:t>
      </w:r>
      <w:r>
        <w:rPr>
          <w:sz w:val="24"/>
        </w:rPr>
        <w:t xml:space="preserve"> best friend.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6. Adverbial modifier (usually as part of a prepositional phrase):</w:t>
      </w:r>
    </w:p>
    <w:p>
      <w:pPr>
        <w:pStyle w:val="Normal"/>
        <w:spacing w:lineRule="auto" w:line="240"/>
        <w:ind w:firstLine="284" w:start="284" w:end="0"/>
        <w:rPr/>
      </w:pPr>
      <w:r>
        <w:rPr>
          <w:i/>
          <w:sz w:val="24"/>
        </w:rPr>
        <w:t>High above the city, on a tall column,</w:t>
      </w:r>
      <w:r>
        <w:rPr>
          <w:sz w:val="24"/>
        </w:rPr>
        <w:t xml:space="preserve"> stood the statue of the Happy Prince.</w:t>
      </w:r>
    </w:p>
    <w:p>
      <w:pPr>
        <w:pStyle w:val="Normal"/>
        <w:spacing w:lineRule="auto" w:line="240"/>
        <w:ind w:firstLine="284" w:end="0"/>
        <w:rPr>
          <w:b/>
          <w:sz w:val="24"/>
        </w:rPr>
      </w:pPr>
      <w:r>
        <w:rPr>
          <w:b/>
          <w:sz w:val="24"/>
        </w:rPr>
      </w:r>
    </w:p>
    <w:p>
      <w:pPr>
        <w:pStyle w:val="Heading2"/>
        <w:rPr/>
      </w:pPr>
      <w:bookmarkStart w:id="43" w:name="__RefHeading___Toc5112981"/>
      <w:bookmarkEnd w:id="43"/>
      <w:r>
        <w:rPr/>
        <w:t>THE ARTICLE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186.</w:t>
      </w:r>
      <w:r>
        <w:rPr>
          <w:sz w:val="24"/>
        </w:rPr>
        <w:t xml:space="preserve"> The article is a form word that serves as a</w:t>
      </w:r>
      <w:r>
        <w:rPr>
          <w:b/>
          <w:sz w:val="24"/>
        </w:rPr>
        <w:t xml:space="preserve"> noun determiner. </w:t>
      </w:r>
      <w:r>
        <w:rPr>
          <w:sz w:val="24"/>
        </w:rPr>
        <w:t>It is one of the main means of conveying the idea of</w:t>
      </w:r>
      <w:r>
        <w:rPr>
          <w:b/>
          <w:sz w:val="24"/>
        </w:rPr>
        <w:t xml:space="preserve"> definiteness</w:t>
      </w:r>
      <w:r>
        <w:rPr>
          <w:sz w:val="24"/>
        </w:rPr>
        <w:t xml:space="preserve"> and </w:t>
      </w:r>
      <w:r>
        <w:rPr>
          <w:b/>
          <w:sz w:val="24"/>
        </w:rPr>
        <w:t>indefiniteness.</w:t>
      </w:r>
    </w:p>
    <w:p>
      <w:pPr>
        <w:pStyle w:val="Normal"/>
        <w:spacing w:lineRule="auto" w:line="240"/>
        <w:ind w:firstLine="284" w:end="0"/>
        <w:rPr/>
      </w:pPr>
      <w:r>
        <w:rPr>
          <w:sz w:val="24"/>
        </w:rPr>
        <w:t>There are two articles in English: the definite article</w:t>
      </w:r>
      <w:r>
        <w:rPr>
          <w:b/>
          <w:sz w:val="24"/>
        </w:rPr>
        <w:t xml:space="preserve"> the</w:t>
      </w:r>
      <w:r>
        <w:rPr>
          <w:sz w:val="24"/>
        </w:rPr>
        <w:t xml:space="preserve"> [</w:t>
      </w:r>
      <w:r>
        <w:rPr>
          <w:rFonts w:cs="Lucida Sans Unicode" w:ascii="Lucida Sans Unicode" w:hAnsi="Lucida Sans Unicode"/>
          <w:sz w:val="24"/>
        </w:rPr>
        <w:t>ð</w:t>
      </w:r>
      <w:r>
        <w:rPr>
          <w:sz w:val="24"/>
        </w:rPr>
        <w:t xml:space="preserve">i:] and the indefinite article </w:t>
      </w:r>
      <w:r>
        <w:rPr>
          <w:b/>
          <w:sz w:val="24"/>
        </w:rPr>
        <w:t>a</w:t>
      </w:r>
      <w:r>
        <w:rPr>
          <w:sz w:val="24"/>
        </w:rPr>
        <w:t xml:space="preserve"> [ei].</w:t>
      </w:r>
    </w:p>
    <w:p>
      <w:pPr>
        <w:pStyle w:val="Normal"/>
        <w:spacing w:lineRule="auto" w:line="240"/>
        <w:ind w:firstLine="284" w:end="0"/>
        <w:rPr/>
      </w:pPr>
      <w:r>
        <w:rPr>
          <w:spacing w:val="60"/>
          <w:sz w:val="24"/>
        </w:rPr>
        <w:t xml:space="preserve">Definiteness </w:t>
      </w:r>
      <w:r>
        <w:rPr>
          <w:sz w:val="24"/>
        </w:rPr>
        <w:t xml:space="preserve">suggests that the object presented by the following noun is individualized and singled out from all the other objects of the same kind, whereas </w:t>
      </w:r>
      <w:r>
        <w:rPr>
          <w:spacing w:val="60"/>
          <w:sz w:val="24"/>
        </w:rPr>
        <w:t>indefiniteness</w:t>
      </w:r>
      <w:r>
        <w:rPr>
          <w:sz w:val="24"/>
        </w:rPr>
        <w:t xml:space="preserve"> means a more general reference to an object. Thus when saying </w:t>
      </w:r>
      <w:r>
        <w:rPr>
          <w:i/>
          <w:sz w:val="24"/>
        </w:rPr>
        <w:t>The book is a historical novel</w:t>
      </w:r>
      <w:r>
        <w:rPr>
          <w:sz w:val="24"/>
        </w:rPr>
        <w:t xml:space="preserve"> or </w:t>
      </w:r>
      <w:r>
        <w:rPr>
          <w:i/>
          <w:sz w:val="24"/>
        </w:rPr>
        <w:t xml:space="preserve">The boy has a dog </w:t>
      </w:r>
      <w:r>
        <w:rPr>
          <w:sz w:val="24"/>
        </w:rPr>
        <w:t xml:space="preserve">or </w:t>
      </w:r>
      <w:r>
        <w:rPr>
          <w:i/>
          <w:sz w:val="24"/>
        </w:rPr>
        <w:t>The telephone is out of order,</w:t>
      </w:r>
      <w:r>
        <w:rPr>
          <w:sz w:val="24"/>
        </w:rPr>
        <w:t xml:space="preserve"> the speaker treats the objects </w:t>
      </w:r>
      <w:r>
        <w:rPr>
          <w:i/>
          <w:sz w:val="24"/>
        </w:rPr>
        <w:t>book, boy, telephone</w:t>
      </w:r>
      <w:r>
        <w:rPr>
          <w:sz w:val="24"/>
        </w:rPr>
        <w:t xml:space="preserve"> as specific objects, while saying </w:t>
      </w:r>
      <w:r>
        <w:rPr>
          <w:i/>
          <w:sz w:val="24"/>
        </w:rPr>
        <w:t>a dog, a historical novel</w:t>
      </w:r>
      <w:r>
        <w:rPr>
          <w:sz w:val="24"/>
        </w:rPr>
        <w:t xml:space="preserve"> the speaker characterizes the objects in a more general way, pointing out what kind of novel the book is and what kind of pet animal the boy has.</w:t>
      </w:r>
    </w:p>
    <w:p>
      <w:pPr>
        <w:pStyle w:val="Normal"/>
        <w:spacing w:lineRule="auto" w:line="240"/>
        <w:ind w:firstLine="284" w:end="0"/>
        <w:rPr/>
      </w:pPr>
      <w:r>
        <w:rPr>
          <w:sz w:val="24"/>
        </w:rPr>
        <w:t>The notion of definiteness/indefiniteness determines the important role of the article in the process of communication. The definite article usually presents the notion as</w:t>
      </w:r>
      <w:r>
        <w:rPr>
          <w:b/>
          <w:sz w:val="24"/>
        </w:rPr>
        <w:t xml:space="preserve"> something already known,</w:t>
      </w:r>
      <w:r>
        <w:rPr>
          <w:sz w:val="24"/>
        </w:rPr>
        <w:t xml:space="preserve"> whereas the indefinite article introduces a</w:t>
      </w:r>
      <w:r>
        <w:rPr>
          <w:b/>
          <w:sz w:val="24"/>
        </w:rPr>
        <w:t xml:space="preserve"> new item of information.</w:t>
      </w:r>
      <w:r>
        <w:rPr>
          <w:sz w:val="24"/>
        </w:rPr>
        <w:t xml:space="preserve"> The presentation of objects as definite or indefinite, as already known or as new, depends on the speaker or the writer, who by using articles establishes mutual understanding between the speaker and the listener, the writer and the reader.</w:t>
      </w:r>
    </w:p>
    <w:p>
      <w:pPr>
        <w:pStyle w:val="Normal"/>
        <w:spacing w:lineRule="auto" w:line="240"/>
        <w:ind w:firstLine="284" w:end="0"/>
        <w:rPr/>
      </w:pPr>
      <w:r>
        <w:rPr>
          <w:sz w:val="24"/>
        </w:rPr>
        <w:t>Since the article is a noun determiner and the noun is the headword in a noun phrase,</w:t>
      </w:r>
      <w:r>
        <w:rPr>
          <w:b/>
          <w:sz w:val="24"/>
        </w:rPr>
        <w:t xml:space="preserve"> the syntactical role</w:t>
      </w:r>
      <w:r>
        <w:rPr>
          <w:sz w:val="24"/>
        </w:rPr>
        <w:t xml:space="preserve"> of the article consists in marking off a noun or a noun phrase as part of the sentence.</w:t>
      </w:r>
    </w:p>
    <w:p>
      <w:pPr>
        <w:pStyle w:val="Normal"/>
        <w:spacing w:lineRule="auto" w:line="240"/>
        <w:ind w:firstLine="284" w:end="0"/>
        <w:rPr/>
      </w:pPr>
      <w:r>
        <w:rPr>
          <w:b/>
          <w:sz w:val="24"/>
        </w:rPr>
        <w:t>The morphological value</w:t>
      </w:r>
      <w:r>
        <w:rPr>
          <w:sz w:val="24"/>
        </w:rPr>
        <w:t xml:space="preserve"> of the article lies in indicating the substantivization of other parts of speech, mainly adjectives or participles (see examples 1 and 2 below), also pronouns (examples 3 and 4), adverbs (example 5), numerals (example 6):</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More nurses were required to tend </w:t>
      </w:r>
      <w:r>
        <w:rPr>
          <w:i/>
          <w:sz w:val="24"/>
        </w:rPr>
        <w:t>the sick</w:t>
      </w:r>
      <w:r>
        <w:rPr>
          <w:sz w:val="24"/>
        </w:rPr>
        <w:t xml:space="preserve"> and </w:t>
      </w:r>
      <w:r>
        <w:rPr>
          <w:i/>
          <w:sz w:val="24"/>
        </w:rPr>
        <w:t>the wounded.</w:t>
      </w:r>
    </w:p>
    <w:p>
      <w:pPr>
        <w:pStyle w:val="Normal"/>
        <w:spacing w:lineRule="auto" w:line="240"/>
        <w:ind w:firstLine="284" w:end="0"/>
        <w:rPr>
          <w:sz w:val="24"/>
        </w:rPr>
      </w:pPr>
      <w:r>
        <w:rPr>
          <w:sz w:val="24"/>
        </w:rPr>
        <w:t>2</w:t>
      </w:r>
      <w:r>
        <w:rPr>
          <w:i/>
          <w:sz w:val="24"/>
        </w:rPr>
        <w:t>.</w:t>
      </w:r>
      <w:r>
        <w:rPr>
          <w:sz w:val="24"/>
        </w:rPr>
        <w:t xml:space="preserve"> Her hair was </w:t>
      </w:r>
      <w:r>
        <w:rPr>
          <w:i/>
          <w:sz w:val="24"/>
        </w:rPr>
        <w:t>a bright brown.</w:t>
      </w:r>
    </w:p>
    <w:p>
      <w:pPr>
        <w:pStyle w:val="Normal"/>
        <w:spacing w:lineRule="auto" w:line="240"/>
        <w:ind w:firstLine="284" w:end="0"/>
        <w:rPr/>
      </w:pPr>
      <w:r>
        <w:rPr>
          <w:sz w:val="24"/>
        </w:rPr>
        <w:t xml:space="preserve">3. It wasn’t </w:t>
      </w:r>
      <w:r>
        <w:rPr>
          <w:i/>
          <w:sz w:val="24"/>
        </w:rPr>
        <w:t>a he.</w:t>
      </w:r>
    </w:p>
    <w:p>
      <w:pPr>
        <w:pStyle w:val="Normal"/>
        <w:spacing w:lineRule="auto" w:line="240"/>
        <w:ind w:firstLine="284" w:end="0"/>
        <w:rPr/>
      </w:pPr>
      <w:r>
        <w:rPr>
          <w:sz w:val="24"/>
        </w:rPr>
        <w:t xml:space="preserve">4. He is such </w:t>
      </w:r>
      <w:r>
        <w:rPr>
          <w:i/>
          <w:sz w:val="24"/>
        </w:rPr>
        <w:t>a nothing.</w:t>
      </w:r>
    </w:p>
    <w:p>
      <w:pPr>
        <w:pStyle w:val="Normal"/>
        <w:spacing w:lineRule="auto" w:line="240"/>
        <w:ind w:firstLine="284" w:end="0"/>
        <w:rPr/>
      </w:pPr>
      <w:r>
        <w:rPr>
          <w:sz w:val="24"/>
        </w:rPr>
        <w:t xml:space="preserve">5 . There is </w:t>
      </w:r>
      <w:r>
        <w:rPr>
          <w:i/>
          <w:sz w:val="24"/>
        </w:rPr>
        <w:t>a Beyond.</w:t>
      </w:r>
    </w:p>
    <w:p>
      <w:pPr>
        <w:pStyle w:val="Normal"/>
        <w:spacing w:lineRule="auto" w:line="240"/>
        <w:ind w:firstLine="284" w:end="0"/>
        <w:rPr/>
      </w:pPr>
      <w:r>
        <w:rPr>
          <w:sz w:val="24"/>
        </w:rPr>
        <w:t xml:space="preserve">6. She was only just fifty and looked </w:t>
      </w:r>
      <w:r>
        <w:rPr>
          <w:i/>
          <w:sz w:val="24"/>
        </w:rPr>
        <w:t>a handsome thirty-five.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Both articles have originated from notional parts of speech, whose influence may be traced in their meaning and use.</w:t>
      </w:r>
    </w:p>
    <w:p>
      <w:pPr>
        <w:pStyle w:val="Normal"/>
        <w:spacing w:lineRule="auto" w:line="240"/>
        <w:ind w:firstLine="284" w:end="0"/>
        <w:rPr/>
      </w:pPr>
      <w:r>
        <w:rPr>
          <w:sz w:val="24"/>
        </w:rPr>
        <w:t xml:space="preserve">The </w:t>
      </w:r>
      <w:r>
        <w:rPr>
          <w:spacing w:val="60"/>
          <w:sz w:val="24"/>
        </w:rPr>
        <w:t>definite article</w:t>
      </w:r>
      <w:r>
        <w:rPr>
          <w:sz w:val="24"/>
        </w:rPr>
        <w:t xml:space="preserve"> developed from a demonstrative pronoun, which accounts for its meaning of definiteness. The demonstrative force remains in many phrases, such as </w:t>
      </w:r>
      <w:r>
        <w:rPr>
          <w:i/>
          <w:sz w:val="24"/>
        </w:rPr>
        <w:t>at the time, of the kind,</w:t>
      </w:r>
      <w:r>
        <w:rPr>
          <w:sz w:val="24"/>
        </w:rPr>
        <w:t xml:space="preserve"> in its use before restrictive attributes, and in some situational uses.</w:t>
      </w:r>
    </w:p>
    <w:p>
      <w:pPr>
        <w:pStyle w:val="Normal"/>
        <w:spacing w:lineRule="auto" w:line="240"/>
        <w:ind w:firstLine="284" w:end="0"/>
        <w:rPr/>
      </w:pPr>
      <w:r>
        <w:rPr>
          <w:sz w:val="24"/>
        </w:rPr>
        <w:t xml:space="preserve">The </w:t>
      </w:r>
      <w:r>
        <w:rPr>
          <w:spacing w:val="60"/>
          <w:sz w:val="24"/>
        </w:rPr>
        <w:t>indefinite article</w:t>
      </w:r>
      <w:r>
        <w:rPr>
          <w:sz w:val="24"/>
        </w:rPr>
        <w:t xml:space="preserve"> developed from the cardinal numeral </w:t>
      </w:r>
      <w:r>
        <w:rPr>
          <w:i/>
          <w:sz w:val="24"/>
        </w:rPr>
        <w:t xml:space="preserve">one, </w:t>
      </w:r>
      <w:r>
        <w:rPr>
          <w:sz w:val="24"/>
        </w:rPr>
        <w:t xml:space="preserve">The numerical meaning is evident in such phrases and sentences as </w:t>
      </w:r>
      <w:r>
        <w:rPr>
          <w:i/>
          <w:sz w:val="24"/>
        </w:rPr>
        <w:t>at a time, in a moment, wait a minute, not a sound was heard.</w:t>
      </w:r>
    </w:p>
    <w:p>
      <w:pPr>
        <w:pStyle w:val="Normal"/>
        <w:spacing w:lineRule="auto" w:line="240"/>
        <w:ind w:firstLine="284" w:end="0"/>
        <w:rPr/>
      </w:pPr>
      <w:r>
        <w:rPr>
          <w:sz w:val="24"/>
        </w:rPr>
        <w:t xml:space="preserve">The pronunciation of the articles and the spelling of the indefinite article depend upon the initial sound of the following word. The indefinite article is spelled as </w:t>
      </w:r>
      <w:r>
        <w:rPr>
          <w:b/>
          <w:sz w:val="24"/>
        </w:rPr>
        <w:t>a</w:t>
      </w:r>
      <w:r>
        <w:rPr>
          <w:sz w:val="24"/>
        </w:rPr>
        <w:t xml:space="preserve"> before consonant and as</w:t>
      </w:r>
      <w:r>
        <w:rPr>
          <w:b/>
          <w:sz w:val="24"/>
        </w:rPr>
        <w:t xml:space="preserve"> an</w:t>
      </w:r>
      <w:r>
        <w:rPr>
          <w:sz w:val="24"/>
        </w:rPr>
        <w:t xml:space="preserve"> before vowel sounds. When stressed it is pronounced respectively as [e</w:t>
      </w:r>
      <w:r>
        <w:rPr>
          <w:rFonts w:cs="Lucida Sans Unicode" w:ascii="Lucida Sans Unicode" w:hAnsi="Lucida Sans Unicode"/>
          <w:sz w:val="24"/>
        </w:rPr>
        <w:t>ɪ</w:t>
      </w:r>
      <w:r>
        <w:rPr>
          <w:sz w:val="24"/>
        </w:rPr>
        <w:t>] or [æn]. However, since the articles are usually unstressed, the pronunciation of the indefinite article is generally reduced to the neutral vowel</w:t>
      </w:r>
      <w:r>
        <w:rPr>
          <w:sz w:val="24"/>
          <w:lang w:val="ru-RU"/>
        </w:rPr>
        <w:t xml:space="preserve"> [</w:t>
      </w:r>
      <w:r>
        <w:rPr>
          <w:rFonts w:cs="Lucida Sans Unicode" w:ascii="Lucida Sans Unicode" w:hAnsi="Lucida Sans Unicode"/>
          <w:sz w:val="24"/>
          <w:lang w:val="ru-RU"/>
        </w:rPr>
        <w:t>ǝ</w:t>
      </w:r>
      <w:r>
        <w:rPr>
          <w:sz w:val="24"/>
          <w:lang w:val="ru-RU"/>
        </w:rPr>
        <w:t>]</w:t>
      </w:r>
      <w:r>
        <w:rPr>
          <w:sz w:val="24"/>
        </w:rPr>
        <w:t xml:space="preserve"> before consonants, and to [</w:t>
      </w:r>
      <w:r>
        <w:rPr>
          <w:rFonts w:cs="Lucida Sans Unicode" w:ascii="Lucida Sans Unicode" w:hAnsi="Lucida Sans Unicode"/>
          <w:sz w:val="24"/>
        </w:rPr>
        <w:t>ǝ</w:t>
      </w:r>
      <w:r>
        <w:rPr>
          <w:sz w:val="24"/>
        </w:rPr>
        <w:t>n] before vowel sounds, which depends entirely on the pronunciation and not the spelling of the following word, as can be seen in the table below.</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3312795" cy="1334770"/>
            <wp:effectExtent l="0" t="0" r="0" b="0"/>
            <wp:docPr id="19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5" descr="" title=""/>
                    <pic:cNvPicPr>
                      <a:picLocks noChangeAspect="1" noChangeArrowheads="1"/>
                    </pic:cNvPicPr>
                  </pic:nvPicPr>
                  <pic:blipFill>
                    <a:blip r:embed="rId7"/>
                    <a:srcRect l="-11" t="-27" r="-11" b="-27"/>
                    <a:stretch>
                      <a:fillRect/>
                    </a:stretch>
                  </pic:blipFill>
                  <pic:spPr bwMode="auto">
                    <a:xfrm>
                      <a:off x="0" y="0"/>
                      <a:ext cx="3312795" cy="1334770"/>
                    </a:xfrm>
                    <a:prstGeom prst="rect">
                      <a:avLst/>
                    </a:prstGeom>
                  </pic:spPr>
                </pic:pic>
              </a:graphicData>
            </a:graphic>
          </wp:inline>
        </w:drawing>
      </w:r>
    </w:p>
    <w:p>
      <w:pPr>
        <w:pStyle w:val="Normal"/>
        <w:spacing w:lineRule="auto" w:line="240"/>
        <w:ind w:firstLine="284" w:end="0"/>
        <w:jc w:val="center"/>
        <w:rPr>
          <w:sz w:val="24"/>
        </w:rPr>
      </w:pPr>
      <w:r>
        <w:rPr>
          <w:sz w:val="24"/>
        </w:rPr>
      </w:r>
    </w:p>
    <w:p>
      <w:pPr>
        <w:pStyle w:val="Normal"/>
        <w:spacing w:lineRule="auto" w:line="240"/>
        <w:ind w:firstLine="284" w:end="0"/>
        <w:rPr/>
      </w:pPr>
      <w:r>
        <w:rPr>
          <w:sz w:val="24"/>
        </w:rPr>
        <w:t>The definite article is pronounced as [</w:t>
      </w:r>
      <w:r>
        <w:rPr>
          <w:rFonts w:cs="Lucida Sans Unicode" w:ascii="Lucida Sans Unicode" w:hAnsi="Lucida Sans Unicode"/>
          <w:sz w:val="24"/>
        </w:rPr>
        <w:t>ð</w:t>
      </w:r>
      <w:r>
        <w:rPr>
          <w:sz w:val="24"/>
        </w:rPr>
        <w:t>i:] when stressed. When unstressed, it is pronounced as [</w:t>
      </w:r>
      <w:r>
        <w:rPr>
          <w:rFonts w:cs="Lucida Sans Unicode" w:ascii="Lucida Sans Unicode" w:hAnsi="Lucida Sans Unicode"/>
          <w:sz w:val="24"/>
        </w:rPr>
        <w:t>ðǝ</w:t>
      </w:r>
      <w:r>
        <w:rPr>
          <w:sz w:val="24"/>
        </w:rPr>
        <w:t>] before consonants and [</w:t>
      </w:r>
      <w:r>
        <w:rPr>
          <w:rFonts w:cs="Lucida Sans Unicode" w:ascii="Lucida Sans Unicode" w:hAnsi="Lucida Sans Unicode"/>
          <w:sz w:val="24"/>
        </w:rPr>
        <w:t>ðɪ</w:t>
      </w:r>
      <w:r>
        <w:rPr>
          <w:sz w:val="24"/>
        </w:rPr>
        <w:t>] before vowels:</w:t>
      </w:r>
    </w:p>
    <w:p>
      <w:pPr>
        <w:pStyle w:val="Normal"/>
        <w:spacing w:lineRule="auto" w:line="240"/>
        <w:ind w:firstLine="284" w:end="0"/>
        <w:rPr>
          <w:sz w:val="24"/>
        </w:rPr>
      </w:pPr>
      <w:r>
        <w:rPr>
          <w:sz w:val="24"/>
        </w:rPr>
      </w:r>
    </w:p>
    <w:tbl>
      <w:tblPr>
        <w:tblW w:w="4819" w:type="dxa"/>
        <w:jc w:val="start"/>
        <w:tblInd w:w="3227" w:type="dxa"/>
        <w:tblLayout w:type="fixed"/>
        <w:tblCellMar>
          <w:top w:w="0" w:type="dxa"/>
          <w:start w:w="108" w:type="dxa"/>
          <w:bottom w:w="0" w:type="dxa"/>
          <w:end w:w="108" w:type="dxa"/>
        </w:tblCellMar>
      </w:tblPr>
      <w:tblGrid>
        <w:gridCol w:w="2264"/>
        <w:gridCol w:w="2555"/>
      </w:tblGrid>
      <w:tr>
        <w:trPr/>
        <w:tc>
          <w:tcPr>
            <w:tcW w:w="2264"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jc w:val="center"/>
              <w:rPr/>
            </w:pPr>
            <w:r>
              <w:rPr>
                <w:color w:val="000000"/>
                <w:sz w:val="24"/>
                <w:lang w:val="ru-RU"/>
              </w:rPr>
              <w:t>[</w:t>
            </w:r>
            <w:r>
              <w:rPr>
                <w:rFonts w:cs="Lucida Sans Unicode" w:ascii="Lucida Sans Unicode" w:hAnsi="Lucida Sans Unicode"/>
                <w:color w:val="000000"/>
                <w:sz w:val="24"/>
                <w:lang w:val="ru-RU"/>
              </w:rPr>
              <w:t>ðǝ</w:t>
            </w:r>
            <w:r>
              <w:rPr>
                <w:color w:val="000000"/>
                <w:sz w:val="24"/>
                <w:lang w:val="ru-RU"/>
              </w:rPr>
              <w:t>]</w:t>
            </w:r>
          </w:p>
        </w:tc>
        <w:tc>
          <w:tcPr>
            <w:tcW w:w="255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jc w:val="center"/>
              <w:rPr/>
            </w:pPr>
            <w:r>
              <w:rPr>
                <w:color w:val="000000"/>
                <w:sz w:val="24"/>
                <w:lang w:val="ru-RU"/>
              </w:rPr>
              <w:t>[</w:t>
            </w:r>
            <w:r>
              <w:rPr>
                <w:rFonts w:cs="Lucida Sans Unicode" w:ascii="Lucida Sans Unicode" w:hAnsi="Lucida Sans Unicode"/>
                <w:color w:val="000000"/>
                <w:sz w:val="24"/>
                <w:lang w:val="ru-RU"/>
              </w:rPr>
              <w:t>ðɪ</w:t>
            </w:r>
            <w:r>
              <w:rPr>
                <w:color w:val="000000"/>
                <w:sz w:val="24"/>
                <w:lang w:val="ru-RU"/>
              </w:rPr>
              <w:t>]</w:t>
            </w:r>
          </w:p>
        </w:tc>
      </w:tr>
      <w:tr>
        <w:trPr/>
        <w:tc>
          <w:tcPr>
            <w:tcW w:w="2264"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sz w:val="24"/>
              </w:rPr>
            </w:pPr>
            <w:r>
              <w:rPr>
                <w:color w:val="000000"/>
                <w:sz w:val="24"/>
              </w:rPr>
              <w:t xml:space="preserve">the dog </w:t>
            </w:r>
          </w:p>
          <w:p>
            <w:pPr>
              <w:pStyle w:val="Normal"/>
              <w:spacing w:lineRule="auto" w:line="240"/>
              <w:ind w:firstLine="284" w:end="0"/>
              <w:rPr>
                <w:color w:val="000000"/>
                <w:sz w:val="24"/>
              </w:rPr>
            </w:pPr>
            <w:r>
              <w:rPr>
                <w:color w:val="000000"/>
                <w:sz w:val="24"/>
              </w:rPr>
              <w:t xml:space="preserve">the house </w:t>
            </w:r>
          </w:p>
          <w:p>
            <w:pPr>
              <w:pStyle w:val="Normal"/>
              <w:spacing w:lineRule="auto" w:line="240"/>
              <w:ind w:firstLine="284" w:end="0"/>
              <w:rPr/>
            </w:pPr>
            <w:r>
              <w:rPr>
                <w:color w:val="000000"/>
                <w:sz w:val="24"/>
              </w:rPr>
              <w:t xml:space="preserve">the European </w:t>
            </w:r>
          </w:p>
          <w:p>
            <w:pPr>
              <w:pStyle w:val="Normal"/>
              <w:spacing w:lineRule="auto" w:line="240"/>
              <w:ind w:firstLine="284" w:end="0"/>
              <w:rPr>
                <w:color w:val="000000"/>
                <w:sz w:val="24"/>
              </w:rPr>
            </w:pPr>
            <w:r>
              <w:rPr>
                <w:color w:val="000000"/>
                <w:sz w:val="24"/>
              </w:rPr>
              <w:t xml:space="preserve">the unit </w:t>
            </w:r>
          </w:p>
          <w:p>
            <w:pPr>
              <w:pStyle w:val="Normal"/>
              <w:spacing w:lineRule="auto" w:line="240"/>
              <w:ind w:firstLine="284" w:end="0"/>
              <w:rPr>
                <w:color w:val="000000"/>
                <w:sz w:val="24"/>
              </w:rPr>
            </w:pPr>
            <w:r>
              <w:rPr>
                <w:color w:val="000000"/>
                <w:sz w:val="24"/>
              </w:rPr>
              <w:t>the manuscript</w:t>
            </w:r>
          </w:p>
        </w:tc>
        <w:tc>
          <w:tcPr>
            <w:tcW w:w="2555"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sz w:val="24"/>
              </w:rPr>
            </w:pPr>
            <w:r>
              <w:rPr>
                <w:color w:val="000000"/>
                <w:sz w:val="24"/>
              </w:rPr>
              <w:t xml:space="preserve">the apple </w:t>
            </w:r>
          </w:p>
          <w:p>
            <w:pPr>
              <w:pStyle w:val="Normal"/>
              <w:spacing w:lineRule="auto" w:line="240"/>
              <w:ind w:firstLine="284" w:end="0"/>
              <w:rPr>
                <w:color w:val="000000"/>
                <w:sz w:val="24"/>
              </w:rPr>
            </w:pPr>
            <w:r>
              <w:rPr>
                <w:color w:val="000000"/>
                <w:sz w:val="24"/>
              </w:rPr>
              <w:t xml:space="preserve">the hour </w:t>
            </w:r>
          </w:p>
          <w:p>
            <w:pPr>
              <w:pStyle w:val="Normal"/>
              <w:spacing w:lineRule="auto" w:line="240"/>
              <w:ind w:firstLine="284" w:end="0"/>
              <w:rPr>
                <w:color w:val="000000"/>
                <w:sz w:val="24"/>
              </w:rPr>
            </w:pPr>
            <w:r>
              <w:rPr>
                <w:color w:val="000000"/>
                <w:sz w:val="24"/>
              </w:rPr>
              <w:t xml:space="preserve">the x-ray </w:t>
            </w:r>
          </w:p>
          <w:p>
            <w:pPr>
              <w:pStyle w:val="Normal"/>
              <w:spacing w:lineRule="auto" w:line="240"/>
              <w:ind w:firstLine="284" w:end="0"/>
              <w:rPr>
                <w:color w:val="000000"/>
                <w:sz w:val="24"/>
              </w:rPr>
            </w:pPr>
            <w:r>
              <w:rPr>
                <w:color w:val="000000"/>
                <w:sz w:val="24"/>
              </w:rPr>
              <w:t xml:space="preserve">the uncle </w:t>
            </w:r>
          </w:p>
          <w:p>
            <w:pPr>
              <w:pStyle w:val="Normal"/>
              <w:spacing w:lineRule="auto" w:line="240"/>
              <w:ind w:firstLine="284" w:end="0"/>
              <w:rPr>
                <w:color w:val="000000"/>
                <w:sz w:val="24"/>
              </w:rPr>
            </w:pPr>
            <w:r>
              <w:rPr>
                <w:color w:val="000000"/>
                <w:sz w:val="24"/>
              </w:rPr>
              <w:t>the MP</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Since the article is the opening element of a noun phrase, it is placed before the noun it refers to or before all the other noun premodifiers. The exceptions to this rule are as follows: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the definite article may be preceded by the predeterminers </w:t>
      </w:r>
      <w:r>
        <w:rPr>
          <w:i/>
          <w:sz w:val="24"/>
        </w:rPr>
        <w:t>alt</w:t>
      </w:r>
      <w:r>
        <w:rPr>
          <w:sz w:val="24"/>
        </w:rPr>
        <w:t xml:space="preserve"> and </w:t>
      </w:r>
      <w:r>
        <w:rPr>
          <w:i/>
          <w:sz w:val="24"/>
        </w:rPr>
        <w:t>both:</w:t>
      </w:r>
    </w:p>
    <w:p>
      <w:pPr>
        <w:pStyle w:val="Normal"/>
        <w:spacing w:lineRule="auto" w:line="240"/>
        <w:ind w:firstLine="284" w:start="284" w:end="0"/>
        <w:rPr/>
      </w:pPr>
      <w:r>
        <w:rPr>
          <w:sz w:val="24"/>
        </w:rPr>
        <w:t xml:space="preserve">Are you going to cook </w:t>
      </w:r>
      <w:r>
        <w:rPr>
          <w:i/>
          <w:sz w:val="24"/>
        </w:rPr>
        <w:t>all the cakes</w:t>
      </w:r>
      <w:r>
        <w:rPr>
          <w:sz w:val="24"/>
        </w:rPr>
        <w:t xml:space="preserve"> yourself? </w:t>
      </w:r>
    </w:p>
    <w:p>
      <w:pPr>
        <w:pStyle w:val="Normal"/>
        <w:spacing w:lineRule="auto" w:line="240"/>
        <w:ind w:firstLine="284" w:start="284" w:end="0"/>
        <w:rPr/>
      </w:pPr>
      <w:r>
        <w:rPr>
          <w:i/>
          <w:sz w:val="24"/>
        </w:rPr>
        <w:t>Both the answers</w:t>
      </w:r>
      <w:r>
        <w:rPr>
          <w:sz w:val="24"/>
        </w:rPr>
        <w:t xml:space="preserve"> were good.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the indefinite article may be preceded by the predeterminers </w:t>
      </w:r>
      <w:r>
        <w:rPr>
          <w:i/>
          <w:sz w:val="24"/>
        </w:rPr>
        <w:t>what, such, quite:</w:t>
      </w:r>
    </w:p>
    <w:p>
      <w:pPr>
        <w:pStyle w:val="Normal"/>
        <w:spacing w:lineRule="auto" w:line="240"/>
        <w:ind w:firstLine="284" w:start="284" w:end="0"/>
        <w:rPr/>
      </w:pPr>
      <w:r>
        <w:rPr>
          <w:i/>
          <w:sz w:val="24"/>
        </w:rPr>
        <w:t>What a sight</w:t>
      </w:r>
      <w:r>
        <w:rPr>
          <w:sz w:val="24"/>
        </w:rPr>
        <w:t xml:space="preserve"> I am in this hat!</w:t>
      </w:r>
    </w:p>
    <w:p>
      <w:pPr>
        <w:pStyle w:val="Normal"/>
        <w:spacing w:lineRule="auto" w:line="240"/>
        <w:ind w:firstLine="284" w:start="284" w:end="0"/>
        <w:rPr/>
      </w:pPr>
      <w:r>
        <w:rPr>
          <w:sz w:val="24"/>
        </w:rPr>
        <w:t xml:space="preserve">You were </w:t>
      </w:r>
      <w:r>
        <w:rPr>
          <w:i/>
          <w:sz w:val="24"/>
        </w:rPr>
        <w:t>such a queen,</w:t>
      </w:r>
      <w:r>
        <w:rPr>
          <w:sz w:val="24"/>
        </w:rPr>
        <w:t xml:space="preserve"> and I was </w:t>
      </w:r>
      <w:r>
        <w:rPr>
          <w:i/>
          <w:sz w:val="24"/>
        </w:rPr>
        <w:t>such a nothing!</w:t>
      </w:r>
    </w:p>
    <w:p>
      <w:pPr>
        <w:pStyle w:val="Normal"/>
        <w:spacing w:lineRule="auto" w:line="240"/>
        <w:ind w:firstLine="284" w:start="284" w:end="0"/>
        <w:rPr/>
      </w:pPr>
      <w:r>
        <w:rPr>
          <w:sz w:val="24"/>
        </w:rPr>
        <w:t xml:space="preserve">You are </w:t>
      </w:r>
      <w:r>
        <w:rPr>
          <w:i/>
          <w:sz w:val="24"/>
        </w:rPr>
        <w:t>quite a scholar.</w:t>
      </w:r>
    </w:p>
    <w:p>
      <w:pPr>
        <w:pStyle w:val="Normal"/>
        <w:spacing w:lineRule="auto" w:line="240"/>
        <w:ind w:firstLine="284" w:end="0"/>
        <w:rPr>
          <w:i/>
          <w:i/>
          <w:sz w:val="24"/>
          <w:lang w:val="ru-RU"/>
        </w:rPr>
      </w:pPr>
      <w:r>
        <w:rPr>
          <w:i/>
          <w:sz w:val="24"/>
          <w:lang w:val="ru-RU"/>
        </w:rPr>
      </w:r>
    </w:p>
    <w:p>
      <w:pPr>
        <w:pStyle w:val="Normal"/>
        <w:spacing w:lineRule="auto" w:line="240"/>
        <w:ind w:firstLine="284" w:end="0"/>
        <w:rPr/>
      </w:pPr>
      <w:r>
        <w:rPr>
          <w:sz w:val="24"/>
          <w:lang w:val="ru-RU"/>
        </w:rPr>
        <w:t>с)</w:t>
      </w:r>
      <w:r>
        <w:rPr>
          <w:sz w:val="24"/>
        </w:rPr>
        <w:t xml:space="preserve"> the indefinite article is placed after adjectives preceded by the adverbs </w:t>
      </w:r>
      <w:r>
        <w:rPr>
          <w:i/>
          <w:sz w:val="24"/>
        </w:rPr>
        <w:t>too, as, so:</w:t>
      </w:r>
    </w:p>
    <w:p>
      <w:pPr>
        <w:pStyle w:val="Normal"/>
        <w:spacing w:lineRule="auto" w:line="240"/>
        <w:ind w:firstLine="284" w:start="284" w:end="0"/>
        <w:rPr/>
      </w:pPr>
      <w:r>
        <w:rPr>
          <w:sz w:val="24"/>
        </w:rPr>
        <w:t xml:space="preserve">That was </w:t>
      </w:r>
      <w:r>
        <w:rPr>
          <w:i/>
          <w:sz w:val="24"/>
        </w:rPr>
        <w:t>too difficult a problem</w:t>
      </w:r>
      <w:r>
        <w:rPr>
          <w:sz w:val="24"/>
        </w:rPr>
        <w:t xml:space="preserve"> for the child to solve.</w:t>
      </w:r>
    </w:p>
    <w:p>
      <w:pPr>
        <w:pStyle w:val="Normal"/>
        <w:spacing w:lineRule="auto" w:line="240"/>
        <w:ind w:firstLine="284" w:start="284" w:end="0"/>
        <w:rPr/>
      </w:pPr>
      <w:r>
        <w:rPr>
          <w:sz w:val="24"/>
        </w:rPr>
        <w:t xml:space="preserve">It’s </w:t>
      </w:r>
      <w:r>
        <w:rPr>
          <w:i/>
          <w:sz w:val="24"/>
        </w:rPr>
        <w:t>as good an excuse</w:t>
      </w:r>
      <w:r>
        <w:rPr>
          <w:sz w:val="24"/>
        </w:rPr>
        <w:t xml:space="preserve"> as any for breaking it up.</w:t>
      </w:r>
    </w:p>
    <w:p>
      <w:pPr>
        <w:pStyle w:val="Normal"/>
        <w:spacing w:lineRule="auto" w:line="240"/>
        <w:ind w:firstLine="284" w:start="284" w:end="0"/>
        <w:rPr/>
      </w:pPr>
      <w:r>
        <w:rPr>
          <w:sz w:val="24"/>
        </w:rPr>
        <w:t xml:space="preserve">I’ve never seen </w:t>
      </w:r>
      <w:r>
        <w:rPr>
          <w:i/>
          <w:sz w:val="24"/>
        </w:rPr>
        <w:t>so miserable a creature</w:t>
      </w:r>
      <w:r>
        <w:rPr>
          <w:sz w:val="24"/>
        </w:rPr>
        <w:t xml:space="preserve"> as Jane was at the moment.</w:t>
      </w:r>
    </w:p>
    <w:p>
      <w:pPr>
        <w:pStyle w:val="Normal"/>
        <w:spacing w:lineRule="auto" w:line="240"/>
        <w:ind w:firstLine="284" w:end="0"/>
        <w:rPr>
          <w:b/>
          <w:sz w:val="24"/>
        </w:rPr>
      </w:pPr>
      <w:r>
        <w:rPr>
          <w:b/>
          <w:sz w:val="24"/>
        </w:rPr>
      </w:r>
    </w:p>
    <w:p>
      <w:pPr>
        <w:pStyle w:val="Heading3"/>
        <w:rPr/>
      </w:pPr>
      <w:bookmarkStart w:id="44" w:name="__RefHeading___Toc5112982"/>
      <w:bookmarkEnd w:id="44"/>
      <w:r>
        <w:rPr/>
        <w:t>The use of the indefinite article</w:t>
      </w:r>
    </w:p>
    <w:p>
      <w:pPr>
        <w:pStyle w:val="Normal"/>
        <w:spacing w:lineRule="auto" w:line="240"/>
        <w:ind w:firstLine="284" w:end="0"/>
        <w:rPr>
          <w:sz w:val="24"/>
        </w:rPr>
      </w:pPr>
      <w:r>
        <w:rPr>
          <w:sz w:val="24"/>
        </w:rPr>
      </w:r>
    </w:p>
    <w:p>
      <w:pPr>
        <w:pStyle w:val="Normal"/>
        <w:spacing w:lineRule="auto" w:line="240"/>
        <w:ind w:firstLine="284" w:end="0"/>
        <w:rPr/>
      </w:pPr>
      <w:r>
        <w:rPr>
          <w:sz w:val="24"/>
        </w:rPr>
        <w:t>The main functions of the indefinite article are</w:t>
      </w:r>
      <w:r>
        <w:rPr>
          <w:b/>
          <w:sz w:val="24"/>
        </w:rPr>
        <w:t xml:space="preserve"> classifying, generic </w:t>
      </w:r>
      <w:r>
        <w:rPr>
          <w:sz w:val="24"/>
        </w:rPr>
        <w:t>and</w:t>
      </w:r>
      <w:r>
        <w:rPr>
          <w:b/>
          <w:sz w:val="24"/>
        </w:rPr>
        <w:t xml:space="preserve"> numerical.</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187.</w:t>
      </w:r>
      <w:r>
        <w:rPr>
          <w:sz w:val="24"/>
        </w:rPr>
        <w:t xml:space="preserve"> In its</w:t>
      </w:r>
      <w:r>
        <w:rPr>
          <w:b/>
          <w:sz w:val="24"/>
        </w:rPr>
        <w:t xml:space="preserve"> classifying function</w:t>
      </w:r>
      <w:r>
        <w:rPr>
          <w:sz w:val="24"/>
        </w:rPr>
        <w:t xml:space="preserve"> the article serves to refer an object to the class or group of objects of the same kind.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saw </w:t>
      </w:r>
      <w:r>
        <w:rPr>
          <w:i/>
          <w:sz w:val="24"/>
        </w:rPr>
        <w:t>a speck</w:t>
      </w:r>
      <w:r>
        <w:rPr>
          <w:sz w:val="24"/>
        </w:rPr>
        <w:t xml:space="preserve"> in the distance. It was </w:t>
      </w:r>
      <w:r>
        <w:rPr>
          <w:i/>
          <w:sz w:val="24"/>
        </w:rPr>
        <w:t>a ship.</w:t>
      </w:r>
    </w:p>
    <w:p>
      <w:pPr>
        <w:pStyle w:val="Normal"/>
        <w:spacing w:lineRule="auto" w:line="240"/>
        <w:ind w:firstLine="284" w:start="284" w:end="0"/>
        <w:rPr/>
      </w:pPr>
      <w:r>
        <w:rPr>
          <w:sz w:val="24"/>
        </w:rPr>
        <w:t xml:space="preserve">I am </w:t>
      </w:r>
      <w:r>
        <w:rPr>
          <w:i/>
          <w:sz w:val="24"/>
        </w:rPr>
        <w:t>a school teacher.</w:t>
      </w:r>
    </w:p>
    <w:p>
      <w:pPr>
        <w:pStyle w:val="Normal"/>
        <w:spacing w:lineRule="auto" w:line="240"/>
        <w:ind w:firstLine="284" w:start="284" w:end="0"/>
        <w:rPr/>
      </w:pPr>
      <w:r>
        <w:rPr>
          <w:sz w:val="24"/>
        </w:rPr>
        <w:t xml:space="preserve">Somewhere </w:t>
      </w:r>
      <w:r>
        <w:rPr>
          <w:i/>
          <w:sz w:val="24"/>
        </w:rPr>
        <w:t>a telephone</w:t>
      </w:r>
      <w:r>
        <w:rPr>
          <w:sz w:val="24"/>
        </w:rPr>
        <w:t xml:space="preserve"> began to ring.</w:t>
      </w:r>
    </w:p>
    <w:p>
      <w:pPr>
        <w:pStyle w:val="Normal"/>
        <w:spacing w:lineRule="auto" w:line="240"/>
        <w:ind w:firstLine="284" w:start="284" w:end="0"/>
        <w:rPr/>
      </w:pPr>
      <w:r>
        <w:rPr>
          <w:sz w:val="24"/>
        </w:rPr>
        <w:t xml:space="preserve">The door opened and </w:t>
      </w:r>
      <w:r>
        <w:rPr>
          <w:i/>
          <w:sz w:val="24"/>
        </w:rPr>
        <w:t>a man</w:t>
      </w:r>
      <w:r>
        <w:rPr>
          <w:sz w:val="24"/>
        </w:rPr>
        <w:t xml:space="preserve"> entered.</w:t>
      </w:r>
    </w:p>
    <w:p>
      <w:pPr>
        <w:pStyle w:val="Normal"/>
        <w:spacing w:lineRule="auto" w:line="240"/>
        <w:ind w:firstLine="284" w:start="284" w:end="0"/>
        <w:rPr/>
      </w:pPr>
      <w:r>
        <w:rPr>
          <w:sz w:val="24"/>
        </w:rPr>
        <w:t xml:space="preserve">Janet lived alone in </w:t>
      </w:r>
      <w:r>
        <w:rPr>
          <w:i/>
          <w:sz w:val="24"/>
        </w:rPr>
        <w:t>a small shabby house.</w:t>
      </w:r>
    </w:p>
    <w:p>
      <w:pPr>
        <w:pStyle w:val="Normal"/>
        <w:spacing w:lineRule="auto" w:line="240"/>
        <w:ind w:firstLine="284" w:start="284" w:end="0"/>
        <w:rPr/>
      </w:pPr>
      <w:r>
        <w:rPr>
          <w:sz w:val="24"/>
        </w:rPr>
        <w:t xml:space="preserve">He was </w:t>
      </w:r>
      <w:r>
        <w:rPr>
          <w:i/>
          <w:sz w:val="24"/>
        </w:rPr>
        <w:t>a man</w:t>
      </w:r>
      <w:r>
        <w:rPr>
          <w:sz w:val="24"/>
        </w:rPr>
        <w:t xml:space="preserve"> I would be glad to spend half my time in hell with.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noun preceded by the classifying indefinite article may be accompanied by pre- or postmodifying attributes. The indefinite article is used so long as the reference to the class is preserved, as can be seen from the examples below.</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I’ve read </w:t>
      </w:r>
      <w:r>
        <w:rPr>
          <w:i/>
          <w:sz w:val="24"/>
        </w:rPr>
        <w:t>a novel.</w:t>
      </w:r>
    </w:p>
    <w:p>
      <w:pPr>
        <w:pStyle w:val="Normal"/>
        <w:spacing w:lineRule="auto" w:line="240"/>
        <w:ind w:firstLine="284" w:start="284" w:end="0"/>
        <w:rPr/>
      </w:pPr>
      <w:r>
        <w:rPr>
          <w:sz w:val="24"/>
        </w:rPr>
        <w:t xml:space="preserve">It is </w:t>
      </w:r>
      <w:r>
        <w:rPr>
          <w:i/>
          <w:sz w:val="24"/>
        </w:rPr>
        <w:t>a very interesting novel.</w:t>
      </w:r>
    </w:p>
    <w:p>
      <w:pPr>
        <w:pStyle w:val="Normal"/>
        <w:spacing w:lineRule="auto" w:line="240"/>
        <w:ind w:firstLine="284" w:start="284" w:end="0"/>
        <w:rPr/>
      </w:pPr>
      <w:r>
        <w:rPr>
          <w:sz w:val="24"/>
        </w:rPr>
        <w:t xml:space="preserve">It is </w:t>
      </w:r>
      <w:r>
        <w:rPr>
          <w:i/>
          <w:sz w:val="24"/>
        </w:rPr>
        <w:t>a novel</w:t>
      </w:r>
      <w:r>
        <w:rPr>
          <w:sz w:val="24"/>
        </w:rPr>
        <w:t xml:space="preserve"> by </w:t>
      </w:r>
      <w:r>
        <w:rPr>
          <w:i/>
          <w:sz w:val="24"/>
        </w:rPr>
        <w:t>a modem writer.</w:t>
      </w:r>
    </w:p>
    <w:p>
      <w:pPr>
        <w:pStyle w:val="Normal"/>
        <w:spacing w:lineRule="auto" w:line="240"/>
        <w:ind w:firstLine="284" w:start="284" w:end="0"/>
        <w:rPr/>
      </w:pPr>
      <w:r>
        <w:rPr>
          <w:sz w:val="24"/>
        </w:rPr>
        <w:t xml:space="preserve">It is </w:t>
      </w:r>
      <w:r>
        <w:rPr>
          <w:i/>
          <w:sz w:val="24"/>
        </w:rPr>
        <w:t>a teenager novel</w:t>
      </w:r>
      <w:r>
        <w:rPr>
          <w:sz w:val="24"/>
        </w:rPr>
        <w:t xml:space="preserve"> about American boys.</w:t>
      </w:r>
    </w:p>
    <w:p>
      <w:pPr>
        <w:pStyle w:val="Normal"/>
        <w:spacing w:lineRule="auto" w:line="240"/>
        <w:ind w:firstLine="284" w:start="284" w:end="0"/>
        <w:rPr/>
      </w:pPr>
      <w:r>
        <w:rPr>
          <w:sz w:val="24"/>
        </w:rPr>
        <w:t xml:space="preserve">It is </w:t>
      </w:r>
      <w:r>
        <w:rPr>
          <w:i/>
          <w:sz w:val="24"/>
        </w:rPr>
        <w:t>an exciting novel</w:t>
      </w:r>
      <w:r>
        <w:rPr>
          <w:sz w:val="24"/>
        </w:rPr>
        <w:t xml:space="preserve"> which is very suitable for staging.</w:t>
      </w:r>
    </w:p>
    <w:p>
      <w:pPr>
        <w:pStyle w:val="Normal"/>
        <w:spacing w:lineRule="auto" w:line="240"/>
        <w:ind w:firstLine="284" w:end="0"/>
        <w:rPr>
          <w:sz w:val="24"/>
        </w:rPr>
      </w:pPr>
      <w:r>
        <w:rPr>
          <w:sz w:val="24"/>
        </w:rPr>
      </w:r>
    </w:p>
    <w:p>
      <w:pPr>
        <w:pStyle w:val="Normal"/>
        <w:spacing w:lineRule="auto" w:line="240"/>
        <w:ind w:firstLine="284" w:end="0"/>
        <w:rPr/>
      </w:pPr>
      <w:r>
        <w:rPr>
          <w:sz w:val="24"/>
        </w:rPr>
        <w:t>But: It is</w:t>
      </w:r>
      <w:r>
        <w:rPr>
          <w:b/>
          <w:sz w:val="24"/>
        </w:rPr>
        <w:t xml:space="preserve"> </w:t>
      </w:r>
      <w:r>
        <w:rPr>
          <w:b/>
          <w:i/>
          <w:sz w:val="24"/>
        </w:rPr>
        <w:t>the</w:t>
      </w:r>
      <w:r>
        <w:rPr>
          <w:sz w:val="24"/>
        </w:rPr>
        <w:t xml:space="preserve"> novel our teacher mentioned at the last lesson.</w:t>
      </w:r>
    </w:p>
    <w:p>
      <w:pPr>
        <w:pStyle w:val="Normal"/>
        <w:spacing w:lineRule="auto" w:line="240"/>
        <w:ind w:firstLine="284" w:end="0"/>
        <w:rPr>
          <w:sz w:val="24"/>
        </w:rPr>
      </w:pPr>
      <w:r>
        <w:rPr>
          <w:sz w:val="24"/>
        </w:rPr>
      </w:r>
    </w:p>
    <w:p>
      <w:pPr>
        <w:pStyle w:val="Normal"/>
        <w:pBdr>
          <w:bottom w:val="single" w:sz="4" w:space="1" w:color="000000"/>
        </w:pBdr>
        <w:spacing w:lineRule="auto" w:line="240"/>
        <w:ind w:firstLine="284" w:end="0"/>
        <w:rPr>
          <w:sz w:val="24"/>
        </w:rPr>
      </w:pPr>
      <w:r>
        <w:rPr>
          <w:sz w:val="24"/>
        </w:rPr>
        <w:t>Though mostly used with counts the indefinite article may be used in the classifying function with non-counts, unique and proper nouns.*</w:t>
      </w:r>
    </w:p>
    <w:p>
      <w:pPr>
        <w:pStyle w:val="3"/>
        <w:suppressAutoHyphens w:val="false"/>
        <w:rPr/>
      </w:pPr>
      <w:r>
        <w:rPr/>
        <w:t>* For details see § 192, 198, 201.</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rPr>
                <w:sz w:val="24"/>
              </w:rPr>
            </w:pPr>
            <w:r>
              <w:rPr>
                <w:i/>
                <w:sz w:val="24"/>
              </w:rPr>
              <w:t>The moon rose early.</w:t>
            </w:r>
          </w:p>
        </w:tc>
        <w:tc>
          <w:tcPr>
            <w:tcW w:w="5491" w:type="dxa"/>
            <w:tcBorders/>
          </w:tcPr>
          <w:p>
            <w:pPr>
              <w:pStyle w:val="Normal"/>
              <w:spacing w:lineRule="auto" w:line="240"/>
              <w:ind w:hanging="0" w:end="0"/>
              <w:rPr>
                <w:sz w:val="24"/>
              </w:rPr>
            </w:pPr>
            <w:r>
              <w:rPr>
                <w:i/>
                <w:sz w:val="24"/>
              </w:rPr>
              <w:t>It was a very pale siver moon.</w:t>
            </w:r>
          </w:p>
        </w:tc>
      </w:tr>
    </w:tbl>
    <w:p>
      <w:pPr>
        <w:pStyle w:val="Normal"/>
        <w:spacing w:lineRule="auto" w:line="240"/>
        <w:ind w:firstLine="284" w:end="0"/>
        <w:rPr>
          <w:sz w:val="24"/>
        </w:rPr>
      </w:pPr>
      <w:r>
        <w:rPr>
          <w:sz w:val="24"/>
        </w:rPr>
      </w:r>
    </w:p>
    <w:p>
      <w:pPr>
        <w:pStyle w:val="Normal"/>
        <w:spacing w:lineRule="auto" w:line="240"/>
        <w:ind w:firstLine="284" w:end="0"/>
        <w:rPr/>
      </w:pPr>
      <w:r>
        <w:rPr>
          <w:b/>
          <w:sz w:val="24"/>
        </w:rPr>
        <w:t>§ 188.</w:t>
      </w:r>
      <w:r>
        <w:rPr>
          <w:sz w:val="24"/>
        </w:rPr>
        <w:t xml:space="preserve"> In its</w:t>
      </w:r>
      <w:r>
        <w:rPr>
          <w:b/>
          <w:sz w:val="24"/>
        </w:rPr>
        <w:t xml:space="preserve"> generic function</w:t>
      </w:r>
      <w:r>
        <w:rPr>
          <w:sz w:val="24"/>
        </w:rPr>
        <w:t xml:space="preserve"> the indefinite article implies that the object denoted by the noun is spoken of as a representative of the class, and therefore what is said about the thing, animal, person, or notion mentioned, refers to any object of the same kind,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An oblong</w:t>
      </w:r>
      <w:r>
        <w:rPr>
          <w:sz w:val="24"/>
        </w:rPr>
        <w:t xml:space="preserve"> has four sides, </w:t>
      </w:r>
      <w:r>
        <w:rPr>
          <w:i/>
          <w:sz w:val="24"/>
        </w:rPr>
        <w:t>a triangle</w:t>
      </w:r>
      <w:r>
        <w:rPr>
          <w:sz w:val="24"/>
        </w:rPr>
        <w:t xml:space="preserve"> has three sides.</w:t>
      </w:r>
    </w:p>
    <w:p>
      <w:pPr>
        <w:pStyle w:val="Normal"/>
        <w:spacing w:lineRule="auto" w:line="240"/>
        <w:ind w:firstLine="284" w:start="284" w:end="0"/>
        <w:rPr/>
      </w:pPr>
      <w:r>
        <w:rPr>
          <w:i/>
          <w:sz w:val="24"/>
        </w:rPr>
        <w:t>A tram</w:t>
      </w:r>
      <w:r>
        <w:rPr>
          <w:sz w:val="24"/>
        </w:rPr>
        <w:t xml:space="preserve"> runs on rails, a </w:t>
      </w:r>
      <w:r>
        <w:rPr>
          <w:i/>
          <w:sz w:val="24"/>
        </w:rPr>
        <w:t>bus</w:t>
      </w:r>
      <w:r>
        <w:rPr>
          <w:sz w:val="24"/>
        </w:rPr>
        <w:t xml:space="preserve"> does not.  </w:t>
      </w:r>
    </w:p>
    <w:p>
      <w:pPr>
        <w:pStyle w:val="Normal"/>
        <w:spacing w:lineRule="auto" w:line="240"/>
        <w:ind w:firstLine="284" w:start="284" w:end="0"/>
        <w:rPr/>
      </w:pPr>
      <w:r>
        <w:rPr>
          <w:i/>
          <w:sz w:val="24"/>
        </w:rPr>
        <w:t>A horse</w:t>
      </w:r>
      <w:r>
        <w:rPr>
          <w:sz w:val="24"/>
        </w:rPr>
        <w:t xml:space="preserve"> has four legs. </w:t>
      </w:r>
    </w:p>
    <w:p>
      <w:pPr>
        <w:pStyle w:val="Normal"/>
        <w:spacing w:lineRule="auto" w:line="240"/>
        <w:ind w:firstLine="284" w:start="284" w:end="0"/>
        <w:rPr/>
      </w:pPr>
      <w:r>
        <w:rPr>
          <w:i/>
          <w:sz w:val="24"/>
        </w:rPr>
        <w:t>A sonnet is a poem of</w:t>
      </w:r>
      <w:r>
        <w:rPr>
          <w:sz w:val="24"/>
        </w:rPr>
        <w:t xml:space="preserve"> fourteen lines. </w:t>
      </w:r>
    </w:p>
    <w:p>
      <w:pPr>
        <w:pStyle w:val="Normal"/>
        <w:spacing w:lineRule="auto" w:line="240"/>
        <w:ind w:firstLine="284" w:start="284" w:end="0"/>
        <w:rPr/>
      </w:pPr>
      <w:r>
        <w:rPr>
          <w:i/>
          <w:sz w:val="24"/>
        </w:rPr>
        <w:t>A library</w:t>
      </w:r>
      <w:r>
        <w:rPr>
          <w:sz w:val="24"/>
        </w:rPr>
        <w:t xml:space="preserve"> is </w:t>
      </w:r>
      <w:r>
        <w:rPr>
          <w:i/>
          <w:sz w:val="24"/>
        </w:rPr>
        <w:t>a collection</w:t>
      </w:r>
      <w:r>
        <w:rPr>
          <w:sz w:val="24"/>
        </w:rPr>
        <w:t xml:space="preserve"> of books.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noun preceded by the generic indefinite article may be modified by an attribute which restricts the class represented by the object mentioned or narrows the scope of reference, but does not individualize it.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 complex sentence</w:t>
      </w:r>
      <w:r>
        <w:rPr>
          <w:sz w:val="24"/>
        </w:rPr>
        <w:t xml:space="preserve"> has two or more clauses.                     </w:t>
      </w:r>
    </w:p>
    <w:p>
      <w:pPr>
        <w:pStyle w:val="Normal"/>
        <w:spacing w:lineRule="auto" w:line="240"/>
        <w:ind w:firstLine="284" w:start="284" w:end="0"/>
        <w:rPr/>
      </w:pPr>
      <w:r>
        <w:rPr>
          <w:i/>
          <w:sz w:val="24"/>
        </w:rPr>
        <w:t>A man who looks after the books in a library</w:t>
      </w:r>
      <w:r>
        <w:rPr>
          <w:sz w:val="24"/>
        </w:rPr>
        <w:t xml:space="preserve"> is called a librarian.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indefinite article in its generic function is often used in proverbs and sentences expressing a general truth.</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 friend</w:t>
      </w:r>
      <w:r>
        <w:rPr>
          <w:sz w:val="24"/>
        </w:rPr>
        <w:t xml:space="preserve"> in need is a friend indeed.</w:t>
      </w:r>
    </w:p>
    <w:p>
      <w:pPr>
        <w:pStyle w:val="Normal"/>
        <w:spacing w:lineRule="auto" w:line="240"/>
        <w:ind w:firstLine="284" w:start="284" w:end="0"/>
        <w:rPr/>
      </w:pPr>
      <w:r>
        <w:rPr>
          <w:i/>
          <w:sz w:val="24"/>
        </w:rPr>
        <w:t>An elephant</w:t>
      </w:r>
      <w:r>
        <w:rPr>
          <w:sz w:val="24"/>
        </w:rPr>
        <w:t xml:space="preserve"> never forgets.</w:t>
      </w:r>
    </w:p>
    <w:p>
      <w:pPr>
        <w:pStyle w:val="Normal"/>
        <w:spacing w:lineRule="auto" w:line="240"/>
        <w:ind w:firstLine="284" w:start="284" w:end="0"/>
        <w:rPr/>
      </w:pPr>
      <w:r>
        <w:rPr>
          <w:sz w:val="24"/>
        </w:rPr>
        <w:t xml:space="preserve">As </w:t>
      </w:r>
      <w:r>
        <w:rPr>
          <w:i/>
          <w:sz w:val="24"/>
        </w:rPr>
        <w:t>a man</w:t>
      </w:r>
      <w:r>
        <w:rPr>
          <w:sz w:val="24"/>
        </w:rPr>
        <w:t xml:space="preserve"> sows, so he shall mow.</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With the nouns in the plural in this case no article is used. It should be noted that the generic function of the indefinite article, though akin to the classifying function, is different not only in its meaning, but also in its role in the process of communication. In the majority of cases a noun with the indefinite article in its generic function is the starting point of the utterance, whereas a noun with the indefinite article in its classifying function used as subject or predicative presents a new item of information, which is the most important part of the utterance.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189.</w:t>
      </w:r>
      <w:r>
        <w:rPr>
          <w:sz w:val="24"/>
        </w:rPr>
        <w:t xml:space="preserve"> In its</w:t>
      </w:r>
      <w:r>
        <w:rPr>
          <w:b/>
          <w:sz w:val="24"/>
        </w:rPr>
        <w:t xml:space="preserve"> numerical function</w:t>
      </w:r>
      <w:r>
        <w:rPr>
          <w:sz w:val="24"/>
        </w:rPr>
        <w:t xml:space="preserve"> the indefinite article retains its original meaning of the cardinal numeral </w:t>
      </w:r>
      <w:r>
        <w:rPr>
          <w:i/>
          <w:sz w:val="24"/>
        </w:rPr>
        <w:t>one.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Indian summer returned for </w:t>
      </w:r>
      <w:r>
        <w:rPr>
          <w:i/>
          <w:sz w:val="24"/>
        </w:rPr>
        <w:t>a day.</w:t>
      </w:r>
    </w:p>
    <w:p>
      <w:pPr>
        <w:pStyle w:val="Normal"/>
        <w:spacing w:lineRule="auto" w:line="240"/>
        <w:ind w:firstLine="284" w:start="284" w:end="0"/>
        <w:rPr/>
      </w:pPr>
      <w:r>
        <w:rPr>
          <w:sz w:val="24"/>
        </w:rPr>
        <w:t xml:space="preserve">Of course I won’t say </w:t>
      </w:r>
      <w:r>
        <w:rPr>
          <w:i/>
          <w:sz w:val="24"/>
        </w:rPr>
        <w:t xml:space="preserve">a word. </w:t>
      </w:r>
    </w:p>
    <w:p>
      <w:pPr>
        <w:pStyle w:val="Normal"/>
        <w:spacing w:lineRule="auto" w:line="240"/>
        <w:ind w:firstLine="284" w:start="284" w:end="0"/>
        <w:rPr/>
      </w:pPr>
      <w:r>
        <w:rPr>
          <w:i/>
          <w:sz w:val="24"/>
        </w:rPr>
        <w:t>An apple a day</w:t>
      </w:r>
      <w:r>
        <w:rPr>
          <w:sz w:val="24"/>
        </w:rPr>
        <w:t xml:space="preserve"> keeps the doctor away. </w:t>
      </w:r>
    </w:p>
    <w:p>
      <w:pPr>
        <w:pStyle w:val="Normal"/>
        <w:spacing w:lineRule="auto" w:line="240"/>
        <w:ind w:firstLine="284" w:start="284" w:end="0"/>
        <w:rPr/>
      </w:pPr>
      <w:r>
        <w:rPr>
          <w:i/>
          <w:sz w:val="24"/>
        </w:rPr>
        <w:t>A stitch</w:t>
      </w:r>
      <w:r>
        <w:rPr>
          <w:sz w:val="24"/>
        </w:rPr>
        <w:t xml:space="preserve"> in time saves nine.</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The numerical function of the indefinite article is evident with nouns denoting units of measure (time, distance, length, weight, etc.): </w:t>
      </w:r>
      <w:r>
        <w:rPr>
          <w:i/>
          <w:sz w:val="24"/>
        </w:rPr>
        <w:t>60 miles an hour, ten shillings a yard. The wireless had become a ton weight. We  walked a mile or two.</w:t>
      </w:r>
    </w:p>
    <w:p>
      <w:pPr>
        <w:pStyle w:val="Normal"/>
        <w:spacing w:lineRule="auto" w:line="240"/>
        <w:ind w:firstLine="284" w:end="0"/>
        <w:rPr/>
      </w:pPr>
      <w:r>
        <w:rPr>
          <w:sz w:val="24"/>
        </w:rPr>
        <w:t xml:space="preserve">The function of the indefinite article is also numerical in noun phrases with an ordinal numeral as premodifier, where the article suggests the meaning </w:t>
      </w:r>
      <w:r>
        <w:rPr>
          <w:i/>
          <w:sz w:val="24"/>
        </w:rPr>
        <w:t>one more, another:</w:t>
      </w:r>
      <w:r>
        <w:rPr>
          <w:sz w:val="24"/>
        </w:rPr>
        <w:t xml:space="preserve">                                            </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this final chapter, we come to </w:t>
      </w:r>
      <w:r>
        <w:rPr>
          <w:i/>
          <w:sz w:val="24"/>
        </w:rPr>
        <w:t>a third way</w:t>
      </w:r>
      <w:r>
        <w:rPr>
          <w:sz w:val="24"/>
        </w:rPr>
        <w:t xml:space="preserve"> in which one may view these parts of the sentence.</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The indefinite article in its numerical function may signal a change in the meaning of a non-count making it a count. Thus </w:t>
      </w:r>
      <w:r>
        <w:rPr>
          <w:i/>
          <w:sz w:val="24"/>
        </w:rPr>
        <w:t>an ice-cream, a coffee, a tea, a beer, a whisky,</w:t>
      </w:r>
      <w:r>
        <w:rPr>
          <w:sz w:val="24"/>
        </w:rPr>
        <w:t xml:space="preserve"> etc. mean </w:t>
      </w:r>
      <w:r>
        <w:rPr>
          <w:i/>
          <w:sz w:val="24"/>
        </w:rPr>
        <w:t>a portion of, a glass of, a pint of,</w:t>
      </w:r>
      <w:r>
        <w:rPr>
          <w:sz w:val="24"/>
        </w:rPr>
        <w:t xml:space="preserve"> etc.:</w:t>
      </w:r>
    </w:p>
    <w:p>
      <w:pPr>
        <w:pStyle w:val="Normal"/>
        <w:spacing w:lineRule="auto" w:line="240"/>
        <w:ind w:firstLine="284" w:end="0"/>
        <w:rPr>
          <w:i/>
          <w:i/>
          <w:sz w:val="24"/>
        </w:rPr>
      </w:pPr>
      <w:r>
        <w:rPr>
          <w:i/>
          <w:sz w:val="24"/>
        </w:rPr>
        <w:t>David has ordered a second whisky.</w:t>
      </w:r>
    </w:p>
    <w:p>
      <w:pPr>
        <w:pStyle w:val="Normal"/>
        <w:spacing w:lineRule="auto" w:line="240"/>
        <w:ind w:firstLine="284" w:end="0"/>
        <w:rPr/>
      </w:pPr>
      <w:r>
        <w:rPr>
          <w:sz w:val="24"/>
        </w:rPr>
        <w:t xml:space="preserve">The three main functions of the indefinite article are interrelated, one of them predominating in the context. Thus in the sentence </w:t>
      </w:r>
      <w:r>
        <w:rPr>
          <w:i/>
          <w:sz w:val="24"/>
        </w:rPr>
        <w:t>I’ve bought a new dictionary</w:t>
      </w:r>
      <w:r>
        <w:rPr>
          <w:sz w:val="24"/>
        </w:rPr>
        <w:t xml:space="preserve"> the function of the article is classifying. The numerical idea is implied, but it is not conspicuous enough. If the speaker is interested in number he must say: </w:t>
      </w:r>
      <w:r>
        <w:rPr>
          <w:i/>
          <w:sz w:val="24"/>
        </w:rPr>
        <w:t>I’ve bought one dictionary</w:t>
      </w:r>
      <w:r>
        <w:rPr>
          <w:sz w:val="24"/>
        </w:rPr>
        <w:t xml:space="preserve"> or </w:t>
      </w:r>
      <w:r>
        <w:rPr>
          <w:i/>
          <w:sz w:val="24"/>
        </w:rPr>
        <w:t>I</w:t>
      </w:r>
      <w:r>
        <w:rPr>
          <w:sz w:val="24"/>
        </w:rPr>
        <w:t xml:space="preserve"> </w:t>
      </w:r>
      <w:r>
        <w:rPr>
          <w:i/>
          <w:sz w:val="24"/>
        </w:rPr>
        <w:t>want only one dictionary.</w:t>
      </w:r>
    </w:p>
    <w:p>
      <w:pPr>
        <w:pStyle w:val="Normal"/>
        <w:spacing w:lineRule="auto" w:line="240"/>
        <w:ind w:firstLine="284" w:end="0"/>
        <w:rPr/>
      </w:pPr>
      <w:r>
        <w:rPr>
          <w:sz w:val="24"/>
        </w:rPr>
        <w:t xml:space="preserve">On the other hand when the article is used in its numerical sense, the classifying function coexists with the numerical function. Thus in the proverb </w:t>
      </w:r>
      <w:r>
        <w:rPr>
          <w:i/>
          <w:sz w:val="24"/>
        </w:rPr>
        <w:t>An apple a day keeps the doctor away</w:t>
      </w:r>
      <w:r>
        <w:rPr>
          <w:sz w:val="24"/>
        </w:rPr>
        <w:t xml:space="preserve"> the idea of number </w:t>
      </w:r>
      <w:r>
        <w:rPr>
          <w:i/>
          <w:sz w:val="24"/>
        </w:rPr>
        <w:t>(one apple, one day)</w:t>
      </w:r>
      <w:r>
        <w:rPr>
          <w:sz w:val="24"/>
        </w:rPr>
        <w:t xml:space="preserve"> goes together with the idea of class (a kind of fruit, a unit of time),</w:t>
      </w:r>
    </w:p>
    <w:p>
      <w:pPr>
        <w:pStyle w:val="Normal"/>
        <w:spacing w:lineRule="auto" w:line="240"/>
        <w:ind w:firstLine="284" w:end="0"/>
        <w:rPr/>
      </w:pPr>
      <w:r>
        <w:rPr>
          <w:sz w:val="24"/>
        </w:rPr>
        <w:t xml:space="preserve">In the generic function the ideas of oneness and class are combined, but there is no reference to a specific existing thing, person or notion. If we say </w:t>
      </w:r>
      <w:r>
        <w:rPr>
          <w:i/>
          <w:sz w:val="24"/>
        </w:rPr>
        <w:t>A triangle has three sides</w:t>
      </w:r>
      <w:r>
        <w:rPr>
          <w:sz w:val="24"/>
        </w:rPr>
        <w:t xml:space="preserve"> we mean </w:t>
      </w:r>
      <w:r>
        <w:rPr>
          <w:i/>
          <w:sz w:val="24"/>
        </w:rPr>
        <w:t>one triangle</w:t>
      </w:r>
      <w:r>
        <w:rPr>
          <w:sz w:val="24"/>
        </w:rPr>
        <w:t xml:space="preserve"> and </w:t>
      </w:r>
      <w:r>
        <w:rPr>
          <w:i/>
          <w:sz w:val="24"/>
        </w:rPr>
        <w:t>a certain class</w:t>
      </w:r>
      <w:r>
        <w:rPr>
          <w:sz w:val="24"/>
        </w:rPr>
        <w:t xml:space="preserve"> of geometrical figures, but we do not refer the figure drawn on the blackboard to the class mentioned. To express the latter idea we must say </w:t>
      </w:r>
      <w:r>
        <w:rPr>
          <w:i/>
          <w:sz w:val="24"/>
        </w:rPr>
        <w:t>The figure is a triangle.</w:t>
      </w:r>
      <w:r>
        <w:rPr>
          <w:sz w:val="24"/>
        </w:rPr>
        <w:t xml:space="preserve"> The same applies to the following sentences: </w:t>
      </w:r>
      <w:r>
        <w:rPr>
          <w:i/>
          <w:sz w:val="24"/>
        </w:rPr>
        <w:t>I</w:t>
      </w:r>
      <w:r>
        <w:rPr>
          <w:sz w:val="24"/>
        </w:rPr>
        <w:t xml:space="preserve"> </w:t>
      </w:r>
      <w:r>
        <w:rPr>
          <w:i/>
          <w:sz w:val="24"/>
        </w:rPr>
        <w:t>wanted to be a doctor</w:t>
      </w:r>
      <w:r>
        <w:rPr>
          <w:sz w:val="24"/>
        </w:rPr>
        <w:t xml:space="preserve"> where we deal with a classifying meaning of the article, but </w:t>
      </w:r>
      <w:r>
        <w:rPr>
          <w:i/>
          <w:sz w:val="24"/>
        </w:rPr>
        <w:t>A doctor is an intelligent man -</w:t>
      </w:r>
      <w:r>
        <w:rPr>
          <w:sz w:val="24"/>
        </w:rPr>
        <w:t xml:space="preserve"> with generic.</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190.</w:t>
      </w:r>
      <w:r>
        <w:rPr>
          <w:sz w:val="24"/>
        </w:rPr>
        <w:t xml:space="preserve"> There are a number of set expressions with the indefinite article. In most of them the main functions of the indefinite article can be seen.</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sz w:val="24"/>
              </w:rPr>
            </w:pPr>
            <w:r>
              <w:rPr>
                <w:sz w:val="24"/>
              </w:rPr>
              <w:t xml:space="preserve">at a time </w:t>
            </w:r>
          </w:p>
          <w:p>
            <w:pPr>
              <w:pStyle w:val="Normal"/>
              <w:spacing w:lineRule="auto" w:line="240"/>
              <w:ind w:hanging="0" w:end="0"/>
              <w:jc w:val="start"/>
              <w:rPr>
                <w:sz w:val="24"/>
              </w:rPr>
            </w:pPr>
            <w:r>
              <w:rPr>
                <w:sz w:val="24"/>
              </w:rPr>
              <w:t xml:space="preserve">at a glance </w:t>
            </w:r>
          </w:p>
          <w:p>
            <w:pPr>
              <w:pStyle w:val="Normal"/>
              <w:spacing w:lineRule="auto" w:line="240"/>
              <w:ind w:hanging="0" w:end="0"/>
              <w:jc w:val="start"/>
              <w:rPr>
                <w:sz w:val="24"/>
              </w:rPr>
            </w:pPr>
            <w:r>
              <w:rPr>
                <w:sz w:val="24"/>
              </w:rPr>
              <w:t xml:space="preserve">as a result (of) </w:t>
            </w:r>
          </w:p>
          <w:p>
            <w:pPr>
              <w:pStyle w:val="Normal"/>
              <w:spacing w:lineRule="auto" w:line="240"/>
              <w:ind w:hanging="0" w:end="0"/>
              <w:jc w:val="start"/>
              <w:rPr>
                <w:sz w:val="24"/>
              </w:rPr>
            </w:pPr>
            <w:r>
              <w:rPr>
                <w:sz w:val="24"/>
              </w:rPr>
              <w:t>as a whole</w:t>
            </w:r>
          </w:p>
        </w:tc>
        <w:tc>
          <w:tcPr>
            <w:tcW w:w="5491" w:type="dxa"/>
            <w:tcBorders/>
          </w:tcPr>
          <w:p>
            <w:pPr>
              <w:pStyle w:val="Normal"/>
              <w:spacing w:lineRule="auto" w:line="240"/>
              <w:ind w:hanging="0" w:end="0"/>
              <w:jc w:val="start"/>
              <w:rPr>
                <w:sz w:val="24"/>
              </w:rPr>
            </w:pPr>
            <w:r>
              <w:rPr>
                <w:sz w:val="24"/>
              </w:rPr>
              <w:t>to be (to feel) at a loss</w:t>
            </w:r>
          </w:p>
          <w:p>
            <w:pPr>
              <w:pStyle w:val="Normal"/>
              <w:spacing w:lineRule="auto" w:line="240"/>
              <w:ind w:hanging="0" w:end="0"/>
              <w:jc w:val="start"/>
              <w:rPr>
                <w:sz w:val="24"/>
              </w:rPr>
            </w:pPr>
            <w:r>
              <w:rPr>
                <w:sz w:val="24"/>
              </w:rPr>
              <w:t>to have a mind (to do something)</w:t>
            </w:r>
          </w:p>
          <w:p>
            <w:pPr>
              <w:pStyle w:val="Normal"/>
              <w:spacing w:lineRule="auto" w:line="240"/>
              <w:ind w:hanging="0" w:end="0"/>
              <w:jc w:val="start"/>
              <w:rPr>
                <w:sz w:val="24"/>
              </w:rPr>
            </w:pPr>
            <w:r>
              <w:rPr>
                <w:sz w:val="24"/>
              </w:rPr>
              <w:t>to have a good time</w:t>
            </w:r>
          </w:p>
          <w:p>
            <w:pPr>
              <w:pStyle w:val="Normal"/>
              <w:spacing w:lineRule="auto" w:line="240"/>
              <w:ind w:hanging="0" w:end="0"/>
              <w:jc w:val="start"/>
              <w:rPr>
                <w:sz w:val="24"/>
              </w:rPr>
            </w:pPr>
            <w:r>
              <w:rPr>
                <w:sz w:val="24"/>
              </w:rPr>
              <w:t>to have a headache (a toothache, a sore throat)</w:t>
            </w:r>
          </w:p>
          <w:p>
            <w:pPr>
              <w:pStyle w:val="Normal"/>
              <w:spacing w:lineRule="auto" w:line="240"/>
              <w:ind w:hanging="0" w:end="0"/>
              <w:jc w:val="start"/>
              <w:rPr>
                <w:sz w:val="24"/>
              </w:rPr>
            </w:pPr>
            <w:r>
              <w:rPr>
                <w:sz w:val="24"/>
              </w:rPr>
            </w:r>
          </w:p>
        </w:tc>
      </w:tr>
      <w:tr>
        <w:trPr/>
        <w:tc>
          <w:tcPr>
            <w:tcW w:w="5491" w:type="dxa"/>
            <w:tcBorders/>
          </w:tcPr>
          <w:p>
            <w:pPr>
              <w:pStyle w:val="Normal"/>
              <w:spacing w:lineRule="auto" w:line="240"/>
              <w:ind w:hanging="0" w:end="0"/>
              <w:jc w:val="start"/>
              <w:rPr>
                <w:sz w:val="24"/>
              </w:rPr>
            </w:pPr>
            <w:r>
              <w:rPr>
                <w:sz w:val="24"/>
              </w:rPr>
              <w:t xml:space="preserve">in a good (evil) hour </w:t>
            </w:r>
          </w:p>
          <w:p>
            <w:pPr>
              <w:pStyle w:val="Normal"/>
              <w:spacing w:lineRule="auto" w:line="240"/>
              <w:ind w:hanging="0" w:end="0"/>
              <w:jc w:val="start"/>
              <w:rPr/>
            </w:pPr>
            <w:r>
              <w:rPr>
                <w:sz w:val="24"/>
              </w:rPr>
              <w:t>in a hurry</w:t>
            </w:r>
            <w:r>
              <w:rPr>
                <w:b/>
                <w:sz w:val="24"/>
              </w:rPr>
              <w:t xml:space="preserve"> </w:t>
            </w:r>
            <w:r>
              <w:rPr>
                <w:sz w:val="24"/>
              </w:rPr>
              <w:t>(</w:t>
            </w:r>
            <w:r>
              <w:rPr>
                <w:b/>
                <w:sz w:val="24"/>
              </w:rPr>
              <w:t>but:</w:t>
            </w:r>
            <w:r>
              <w:rPr>
                <w:sz w:val="24"/>
              </w:rPr>
              <w:t xml:space="preserve"> in haste) </w:t>
            </w:r>
          </w:p>
          <w:p>
            <w:pPr>
              <w:pStyle w:val="Normal"/>
              <w:spacing w:lineRule="auto" w:line="240"/>
              <w:ind w:hanging="0" w:end="0"/>
              <w:jc w:val="start"/>
              <w:rPr>
                <w:sz w:val="24"/>
              </w:rPr>
            </w:pPr>
            <w:r>
              <w:rPr>
                <w:sz w:val="24"/>
              </w:rPr>
              <w:t xml:space="preserve">in a fury </w:t>
            </w:r>
          </w:p>
          <w:p>
            <w:pPr>
              <w:pStyle w:val="Normal"/>
              <w:spacing w:lineRule="auto" w:line="240"/>
              <w:ind w:hanging="0" w:end="0"/>
              <w:jc w:val="start"/>
              <w:rPr>
                <w:sz w:val="24"/>
              </w:rPr>
            </w:pPr>
            <w:r>
              <w:rPr>
                <w:sz w:val="24"/>
              </w:rPr>
              <w:t xml:space="preserve">in a low voice </w:t>
            </w:r>
          </w:p>
          <w:p>
            <w:pPr>
              <w:pStyle w:val="Normal"/>
              <w:spacing w:lineRule="auto" w:line="240"/>
              <w:ind w:hanging="0" w:end="0"/>
              <w:jc w:val="start"/>
              <w:rPr>
                <w:sz w:val="24"/>
              </w:rPr>
            </w:pPr>
            <w:r>
              <w:rPr>
                <w:sz w:val="24"/>
              </w:rPr>
              <w:t>in a whisper</w:t>
            </w:r>
          </w:p>
          <w:p>
            <w:pPr>
              <w:pStyle w:val="Normal"/>
              <w:spacing w:lineRule="auto" w:line="240"/>
              <w:ind w:hanging="0" w:end="0"/>
              <w:jc w:val="start"/>
              <w:rPr>
                <w:sz w:val="24"/>
              </w:rPr>
            </w:pPr>
            <w:r>
              <w:rPr>
                <w:sz w:val="24"/>
              </w:rPr>
            </w:r>
          </w:p>
        </w:tc>
        <w:tc>
          <w:tcPr>
            <w:tcW w:w="5491" w:type="dxa"/>
            <w:tcBorders/>
          </w:tcPr>
          <w:p>
            <w:pPr>
              <w:pStyle w:val="Normal"/>
              <w:spacing w:lineRule="auto" w:line="240"/>
              <w:ind w:hanging="0" w:end="0"/>
              <w:jc w:val="start"/>
              <w:rPr>
                <w:sz w:val="24"/>
              </w:rPr>
            </w:pPr>
            <w:r>
              <w:rPr>
                <w:sz w:val="24"/>
              </w:rPr>
              <w:t xml:space="preserve">It is a pity </w:t>
            </w:r>
          </w:p>
          <w:p>
            <w:pPr>
              <w:pStyle w:val="Normal"/>
              <w:spacing w:lineRule="auto" w:line="240"/>
              <w:ind w:hanging="0" w:end="0"/>
              <w:jc w:val="start"/>
              <w:rPr>
                <w:sz w:val="24"/>
              </w:rPr>
            </w:pPr>
            <w:r>
              <w:rPr>
                <w:sz w:val="24"/>
              </w:rPr>
              <w:t xml:space="preserve">It is a pleasure </w:t>
            </w:r>
          </w:p>
          <w:p>
            <w:pPr>
              <w:pStyle w:val="Normal"/>
              <w:spacing w:lineRule="auto" w:line="240"/>
              <w:ind w:hanging="0" w:end="0"/>
              <w:jc w:val="start"/>
              <w:rPr>
                <w:sz w:val="24"/>
              </w:rPr>
            </w:pPr>
            <w:r>
              <w:rPr>
                <w:sz w:val="24"/>
              </w:rPr>
              <w:t xml:space="preserve">It is a shame </w:t>
            </w:r>
          </w:p>
          <w:p>
            <w:pPr>
              <w:pStyle w:val="Normal"/>
              <w:spacing w:lineRule="auto" w:line="240"/>
              <w:ind w:hanging="0" w:end="0"/>
              <w:jc w:val="start"/>
              <w:rPr>
                <w:sz w:val="24"/>
              </w:rPr>
            </w:pPr>
            <w:r>
              <w:rPr>
                <w:sz w:val="24"/>
              </w:rPr>
              <w:t xml:space="preserve">What a shame! </w:t>
            </w:r>
          </w:p>
          <w:p>
            <w:pPr>
              <w:pStyle w:val="Normal"/>
              <w:spacing w:lineRule="auto" w:line="240"/>
              <w:ind w:hanging="0" w:end="0"/>
              <w:jc w:val="start"/>
              <w:rPr>
                <w:sz w:val="24"/>
              </w:rPr>
            </w:pPr>
            <w:r>
              <w:rPr>
                <w:sz w:val="24"/>
              </w:rPr>
              <w:t>What a pity!</w:t>
            </w:r>
          </w:p>
          <w:p>
            <w:pPr>
              <w:pStyle w:val="Normal"/>
              <w:spacing w:lineRule="auto" w:line="240"/>
              <w:ind w:hanging="0" w:end="0"/>
              <w:jc w:val="start"/>
              <w:rPr>
                <w:sz w:val="24"/>
              </w:rPr>
            </w:pPr>
            <w:r>
              <w:rPr>
                <w:sz w:val="24"/>
              </w:rPr>
            </w:r>
          </w:p>
        </w:tc>
      </w:tr>
      <w:tr>
        <w:trPr/>
        <w:tc>
          <w:tcPr>
            <w:tcW w:w="5491" w:type="dxa"/>
            <w:tcBorders/>
          </w:tcPr>
          <w:p>
            <w:pPr>
              <w:pStyle w:val="Normal"/>
              <w:spacing w:lineRule="auto" w:line="240"/>
              <w:ind w:hanging="0" w:end="0"/>
              <w:jc w:val="start"/>
              <w:rPr/>
            </w:pPr>
            <w:r>
              <w:rPr>
                <w:sz w:val="24"/>
              </w:rPr>
              <w:t>at a distance of...</w:t>
            </w:r>
            <w:r>
              <w:rPr>
                <w:b/>
                <w:sz w:val="24"/>
              </w:rPr>
              <w:t xml:space="preserve"> </w:t>
            </w:r>
          </w:p>
          <w:p>
            <w:pPr>
              <w:pStyle w:val="Normal"/>
              <w:spacing w:lineRule="auto" w:line="240"/>
              <w:ind w:hanging="0" w:end="0"/>
              <w:jc w:val="start"/>
              <w:rPr/>
            </w:pPr>
            <w:r>
              <w:rPr>
                <w:sz w:val="24"/>
              </w:rPr>
              <w:t>(</w:t>
            </w:r>
            <w:r>
              <w:rPr>
                <w:b/>
                <w:sz w:val="24"/>
              </w:rPr>
              <w:t>but:</w:t>
            </w:r>
            <w:r>
              <w:rPr>
                <w:sz w:val="24"/>
              </w:rPr>
              <w:t xml:space="preserve"> in the distance) </w:t>
            </w:r>
          </w:p>
          <w:p>
            <w:pPr>
              <w:pStyle w:val="Normal"/>
              <w:spacing w:lineRule="auto" w:line="240"/>
              <w:ind w:hanging="0" w:end="0"/>
              <w:jc w:val="start"/>
              <w:rPr/>
            </w:pPr>
            <w:r>
              <w:rPr>
                <w:sz w:val="24"/>
              </w:rPr>
              <w:t>at a depth</w:t>
            </w:r>
            <w:r>
              <w:rPr>
                <w:b/>
                <w:sz w:val="24"/>
              </w:rPr>
              <w:t xml:space="preserve"> </w:t>
            </w:r>
            <w:r>
              <w:rPr>
                <w:sz w:val="24"/>
              </w:rPr>
              <w:t>(</w:t>
            </w:r>
            <w:r>
              <w:rPr>
                <w:b/>
                <w:sz w:val="24"/>
              </w:rPr>
              <w:t>but:</w:t>
            </w:r>
            <w:r>
              <w:rPr>
                <w:sz w:val="24"/>
              </w:rPr>
              <w:t xml:space="preserve"> in the depth) </w:t>
            </w:r>
          </w:p>
          <w:p>
            <w:pPr>
              <w:pStyle w:val="Normal"/>
              <w:spacing w:lineRule="auto" w:line="240"/>
              <w:ind w:hanging="0" w:end="0"/>
              <w:jc w:val="start"/>
              <w:rPr>
                <w:sz w:val="24"/>
              </w:rPr>
            </w:pPr>
            <w:r>
              <w:rPr>
                <w:sz w:val="24"/>
              </w:rPr>
              <w:t>at a speed of...</w:t>
            </w:r>
          </w:p>
        </w:tc>
        <w:tc>
          <w:tcPr>
            <w:tcW w:w="5491" w:type="dxa"/>
            <w:tcBorders/>
          </w:tcPr>
          <w:p>
            <w:pPr>
              <w:pStyle w:val="Normal"/>
              <w:spacing w:lineRule="auto" w:line="240"/>
              <w:ind w:hanging="0" w:end="0"/>
              <w:jc w:val="start"/>
              <w:rPr>
                <w:sz w:val="24"/>
              </w:rPr>
            </w:pPr>
            <w:r>
              <w:rPr>
                <w:sz w:val="24"/>
              </w:rPr>
              <w:t>They were much of a size</w:t>
            </w:r>
          </w:p>
          <w:p>
            <w:pPr>
              <w:pStyle w:val="Normal"/>
              <w:spacing w:lineRule="auto" w:line="240"/>
              <w:ind w:hanging="0" w:end="0"/>
              <w:jc w:val="start"/>
              <w:rPr>
                <w:sz w:val="24"/>
              </w:rPr>
            </w:pPr>
            <w:r>
              <w:rPr>
                <w:sz w:val="24"/>
              </w:rPr>
              <w:t>Birds of a feather flock together.</w:t>
            </w:r>
          </w:p>
          <w:p>
            <w:pPr>
              <w:pStyle w:val="Normal"/>
              <w:spacing w:lineRule="auto" w:line="240"/>
              <w:ind w:hanging="0" w:end="0"/>
              <w:jc w:val="start"/>
              <w:rPr>
                <w:sz w:val="24"/>
              </w:rPr>
            </w:pPr>
            <w:r>
              <w:rPr>
                <w:sz w:val="24"/>
              </w:rPr>
              <w:t>many a time (not once, on many occasions)</w:t>
            </w:r>
          </w:p>
          <w:p>
            <w:pPr>
              <w:pStyle w:val="Normal"/>
              <w:spacing w:lineRule="auto" w:line="240"/>
              <w:ind w:hanging="0" w:end="0"/>
              <w:jc w:val="start"/>
              <w:rPr>
                <w:sz w:val="24"/>
              </w:rPr>
            </w:pPr>
            <w:r>
              <w:rPr>
                <w:sz w:val="24"/>
              </w:rPr>
              <w:t>many a man (not one)</w:t>
            </w:r>
          </w:p>
        </w:tc>
      </w:tr>
    </w:tbl>
    <w:p>
      <w:pPr>
        <w:pStyle w:val="Normal"/>
        <w:spacing w:lineRule="auto" w:line="240"/>
        <w:ind w:firstLine="284" w:end="0"/>
        <w:rPr>
          <w:sz w:val="24"/>
        </w:rPr>
      </w:pPr>
      <w:r>
        <w:rPr>
          <w:sz w:val="24"/>
        </w:rPr>
      </w:r>
    </w:p>
    <w:p>
      <w:pPr>
        <w:pStyle w:val="Heading3"/>
        <w:rPr/>
      </w:pPr>
      <w:bookmarkStart w:id="45" w:name="__RefHeading___Toc5112983"/>
      <w:bookmarkEnd w:id="45"/>
      <w:r>
        <w:rPr/>
        <w:t>The use of the definite article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191.</w:t>
      </w:r>
      <w:r>
        <w:rPr>
          <w:sz w:val="24"/>
        </w:rPr>
        <w:t xml:space="preserve"> The definite article implies that the speaker or the writer presents a person, a thing or an abstract notion as known to the listener or the reader, either from his general knowledge, or from the situation, or from the context. Hence, the two main functions of the definite article are</w:t>
      </w:r>
      <w:r>
        <w:rPr>
          <w:b/>
          <w:sz w:val="24"/>
        </w:rPr>
        <w:t xml:space="preserve"> specifying and generic.</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192.</w:t>
      </w:r>
      <w:r>
        <w:rPr>
          <w:sz w:val="24"/>
        </w:rPr>
        <w:t xml:space="preserve"> The definite article in its</w:t>
      </w:r>
      <w:r>
        <w:rPr>
          <w:b/>
          <w:sz w:val="24"/>
        </w:rPr>
        <w:t xml:space="preserve"> specifying function</w:t>
      </w:r>
      <w:r>
        <w:rPr>
          <w:sz w:val="24"/>
        </w:rPr>
        <w:t xml:space="preserve"> serves to single out an object or a group of objects from all the other objects (things, persons, animals, abstract notions) of the same kind. The specification is carried out by means of (1) a restrictive attribute, of (2) the preceding context, (3) the situation or (4) the meaning of the noun.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A </w:t>
      </w:r>
      <w:r>
        <w:rPr>
          <w:i/>
          <w:sz w:val="24"/>
        </w:rPr>
        <w:t>restrictive attribute</w:t>
      </w:r>
      <w:r>
        <w:rPr>
          <w:sz w:val="24"/>
        </w:rPr>
        <w:t xml:space="preserve"> is most useful in singling out or individualizing an object (such attributes are also called </w:t>
      </w:r>
      <w:r>
        <w:rPr>
          <w:i/>
          <w:sz w:val="24"/>
        </w:rPr>
        <w:t>specifying</w:t>
      </w:r>
      <w:r>
        <w:rPr>
          <w:sz w:val="24"/>
        </w:rPr>
        <w:t xml:space="preserve"> or </w:t>
      </w:r>
      <w:r>
        <w:rPr>
          <w:i/>
          <w:sz w:val="24"/>
        </w:rPr>
        <w:t>limiting).</w:t>
      </w:r>
      <w:r>
        <w:rPr>
          <w:sz w:val="24"/>
        </w:rPr>
        <w:t xml:space="preserve"> It may be expressed by a single word, a prepositional phrase, a participial phrase, or by a clause, all functioning as postmodifiers.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Somebody moved in </w:t>
      </w:r>
      <w:r>
        <w:rPr>
          <w:i/>
          <w:sz w:val="24"/>
        </w:rPr>
        <w:t>the room above.</w:t>
      </w:r>
    </w:p>
    <w:p>
      <w:pPr>
        <w:pStyle w:val="Normal"/>
        <w:spacing w:lineRule="auto" w:line="240"/>
        <w:ind w:firstLine="284" w:start="284" w:end="0"/>
        <w:rPr/>
      </w:pPr>
      <w:r>
        <w:rPr>
          <w:sz w:val="24"/>
        </w:rPr>
        <w:t xml:space="preserve">I’m convinced Davis is </w:t>
      </w:r>
      <w:r>
        <w:rPr>
          <w:i/>
          <w:sz w:val="24"/>
        </w:rPr>
        <w:t>the man we are looking for</w:t>
      </w:r>
      <w:r>
        <w:rPr>
          <w:sz w:val="24"/>
        </w:rPr>
        <w:t xml:space="preserve"> (the very man).</w:t>
      </w:r>
    </w:p>
    <w:p>
      <w:pPr>
        <w:pStyle w:val="Normal"/>
        <w:spacing w:lineRule="auto" w:line="240"/>
        <w:ind w:firstLine="284" w:start="284" w:end="0"/>
        <w:rPr/>
      </w:pPr>
      <w:r>
        <w:rPr>
          <w:i/>
          <w:sz w:val="24"/>
        </w:rPr>
        <w:t>The students in the next room</w:t>
      </w:r>
      <w:r>
        <w:rPr>
          <w:sz w:val="24"/>
        </w:rPr>
        <w:t xml:space="preserve"> are taking an examination.</w:t>
      </w:r>
    </w:p>
    <w:p>
      <w:pPr>
        <w:pStyle w:val="Normal"/>
        <w:spacing w:lineRule="auto" w:line="240"/>
        <w:ind w:firstLine="284" w:start="284" w:end="0"/>
        <w:rPr/>
      </w:pPr>
      <w:r>
        <w:rPr>
          <w:sz w:val="24"/>
        </w:rPr>
        <w:t xml:space="preserve">That was </w:t>
      </w:r>
      <w:r>
        <w:rPr>
          <w:i/>
          <w:sz w:val="24"/>
        </w:rPr>
        <w:t>the end of my first journey</w:t>
      </w:r>
      <w:r>
        <w:rPr>
          <w:sz w:val="24"/>
        </w:rPr>
        <w:t xml:space="preserve"> into the enchantment of the past.</w:t>
      </w:r>
    </w:p>
    <w:p>
      <w:pPr>
        <w:pStyle w:val="Normal"/>
        <w:spacing w:lineRule="auto" w:line="240"/>
        <w:ind w:firstLine="284" w:start="284" w:end="0"/>
        <w:rPr/>
      </w:pPr>
      <w:r>
        <w:rPr>
          <w:i/>
          <w:sz w:val="24"/>
        </w:rPr>
        <w:t>The man standing by the window</w:t>
      </w:r>
      <w:r>
        <w:rPr>
          <w:sz w:val="24"/>
        </w:rPr>
        <w:t xml:space="preserve"> is my uncle.</w:t>
      </w:r>
    </w:p>
    <w:p>
      <w:pPr>
        <w:pStyle w:val="Normal"/>
        <w:spacing w:lineRule="auto" w:line="240"/>
        <w:ind w:firstLine="284" w:start="284" w:end="0"/>
        <w:rPr/>
      </w:pPr>
      <w:r>
        <w:rPr>
          <w:sz w:val="24"/>
        </w:rPr>
        <w:t xml:space="preserve">I said nothing to Mr Smith. I think he was already rehearsing </w:t>
      </w:r>
      <w:r>
        <w:rPr>
          <w:i/>
          <w:sz w:val="24"/>
        </w:rPr>
        <w:t>the story he would fell to Mrs Smith.</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There are also postmodifying attributes which refer the object they modify to a class of similar objects, and in this case they require the indefinite article before the modified noun.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 letter written in pencil</w:t>
      </w:r>
      <w:r>
        <w:rPr>
          <w:sz w:val="24"/>
        </w:rPr>
        <w:t xml:space="preserve"> is difficult to read. </w:t>
      </w:r>
    </w:p>
    <w:p>
      <w:pPr>
        <w:pStyle w:val="Normal"/>
        <w:spacing w:lineRule="auto" w:line="240"/>
        <w:ind w:firstLine="284" w:start="284" w:end="0"/>
        <w:rPr/>
      </w:pPr>
      <w:r>
        <w:rPr>
          <w:i/>
          <w:sz w:val="24"/>
        </w:rPr>
        <w:t>A letter which is written in pencil</w:t>
      </w:r>
      <w:r>
        <w:rPr>
          <w:sz w:val="24"/>
        </w:rPr>
        <w:t xml:space="preserve"> is difficult to read.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like fashion premodifying attributes, especially expressed by adjectives, have either descriptive force in which case they do not influence the use of articles, or a restrictive force due to their meaning. Those are the limiting adjectives </w:t>
      </w:r>
      <w:r>
        <w:rPr>
          <w:i/>
          <w:sz w:val="24"/>
        </w:rPr>
        <w:t>very, right, left, wrong, only, one, opposite, last, next (following),</w:t>
      </w:r>
      <w:r>
        <w:rPr>
          <w:sz w:val="24"/>
        </w:rPr>
        <w:t xml:space="preserve"> the pronominal adjective </w:t>
      </w:r>
      <w:r>
        <w:rPr>
          <w:i/>
          <w:sz w:val="24"/>
        </w:rPr>
        <w:t>same,</w:t>
      </w:r>
      <w:r>
        <w:rPr>
          <w:sz w:val="24"/>
        </w:rPr>
        <w:t xml:space="preserve"> ordinal numerals. Their meaning specifies the object well enough to exclude a possibility of choice or change within a class.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got into </w:t>
      </w:r>
      <w:r>
        <w:rPr>
          <w:i/>
          <w:sz w:val="24"/>
        </w:rPr>
        <w:t>the wrong train.</w:t>
      </w:r>
      <w:r>
        <w:rPr>
          <w:sz w:val="24"/>
        </w:rPr>
        <w:t xml:space="preserve">                                   </w:t>
      </w:r>
    </w:p>
    <w:p>
      <w:pPr>
        <w:pStyle w:val="Normal"/>
        <w:spacing w:lineRule="auto" w:line="240"/>
        <w:ind w:firstLine="284" w:start="284" w:end="0"/>
        <w:rPr/>
      </w:pPr>
      <w:r>
        <w:rPr>
          <w:sz w:val="24"/>
        </w:rPr>
        <w:t xml:space="preserve">Are we on </w:t>
      </w:r>
      <w:r>
        <w:rPr>
          <w:i/>
          <w:sz w:val="24"/>
        </w:rPr>
        <w:t>the right road?</w:t>
      </w:r>
      <w:r>
        <w:rPr>
          <w:sz w:val="24"/>
        </w:rPr>
        <w:t xml:space="preserve">                                 </w:t>
      </w:r>
    </w:p>
    <w:p>
      <w:pPr>
        <w:pStyle w:val="Normal"/>
        <w:spacing w:lineRule="auto" w:line="240"/>
        <w:ind w:firstLine="284" w:start="284" w:end="0"/>
        <w:rPr/>
      </w:pPr>
      <w:r>
        <w:rPr>
          <w:sz w:val="24"/>
        </w:rPr>
        <w:t xml:space="preserve">He is </w:t>
      </w:r>
      <w:r>
        <w:rPr>
          <w:i/>
          <w:sz w:val="24"/>
        </w:rPr>
        <w:t>the only man</w:t>
      </w:r>
      <w:r>
        <w:rPr>
          <w:sz w:val="24"/>
        </w:rPr>
        <w:t xml:space="preserve"> for this position.</w:t>
      </w:r>
    </w:p>
    <w:p>
      <w:pPr>
        <w:pStyle w:val="Normal"/>
        <w:spacing w:lineRule="auto" w:line="240"/>
        <w:ind w:firstLine="284" w:start="284" w:end="0"/>
        <w:rPr/>
      </w:pPr>
      <w:r>
        <w:rPr>
          <w:sz w:val="24"/>
        </w:rPr>
        <w:t xml:space="preserve">Morning light ... touched </w:t>
      </w:r>
      <w:r>
        <w:rPr>
          <w:i/>
          <w:sz w:val="24"/>
        </w:rPr>
        <w:t>the opposite seat.</w:t>
      </w:r>
    </w:p>
    <w:p>
      <w:pPr>
        <w:pStyle w:val="Normal"/>
        <w:spacing w:lineRule="auto" w:line="240"/>
        <w:ind w:firstLine="284" w:start="284" w:end="0"/>
        <w:rPr/>
      </w:pPr>
      <w:r>
        <w:rPr>
          <w:sz w:val="24"/>
        </w:rPr>
        <w:t xml:space="preserve">That’s </w:t>
      </w:r>
      <w:r>
        <w:rPr>
          <w:i/>
          <w:sz w:val="24"/>
        </w:rPr>
        <w:t>the great Rita. The one</w:t>
      </w:r>
      <w:r>
        <w:rPr>
          <w:sz w:val="24"/>
        </w:rPr>
        <w:t xml:space="preserve"> and </w:t>
      </w:r>
      <w:r>
        <w:rPr>
          <w:i/>
          <w:sz w:val="24"/>
        </w:rPr>
        <w:t xml:space="preserve">only Rita.    </w:t>
      </w:r>
    </w:p>
    <w:p>
      <w:pPr>
        <w:pStyle w:val="Normal"/>
        <w:spacing w:lineRule="auto" w:line="240"/>
        <w:ind w:firstLine="284" w:start="284" w:end="0"/>
        <w:rPr/>
      </w:pPr>
      <w:r>
        <w:rPr>
          <w:sz w:val="24"/>
        </w:rPr>
        <w:t xml:space="preserve">My first job was not a success. But </w:t>
      </w:r>
      <w:r>
        <w:rPr>
          <w:i/>
          <w:sz w:val="24"/>
        </w:rPr>
        <w:t>the second job</w:t>
      </w:r>
      <w:r>
        <w:rPr>
          <w:sz w:val="24"/>
        </w:rPr>
        <w:t xml:space="preserve"> was a sensational success.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Apparent exceptions to the rule are caused by a certain shift in the meaning of premodifiers, which may acquire a new qualitative tinge. Thus </w:t>
      </w:r>
      <w:r>
        <w:rPr>
          <w:i/>
          <w:sz w:val="24"/>
        </w:rPr>
        <w:t>an only child</w:t>
      </w:r>
      <w:r>
        <w:rPr>
          <w:sz w:val="24"/>
        </w:rPr>
        <w:t xml:space="preserve"> means </w:t>
      </w:r>
      <w:r>
        <w:rPr>
          <w:i/>
          <w:sz w:val="24"/>
        </w:rPr>
        <w:t xml:space="preserve">a child who has no brothers or sisters, a first impression </w:t>
      </w:r>
      <w:r>
        <w:rPr>
          <w:sz w:val="24"/>
        </w:rPr>
        <w:t xml:space="preserve">or </w:t>
      </w:r>
      <w:r>
        <w:rPr>
          <w:i/>
          <w:sz w:val="24"/>
        </w:rPr>
        <w:t>a first attempt</w:t>
      </w:r>
      <w:r>
        <w:rPr>
          <w:sz w:val="24"/>
        </w:rPr>
        <w:t xml:space="preserve"> has its own qualitative peculiarities, a </w:t>
      </w:r>
      <w:r>
        <w:rPr>
          <w:i/>
          <w:sz w:val="24"/>
        </w:rPr>
        <w:t>last look</w:t>
      </w:r>
      <w:r>
        <w:rPr>
          <w:sz w:val="24"/>
        </w:rPr>
        <w:t xml:space="preserve"> is </w:t>
      </w:r>
      <w:r>
        <w:rPr>
          <w:i/>
          <w:sz w:val="24"/>
        </w:rPr>
        <w:t>a farewell look, a second, a third, a tenth</w:t>
      </w:r>
      <w:r>
        <w:rPr>
          <w:sz w:val="24"/>
        </w:rPr>
        <w:t xml:space="preserve"> means </w:t>
      </w:r>
      <w:r>
        <w:rPr>
          <w:i/>
          <w:sz w:val="24"/>
        </w:rPr>
        <w:t>one more, another.</w:t>
      </w:r>
      <w:r>
        <w:rPr>
          <w:sz w:val="24"/>
        </w:rPr>
        <w:t xml:space="preserve"> In such cases the classifying force of the article prevails. See the examples below, the last of which also suggests reference to a class, namely to the class of books in their first edition.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haven’t got four brothers. I’m </w:t>
      </w:r>
      <w:r>
        <w:rPr>
          <w:i/>
          <w:sz w:val="24"/>
        </w:rPr>
        <w:t>an only son.</w:t>
      </w:r>
    </w:p>
    <w:p>
      <w:pPr>
        <w:pStyle w:val="Normal"/>
        <w:spacing w:lineRule="auto" w:line="240"/>
        <w:ind w:firstLine="284" w:start="284" w:end="0"/>
        <w:rPr/>
      </w:pPr>
      <w:r>
        <w:rPr>
          <w:sz w:val="24"/>
        </w:rPr>
        <w:t xml:space="preserve">Alec turned up as if for </w:t>
      </w:r>
      <w:r>
        <w:rPr>
          <w:i/>
          <w:sz w:val="24"/>
        </w:rPr>
        <w:t>a last look</w:t>
      </w:r>
      <w:r>
        <w:rPr>
          <w:sz w:val="24"/>
        </w:rPr>
        <w:t xml:space="preserve"> at the retreating figure.</w:t>
      </w:r>
    </w:p>
    <w:p>
      <w:pPr>
        <w:pStyle w:val="Normal"/>
        <w:spacing w:lineRule="auto" w:line="240"/>
        <w:ind w:firstLine="284" w:start="284" w:end="0"/>
        <w:rPr/>
      </w:pPr>
      <w:r>
        <w:rPr>
          <w:sz w:val="24"/>
        </w:rPr>
        <w:t xml:space="preserve">It was </w:t>
      </w:r>
      <w:r>
        <w:rPr>
          <w:i/>
          <w:sz w:val="24"/>
        </w:rPr>
        <w:t>a good first impression.</w:t>
      </w:r>
    </w:p>
    <w:p>
      <w:pPr>
        <w:pStyle w:val="Normal"/>
        <w:spacing w:lineRule="auto" w:line="240"/>
        <w:ind w:firstLine="284" w:start="284" w:end="0"/>
        <w:rPr/>
      </w:pPr>
      <w:r>
        <w:rPr>
          <w:sz w:val="24"/>
        </w:rPr>
        <w:t xml:space="preserve">What made him spot Boot? It’s </w:t>
      </w:r>
      <w:r>
        <w:rPr>
          <w:i/>
          <w:sz w:val="24"/>
        </w:rPr>
        <w:t>a sixth sense</w:t>
      </w:r>
    </w:p>
    <w:p>
      <w:pPr>
        <w:pStyle w:val="Normal"/>
        <w:spacing w:lineRule="auto" w:line="240"/>
        <w:ind w:firstLine="284" w:start="284" w:end="0"/>
        <w:rPr/>
      </w:pPr>
      <w:r>
        <w:rPr>
          <w:sz w:val="24"/>
        </w:rPr>
        <w:t xml:space="preserve">He picked up </w:t>
      </w:r>
      <w:r>
        <w:rPr>
          <w:i/>
          <w:sz w:val="24"/>
        </w:rPr>
        <w:t>a first edition</w:t>
      </w:r>
      <w:r>
        <w:rPr>
          <w:sz w:val="24"/>
        </w:rPr>
        <w:t xml:space="preserve"> of “The Torrents of Spring”.</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There is no article if the numeral is part of a</w:t>
      </w:r>
      <w:r>
        <w:rPr>
          <w:b/>
          <w:sz w:val="24"/>
        </w:rPr>
        <w:t xml:space="preserve"> </w:t>
      </w:r>
      <w:r>
        <w:rPr>
          <w:sz w:val="24"/>
        </w:rPr>
        <w:t>proper</w:t>
      </w:r>
      <w:r>
        <w:rPr>
          <w:b/>
          <w:sz w:val="24"/>
        </w:rPr>
        <w:t xml:space="preserve"> </w:t>
      </w:r>
      <w:r>
        <w:rPr>
          <w:sz w:val="24"/>
        </w:rPr>
        <w:t>name: Fifth Avenue, Sixty-Sixth Street.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An object or a group of objects may be </w:t>
      </w:r>
      <w:r>
        <w:rPr>
          <w:i/>
          <w:sz w:val="24"/>
        </w:rPr>
        <w:t>specified by reference to file preceding context</w:t>
      </w:r>
      <w:r>
        <w:rPr>
          <w:sz w:val="24"/>
        </w:rPr>
        <w:t xml:space="preserve"> (backward reference). This use of the definite article is qualified as anaphoric. The noun with the definite article may be a mere repetition of the noun mentioned before (see examples a) and b) below); it may be referred to the words or statement just mentioned (ex. c, d), or may be a final statement prompted by the context (e):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My wife always had </w:t>
      </w:r>
      <w:r>
        <w:rPr>
          <w:i/>
          <w:sz w:val="24"/>
        </w:rPr>
        <w:t>a passion</w:t>
      </w:r>
      <w:r>
        <w:rPr>
          <w:sz w:val="24"/>
        </w:rPr>
        <w:t xml:space="preserve"> for owls. </w:t>
      </w:r>
      <w:r>
        <w:rPr>
          <w:i/>
          <w:sz w:val="24"/>
        </w:rPr>
        <w:t>The passion’s</w:t>
      </w:r>
      <w:r>
        <w:rPr>
          <w:sz w:val="24"/>
        </w:rPr>
        <w:t xml:space="preserve"> grown since our marriage.      </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w:t>
      </w:r>
      <w:r>
        <w:rPr>
          <w:i/>
          <w:sz w:val="24"/>
        </w:rPr>
        <w:t>Three little kittens</w:t>
      </w:r>
      <w:r>
        <w:rPr>
          <w:sz w:val="24"/>
        </w:rPr>
        <w:t xml:space="preserve"> lost their mittens ... </w:t>
      </w:r>
      <w:r>
        <w:rPr>
          <w:i/>
          <w:sz w:val="24"/>
        </w:rPr>
        <w:t xml:space="preserve">The three little kittens </w:t>
      </w:r>
      <w:r>
        <w:rPr>
          <w:sz w:val="24"/>
        </w:rPr>
        <w:t>they found their mittens.</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lang w:val="ru-RU"/>
        </w:rPr>
        <w:t>c)</w:t>
      </w:r>
      <w:r>
        <w:rPr>
          <w:sz w:val="24"/>
        </w:rPr>
        <w:t xml:space="preserve"> ‘My wife has left me.’ Dirk could hardly get </w:t>
      </w:r>
      <w:r>
        <w:rPr>
          <w:i/>
          <w:sz w:val="24"/>
        </w:rPr>
        <w:t>the words</w:t>
      </w:r>
      <w:r>
        <w:rPr>
          <w:sz w:val="24"/>
        </w:rPr>
        <w:t xml:space="preserve"> out.</w:t>
      </w:r>
    </w:p>
    <w:p>
      <w:pPr>
        <w:pStyle w:val="Normal"/>
        <w:spacing w:lineRule="auto" w:line="240"/>
        <w:ind w:firstLine="284" w:end="0"/>
        <w:rPr>
          <w:sz w:val="24"/>
        </w:rPr>
      </w:pPr>
      <w:r>
        <w:rPr>
          <w:sz w:val="24"/>
        </w:rPr>
      </w:r>
    </w:p>
    <w:p>
      <w:pPr>
        <w:pStyle w:val="Normal"/>
        <w:spacing w:lineRule="auto" w:line="240"/>
        <w:ind w:firstLine="284" w:end="0"/>
        <w:rPr/>
      </w:pPr>
      <w:r>
        <w:rPr>
          <w:sz w:val="24"/>
        </w:rPr>
        <w:t>d) Dainty spoke</w:t>
      </w:r>
      <w:r>
        <w:rPr>
          <w:b/>
          <w:sz w:val="24"/>
        </w:rPr>
        <w:t xml:space="preserve"> </w:t>
      </w:r>
      <w:r>
        <w:rPr>
          <w:sz w:val="24"/>
        </w:rPr>
        <w:t xml:space="preserve">aloud. </w:t>
      </w:r>
      <w:r>
        <w:rPr>
          <w:i/>
          <w:sz w:val="24"/>
        </w:rPr>
        <w:t>The habit</w:t>
      </w:r>
      <w:r>
        <w:rPr>
          <w:sz w:val="24"/>
        </w:rPr>
        <w:t xml:space="preserve"> was certainly growing.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e) My daughter’s getting married at the week-end, but I don't think I shall go.</w:t>
      </w:r>
    </w:p>
    <w:p>
      <w:pPr>
        <w:pStyle w:val="Normal"/>
        <w:spacing w:lineRule="auto" w:line="240"/>
        <w:ind w:firstLine="284" w:start="284" w:end="0"/>
        <w:rPr/>
      </w:pPr>
      <w:r>
        <w:rPr>
          <w:sz w:val="24"/>
        </w:rPr>
        <w:t>—</w:t>
      </w:r>
      <w:r>
        <w:rPr>
          <w:sz w:val="24"/>
        </w:rPr>
        <w:t xml:space="preserve">You don’t like </w:t>
      </w:r>
      <w:r>
        <w:rPr>
          <w:i/>
          <w:sz w:val="24"/>
        </w:rPr>
        <w:t>the man?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One of the most usual ways of singling out an object or a group of objects is </w:t>
      </w:r>
      <w:r>
        <w:rPr>
          <w:i/>
          <w:sz w:val="24"/>
        </w:rPr>
        <w:t>situational specification.</w:t>
      </w:r>
      <w:r>
        <w:rPr>
          <w:sz w:val="24"/>
        </w:rPr>
        <w:t xml:space="preserve"> Though the object is mentioned for the first time, no attribute or context is necessary for the speaker (or the writer) to point it out and for the listener (or the reader) to understand what object is meant.</w:t>
      </w:r>
    </w:p>
    <w:p>
      <w:pPr>
        <w:pStyle w:val="Normal"/>
        <w:spacing w:lineRule="auto" w:line="240"/>
        <w:ind w:firstLine="284" w:end="0"/>
        <w:rPr/>
      </w:pPr>
      <w:r>
        <w:rPr>
          <w:sz w:val="24"/>
        </w:rPr>
        <w:t xml:space="preserve">After visiting a theatre we may say: </w:t>
      </w:r>
      <w:r>
        <w:rPr>
          <w:i/>
          <w:sz w:val="24"/>
        </w:rPr>
        <w:t>I</w:t>
      </w:r>
      <w:r>
        <w:rPr>
          <w:sz w:val="24"/>
        </w:rPr>
        <w:t xml:space="preserve"> </w:t>
      </w:r>
      <w:r>
        <w:rPr>
          <w:i/>
          <w:sz w:val="24"/>
        </w:rPr>
        <w:t>liked</w:t>
      </w:r>
      <w:r>
        <w:rPr>
          <w:b/>
          <w:i/>
          <w:sz w:val="24"/>
        </w:rPr>
        <w:t xml:space="preserve"> the</w:t>
      </w:r>
      <w:r>
        <w:rPr>
          <w:i/>
          <w:sz w:val="24"/>
        </w:rPr>
        <w:t xml:space="preserve"> acting and I enjoyed</w:t>
      </w:r>
      <w:r>
        <w:rPr>
          <w:b/>
          <w:i/>
          <w:sz w:val="24"/>
        </w:rPr>
        <w:t xml:space="preserve"> the </w:t>
      </w:r>
      <w:r>
        <w:rPr>
          <w:i/>
          <w:sz w:val="24"/>
        </w:rPr>
        <w:t>music too.</w:t>
      </w:r>
      <w:r>
        <w:rPr>
          <w:sz w:val="24"/>
        </w:rPr>
        <w:t xml:space="preserve"> After a flower exhibition:</w:t>
      </w:r>
      <w:r>
        <w:rPr>
          <w:b/>
          <w:sz w:val="24"/>
        </w:rPr>
        <w:t xml:space="preserve"> </w:t>
      </w:r>
      <w:r>
        <w:rPr>
          <w:b/>
          <w:i/>
          <w:sz w:val="24"/>
        </w:rPr>
        <w:t>The</w:t>
      </w:r>
      <w:r>
        <w:rPr>
          <w:i/>
          <w:sz w:val="24"/>
        </w:rPr>
        <w:t xml:space="preserve"> flowers were splendid.</w:t>
      </w:r>
      <w:r>
        <w:rPr>
          <w:sz w:val="24"/>
        </w:rPr>
        <w:t xml:space="preserve"> In many everyday situations: </w:t>
      </w:r>
      <w:r>
        <w:rPr>
          <w:i/>
          <w:sz w:val="24"/>
        </w:rPr>
        <w:t>Go to</w:t>
      </w:r>
      <w:r>
        <w:rPr>
          <w:b/>
          <w:i/>
          <w:sz w:val="24"/>
        </w:rPr>
        <w:t xml:space="preserve"> the</w:t>
      </w:r>
      <w:r>
        <w:rPr>
          <w:i/>
          <w:sz w:val="24"/>
        </w:rPr>
        <w:t xml:space="preserve"> kitchen. Open</w:t>
      </w:r>
      <w:r>
        <w:rPr>
          <w:b/>
          <w:i/>
          <w:sz w:val="24"/>
        </w:rPr>
        <w:t xml:space="preserve"> the</w:t>
      </w:r>
      <w:r>
        <w:rPr>
          <w:i/>
          <w:sz w:val="24"/>
        </w:rPr>
        <w:t xml:space="preserve"> door. Pass</w:t>
      </w:r>
      <w:r>
        <w:rPr>
          <w:b/>
          <w:i/>
          <w:sz w:val="24"/>
        </w:rPr>
        <w:t xml:space="preserve"> the</w:t>
      </w:r>
      <w:r>
        <w:rPr>
          <w:i/>
          <w:sz w:val="24"/>
        </w:rPr>
        <w:t xml:space="preserve"> butter. Keep off </w:t>
      </w:r>
      <w:r>
        <w:rPr>
          <w:b/>
          <w:i/>
          <w:sz w:val="24"/>
        </w:rPr>
        <w:t>the</w:t>
      </w:r>
      <w:r>
        <w:rPr>
          <w:i/>
          <w:sz w:val="24"/>
        </w:rPr>
        <w:t xml:space="preserve"> grass.</w:t>
      </w:r>
    </w:p>
    <w:p>
      <w:pPr>
        <w:pStyle w:val="Normal"/>
        <w:spacing w:lineRule="auto" w:line="240"/>
        <w:ind w:firstLine="284" w:end="0"/>
        <w:rPr/>
      </w:pPr>
      <w:r>
        <w:rPr>
          <w:sz w:val="24"/>
        </w:rPr>
        <w:t xml:space="preserve">When we say </w:t>
      </w:r>
      <w:r>
        <w:rPr>
          <w:i/>
          <w:sz w:val="24"/>
        </w:rPr>
        <w:t>Let’s go to</w:t>
      </w:r>
      <w:r>
        <w:rPr>
          <w:b/>
          <w:i/>
          <w:sz w:val="24"/>
        </w:rPr>
        <w:t xml:space="preserve"> the</w:t>
      </w:r>
      <w:r>
        <w:rPr>
          <w:i/>
          <w:sz w:val="24"/>
        </w:rPr>
        <w:t xml:space="preserve"> river,</w:t>
      </w:r>
      <w:r>
        <w:rPr>
          <w:sz w:val="24"/>
        </w:rPr>
        <w:t xml:space="preserve"> depending on the place we live in, it may be the Neva, the Thames, the Amazon, etc. With reference to a certain school we may say:</w:t>
      </w:r>
      <w:r>
        <w:rPr>
          <w:b/>
          <w:sz w:val="24"/>
        </w:rPr>
        <w:t xml:space="preserve"> </w:t>
      </w:r>
      <w:r>
        <w:rPr>
          <w:b/>
          <w:i/>
          <w:sz w:val="24"/>
        </w:rPr>
        <w:t>The</w:t>
      </w:r>
      <w:r>
        <w:rPr>
          <w:i/>
          <w:sz w:val="24"/>
        </w:rPr>
        <w:t xml:space="preserve"> bell rang and</w:t>
      </w:r>
      <w:r>
        <w:rPr>
          <w:b/>
          <w:i/>
          <w:sz w:val="24"/>
        </w:rPr>
        <w:t xml:space="preserve"> the</w:t>
      </w:r>
      <w:r>
        <w:rPr>
          <w:i/>
          <w:sz w:val="24"/>
        </w:rPr>
        <w:t xml:space="preserve"> teacher came in,</w:t>
      </w:r>
      <w:r>
        <w:rPr>
          <w:sz w:val="24"/>
        </w:rPr>
        <w:t xml:space="preserve"> or </w:t>
      </w:r>
      <w:r>
        <w:rPr>
          <w:i/>
          <w:sz w:val="24"/>
        </w:rPr>
        <w:t xml:space="preserve">Miss , Smith came in.          </w:t>
      </w:r>
    </w:p>
    <w:p>
      <w:pPr>
        <w:pStyle w:val="Normal"/>
        <w:spacing w:lineRule="auto" w:line="240"/>
        <w:ind w:firstLine="284" w:end="0"/>
        <w:rPr/>
      </w:pPr>
      <w:r>
        <w:rPr>
          <w:sz w:val="24"/>
        </w:rPr>
        <w:t>If the situational reference is not clear enough to the listener, the speaker should employ another specifier as in the following: “</w:t>
      </w:r>
      <w:r>
        <w:rPr>
          <w:i/>
          <w:sz w:val="24"/>
        </w:rPr>
        <w:t>Hilary, would you mind if we fixed the day?” “What day?”</w:t>
      </w:r>
      <w:r>
        <w:rPr>
          <w:b/>
          <w:i/>
          <w:sz w:val="24"/>
        </w:rPr>
        <w:t xml:space="preserve"> “The</w:t>
      </w:r>
      <w:r>
        <w:rPr>
          <w:i/>
          <w:sz w:val="24"/>
        </w:rPr>
        <w:t xml:space="preserve"> day for me and Crystal to get married.”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4) The definite article in its specifying function is used with </w:t>
      </w:r>
      <w:r>
        <w:rPr>
          <w:i/>
          <w:sz w:val="24"/>
        </w:rPr>
        <w:t>unique objects</w:t>
      </w:r>
      <w:r>
        <w:rPr>
          <w:sz w:val="24"/>
        </w:rPr>
        <w:t xml:space="preserve"> or </w:t>
      </w:r>
      <w:r>
        <w:rPr>
          <w:i/>
          <w:sz w:val="24"/>
        </w:rPr>
        <w:t>notions.</w:t>
      </w:r>
      <w:r>
        <w:rPr>
          <w:sz w:val="24"/>
        </w:rPr>
        <w:t xml:space="preserve"> They are </w:t>
      </w:r>
      <w:r>
        <w:rPr>
          <w:i/>
          <w:sz w:val="24"/>
        </w:rPr>
        <w:t>the sun, the moon, the earth, the sea, the world, the universe, the horizon, the equator, the south, the north, the west, the east.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sun</w:t>
      </w:r>
      <w:r>
        <w:rPr>
          <w:sz w:val="24"/>
        </w:rPr>
        <w:t xml:space="preserve"> sank below the horizon.</w:t>
      </w:r>
    </w:p>
    <w:p>
      <w:pPr>
        <w:pStyle w:val="Normal"/>
        <w:spacing w:lineRule="auto" w:line="240"/>
        <w:ind w:firstLine="284" w:start="284" w:end="0"/>
        <w:rPr/>
      </w:pPr>
      <w:r>
        <w:rPr>
          <w:i/>
          <w:sz w:val="24"/>
        </w:rPr>
        <w:t>The sky</w:t>
      </w:r>
      <w:r>
        <w:rPr>
          <w:sz w:val="24"/>
        </w:rPr>
        <w:t xml:space="preserve"> had cleared...</w:t>
      </w:r>
    </w:p>
    <w:p>
      <w:pPr>
        <w:pStyle w:val="Normal"/>
        <w:spacing w:lineRule="auto" w:line="240"/>
        <w:ind w:firstLine="284" w:start="284" w:end="0"/>
        <w:rPr/>
      </w:pPr>
      <w:r>
        <w:rPr>
          <w:i/>
          <w:sz w:val="24"/>
        </w:rPr>
        <w:t>The moon</w:t>
      </w:r>
      <w:r>
        <w:rPr>
          <w:sz w:val="24"/>
        </w:rPr>
        <w:t xml:space="preserve"> is the heavenly body that moves round </w:t>
      </w:r>
      <w:r>
        <w:rPr>
          <w:i/>
          <w:sz w:val="24"/>
        </w:rPr>
        <w:t>the earth.</w:t>
      </w:r>
    </w:p>
    <w:p>
      <w:pPr>
        <w:pStyle w:val="Normal"/>
        <w:spacing w:lineRule="auto" w:line="240"/>
        <w:ind w:firstLine="284" w:start="284" w:end="0"/>
        <w:rPr/>
      </w:pPr>
      <w:r>
        <w:rPr>
          <w:sz w:val="24"/>
        </w:rPr>
        <w:t xml:space="preserve">He sailed round </w:t>
      </w:r>
      <w:r>
        <w:rPr>
          <w:i/>
          <w:sz w:val="24"/>
        </w:rPr>
        <w:t>the world.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use of the definite article with nouns denoting unique objects is similar to the situational use, only unique objects suggest situations on a larger scale. Nouns denoting unique objects are also similar to proper nouns, especially to those originated from common nouns, such as </w:t>
      </w:r>
      <w:r>
        <w:rPr>
          <w:i/>
          <w:sz w:val="24"/>
        </w:rPr>
        <w:t>the Tower, the Hermitage, the British Museum.</w:t>
      </w:r>
    </w:p>
    <w:p>
      <w:pPr>
        <w:pStyle w:val="Normal"/>
        <w:spacing w:lineRule="auto" w:line="240"/>
        <w:ind w:firstLine="284" w:end="0"/>
        <w:rPr>
          <w:sz w:val="24"/>
        </w:rPr>
      </w:pPr>
      <w:r>
        <w:rPr>
          <w:sz w:val="24"/>
        </w:rPr>
        <w:t>Though in the majority of cases proper nouns are used without an article, thanks to their origin, various historical processes and traditional usage, there are a number of proper nouns which are preceded by the definite article (for more examples see the list in § 194).</w:t>
      </w:r>
    </w:p>
    <w:p>
      <w:pPr>
        <w:pStyle w:val="Normal"/>
        <w:spacing w:lineRule="auto" w:line="240"/>
        <w:ind w:firstLine="284" w:end="0"/>
        <w:rPr>
          <w:sz w:val="24"/>
        </w:rPr>
      </w:pPr>
      <w:r>
        <w:rPr>
          <w:sz w:val="24"/>
        </w:rPr>
        <w:t>Nouns denoting unique objects may be preceded by the indefinite article in its classifying function when some aspect or phase of the object is meant or the word is used figuratively.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It’s </w:t>
      </w:r>
      <w:r>
        <w:rPr>
          <w:i/>
          <w:sz w:val="24"/>
        </w:rPr>
        <w:t>a high sky</w:t>
      </w:r>
      <w:r>
        <w:rPr>
          <w:sz w:val="24"/>
        </w:rPr>
        <w:t xml:space="preserve"> tonight, big and pale.</w:t>
      </w:r>
    </w:p>
    <w:p>
      <w:pPr>
        <w:pStyle w:val="Normal"/>
        <w:spacing w:lineRule="auto" w:line="240"/>
        <w:ind w:firstLine="284" w:start="284" w:end="0"/>
        <w:rPr/>
      </w:pPr>
      <w:r>
        <w:rPr>
          <w:sz w:val="24"/>
        </w:rPr>
        <w:t xml:space="preserve">The sun shone in </w:t>
      </w:r>
      <w:r>
        <w:rPr>
          <w:i/>
          <w:sz w:val="24"/>
        </w:rPr>
        <w:t>an unclouded sky.</w:t>
      </w:r>
    </w:p>
    <w:p>
      <w:pPr>
        <w:pStyle w:val="Normal"/>
        <w:spacing w:lineRule="auto" w:line="240"/>
        <w:ind w:firstLine="284" w:start="284" w:end="0"/>
        <w:rPr/>
      </w:pPr>
      <w:r>
        <w:rPr>
          <w:sz w:val="24"/>
        </w:rPr>
        <w:t xml:space="preserve">Night had fallen and I was guided by </w:t>
      </w:r>
      <w:r>
        <w:rPr>
          <w:i/>
          <w:sz w:val="24"/>
        </w:rPr>
        <w:t>a full moon.</w:t>
      </w:r>
    </w:p>
    <w:p>
      <w:pPr>
        <w:pStyle w:val="Normal"/>
        <w:spacing w:lineRule="auto" w:line="240"/>
        <w:ind w:firstLine="284" w:start="284" w:end="0"/>
        <w:rPr/>
      </w:pPr>
      <w:r>
        <w:rPr>
          <w:sz w:val="24"/>
        </w:rPr>
        <w:t xml:space="preserve">She in turn had discovered in Cal Finley </w:t>
      </w:r>
      <w:r>
        <w:rPr>
          <w:i/>
          <w:sz w:val="24"/>
        </w:rPr>
        <w:t>a world</w:t>
      </w:r>
      <w:r>
        <w:rPr>
          <w:sz w:val="24"/>
        </w:rPr>
        <w:t xml:space="preserve"> of which she had never dreamed before.</w:t>
      </w:r>
    </w:p>
    <w:p>
      <w:pPr>
        <w:pStyle w:val="Normal"/>
        <w:spacing w:lineRule="auto" w:line="240"/>
        <w:ind w:firstLine="284" w:start="284" w:end="0"/>
        <w:rPr/>
      </w:pPr>
      <w:r>
        <w:rPr>
          <w:sz w:val="24"/>
        </w:rPr>
        <w:t xml:space="preserve">It has always been </w:t>
      </w:r>
      <w:r>
        <w:rPr>
          <w:i/>
          <w:sz w:val="24"/>
        </w:rPr>
        <w:t>a dream of her life.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193.</w:t>
      </w:r>
      <w:r>
        <w:rPr>
          <w:sz w:val="24"/>
        </w:rPr>
        <w:t xml:space="preserve"> The definite article in its</w:t>
      </w:r>
      <w:r>
        <w:rPr>
          <w:b/>
          <w:sz w:val="24"/>
        </w:rPr>
        <w:t xml:space="preserve"> </w:t>
      </w:r>
      <w:r>
        <w:rPr>
          <w:b/>
          <w:i/>
          <w:sz w:val="24"/>
        </w:rPr>
        <w:t>generic function</w:t>
      </w:r>
      <w:r>
        <w:rPr>
          <w:sz w:val="24"/>
        </w:rPr>
        <w:t xml:space="preserve"> refers the following noun to the whole class of objects of the same kind.</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lion</w:t>
      </w:r>
      <w:r>
        <w:rPr>
          <w:sz w:val="24"/>
        </w:rPr>
        <w:t xml:space="preserve"> is </w:t>
      </w:r>
      <w:r>
        <w:rPr>
          <w:i/>
          <w:sz w:val="24"/>
        </w:rPr>
        <w:t>the king</w:t>
      </w:r>
      <w:r>
        <w:rPr>
          <w:sz w:val="24"/>
        </w:rPr>
        <w:t xml:space="preserve"> of the animals.</w:t>
      </w:r>
    </w:p>
    <w:p>
      <w:pPr>
        <w:pStyle w:val="Normal"/>
        <w:spacing w:lineRule="auto" w:line="240"/>
        <w:ind w:firstLine="284" w:start="284" w:end="0"/>
        <w:rPr/>
      </w:pPr>
      <w:r>
        <w:rPr>
          <w:i/>
          <w:sz w:val="24"/>
        </w:rPr>
        <w:t>The trout -</w:t>
      </w:r>
      <w:r>
        <w:rPr>
          <w:sz w:val="24"/>
        </w:rPr>
        <w:t xml:space="preserve"> oh </w:t>
      </w:r>
      <w:r>
        <w:rPr>
          <w:i/>
          <w:sz w:val="24"/>
        </w:rPr>
        <w:t>the trout –</w:t>
      </w:r>
      <w:r>
        <w:rPr>
          <w:sz w:val="24"/>
        </w:rPr>
        <w:t xml:space="preserve"> he’s </w:t>
      </w:r>
      <w:r>
        <w:rPr>
          <w:i/>
          <w:sz w:val="24"/>
        </w:rPr>
        <w:t>the real king</w:t>
      </w:r>
      <w:r>
        <w:rPr>
          <w:sz w:val="24"/>
        </w:rPr>
        <w:t xml:space="preserve"> of fish.</w:t>
      </w:r>
    </w:p>
    <w:p>
      <w:pPr>
        <w:pStyle w:val="Normal"/>
        <w:spacing w:lineRule="auto" w:line="240"/>
        <w:ind w:firstLine="284" w:start="284" w:end="0"/>
        <w:rPr/>
      </w:pPr>
      <w:r>
        <w:rPr>
          <w:sz w:val="24"/>
        </w:rPr>
        <w:t xml:space="preserve">Only </w:t>
      </w:r>
      <w:r>
        <w:rPr>
          <w:i/>
          <w:sz w:val="24"/>
        </w:rPr>
        <w:t>the poet</w:t>
      </w:r>
      <w:r>
        <w:rPr>
          <w:sz w:val="24"/>
        </w:rPr>
        <w:t xml:space="preserve"> or </w:t>
      </w:r>
      <w:r>
        <w:rPr>
          <w:i/>
          <w:sz w:val="24"/>
        </w:rPr>
        <w:t>the saint</w:t>
      </w:r>
      <w:r>
        <w:rPr>
          <w:sz w:val="24"/>
        </w:rPr>
        <w:t xml:space="preserve"> can water an asphalt pavement in the confident anticipations that lilies will </w:t>
      </w:r>
    </w:p>
    <w:p>
      <w:pPr>
        <w:pStyle w:val="Normal"/>
        <w:spacing w:lineRule="auto" w:line="240"/>
        <w:ind w:firstLine="284" w:start="284" w:end="0"/>
        <w:rPr>
          <w:sz w:val="24"/>
        </w:rPr>
      </w:pPr>
      <w:r>
        <w:rPr>
          <w:sz w:val="24"/>
        </w:rPr>
        <w:t>reward his labour.</w:t>
      </w:r>
    </w:p>
    <w:p>
      <w:pPr>
        <w:pStyle w:val="Normal"/>
        <w:spacing w:lineRule="auto" w:line="240"/>
        <w:ind w:firstLine="284" w:start="284" w:end="0"/>
        <w:rPr/>
      </w:pPr>
      <w:r>
        <w:rPr>
          <w:sz w:val="24"/>
        </w:rPr>
        <w:t xml:space="preserve">Since 1925 Mr Warren has made an outstanding contribution to American letters in </w:t>
      </w:r>
      <w:r>
        <w:rPr>
          <w:i/>
          <w:sz w:val="24"/>
        </w:rPr>
        <w:t xml:space="preserve">the fields of </w:t>
      </w:r>
    </w:p>
    <w:p>
      <w:pPr>
        <w:pStyle w:val="Normal"/>
        <w:spacing w:lineRule="auto" w:line="240"/>
        <w:ind w:firstLine="284" w:start="284" w:end="0"/>
        <w:rPr/>
      </w:pPr>
      <w:r>
        <w:rPr>
          <w:i/>
          <w:sz w:val="24"/>
        </w:rPr>
        <w:t>education, poetry, criticism,</w:t>
      </w:r>
      <w:r>
        <w:rPr>
          <w:sz w:val="24"/>
        </w:rPr>
        <w:t xml:space="preserve"> and </w:t>
      </w:r>
      <w:r>
        <w:rPr>
          <w:i/>
          <w:sz w:val="24"/>
        </w:rPr>
        <w:t>the novel.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generic article suggests a very high degree of abstraction in a count noun, the next stage of abstraction being achieved by the absence of the articles, as with the words </w:t>
      </w:r>
      <w:r>
        <w:rPr>
          <w:i/>
          <w:sz w:val="24"/>
        </w:rPr>
        <w:t>man</w:t>
      </w:r>
      <w:r>
        <w:rPr>
          <w:sz w:val="24"/>
        </w:rPr>
        <w:t xml:space="preserve"> and </w:t>
      </w:r>
      <w:r>
        <w:rPr>
          <w:i/>
          <w:sz w:val="24"/>
        </w:rPr>
        <w:t>woman</w:t>
      </w:r>
      <w:r>
        <w:rPr>
          <w:sz w:val="24"/>
        </w:rPr>
        <w:t xml:space="preserve"> when used in a generic meaning.</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Woman</w:t>
      </w:r>
      <w:r>
        <w:rPr>
          <w:sz w:val="24"/>
        </w:rPr>
        <w:t xml:space="preserve"> is physically weaker than </w:t>
      </w:r>
      <w:r>
        <w:rPr>
          <w:i/>
          <w:sz w:val="24"/>
        </w:rPr>
        <w:t xml:space="preserve">man. </w:t>
      </w:r>
    </w:p>
    <w:p>
      <w:pPr>
        <w:pStyle w:val="Normal"/>
        <w:spacing w:lineRule="auto" w:line="240"/>
        <w:ind w:firstLine="284" w:start="284" w:end="0"/>
        <w:rPr/>
      </w:pPr>
      <w:r>
        <w:rPr>
          <w:sz w:val="24"/>
        </w:rPr>
        <w:t xml:space="preserve">This was more than </w:t>
      </w:r>
      <w:r>
        <w:rPr>
          <w:i/>
          <w:sz w:val="24"/>
        </w:rPr>
        <w:t>man</w:t>
      </w:r>
      <w:r>
        <w:rPr>
          <w:sz w:val="24"/>
        </w:rPr>
        <w:t xml:space="preserve"> can be expected to bear.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Observe the difference between the generic use of the word </w:t>
      </w:r>
      <w:r>
        <w:rPr>
          <w:i/>
          <w:sz w:val="24"/>
        </w:rPr>
        <w:t xml:space="preserve">man </w:t>
      </w:r>
      <w:r>
        <w:rPr>
          <w:sz w:val="24"/>
        </w:rPr>
        <w:t>without an article (the class as a whole) and the generic use of the same word with the indefinite article (a representative of the class) in this quotation: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Man</w:t>
      </w:r>
      <w:r>
        <w:rPr>
          <w:sz w:val="24"/>
        </w:rPr>
        <w:t xml:space="preserve"> is not made for defeat. </w:t>
      </w:r>
      <w:r>
        <w:rPr>
          <w:i/>
          <w:sz w:val="24"/>
        </w:rPr>
        <w:t>A man</w:t>
      </w:r>
      <w:r>
        <w:rPr>
          <w:sz w:val="24"/>
        </w:rPr>
        <w:t xml:space="preserve"> can be destroyed, but not defeated.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many cases either the generic definite or the generic indefinite article may be used. The generic definite article expresses the idea of the whole class, whereas the indefinite article emphasises the idea of any individual’s belonging to the class, e.g. </w:t>
      </w:r>
      <w:r>
        <w:rPr>
          <w:i/>
          <w:sz w:val="24"/>
        </w:rPr>
        <w:t>The horse is a domestic animal. A horse is a domestic animal.</w:t>
      </w:r>
      <w:r>
        <w:rPr>
          <w:sz w:val="24"/>
        </w:rPr>
        <w:t xml:space="preserve"> The generic indefinite article is often preferable when a detailed description follows: </w:t>
      </w:r>
      <w:r>
        <w:rPr>
          <w:i/>
          <w:sz w:val="24"/>
        </w:rPr>
        <w:t>A person who prepares somebody else’s writings for a publisher is called the editor. A crane is a large bird with a long neck and beak.</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There are certain contexts, however, where the use of the generic indefinite article is logically impossible,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tiger</w:t>
      </w:r>
      <w:r>
        <w:rPr>
          <w:sz w:val="24"/>
        </w:rPr>
        <w:t xml:space="preserve"> is in danger of becoming extinct.</w:t>
      </w:r>
    </w:p>
    <w:p>
      <w:pPr>
        <w:pStyle w:val="Normal"/>
        <w:spacing w:lineRule="auto" w:line="240"/>
        <w:ind w:firstLine="284" w:start="284" w:end="0"/>
        <w:rPr/>
      </w:pPr>
      <w:r>
        <w:rPr>
          <w:i/>
          <w:sz w:val="24"/>
        </w:rPr>
        <w:t>The lion</w:t>
      </w:r>
      <w:r>
        <w:rPr>
          <w:sz w:val="24"/>
        </w:rPr>
        <w:t xml:space="preserve"> is the king of the animals.</w:t>
      </w:r>
    </w:p>
    <w:p>
      <w:pPr>
        <w:pStyle w:val="Normal"/>
        <w:spacing w:lineRule="auto" w:line="240"/>
        <w:ind w:firstLine="284" w:start="284" w:end="0"/>
        <w:rPr/>
      </w:pPr>
      <w:r>
        <w:rPr>
          <w:i/>
          <w:sz w:val="24"/>
        </w:rPr>
        <w:t>The atom</w:t>
      </w:r>
      <w:r>
        <w:rPr>
          <w:sz w:val="24"/>
        </w:rPr>
        <w:t xml:space="preserve"> was known to the ancient Greeks.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Singular nouns preceded by the generic definite or the generic indefinite article correspond to plural nouns with no article.</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rPr>
                <w:sz w:val="24"/>
              </w:rPr>
            </w:pPr>
            <w:r>
              <w:rPr>
                <w:sz w:val="24"/>
              </w:rPr>
              <w:t>The tiger lives in the jungle.</w:t>
            </w:r>
          </w:p>
        </w:tc>
        <w:tc>
          <w:tcPr>
            <w:tcW w:w="5491" w:type="dxa"/>
            <w:tcBorders/>
          </w:tcPr>
          <w:p>
            <w:pPr>
              <w:pStyle w:val="Normal"/>
              <w:spacing w:lineRule="auto" w:line="240"/>
              <w:ind w:hanging="0" w:end="0"/>
              <w:rPr>
                <w:sz w:val="24"/>
              </w:rPr>
            </w:pPr>
            <w:r>
              <w:rPr>
                <w:sz w:val="24"/>
              </w:rPr>
              <w:t>Tigers live in the jungle.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generic use of the definite article occurs with nouns denoting social classes (both singular and plural forms), for example: </w:t>
      </w:r>
      <w:r>
        <w:rPr>
          <w:i/>
          <w:sz w:val="24"/>
        </w:rPr>
        <w:t>the proletariat, the bourgeoisie, the aristocracy, the gentry, the workers, the public, the peasants, the intelligentsia.</w:t>
      </w:r>
      <w:r>
        <w:rPr>
          <w:sz w:val="24"/>
        </w:rPr>
        <w:t xml:space="preserve"> The same applies to people belonging to some school or movement in literature or art, for example: </w:t>
      </w:r>
      <w:r>
        <w:rPr>
          <w:i/>
          <w:sz w:val="24"/>
        </w:rPr>
        <w:t>the romanticists, the impressionists.</w:t>
      </w:r>
    </w:p>
    <w:p>
      <w:pPr>
        <w:pStyle w:val="Normal"/>
        <w:spacing w:lineRule="auto" w:line="240"/>
        <w:ind w:firstLine="284" w:end="0"/>
        <w:rPr/>
      </w:pPr>
      <w:r>
        <w:rPr>
          <w:sz w:val="24"/>
        </w:rPr>
        <w:t xml:space="preserve">The use of the definite article before substantivized adjectives in their collective or abstract meaning is also generic: </w:t>
      </w:r>
      <w:r>
        <w:rPr>
          <w:i/>
          <w:sz w:val="24"/>
        </w:rPr>
        <w:t>the poor =-</w:t>
      </w:r>
      <w:r>
        <w:rPr>
          <w:sz w:val="24"/>
        </w:rPr>
        <w:t xml:space="preserve"> all who are poor, </w:t>
      </w:r>
      <w:r>
        <w:rPr>
          <w:i/>
          <w:sz w:val="24"/>
        </w:rPr>
        <w:t>the strong =</w:t>
      </w:r>
      <w:r>
        <w:rPr>
          <w:sz w:val="24"/>
        </w:rPr>
        <w:t xml:space="preserve"> all who are strong, </w:t>
      </w:r>
      <w:r>
        <w:rPr>
          <w:i/>
          <w:sz w:val="24"/>
        </w:rPr>
        <w:t>the obvious =</w:t>
      </w:r>
      <w:r>
        <w:rPr>
          <w:sz w:val="24"/>
        </w:rPr>
        <w:t xml:space="preserve"> all that is obvious, </w:t>
      </w:r>
      <w:r>
        <w:rPr>
          <w:i/>
          <w:sz w:val="24"/>
        </w:rPr>
        <w:t>the beautiful =</w:t>
      </w:r>
      <w:r>
        <w:rPr>
          <w:sz w:val="24"/>
        </w:rPr>
        <w:t xml:space="preserve"> all who are beautiful or all that is beautiful, beauty: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Take Charley, for example. He has associated with </w:t>
      </w:r>
      <w:r>
        <w:rPr>
          <w:i/>
          <w:sz w:val="24"/>
        </w:rPr>
        <w:t>the learned, the gentle, the literate</w:t>
      </w:r>
      <w:r>
        <w:rPr>
          <w:sz w:val="24"/>
        </w:rPr>
        <w:t xml:space="preserve"> and </w:t>
      </w:r>
      <w:r>
        <w:rPr>
          <w:i/>
          <w:sz w:val="24"/>
        </w:rPr>
        <w:t>the reasonable</w:t>
      </w:r>
      <w:r>
        <w:rPr>
          <w:sz w:val="24"/>
        </w:rPr>
        <w:t xml:space="preserve"> </w:t>
      </w:r>
    </w:p>
    <w:p>
      <w:pPr>
        <w:pStyle w:val="Normal"/>
        <w:spacing w:lineRule="auto" w:line="240"/>
        <w:ind w:firstLine="284" w:start="284" w:end="0"/>
        <w:rPr/>
      </w:pPr>
      <w:r>
        <w:rPr>
          <w:sz w:val="24"/>
        </w:rPr>
        <w:t xml:space="preserve">both in France and America. Three things will never be believed - </w:t>
      </w:r>
      <w:r>
        <w:rPr>
          <w:i/>
          <w:sz w:val="24"/>
        </w:rPr>
        <w:t>the true, the probable</w:t>
      </w:r>
      <w:r>
        <w:rPr>
          <w:sz w:val="24"/>
        </w:rPr>
        <w:t xml:space="preserve"> and </w:t>
      </w:r>
      <w:r>
        <w:rPr>
          <w:i/>
          <w:sz w:val="24"/>
        </w:rPr>
        <w:t>the logical.</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xml:space="preserve">§ 194. </w:t>
      </w:r>
      <w:r>
        <w:rPr>
          <w:b/>
        </w:rPr>
        <w:t>Set expressions with the definite article:</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pPr>
            <w:r>
              <w:rPr/>
              <w:t xml:space="preserve">the other day </w:t>
            </w:r>
          </w:p>
          <w:p>
            <w:pPr>
              <w:pStyle w:val="Normal"/>
              <w:spacing w:lineRule="auto" w:line="240"/>
              <w:ind w:hanging="0" w:end="0"/>
              <w:jc w:val="start"/>
              <w:rPr/>
            </w:pPr>
            <w:r>
              <w:rPr/>
              <w:t xml:space="preserve">the day after tomorrow </w:t>
            </w:r>
          </w:p>
          <w:p>
            <w:pPr>
              <w:pStyle w:val="Normal"/>
              <w:spacing w:lineRule="auto" w:line="240"/>
              <w:ind w:hanging="0" w:end="0"/>
              <w:jc w:val="start"/>
              <w:rPr/>
            </w:pPr>
            <w:r>
              <w:rPr/>
              <w:t xml:space="preserve">by the dozen (the score, the hundred) </w:t>
            </w:r>
          </w:p>
          <w:p>
            <w:pPr>
              <w:pStyle w:val="Normal"/>
              <w:spacing w:lineRule="auto" w:line="240"/>
              <w:ind w:hanging="0" w:end="0"/>
              <w:jc w:val="start"/>
              <w:rPr/>
            </w:pPr>
            <w:r>
              <w:rPr/>
              <w:t xml:space="preserve">by the hour </w:t>
            </w:r>
          </w:p>
          <w:p>
            <w:pPr>
              <w:pStyle w:val="Normal"/>
              <w:spacing w:lineRule="auto" w:line="240"/>
              <w:ind w:hanging="0" w:end="0"/>
              <w:jc w:val="start"/>
              <w:rPr/>
            </w:pPr>
            <w:r>
              <w:rPr/>
              <w:t xml:space="preserve">in the morning </w:t>
            </w:r>
          </w:p>
          <w:p>
            <w:pPr>
              <w:pStyle w:val="Normal"/>
              <w:spacing w:lineRule="auto" w:line="240"/>
              <w:ind w:hanging="0" w:end="0"/>
              <w:jc w:val="start"/>
              <w:rPr/>
            </w:pPr>
            <w:r>
              <w:rPr/>
              <w:t xml:space="preserve">in (during) the night </w:t>
            </w:r>
          </w:p>
          <w:p>
            <w:pPr>
              <w:pStyle w:val="Normal"/>
              <w:spacing w:lineRule="auto" w:line="240"/>
              <w:ind w:hanging="0" w:end="0"/>
              <w:jc w:val="start"/>
              <w:rPr/>
            </w:pPr>
            <w:r>
              <w:rPr/>
              <w:t xml:space="preserve">in the afternoon </w:t>
            </w:r>
          </w:p>
          <w:p>
            <w:pPr>
              <w:pStyle w:val="Normal"/>
              <w:spacing w:lineRule="auto" w:line="240"/>
              <w:ind w:hanging="0" w:end="0"/>
              <w:jc w:val="start"/>
              <w:rPr/>
            </w:pPr>
            <w:r>
              <w:rPr/>
              <w:t xml:space="preserve">in the evening </w:t>
            </w:r>
          </w:p>
          <w:p>
            <w:pPr>
              <w:pStyle w:val="Normal"/>
              <w:spacing w:lineRule="auto" w:line="240"/>
              <w:ind w:hanging="0" w:end="0"/>
              <w:jc w:val="start"/>
              <w:rPr/>
            </w:pPr>
            <w:r>
              <w:rPr/>
              <w:t>in (the) summer</w:t>
            </w:r>
            <w:r>
              <w:rPr>
                <w:b/>
              </w:rPr>
              <w:t xml:space="preserve"> </w:t>
            </w:r>
          </w:p>
          <w:p>
            <w:pPr>
              <w:pStyle w:val="Normal"/>
              <w:spacing w:lineRule="auto" w:line="240"/>
              <w:ind w:hanging="0" w:end="0"/>
              <w:jc w:val="start"/>
              <w:rPr/>
            </w:pPr>
            <w:r>
              <w:rPr/>
              <w:t xml:space="preserve">in (the) springtime </w:t>
            </w:r>
          </w:p>
          <w:p>
            <w:pPr>
              <w:pStyle w:val="Normal"/>
              <w:spacing w:lineRule="auto" w:line="240"/>
              <w:ind w:hanging="0" w:end="0"/>
              <w:jc w:val="start"/>
              <w:rPr/>
            </w:pPr>
            <w:r>
              <w:rPr/>
              <w:t xml:space="preserve">in the singular </w:t>
            </w:r>
          </w:p>
          <w:p>
            <w:pPr>
              <w:pStyle w:val="Normal"/>
              <w:spacing w:lineRule="auto" w:line="240"/>
              <w:ind w:hanging="0" w:end="0"/>
              <w:jc w:val="start"/>
              <w:rPr/>
            </w:pPr>
            <w:r>
              <w:rPr/>
              <w:t xml:space="preserve">in the plural </w:t>
            </w:r>
          </w:p>
          <w:p>
            <w:pPr>
              <w:pStyle w:val="Normal"/>
              <w:spacing w:lineRule="auto" w:line="240"/>
              <w:ind w:hanging="0" w:end="0"/>
              <w:jc w:val="start"/>
              <w:rPr/>
            </w:pPr>
            <w:r>
              <w:rPr/>
              <w:t xml:space="preserve">in the past, in the present </w:t>
            </w:r>
          </w:p>
          <w:p>
            <w:pPr>
              <w:pStyle w:val="Normal"/>
              <w:spacing w:lineRule="auto" w:line="240"/>
              <w:ind w:hanging="0" w:end="0"/>
              <w:jc w:val="start"/>
              <w:rPr/>
            </w:pPr>
            <w:r>
              <w:rPr/>
              <w:t xml:space="preserve">in the future (but: in future = from this time on) </w:t>
            </w:r>
          </w:p>
          <w:p>
            <w:pPr>
              <w:pStyle w:val="Normal"/>
              <w:spacing w:lineRule="auto" w:line="240"/>
              <w:ind w:hanging="0" w:end="0"/>
              <w:jc w:val="start"/>
              <w:rPr/>
            </w:pPr>
            <w:r>
              <w:rPr/>
              <w:t>on the whole</w:t>
            </w:r>
          </w:p>
          <w:p>
            <w:pPr>
              <w:pStyle w:val="Normal"/>
              <w:spacing w:lineRule="auto" w:line="240"/>
              <w:ind w:hanging="0" w:end="0"/>
              <w:jc w:val="start"/>
              <w:rPr/>
            </w:pPr>
            <w:r>
              <w:rPr/>
              <w:t>out of the question</w:t>
            </w:r>
          </w:p>
          <w:p>
            <w:pPr>
              <w:pStyle w:val="Normal"/>
              <w:spacing w:lineRule="auto" w:line="240"/>
              <w:ind w:hanging="0" w:end="0"/>
              <w:jc w:val="start"/>
              <w:rPr/>
            </w:pPr>
            <w:r>
              <w:rPr/>
              <w:t>to pass the time</w:t>
            </w:r>
          </w:p>
        </w:tc>
        <w:tc>
          <w:tcPr>
            <w:tcW w:w="5491" w:type="dxa"/>
            <w:tcBorders/>
          </w:tcPr>
          <w:p>
            <w:pPr>
              <w:pStyle w:val="Normal"/>
              <w:spacing w:lineRule="auto" w:line="240"/>
              <w:ind w:hanging="0" w:end="0"/>
              <w:jc w:val="start"/>
              <w:rPr/>
            </w:pPr>
            <w:r>
              <w:rPr/>
              <w:t>all the same</w:t>
            </w:r>
          </w:p>
          <w:p>
            <w:pPr>
              <w:pStyle w:val="Normal"/>
              <w:spacing w:lineRule="auto" w:line="240"/>
              <w:ind w:hanging="0" w:end="0"/>
              <w:jc w:val="start"/>
              <w:rPr/>
            </w:pPr>
            <w:r>
              <w:rPr/>
              <w:t>just the same</w:t>
            </w:r>
          </w:p>
          <w:p>
            <w:pPr>
              <w:pStyle w:val="Normal"/>
              <w:spacing w:lineRule="auto" w:line="240"/>
              <w:ind w:hanging="0" w:end="0"/>
              <w:jc w:val="start"/>
              <w:rPr/>
            </w:pPr>
            <w:r>
              <w:rPr/>
              <w:t>by the by</w:t>
            </w:r>
          </w:p>
          <w:p>
            <w:pPr>
              <w:pStyle w:val="Normal"/>
              <w:spacing w:lineRule="auto" w:line="240"/>
              <w:ind w:hanging="0" w:end="0"/>
              <w:jc w:val="start"/>
              <w:rPr/>
            </w:pPr>
            <w:r>
              <w:rPr/>
              <w:t>by the way</w:t>
            </w:r>
          </w:p>
          <w:p>
            <w:pPr>
              <w:pStyle w:val="Normal"/>
              <w:spacing w:lineRule="auto" w:line="240"/>
              <w:ind w:hanging="0" w:end="0"/>
              <w:jc w:val="start"/>
              <w:rPr/>
            </w:pPr>
            <w:r>
              <w:rPr/>
              <w:t>to take (seize) smb by the shoulder</w:t>
            </w:r>
          </w:p>
          <w:p>
            <w:pPr>
              <w:pStyle w:val="Normal"/>
              <w:spacing w:lineRule="auto" w:line="240"/>
              <w:ind w:hanging="0" w:end="0"/>
              <w:jc w:val="start"/>
              <w:rPr/>
            </w:pPr>
            <w:r>
              <w:rPr/>
              <w:t xml:space="preserve"> </w:t>
            </w:r>
            <w:r>
              <w:rPr/>
              <w:t>(by the arm)</w:t>
            </w:r>
          </w:p>
          <w:p>
            <w:pPr>
              <w:pStyle w:val="Normal"/>
              <w:spacing w:lineRule="auto" w:line="240"/>
              <w:ind w:hanging="0" w:end="0"/>
              <w:jc w:val="start"/>
              <w:rPr/>
            </w:pPr>
            <w:r>
              <w:rPr/>
              <w:t>to pull smb by the hair</w:t>
            </w:r>
          </w:p>
          <w:p>
            <w:pPr>
              <w:pStyle w:val="Normal"/>
              <w:spacing w:lineRule="auto" w:line="240"/>
              <w:ind w:hanging="0" w:end="0"/>
              <w:jc w:val="start"/>
              <w:rPr/>
            </w:pPr>
            <w:r>
              <w:rPr/>
              <w:t>to kiss smb on the cheek</w:t>
            </w:r>
          </w:p>
          <w:p>
            <w:pPr>
              <w:pStyle w:val="Normal"/>
              <w:spacing w:lineRule="auto" w:line="240"/>
              <w:ind w:hanging="0" w:end="0"/>
              <w:jc w:val="start"/>
              <w:rPr/>
            </w:pPr>
            <w:r>
              <w:rPr/>
              <w:t xml:space="preserve"> </w:t>
            </w:r>
            <w:r>
              <w:rPr/>
              <w:t xml:space="preserve">(on the forehead, etc.) </w:t>
            </w:r>
          </w:p>
          <w:p>
            <w:pPr>
              <w:pStyle w:val="Normal"/>
              <w:spacing w:lineRule="auto" w:line="240"/>
              <w:ind w:hanging="0" w:end="0"/>
              <w:jc w:val="start"/>
              <w:rPr/>
            </w:pPr>
            <w:r>
              <w:rPr/>
              <w:t>to be wounded in the knee</w:t>
            </w:r>
          </w:p>
          <w:p>
            <w:pPr>
              <w:pStyle w:val="2"/>
              <w:suppressAutoHyphens w:val="false"/>
              <w:ind w:hanging="0" w:end="0"/>
              <w:jc w:val="start"/>
              <w:rPr>
                <w:sz w:val="22"/>
              </w:rPr>
            </w:pPr>
            <w:r>
              <w:rPr>
                <w:sz w:val="22"/>
              </w:rPr>
              <w:t xml:space="preserve"> </w:t>
            </w:r>
            <w:r>
              <w:rPr>
                <w:sz w:val="22"/>
              </w:rPr>
              <w:t>(in the arm, etc.)</w:t>
            </w:r>
          </w:p>
          <w:p>
            <w:pPr>
              <w:pStyle w:val="Normal"/>
              <w:spacing w:lineRule="auto" w:line="240"/>
              <w:ind w:hanging="0" w:end="0"/>
              <w:jc w:val="start"/>
              <w:rPr/>
            </w:pPr>
            <w:r>
              <w:rPr/>
              <w:t xml:space="preserve">to keep the house (but: to keep house) </w:t>
            </w:r>
          </w:p>
          <w:p>
            <w:pPr>
              <w:pStyle w:val="Normal"/>
              <w:spacing w:lineRule="auto" w:line="240"/>
              <w:ind w:hanging="0" w:end="0"/>
              <w:jc w:val="start"/>
              <w:rPr/>
            </w:pPr>
            <w:r>
              <w:rPr/>
              <w:t>to play the piano (the guitar, etc.)</w:t>
            </w:r>
          </w:p>
          <w:p>
            <w:pPr>
              <w:pStyle w:val="Normal"/>
              <w:spacing w:lineRule="auto" w:line="240"/>
              <w:ind w:hanging="0" w:end="0"/>
              <w:jc w:val="start"/>
              <w:rPr/>
            </w:pPr>
            <w:r>
              <w:rPr/>
              <w:t>to tell the truth</w:t>
            </w:r>
          </w:p>
          <w:p>
            <w:pPr>
              <w:pStyle w:val="Normal"/>
              <w:spacing w:lineRule="auto" w:line="240"/>
              <w:ind w:hanging="0" w:end="0"/>
              <w:jc w:val="start"/>
              <w:rPr/>
            </w:pPr>
            <w:r>
              <w:rPr/>
              <w:t>to tell the time</w:t>
            </w:r>
          </w:p>
          <w:p>
            <w:pPr>
              <w:pStyle w:val="Normal"/>
              <w:spacing w:lineRule="auto" w:line="240"/>
              <w:ind w:hanging="0" w:end="0"/>
              <w:jc w:val="start"/>
              <w:rPr/>
            </w:pPr>
            <w:r>
              <w:rPr/>
            </w:r>
          </w:p>
          <w:p>
            <w:pPr>
              <w:pStyle w:val="Normal"/>
              <w:spacing w:lineRule="auto" w:line="240"/>
              <w:ind w:hanging="0" w:end="0"/>
              <w:jc w:val="start"/>
              <w:rPr/>
            </w:pPr>
            <w:r>
              <w:rPr/>
            </w:r>
          </w:p>
        </w:tc>
      </w:tr>
    </w:tbl>
    <w:p>
      <w:pPr>
        <w:pStyle w:val="Normal"/>
        <w:spacing w:lineRule="auto" w:line="240"/>
        <w:ind w:firstLine="284" w:end="0"/>
        <w:rPr>
          <w:b/>
          <w:sz w:val="24"/>
        </w:rPr>
      </w:pPr>
      <w:r>
        <w:rPr>
          <w:b/>
          <w:sz w:val="24"/>
        </w:rPr>
      </w:r>
    </w:p>
    <w:p>
      <w:pPr>
        <w:pStyle w:val="Normal"/>
        <w:spacing w:lineRule="auto" w:line="240"/>
        <w:ind w:firstLine="284" w:end="0"/>
        <w:rPr/>
      </w:pPr>
      <w:r>
        <w:rPr>
          <w:b/>
          <w:sz w:val="24"/>
        </w:rPr>
        <w:t xml:space="preserve">§ 195. </w:t>
      </w:r>
      <w:r>
        <w:rPr>
          <w:b/>
        </w:rPr>
        <w:t>List of proper nouns regularly used with the definite article.</w:t>
      </w:r>
    </w:p>
    <w:p>
      <w:pPr>
        <w:pStyle w:val="Normal"/>
        <w:spacing w:lineRule="auto" w:line="240"/>
        <w:ind w:firstLine="284" w:end="0"/>
        <w:rPr>
          <w:b/>
          <w:sz w:val="24"/>
        </w:rPr>
      </w:pPr>
      <w:r>
        <w:rPr>
          <w:b/>
          <w:sz w:val="24"/>
        </w:rPr>
      </w:r>
    </w:p>
    <w:p>
      <w:pPr>
        <w:pStyle w:val="21"/>
        <w:suppressAutoHyphens w:val="false"/>
        <w:ind w:firstLine="284" w:end="0"/>
        <w:rPr/>
      </w:pPr>
      <w:r>
        <w:rPr/>
        <w:t xml:space="preserve">I. Astronomical names. </w:t>
      </w:r>
    </w:p>
    <w:p>
      <w:pPr>
        <w:pStyle w:val="Normal"/>
        <w:spacing w:lineRule="auto" w:line="240"/>
        <w:ind w:firstLine="284" w:end="0"/>
        <w:rPr/>
      </w:pPr>
      <w:r>
        <w:rPr/>
      </w:r>
    </w:p>
    <w:p>
      <w:pPr>
        <w:pStyle w:val="Normal"/>
        <w:spacing w:lineRule="auto" w:line="240"/>
        <w:ind w:firstLine="284" w:start="284" w:end="0"/>
        <w:rPr/>
      </w:pPr>
      <w:r>
        <w:rPr/>
        <w:t>The Milky Way, the Great Bear, the Little (Lesser) Bear.</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II. Geographical names.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1. The North Pole, the South Pole, the Arctic, etc.</w:t>
      </w:r>
    </w:p>
    <w:p>
      <w:pPr>
        <w:pStyle w:val="2"/>
        <w:suppressAutoHyphens w:val="false"/>
        <w:rPr>
          <w:sz w:val="24"/>
        </w:rPr>
      </w:pPr>
      <w:r>
        <w:rPr>
          <w:sz w:val="24"/>
        </w:rPr>
      </w:r>
    </w:p>
    <w:p>
      <w:pPr>
        <w:pStyle w:val="2"/>
        <w:suppressAutoHyphens w:val="false"/>
        <w:ind w:start="284" w:end="0"/>
        <w:rPr/>
      </w:pPr>
      <w:r>
        <w:rPr/>
        <w:t>2. Mountain ranges:</w:t>
      </w:r>
    </w:p>
    <w:p>
      <w:pPr>
        <w:pStyle w:val="Normal"/>
        <w:spacing w:lineRule="auto" w:line="240"/>
        <w:ind w:firstLine="284" w:start="568" w:end="0"/>
        <w:rPr>
          <w:sz w:val="24"/>
        </w:rPr>
      </w:pPr>
      <w:r>
        <w:rPr>
          <w:sz w:val="24"/>
        </w:rPr>
        <w:t>the Alps, the Pennines, the Urals. But single mounts take no article.</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3. Rivers:</w:t>
      </w:r>
    </w:p>
    <w:p>
      <w:pPr>
        <w:pStyle w:val="Normal"/>
        <w:spacing w:lineRule="auto" w:line="240"/>
        <w:ind w:firstLine="284" w:start="568" w:end="0"/>
        <w:rPr>
          <w:sz w:val="24"/>
        </w:rPr>
      </w:pPr>
      <w:r>
        <w:rPr>
          <w:sz w:val="24"/>
        </w:rPr>
        <w:t>the Thames, the Hudson, the Amazon, the Rein, the Nile, the Neva, the Danube, etc.</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4. Seas and oceans:</w:t>
      </w:r>
    </w:p>
    <w:p>
      <w:pPr>
        <w:pStyle w:val="Normal"/>
        <w:spacing w:lineRule="auto" w:line="240"/>
        <w:ind w:firstLine="284" w:start="568" w:end="0"/>
        <w:rPr>
          <w:sz w:val="24"/>
        </w:rPr>
      </w:pPr>
      <w:r>
        <w:rPr>
          <w:sz w:val="24"/>
        </w:rPr>
        <w:t xml:space="preserve">the North Sea, the Red Sea, the Black Sea, the Baltic (Sea), the Arctic Ocean, the Indian Ocean, the </w:t>
      </w:r>
    </w:p>
    <w:p>
      <w:pPr>
        <w:pStyle w:val="Normal"/>
        <w:spacing w:lineRule="auto" w:line="240"/>
        <w:ind w:firstLine="284" w:start="568" w:end="0"/>
        <w:rPr>
          <w:sz w:val="24"/>
        </w:rPr>
      </w:pPr>
      <w:r>
        <w:rPr>
          <w:sz w:val="24"/>
        </w:rPr>
        <w:t>Pacific   (Ocean), etc.</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5. Canals:</w:t>
      </w:r>
    </w:p>
    <w:p>
      <w:pPr>
        <w:pStyle w:val="Normal"/>
        <w:spacing w:lineRule="auto" w:line="240"/>
        <w:ind w:firstLine="284" w:start="568" w:end="0"/>
        <w:rPr>
          <w:sz w:val="24"/>
        </w:rPr>
      </w:pPr>
      <w:r>
        <w:rPr>
          <w:sz w:val="24"/>
        </w:rPr>
        <w:t>the Suez Canal, the Panama Canal, etc.; also the English Channel.</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6. Some countries, areas, provinces:</w:t>
      </w:r>
    </w:p>
    <w:p>
      <w:pPr>
        <w:pStyle w:val="Normal"/>
        <w:spacing w:lineRule="auto" w:line="240"/>
        <w:ind w:firstLine="284" w:start="568" w:end="0"/>
        <w:rPr>
          <w:sz w:val="24"/>
        </w:rPr>
      </w:pPr>
      <w:r>
        <w:rPr>
          <w:sz w:val="24"/>
        </w:rPr>
        <w:t xml:space="preserve">the USA (the United States of America), the United Kingdom, the Netherlands, the Ukraine, the </w:t>
      </w:r>
    </w:p>
    <w:p>
      <w:pPr>
        <w:pStyle w:val="Normal"/>
        <w:spacing w:lineRule="auto" w:line="240"/>
        <w:ind w:firstLine="284" w:start="568" w:end="0"/>
        <w:rPr>
          <w:sz w:val="24"/>
        </w:rPr>
      </w:pPr>
      <w:r>
        <w:rPr>
          <w:sz w:val="24"/>
        </w:rPr>
        <w:t>Crimea, the Caucasus.</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7. Deserts:</w:t>
      </w:r>
    </w:p>
    <w:p>
      <w:pPr>
        <w:pStyle w:val="Normal"/>
        <w:spacing w:lineRule="auto" w:line="240"/>
        <w:ind w:firstLine="284" w:start="568" w:end="0"/>
        <w:rPr>
          <w:sz w:val="24"/>
        </w:rPr>
      </w:pPr>
      <w:r>
        <w:rPr>
          <w:sz w:val="24"/>
        </w:rPr>
        <w:t>the Sahara (Desert), the Gobi (Desert), the Karakum (Desert).</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8. Parts of towns:</w:t>
      </w:r>
    </w:p>
    <w:p>
      <w:pPr>
        <w:pStyle w:val="Normal"/>
        <w:spacing w:lineRule="auto" w:line="240"/>
        <w:ind w:firstLine="284" w:start="568" w:end="0"/>
        <w:rPr>
          <w:sz w:val="24"/>
        </w:rPr>
      </w:pPr>
      <w:r>
        <w:rPr>
          <w:sz w:val="24"/>
        </w:rPr>
        <w:t>the West End, the East End, the Soho, the City (of London), the Bronx (in New York).</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9. The de facto capital of the Netherlands:</w:t>
      </w:r>
    </w:p>
    <w:p>
      <w:pPr>
        <w:pStyle w:val="Normal"/>
        <w:spacing w:lineRule="auto" w:line="240"/>
        <w:ind w:firstLine="284" w:start="568" w:end="0"/>
        <w:rPr>
          <w:sz w:val="24"/>
        </w:rPr>
      </w:pPr>
      <w:r>
        <w:rPr>
          <w:sz w:val="24"/>
        </w:rPr>
        <w:t>the Hague.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III. Names of public institutions (museums, theatres, hotels, restaurants), unique buildings and monuments: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the Tate (Gallery), the National Gallery, the Metropolitan Museum (Opera), the British Museum, the </w:t>
      </w:r>
    </w:p>
    <w:p>
      <w:pPr>
        <w:pStyle w:val="Normal"/>
        <w:spacing w:lineRule="auto" w:line="240"/>
        <w:ind w:firstLine="284" w:start="284" w:end="0"/>
        <w:rPr>
          <w:sz w:val="24"/>
        </w:rPr>
      </w:pPr>
      <w:r>
        <w:rPr>
          <w:sz w:val="24"/>
        </w:rPr>
        <w:t xml:space="preserve">Louvre, the Hermitage, the Prado, the Grand (Hotel), the Savoy,the Kremlin, the White House, the </w:t>
      </w:r>
    </w:p>
    <w:p>
      <w:pPr>
        <w:pStyle w:val="Normal"/>
        <w:spacing w:lineRule="auto" w:line="240"/>
        <w:ind w:firstLine="284" w:start="284" w:end="0"/>
        <w:rPr>
          <w:sz w:val="24"/>
        </w:rPr>
      </w:pPr>
      <w:r>
        <w:rPr>
          <w:sz w:val="24"/>
        </w:rPr>
        <w:t>Bronze Horseman, the Sphinx.</w:t>
      </w:r>
    </w:p>
    <w:p>
      <w:pPr>
        <w:pStyle w:val="Normal"/>
        <w:spacing w:lineRule="auto" w:line="240"/>
        <w:ind w:firstLine="284" w:end="0"/>
        <w:rPr>
          <w:b/>
          <w:sz w:val="24"/>
        </w:rPr>
      </w:pPr>
      <w:r>
        <w:rPr>
          <w:b/>
          <w:sz w:val="24"/>
        </w:rPr>
      </w:r>
    </w:p>
    <w:p>
      <w:pPr>
        <w:pStyle w:val="2"/>
        <w:suppressAutoHyphens w:val="false"/>
        <w:rPr/>
      </w:pPr>
      <w:r>
        <w:rPr/>
        <w:t>IV. Names of vessels: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the Discovery, the Titanic, the Queen Elisabeth, the Dolores,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V. Names of most newspapers (in English-speaking countries):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the Times, the Washington Post, the Canadian Tribune, etc.</w:t>
      </w:r>
    </w:p>
    <w:p>
      <w:pPr>
        <w:pStyle w:val="Normal"/>
        <w:spacing w:lineRule="auto" w:line="240"/>
        <w:ind w:firstLine="284" w:end="0"/>
        <w:rPr>
          <w:b/>
          <w:sz w:val="24"/>
        </w:rPr>
      </w:pPr>
      <w:r>
        <w:rPr>
          <w:b/>
          <w:sz w:val="24"/>
        </w:rPr>
      </w:r>
    </w:p>
    <w:p>
      <w:pPr>
        <w:pStyle w:val="Heading3"/>
        <w:rPr/>
      </w:pPr>
      <w:bookmarkStart w:id="46" w:name="__RefHeading___Toc5112984"/>
      <w:bookmarkEnd w:id="46"/>
      <w:r>
        <w:rPr/>
        <w:t>Absence of the article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196.</w:t>
      </w:r>
      <w:r>
        <w:rPr>
          <w:sz w:val="24"/>
        </w:rPr>
        <w:t xml:space="preserve"> The absence of any article, which is sometimes referred to as the zero article, is as meaningful as their actual use. It is regularly observed with count nouns in the plural, with non-counts used in a general sense, with proper nouns.</w:t>
      </w:r>
    </w:p>
    <w:p>
      <w:pPr>
        <w:pStyle w:val="Normal"/>
        <w:spacing w:lineRule="auto" w:line="240"/>
        <w:ind w:firstLine="284" w:end="0"/>
        <w:rPr>
          <w:sz w:val="24"/>
        </w:rPr>
      </w:pPr>
      <w:r>
        <w:rPr>
          <w:sz w:val="24"/>
        </w:rPr>
      </w:r>
    </w:p>
    <w:p>
      <w:pPr>
        <w:pStyle w:val="Normal"/>
        <w:spacing w:lineRule="auto" w:line="240"/>
        <w:ind w:firstLine="284" w:end="0"/>
        <w:rPr/>
      </w:pPr>
      <w:r>
        <w:rPr>
          <w:b/>
          <w:sz w:val="24"/>
        </w:rPr>
        <w:t>§ 197.</w:t>
      </w:r>
      <w:r>
        <w:rPr>
          <w:sz w:val="24"/>
        </w:rPr>
        <w:t xml:space="preserve"> The indefinite article has no plural form and thus it cannot be used with nouns in the plural in any of its functions.</w:t>
      </w:r>
    </w:p>
    <w:p>
      <w:pPr>
        <w:pStyle w:val="Normal"/>
        <w:spacing w:lineRule="auto" w:line="240"/>
        <w:ind w:firstLine="284" w:end="0"/>
        <w:rPr>
          <w:sz w:val="24"/>
        </w:rPr>
      </w:pPr>
      <w:r>
        <w:rPr>
          <w:sz w:val="24"/>
        </w:rPr>
        <w:t xml:space="preserve">The plural form without an article corresponds to the classifying and generic uses of the indefinite article and sometimes to the generic use of the definite article.                   </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4928"/>
        <w:gridCol w:w="6054"/>
      </w:tblGrid>
      <w:tr>
        <w:trPr/>
        <w:tc>
          <w:tcPr>
            <w:tcW w:w="4928" w:type="dxa"/>
            <w:tcBorders/>
          </w:tcPr>
          <w:p>
            <w:pPr>
              <w:pStyle w:val="Normal"/>
              <w:spacing w:lineRule="auto" w:line="240"/>
              <w:ind w:hanging="0" w:end="0"/>
              <w:jc w:val="start"/>
              <w:rPr>
                <w:sz w:val="24"/>
              </w:rPr>
            </w:pPr>
            <w:r>
              <w:rPr>
                <w:sz w:val="24"/>
              </w:rPr>
              <w:t xml:space="preserve">Jane is a student. </w:t>
            </w:r>
          </w:p>
          <w:p>
            <w:pPr>
              <w:pStyle w:val="Normal"/>
              <w:spacing w:lineRule="auto" w:line="240"/>
              <w:ind w:hanging="0" w:end="0"/>
              <w:jc w:val="start"/>
              <w:rPr>
                <w:sz w:val="24"/>
              </w:rPr>
            </w:pPr>
            <w:r>
              <w:rPr>
                <w:sz w:val="24"/>
              </w:rPr>
              <w:t xml:space="preserve">A dog barks. </w:t>
            </w:r>
          </w:p>
          <w:p>
            <w:pPr>
              <w:pStyle w:val="Normal"/>
              <w:spacing w:lineRule="auto" w:line="240"/>
              <w:ind w:hanging="0" w:end="0"/>
              <w:jc w:val="start"/>
              <w:rPr>
                <w:sz w:val="24"/>
              </w:rPr>
            </w:pPr>
            <w:r>
              <w:rPr>
                <w:sz w:val="24"/>
              </w:rPr>
              <w:t xml:space="preserve">A man who has nothing to say has no words. </w:t>
            </w:r>
          </w:p>
          <w:p>
            <w:pPr>
              <w:pStyle w:val="Normal"/>
              <w:spacing w:lineRule="auto" w:line="240"/>
              <w:ind w:hanging="0" w:end="0"/>
              <w:jc w:val="start"/>
              <w:rPr>
                <w:sz w:val="24"/>
              </w:rPr>
            </w:pPr>
            <w:r>
              <w:rPr>
                <w:sz w:val="24"/>
              </w:rPr>
              <w:t>The tiger lives in the jungle.</w:t>
            </w:r>
          </w:p>
        </w:tc>
        <w:tc>
          <w:tcPr>
            <w:tcW w:w="6054" w:type="dxa"/>
            <w:tcBorders/>
          </w:tcPr>
          <w:p>
            <w:pPr>
              <w:pStyle w:val="Normal"/>
              <w:spacing w:lineRule="auto" w:line="240"/>
              <w:ind w:hanging="0" w:end="0"/>
              <w:jc w:val="start"/>
              <w:rPr>
                <w:sz w:val="24"/>
              </w:rPr>
            </w:pPr>
            <w:r>
              <w:rPr>
                <w:sz w:val="24"/>
              </w:rPr>
              <w:t>Jane and Mary are students.</w:t>
            </w:r>
          </w:p>
          <w:p>
            <w:pPr>
              <w:pStyle w:val="Normal"/>
              <w:spacing w:lineRule="auto" w:line="240"/>
              <w:ind w:hanging="0" w:end="0"/>
              <w:jc w:val="start"/>
              <w:rPr>
                <w:sz w:val="24"/>
              </w:rPr>
            </w:pPr>
            <w:r>
              <w:rPr>
                <w:sz w:val="24"/>
              </w:rPr>
              <w:t>Dogs bark.</w:t>
            </w:r>
          </w:p>
          <w:p>
            <w:pPr>
              <w:pStyle w:val="Normal"/>
              <w:spacing w:lineRule="auto" w:line="240"/>
              <w:ind w:hanging="0" w:end="0"/>
              <w:jc w:val="start"/>
              <w:rPr>
                <w:sz w:val="24"/>
              </w:rPr>
            </w:pPr>
            <w:r>
              <w:rPr>
                <w:sz w:val="24"/>
              </w:rPr>
              <w:t xml:space="preserve">Men who have nothing to say have no words. </w:t>
            </w:r>
          </w:p>
          <w:p>
            <w:pPr>
              <w:pStyle w:val="Normal"/>
              <w:spacing w:lineRule="auto" w:line="240"/>
              <w:ind w:hanging="0" w:end="0"/>
              <w:jc w:val="start"/>
              <w:rPr>
                <w:sz w:val="24"/>
              </w:rPr>
            </w:pPr>
            <w:r>
              <w:rPr>
                <w:sz w:val="24"/>
              </w:rPr>
              <w:t>Tigers live in the jungle.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If the idea of number is retained, an indefinite pronoun </w:t>
      </w:r>
      <w:r>
        <w:rPr>
          <w:i/>
          <w:sz w:val="24"/>
        </w:rPr>
        <w:t>(some, any, no),</w:t>
      </w:r>
      <w:r>
        <w:rPr>
          <w:sz w:val="24"/>
        </w:rPr>
        <w:t xml:space="preserve"> adjectives </w:t>
      </w:r>
      <w:r>
        <w:rPr>
          <w:i/>
          <w:sz w:val="24"/>
        </w:rPr>
        <w:t>(several, a lot of, many),</w:t>
      </w:r>
      <w:r>
        <w:rPr>
          <w:sz w:val="24"/>
        </w:rPr>
        <w:t xml:space="preserve"> or a cardinal numeral accompanies the plural noun.</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sz w:val="24"/>
              </w:rPr>
            </w:pPr>
            <w:r>
              <w:rPr>
                <w:sz w:val="24"/>
              </w:rPr>
              <w:t xml:space="preserve">Have you a record teaching English pronunciation? </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There grew a cherry-tree once.</w:t>
            </w:r>
          </w:p>
        </w:tc>
        <w:tc>
          <w:tcPr>
            <w:tcW w:w="5491" w:type="dxa"/>
            <w:tcBorders/>
          </w:tcPr>
          <w:p>
            <w:pPr>
              <w:pStyle w:val="Normal"/>
              <w:spacing w:lineRule="auto" w:line="240"/>
              <w:ind w:hanging="0" w:end="0"/>
              <w:jc w:val="start"/>
              <w:rPr/>
            </w:pPr>
            <w:r>
              <w:rPr>
                <w:sz w:val="24"/>
              </w:rPr>
              <w:t xml:space="preserve">Have you </w:t>
            </w:r>
            <w:r>
              <w:rPr>
                <w:i/>
                <w:sz w:val="24"/>
              </w:rPr>
              <w:t>any</w:t>
            </w:r>
            <w:r>
              <w:rPr>
                <w:sz w:val="24"/>
              </w:rPr>
              <w:t xml:space="preserve"> records teaching English pronunciation?</w:t>
            </w:r>
          </w:p>
          <w:p>
            <w:pPr>
              <w:pStyle w:val="Normal"/>
              <w:spacing w:lineRule="auto" w:line="240"/>
              <w:ind w:hanging="0" w:end="0"/>
              <w:jc w:val="start"/>
              <w:rPr/>
            </w:pPr>
            <w:r>
              <w:rPr>
                <w:sz w:val="24"/>
              </w:rPr>
              <w:t xml:space="preserve">They have </w:t>
            </w:r>
            <w:r>
              <w:rPr>
                <w:i/>
                <w:sz w:val="24"/>
              </w:rPr>
              <w:t xml:space="preserve">some (several, many, ten) </w:t>
            </w:r>
            <w:r>
              <w:rPr>
                <w:sz w:val="24"/>
              </w:rPr>
              <w:t>records of the kind.</w:t>
            </w:r>
          </w:p>
          <w:p>
            <w:pPr>
              <w:pStyle w:val="Normal"/>
              <w:spacing w:lineRule="auto" w:line="240"/>
              <w:ind w:hanging="0" w:end="0"/>
              <w:jc w:val="start"/>
              <w:rPr/>
            </w:pPr>
            <w:r>
              <w:rPr>
                <w:sz w:val="24"/>
              </w:rPr>
              <w:t xml:space="preserve">There grew </w:t>
            </w:r>
            <w:r>
              <w:rPr>
                <w:i/>
                <w:sz w:val="24"/>
              </w:rPr>
              <w:t xml:space="preserve">three (some, a lot of) </w:t>
            </w:r>
            <w:r>
              <w:rPr>
                <w:sz w:val="24"/>
              </w:rPr>
              <w:t>cherry-trees once.</w:t>
            </w:r>
          </w:p>
        </w:tc>
      </w:tr>
    </w:tbl>
    <w:p>
      <w:pPr>
        <w:pStyle w:val="Normal"/>
        <w:spacing w:lineRule="auto" w:line="240"/>
        <w:ind w:firstLine="284" w:end="0"/>
        <w:rPr>
          <w:sz w:val="24"/>
        </w:rPr>
      </w:pPr>
      <w:r>
        <w:rPr>
          <w:sz w:val="24"/>
        </w:rPr>
      </w:r>
    </w:p>
    <w:p>
      <w:pPr>
        <w:pStyle w:val="Normal"/>
        <w:spacing w:lineRule="auto" w:line="240"/>
        <w:ind w:firstLine="284" w:end="0"/>
        <w:rPr/>
      </w:pPr>
      <w:r>
        <w:rPr>
          <w:b/>
          <w:sz w:val="24"/>
        </w:rPr>
        <w:t>§ 198.</w:t>
      </w:r>
      <w:r>
        <w:rPr>
          <w:sz w:val="24"/>
        </w:rPr>
        <w:t xml:space="preserve"> Non-count nouns, abstract or material, when used in a general sense, are not preceded by any article, as in:</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Time</w:t>
      </w:r>
      <w:r>
        <w:rPr>
          <w:sz w:val="24"/>
        </w:rPr>
        <w:t xml:space="preserve"> will show who is right.</w:t>
      </w:r>
    </w:p>
    <w:p>
      <w:pPr>
        <w:pStyle w:val="Normal"/>
        <w:spacing w:lineRule="auto" w:line="240"/>
        <w:ind w:firstLine="284" w:start="284" w:end="0"/>
        <w:rPr/>
      </w:pPr>
      <w:r>
        <w:rPr>
          <w:sz w:val="24"/>
        </w:rPr>
        <w:t xml:space="preserve">He has such </w:t>
      </w:r>
      <w:r>
        <w:rPr>
          <w:i/>
          <w:sz w:val="24"/>
        </w:rPr>
        <w:t>huge pride.</w:t>
      </w:r>
    </w:p>
    <w:p>
      <w:pPr>
        <w:pStyle w:val="Normal"/>
        <w:spacing w:lineRule="auto" w:line="240"/>
        <w:ind w:firstLine="284" w:start="284" w:end="0"/>
        <w:rPr/>
      </w:pPr>
      <w:r>
        <w:rPr>
          <w:sz w:val="24"/>
        </w:rPr>
        <w:t xml:space="preserve">She said </w:t>
      </w:r>
      <w:r>
        <w:rPr>
          <w:i/>
          <w:sz w:val="24"/>
        </w:rPr>
        <w:t>with astonishment,</w:t>
      </w:r>
      <w:r>
        <w:rPr>
          <w:sz w:val="24"/>
        </w:rPr>
        <w:t xml:space="preserve"> “Where are you, Maurice?”</w:t>
      </w:r>
    </w:p>
    <w:p>
      <w:pPr>
        <w:pStyle w:val="Normal"/>
        <w:spacing w:lineRule="auto" w:line="240"/>
        <w:ind w:firstLine="284" w:start="284" w:end="0"/>
        <w:rPr/>
      </w:pPr>
      <w:r>
        <w:rPr>
          <w:sz w:val="24"/>
        </w:rPr>
        <w:t xml:space="preserve">We walked forward </w:t>
      </w:r>
      <w:r>
        <w:rPr>
          <w:i/>
          <w:sz w:val="24"/>
        </w:rPr>
        <w:t>in silence.</w:t>
      </w:r>
    </w:p>
    <w:p>
      <w:pPr>
        <w:pStyle w:val="Normal"/>
        <w:spacing w:lineRule="auto" w:line="240"/>
        <w:ind w:firstLine="284" w:start="284" w:end="0"/>
        <w:rPr/>
      </w:pPr>
      <w:r>
        <w:rPr>
          <w:sz w:val="24"/>
        </w:rPr>
        <w:t xml:space="preserve">They greeted him </w:t>
      </w:r>
      <w:r>
        <w:rPr>
          <w:i/>
          <w:sz w:val="24"/>
        </w:rPr>
        <w:t>without enthusiasm.</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Premodifiers of abstract non-count nouns do not influence the use of articles, they only restrict the meaning of the noun, as in: history - </w:t>
      </w:r>
      <w:r>
        <w:rPr>
          <w:i/>
          <w:sz w:val="24"/>
        </w:rPr>
        <w:t>English history, medieval English history;</w:t>
      </w:r>
      <w:r>
        <w:rPr>
          <w:sz w:val="24"/>
        </w:rPr>
        <w:t xml:space="preserve"> music - </w:t>
      </w:r>
      <w:r>
        <w:rPr>
          <w:i/>
          <w:sz w:val="24"/>
        </w:rPr>
        <w:t>folk music, pop music, classical music;</w:t>
      </w:r>
      <w:r>
        <w:rPr>
          <w:sz w:val="24"/>
        </w:rPr>
        <w:t xml:space="preserve"> art - </w:t>
      </w:r>
      <w:r>
        <w:rPr>
          <w:i/>
          <w:sz w:val="24"/>
        </w:rPr>
        <w:t>modern art, abstract art;</w:t>
      </w:r>
      <w:r>
        <w:rPr>
          <w:sz w:val="24"/>
        </w:rPr>
        <w:t xml:space="preserve"> weather - </w:t>
      </w:r>
      <w:r>
        <w:rPr>
          <w:i/>
          <w:sz w:val="24"/>
        </w:rPr>
        <w:t xml:space="preserve">nasty weather, fine weather; </w:t>
      </w:r>
      <w:r>
        <w:rPr>
          <w:sz w:val="24"/>
        </w:rPr>
        <w:t xml:space="preserve">advice - </w:t>
      </w:r>
      <w:r>
        <w:rPr>
          <w:i/>
          <w:sz w:val="24"/>
        </w:rPr>
        <w:t>valuable advice.</w:t>
      </w:r>
    </w:p>
    <w:p>
      <w:pPr>
        <w:pStyle w:val="Normal"/>
        <w:spacing w:lineRule="auto" w:line="240"/>
        <w:ind w:firstLine="284" w:end="0"/>
        <w:rPr>
          <w:b/>
          <w:i/>
          <w:i/>
          <w:sz w:val="24"/>
        </w:rPr>
      </w:pPr>
      <w:r>
        <w:rPr>
          <w:b/>
          <w:i/>
          <w:sz w:val="24"/>
        </w:rPr>
      </w:r>
    </w:p>
    <w:p>
      <w:pPr>
        <w:pStyle w:val="Normal"/>
        <w:spacing w:lineRule="auto" w:line="240"/>
        <w:ind w:firstLine="284" w:start="284" w:end="0"/>
        <w:rPr/>
      </w:pPr>
      <w:r>
        <w:rPr>
          <w:sz w:val="24"/>
        </w:rPr>
        <w:t xml:space="preserve">He doesn’t love </w:t>
      </w:r>
      <w:r>
        <w:rPr>
          <w:i/>
          <w:sz w:val="24"/>
        </w:rPr>
        <w:t>abstract art.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same refers to material non-counts </w:t>
      </w:r>
      <w:r>
        <w:rPr>
          <w:i/>
          <w:sz w:val="24"/>
        </w:rPr>
        <w:t>beautiful silk, Venetian glass, stained glass.</w:t>
      </w:r>
    </w:p>
    <w:p>
      <w:pPr>
        <w:pStyle w:val="Normal"/>
        <w:spacing w:lineRule="auto" w:line="240"/>
        <w:ind w:firstLine="284" w:end="0"/>
        <w:rPr/>
      </w:pPr>
      <w:r>
        <w:rPr>
          <w:sz w:val="24"/>
        </w:rPr>
        <w:t xml:space="preserve">However the indefinite article is used with both kinds of noun if the classifying idea predominates </w:t>
      </w:r>
      <w:r>
        <w:rPr>
          <w:i/>
          <w:sz w:val="24"/>
        </w:rPr>
        <w:t>(An English grammar -</w:t>
      </w:r>
      <w:r>
        <w:rPr>
          <w:sz w:val="24"/>
        </w:rPr>
        <w:t xml:space="preserve"> a kind of it, a soil of it); with words denoting feeling the indefinite article suggests a manifestation of that feeling, with nouns of material a particular kind of the substance mentioned. In contexts of the kind non-counts are usually accompanied by descriptive attributes.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That, sir, was </w:t>
      </w:r>
      <w:r>
        <w:rPr>
          <w:i/>
          <w:sz w:val="24"/>
        </w:rPr>
        <w:t>a profound knowledge</w:t>
      </w:r>
      <w:r>
        <w:rPr>
          <w:sz w:val="24"/>
        </w:rPr>
        <w:t xml:space="preserve"> of man.</w:t>
      </w:r>
    </w:p>
    <w:p>
      <w:pPr>
        <w:pStyle w:val="Normal"/>
        <w:spacing w:lineRule="auto" w:line="240"/>
        <w:ind w:firstLine="284" w:start="284" w:end="0"/>
        <w:rPr/>
      </w:pPr>
      <w:r>
        <w:rPr>
          <w:sz w:val="24"/>
        </w:rPr>
        <w:t xml:space="preserve">He always had </w:t>
      </w:r>
      <w:r>
        <w:rPr>
          <w:i/>
          <w:sz w:val="24"/>
        </w:rPr>
        <w:t>a love for the concrete.</w:t>
      </w:r>
    </w:p>
    <w:p>
      <w:pPr>
        <w:pStyle w:val="Normal"/>
        <w:spacing w:lineRule="auto" w:line="240"/>
        <w:ind w:firstLine="284" w:start="284" w:end="0"/>
        <w:rPr/>
      </w:pPr>
      <w:r>
        <w:rPr>
          <w:sz w:val="24"/>
        </w:rPr>
        <w:t xml:space="preserve">I can’t remember </w:t>
      </w:r>
      <w:r>
        <w:rPr>
          <w:i/>
          <w:sz w:val="24"/>
        </w:rPr>
        <w:t>a time when I wasn’t painting with my father standing beside me.</w:t>
      </w:r>
    </w:p>
    <w:p>
      <w:pPr>
        <w:pStyle w:val="Normal"/>
        <w:spacing w:lineRule="auto" w:line="240"/>
        <w:ind w:firstLine="284" w:start="284" w:end="0"/>
        <w:rPr/>
      </w:pPr>
      <w:r>
        <w:rPr>
          <w:sz w:val="24"/>
        </w:rPr>
        <w:t xml:space="preserve">I was no good at football, but does it make </w:t>
      </w:r>
      <w:r>
        <w:rPr>
          <w:i/>
          <w:sz w:val="24"/>
        </w:rPr>
        <w:t>an unhappy boyhood?</w:t>
      </w:r>
    </w:p>
    <w:p>
      <w:pPr>
        <w:pStyle w:val="Normal"/>
        <w:spacing w:lineRule="auto" w:line="240"/>
        <w:ind w:firstLine="284" w:start="284" w:end="0"/>
        <w:rPr/>
      </w:pPr>
      <w:r>
        <w:rPr>
          <w:sz w:val="24"/>
        </w:rPr>
        <w:t xml:space="preserve">It is incredible to me that there should be </w:t>
      </w:r>
      <w:r>
        <w:rPr>
          <w:i/>
          <w:sz w:val="24"/>
        </w:rPr>
        <w:t>an after life.</w:t>
      </w:r>
    </w:p>
    <w:p>
      <w:pPr>
        <w:pStyle w:val="Normal"/>
        <w:spacing w:lineRule="auto" w:line="240"/>
        <w:ind w:firstLine="284" w:start="284" w:end="0"/>
        <w:rPr/>
      </w:pPr>
      <w:r>
        <w:rPr>
          <w:sz w:val="24"/>
        </w:rPr>
        <w:t xml:space="preserve">She put down the mirror with </w:t>
      </w:r>
      <w:r>
        <w:rPr>
          <w:i/>
          <w:sz w:val="24"/>
        </w:rPr>
        <w:t>a feeling of hopelessness.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In nouns which may function as both counts and non-counts the absence of the article indicates a non-count with general meaning, whereas the indefinite article shows that it is a count noun, abstract or concrete.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Compare the meanings in such pairs of nouns as: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Language is a means of communication. </w:t>
      </w:r>
    </w:p>
    <w:p>
      <w:pPr>
        <w:pStyle w:val="Normal"/>
        <w:spacing w:lineRule="auto" w:line="240"/>
        <w:ind w:firstLine="284" w:start="284" w:end="0"/>
        <w:rPr>
          <w:i/>
          <w:i/>
          <w:sz w:val="24"/>
        </w:rPr>
      </w:pPr>
      <w:r>
        <w:rPr>
          <w:i/>
          <w:sz w:val="24"/>
        </w:rPr>
        <w:t>It is always interesting to study a foreign language.</w:t>
      </w:r>
    </w:p>
    <w:p>
      <w:pPr>
        <w:pStyle w:val="Normal"/>
        <w:spacing w:lineRule="auto" w:line="240"/>
        <w:ind w:firstLine="284" w:start="284" w:end="0"/>
        <w:rPr>
          <w:i/>
          <w:i/>
          <w:sz w:val="24"/>
        </w:rPr>
      </w:pPr>
      <w:r>
        <w:rPr>
          <w:i/>
          <w:sz w:val="24"/>
        </w:rPr>
      </w:r>
    </w:p>
    <w:p>
      <w:pPr>
        <w:pStyle w:val="Normal"/>
        <w:spacing w:lineRule="auto" w:line="240"/>
        <w:ind w:firstLine="284" w:start="284" w:end="0"/>
        <w:rPr>
          <w:i/>
          <w:i/>
          <w:sz w:val="24"/>
        </w:rPr>
      </w:pPr>
      <w:r>
        <w:rPr>
          <w:i/>
          <w:sz w:val="24"/>
        </w:rPr>
        <w:t xml:space="preserve">Light is necessary for life. </w:t>
      </w:r>
    </w:p>
    <w:p>
      <w:pPr>
        <w:pStyle w:val="Normal"/>
        <w:spacing w:lineRule="auto" w:line="240"/>
        <w:ind w:firstLine="284" w:start="284" w:end="0"/>
        <w:rPr>
          <w:i/>
          <w:i/>
          <w:sz w:val="24"/>
        </w:rPr>
      </w:pPr>
      <w:r>
        <w:rPr>
          <w:i/>
          <w:sz w:val="24"/>
        </w:rPr>
        <w:t>They saw a light in the distance.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Absence of the article before an originally count noun may suggest a shift in its meaning. Thus in </w:t>
      </w:r>
      <w:r>
        <w:rPr>
          <w:i/>
          <w:sz w:val="24"/>
        </w:rPr>
        <w:t>to teach piano (violin)</w:t>
      </w:r>
      <w:r>
        <w:rPr>
          <w:sz w:val="24"/>
        </w:rPr>
        <w:t xml:space="preserve"> the noun </w:t>
      </w:r>
      <w:r>
        <w:rPr>
          <w:i/>
          <w:sz w:val="24"/>
        </w:rPr>
        <w:t>piano</w:t>
      </w:r>
      <w:r>
        <w:rPr>
          <w:sz w:val="24"/>
        </w:rPr>
        <w:t xml:space="preserve"> means a subject to be taught, just as </w:t>
      </w:r>
      <w:r>
        <w:rPr>
          <w:i/>
          <w:sz w:val="24"/>
        </w:rPr>
        <w:t>history, literature,</w:t>
      </w:r>
      <w:r>
        <w:rPr>
          <w:sz w:val="24"/>
        </w:rPr>
        <w:t xml:space="preserve"> etc., whereas in </w:t>
      </w:r>
      <w:r>
        <w:rPr>
          <w:i/>
          <w:sz w:val="24"/>
        </w:rPr>
        <w:t>to play the piano</w:t>
      </w:r>
      <w:r>
        <w:rPr>
          <w:sz w:val="24"/>
        </w:rPr>
        <w:t xml:space="preserve"> the noun </w:t>
      </w:r>
      <w:r>
        <w:rPr>
          <w:i/>
          <w:sz w:val="24"/>
        </w:rPr>
        <w:t>piano</w:t>
      </w:r>
      <w:r>
        <w:rPr>
          <w:sz w:val="24"/>
        </w:rPr>
        <w:t xml:space="preserve"> denotes a musical instrument with the article in its generic function. In such expressions as </w:t>
      </w:r>
      <w:r>
        <w:rPr>
          <w:i/>
          <w:sz w:val="24"/>
        </w:rPr>
        <w:t xml:space="preserve">to go to school, to be at school </w:t>
      </w:r>
      <w:r>
        <w:rPr>
          <w:sz w:val="24"/>
        </w:rPr>
        <w:t>the adverbial meaning predominates and the noun loses its nominal quality.</w:t>
      </w:r>
    </w:p>
    <w:p>
      <w:pPr>
        <w:pStyle w:val="Normal"/>
        <w:spacing w:lineRule="auto" w:line="240"/>
        <w:ind w:firstLine="284" w:end="0"/>
        <w:rPr/>
      </w:pPr>
      <w:r>
        <w:rPr>
          <w:sz w:val="24"/>
        </w:rPr>
        <w:t xml:space="preserve">If partition or indefinite amount is meant, it is expressed by an indefinite pronoun </w:t>
      </w:r>
      <w:r>
        <w:rPr>
          <w:i/>
          <w:sz w:val="24"/>
        </w:rPr>
        <w:t>(some, any)</w:t>
      </w:r>
      <w:r>
        <w:rPr>
          <w:sz w:val="24"/>
        </w:rPr>
        <w:t xml:space="preserve"> or a partitive noun</w:t>
      </w:r>
      <w:r>
        <w:rPr>
          <w:sz w:val="24"/>
          <w:lang w:val="ru-RU"/>
        </w:rPr>
        <w:t xml:space="preserve"> (</w:t>
      </w:r>
      <w:r>
        <w:rPr>
          <w:i/>
          <w:sz w:val="24"/>
          <w:lang w:val="ru-RU"/>
        </w:rPr>
        <w:t>a</w:t>
      </w:r>
      <w:r>
        <w:rPr>
          <w:sz w:val="24"/>
        </w:rPr>
        <w:t xml:space="preserve"> </w:t>
      </w:r>
      <w:r>
        <w:rPr>
          <w:i/>
          <w:sz w:val="24"/>
        </w:rPr>
        <w:t xml:space="preserve">piece, an item, a bit). </w:t>
      </w:r>
      <w:r>
        <w:rPr>
          <w:sz w:val="24"/>
        </w:rPr>
        <w:t xml:space="preserve">With material nouns partitive meaning is also expressed with the help of nouns denoting measure or amount </w:t>
      </w:r>
      <w:r>
        <w:rPr>
          <w:i/>
          <w:sz w:val="24"/>
        </w:rPr>
        <w:t xml:space="preserve">(a cup of tea, a glass of milk, a pint of beer, a slice of bread, a loaf of bread, a spoonful of medicine, a sack of coal, </w:t>
      </w:r>
      <w:r>
        <w:rPr>
          <w:sz w:val="24"/>
        </w:rPr>
        <w:t>etc.).</w:t>
      </w:r>
    </w:p>
    <w:p>
      <w:pPr>
        <w:pStyle w:val="Normal"/>
        <w:spacing w:lineRule="auto" w:line="240"/>
        <w:ind w:firstLine="284" w:end="0"/>
        <w:rPr/>
      </w:pPr>
      <w:r>
        <w:rPr>
          <w:sz w:val="24"/>
        </w:rPr>
        <w:t xml:space="preserve">All non-counts can be preceded by the definite article in its specifying function. Thus we say </w:t>
      </w:r>
      <w:r>
        <w:rPr>
          <w:i/>
          <w:sz w:val="24"/>
        </w:rPr>
        <w:t>the art of the nineteenth century, the music of the Renaissance, the history of England,</w:t>
      </w:r>
      <w:r>
        <w:rPr>
          <w:sz w:val="24"/>
        </w:rPr>
        <w:t xml:space="preserve"> (but: English history) </w:t>
      </w:r>
      <w:r>
        <w:rPr>
          <w:i/>
          <w:sz w:val="24"/>
        </w:rPr>
        <w:t>the history of the Middle Ages,</w:t>
      </w:r>
      <w:r>
        <w:rPr>
          <w:sz w:val="24"/>
        </w:rPr>
        <w:t xml:space="preserve"> and also: </w:t>
      </w:r>
      <w:r>
        <w:rPr>
          <w:i/>
          <w:sz w:val="24"/>
        </w:rPr>
        <w:t>What’s the weather like today? How did you like the music?</w:t>
      </w:r>
      <w:r>
        <w:rPr>
          <w:sz w:val="24"/>
        </w:rPr>
        <w:t xml:space="preserve">                                                               </w:t>
      </w:r>
    </w:p>
    <w:p>
      <w:pPr>
        <w:pStyle w:val="Normal"/>
        <w:spacing w:lineRule="auto" w:line="240"/>
        <w:ind w:firstLine="284" w:end="0"/>
        <w:rPr/>
      </w:pPr>
      <w:r>
        <w:rPr>
          <w:sz w:val="24"/>
        </w:rPr>
        <w:t xml:space="preserve">Note the difference between </w:t>
      </w:r>
      <w:r>
        <w:rPr>
          <w:i/>
          <w:sz w:val="24"/>
        </w:rPr>
        <w:t>English</w:t>
      </w:r>
      <w:r>
        <w:rPr>
          <w:sz w:val="24"/>
        </w:rPr>
        <w:t xml:space="preserve"> (French, Spanish) </w:t>
      </w:r>
      <w:r>
        <w:rPr>
          <w:i/>
          <w:sz w:val="24"/>
        </w:rPr>
        <w:t>literature</w:t>
      </w:r>
      <w:r>
        <w:rPr>
          <w:sz w:val="24"/>
        </w:rPr>
        <w:t xml:space="preserve"> and </w:t>
      </w:r>
      <w:r>
        <w:rPr>
          <w:i/>
          <w:sz w:val="24"/>
        </w:rPr>
        <w:t>the English</w:t>
      </w:r>
      <w:r>
        <w:rPr>
          <w:sz w:val="24"/>
        </w:rPr>
        <w:t xml:space="preserve"> (French, Spanish) </w:t>
      </w:r>
      <w:r>
        <w:rPr>
          <w:i/>
          <w:sz w:val="24"/>
        </w:rPr>
        <w:t>language.</w:t>
      </w:r>
      <w:r>
        <w:rPr>
          <w:sz w:val="24"/>
        </w:rPr>
        <w:t xml:space="preserve"> Here </w:t>
      </w:r>
      <w:r>
        <w:rPr>
          <w:i/>
          <w:sz w:val="24"/>
        </w:rPr>
        <w:t>literature</w:t>
      </w:r>
      <w:r>
        <w:rPr>
          <w:sz w:val="24"/>
        </w:rPr>
        <w:t xml:space="preserve"> is a non-count, whereas the word </w:t>
      </w:r>
      <w:r>
        <w:rPr>
          <w:i/>
          <w:sz w:val="24"/>
        </w:rPr>
        <w:t>language</w:t>
      </w:r>
      <w:r>
        <w:rPr>
          <w:sz w:val="24"/>
        </w:rPr>
        <w:t xml:space="preserve"> is used as a count noun. The adjectives operate as specifiers restricting the abstract notion of language to one particular language.</w:t>
      </w:r>
    </w:p>
    <w:p>
      <w:pPr>
        <w:pStyle w:val="Normal"/>
        <w:spacing w:lineRule="auto" w:line="240"/>
        <w:ind w:firstLine="284" w:end="0"/>
        <w:rPr/>
      </w:pPr>
      <w:r>
        <w:rPr>
          <w:sz w:val="24"/>
        </w:rPr>
        <w:t xml:space="preserve">Compare also the use of </w:t>
      </w:r>
      <w:r>
        <w:rPr>
          <w:i/>
          <w:sz w:val="24"/>
        </w:rPr>
        <w:t>in darkness, in the darkness.</w:t>
      </w:r>
      <w:r>
        <w:rPr>
          <w:sz w:val="24"/>
        </w:rPr>
        <w:t xml:space="preserve"> The first suggests the state of darkness as such, the second is situationally or contextually determined, as in these two examples: </w:t>
      </w:r>
      <w:r>
        <w:rPr>
          <w:i/>
          <w:sz w:val="24"/>
        </w:rPr>
        <w:t>The yard and the lane outside it were in darkness. In the darkness he could discern the figure of the watchman.</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199.</w:t>
      </w:r>
      <w:r>
        <w:rPr>
          <w:sz w:val="24"/>
        </w:rPr>
        <w:t xml:space="preserve"> Proper names point out individual objects. Their individualizing meaning makes the use of an article unnecessary. All proper names of living beings are </w:t>
      </w:r>
      <w:r>
        <w:rPr>
          <w:i/>
          <w:sz w:val="24"/>
        </w:rPr>
        <w:t>situationally specified</w:t>
      </w:r>
      <w:r>
        <w:rPr>
          <w:sz w:val="24"/>
        </w:rPr>
        <w:t xml:space="preserve"> (when we say </w:t>
      </w:r>
      <w:r>
        <w:rPr>
          <w:i/>
          <w:sz w:val="24"/>
        </w:rPr>
        <w:t>Tom, Mary, Mrs Brown, Mr Wilson,</w:t>
      </w:r>
      <w:r>
        <w:rPr>
          <w:sz w:val="24"/>
        </w:rPr>
        <w:t xml:space="preserve"> etc.), for there are hundreds if not thousands of people bearing the same name.</w:t>
      </w:r>
    </w:p>
    <w:p>
      <w:pPr>
        <w:pStyle w:val="Normal"/>
        <w:spacing w:lineRule="auto" w:line="240"/>
        <w:ind w:firstLine="284" w:end="0"/>
        <w:rPr/>
      </w:pPr>
      <w:r>
        <w:rPr>
          <w:sz w:val="24"/>
        </w:rPr>
        <w:t xml:space="preserve">When a proper name is preceded by a modifier no article is used in case the latter denotes a title, relationship, or rank, or if the proper name is accompanied by adjectives which sometimes form part of it: </w:t>
      </w:r>
      <w:r>
        <w:rPr>
          <w:i/>
          <w:sz w:val="24"/>
        </w:rPr>
        <w:t>simple Simon, lucky Jim, old Jolyon, young Jolyon, poor Smith, Miss Dodson, Mister Brown, Colonel Pickering, Queen Elisabeth, Professor Jones, President Kennedy, Doctor Manson.</w:t>
      </w:r>
    </w:p>
    <w:p>
      <w:pPr>
        <w:pStyle w:val="Normal"/>
        <w:spacing w:lineRule="auto" w:line="240"/>
        <w:ind w:firstLine="284" w:end="0"/>
        <w:rPr>
          <w:sz w:val="24"/>
        </w:rPr>
      </w:pPr>
      <w:r>
        <w:rPr>
          <w:sz w:val="24"/>
        </w:rPr>
        <w:t>When modified by other adjectives, not commonly used, proper names may take the definite article.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Use of the definite article before proper names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200.</w:t>
      </w:r>
      <w:r>
        <w:rPr>
          <w:sz w:val="24"/>
        </w:rPr>
        <w:t xml:space="preserve"> The definite article is necessary:</w:t>
      </w:r>
    </w:p>
    <w:p>
      <w:pPr>
        <w:pStyle w:val="Normal"/>
        <w:spacing w:lineRule="auto" w:line="240"/>
        <w:ind w:firstLine="284" w:end="0"/>
        <w:rPr>
          <w:sz w:val="24"/>
        </w:rPr>
      </w:pPr>
      <w:r>
        <w:rPr>
          <w:sz w:val="24"/>
        </w:rPr>
      </w:r>
    </w:p>
    <w:p>
      <w:pPr>
        <w:pStyle w:val="Normal"/>
        <w:spacing w:lineRule="auto" w:line="240"/>
        <w:ind w:firstLine="284" w:end="0"/>
        <w:rPr/>
      </w:pPr>
      <w:r>
        <w:rPr>
          <w:sz w:val="24"/>
        </w:rPr>
        <w:t>1. When additional specification is needed. This is realized with a restricting attribute, usually formed as an of-phrase</w:t>
      </w:r>
      <w:r>
        <w:rPr>
          <w:b/>
          <w:sz w:val="24"/>
        </w:rPr>
        <w:t xml:space="preserve"> </w:t>
      </w:r>
      <w:r>
        <w:rPr>
          <w:sz w:val="24"/>
        </w:rPr>
        <w:t>or a clause, or with the definite article alone, or a premodifier operating as 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Gloria at twenty-six was still </w:t>
      </w:r>
      <w:r>
        <w:rPr>
          <w:i/>
          <w:sz w:val="24"/>
        </w:rPr>
        <w:t>the Gloria</w:t>
      </w:r>
      <w:r>
        <w:rPr>
          <w:sz w:val="24"/>
        </w:rPr>
        <w:t xml:space="preserve"> of twenty. </w:t>
      </w:r>
    </w:p>
    <w:p>
      <w:pPr>
        <w:pStyle w:val="Normal"/>
        <w:spacing w:lineRule="auto" w:line="240"/>
        <w:ind w:firstLine="284" w:start="284" w:end="0"/>
        <w:rPr/>
      </w:pPr>
      <w:r>
        <w:rPr>
          <w:sz w:val="24"/>
        </w:rPr>
        <w:t xml:space="preserve">Did Bait understand </w:t>
      </w:r>
      <w:r>
        <w:rPr>
          <w:i/>
          <w:sz w:val="24"/>
        </w:rPr>
        <w:t>the England</w:t>
      </w:r>
      <w:r>
        <w:rPr>
          <w:sz w:val="24"/>
        </w:rPr>
        <w:t xml:space="preserve"> of today? </w:t>
      </w:r>
    </w:p>
    <w:p>
      <w:pPr>
        <w:pStyle w:val="Normal"/>
        <w:spacing w:lineRule="auto" w:line="240"/>
        <w:ind w:firstLine="284" w:start="284" w:end="0"/>
        <w:rPr/>
      </w:pPr>
      <w:r>
        <w:rPr>
          <w:sz w:val="24"/>
        </w:rPr>
        <w:t xml:space="preserve">That’s not </w:t>
      </w:r>
      <w:r>
        <w:rPr>
          <w:i/>
          <w:sz w:val="24"/>
        </w:rPr>
        <w:t>the George Lamb</w:t>
      </w:r>
      <w:r>
        <w:rPr>
          <w:sz w:val="24"/>
        </w:rPr>
        <w:t xml:space="preserve"> I knew.</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w:t>
      </w:r>
      <w:r>
        <w:rPr>
          <w:sz w:val="24"/>
        </w:rPr>
        <w:t xml:space="preserve">You are </w:t>
      </w:r>
      <w:r>
        <w:rPr>
          <w:i/>
          <w:sz w:val="24"/>
        </w:rPr>
        <w:t>the Mr Murdstone</w:t>
      </w:r>
      <w:r>
        <w:rPr>
          <w:sz w:val="24"/>
        </w:rPr>
        <w:t xml:space="preserve"> who married the widow of my late nephew?” said my aunt.</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w:t>
      </w:r>
      <w:r>
        <w:rPr>
          <w:sz w:val="24"/>
        </w:rPr>
        <w:t xml:space="preserve">Why, she’s Sue Courtenay,” Gladys informed her uncle impressively. </w:t>
      </w:r>
    </w:p>
    <w:p>
      <w:pPr>
        <w:pStyle w:val="Normal"/>
        <w:spacing w:lineRule="auto" w:line="240"/>
        <w:ind w:firstLine="284" w:start="284" w:end="0"/>
        <w:rPr/>
      </w:pPr>
      <w:r>
        <w:rPr>
          <w:sz w:val="24"/>
        </w:rPr>
        <w:t>“</w:t>
      </w:r>
      <w:r>
        <w:rPr>
          <w:i/>
          <w:sz w:val="24"/>
        </w:rPr>
        <w:t>The Sue Courtenay!</w:t>
      </w:r>
      <w:r>
        <w:rPr>
          <w:sz w:val="24"/>
        </w:rPr>
        <w:t xml:space="preserve"> Why, don’t you know her?”</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w:t>
      </w:r>
      <w:r>
        <w:rPr>
          <w:sz w:val="24"/>
        </w:rPr>
        <w:t xml:space="preserve">Cap’n Kit, that’s my name.” “What? </w:t>
      </w:r>
      <w:r>
        <w:rPr>
          <w:i/>
          <w:sz w:val="24"/>
        </w:rPr>
        <w:t>The Captain Kit?</w:t>
      </w:r>
      <w:r>
        <w:rPr>
          <w:sz w:val="24"/>
        </w:rPr>
        <w:t xml:space="preserve"> O’course I’ve heard of him.”</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2. When the specifying premodifier denotes a profession or points out some peculiar feature or temporary state (often expressed by a participle): </w:t>
      </w:r>
      <w:r>
        <w:rPr>
          <w:i/>
          <w:sz w:val="24"/>
        </w:rPr>
        <w:t>the playwright Pinter, the painter Reynolds, the electrician Smith, the unsophisticated Kitty, the susceptible Mr Snodgrass, the puzzled Henry, the calculating Becky, the brilliant George Osborne, the offended Soames.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Before a group of objects or persons bearing the same name and forming one whole: </w:t>
      </w:r>
      <w:r>
        <w:rPr>
          <w:i/>
          <w:sz w:val="24"/>
        </w:rPr>
        <w:t>The Pennines, the Alps, the Rockies, the Urals -</w:t>
      </w:r>
      <w:r>
        <w:rPr>
          <w:sz w:val="24"/>
        </w:rPr>
        <w:t xml:space="preserve"> a group of mountains, a mountain range; </w:t>
      </w:r>
      <w:r>
        <w:rPr>
          <w:i/>
          <w:sz w:val="24"/>
        </w:rPr>
        <w:t>the British Isles, the Philippines, the Canaries, the Hebrides, the Shetlands - a</w:t>
      </w:r>
      <w:r>
        <w:rPr>
          <w:sz w:val="24"/>
        </w:rPr>
        <w:t xml:space="preserve"> group of islands, an archipelago; </w:t>
      </w:r>
      <w:r>
        <w:rPr>
          <w:i/>
          <w:sz w:val="24"/>
        </w:rPr>
        <w:t>the Browns, theTullivers -</w:t>
      </w:r>
      <w:r>
        <w:rPr>
          <w:sz w:val="24"/>
        </w:rPr>
        <w:t xml:space="preserve"> a family, a clan, as in: </w:t>
      </w:r>
      <w:r>
        <w:rPr>
          <w:i/>
          <w:sz w:val="24"/>
        </w:rPr>
        <w:t>the Dobsons were a very respectable family indeed.</w:t>
      </w:r>
      <w:r>
        <w:rPr>
          <w:sz w:val="24"/>
        </w:rPr>
        <w:t xml:space="preserve">                  </w:t>
      </w:r>
    </w:p>
    <w:p>
      <w:pPr>
        <w:pStyle w:val="Normal"/>
        <w:spacing w:lineRule="auto" w:line="240"/>
        <w:ind w:firstLine="284" w:end="0"/>
        <w:rPr/>
      </w:pPr>
      <w:r>
        <w:rPr>
          <w:sz w:val="24"/>
        </w:rPr>
        <w:t xml:space="preserve">The absence of the article before a plural proper name suggests a mere plurality, as in: </w:t>
      </w:r>
      <w:r>
        <w:rPr>
          <w:i/>
          <w:sz w:val="24"/>
        </w:rPr>
        <w:t>There are a lot of Wilsons, Browns and Smiths in England.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4. Before proper nouns formed by means of substantivized adjectives: </w:t>
      </w:r>
      <w:r>
        <w:rPr>
          <w:i/>
          <w:sz w:val="24"/>
        </w:rPr>
        <w:t>the Pacific</w:t>
      </w:r>
      <w:r>
        <w:rPr>
          <w:sz w:val="24"/>
        </w:rPr>
        <w:t xml:space="preserve"> (ocean), </w:t>
      </w:r>
      <w:r>
        <w:rPr>
          <w:i/>
          <w:sz w:val="24"/>
        </w:rPr>
        <w:t>the Atlantic</w:t>
      </w:r>
      <w:r>
        <w:rPr>
          <w:sz w:val="24"/>
        </w:rPr>
        <w:t xml:space="preserve"> (ocean), </w:t>
      </w:r>
      <w:r>
        <w:rPr>
          <w:i/>
          <w:sz w:val="24"/>
        </w:rPr>
        <w:t>the Mediterranean</w:t>
      </w:r>
      <w:r>
        <w:rPr>
          <w:sz w:val="24"/>
        </w:rPr>
        <w:t xml:space="preserve"> (Sea), </w:t>
      </w:r>
      <w:r>
        <w:rPr>
          <w:i/>
          <w:sz w:val="24"/>
        </w:rPr>
        <w:t>the Argentine</w:t>
      </w:r>
      <w:r>
        <w:rPr>
          <w:sz w:val="24"/>
        </w:rPr>
        <w:t xml:space="preserve"> (Republic), but </w:t>
      </w:r>
      <w:r>
        <w:rPr>
          <w:i/>
          <w:sz w:val="24"/>
        </w:rPr>
        <w:t>Argentina</w:t>
      </w:r>
      <w:r>
        <w:rPr>
          <w:sz w:val="24"/>
        </w:rPr>
        <w:t xml:space="preserve"> (because it is a proper name).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Before nicknames: </w:t>
      </w:r>
      <w:r>
        <w:rPr>
          <w:i/>
          <w:sz w:val="24"/>
        </w:rPr>
        <w:t>the Gadfly, the Scout.</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Use of the indefinite article before proper names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201.</w:t>
      </w:r>
      <w:r>
        <w:rPr>
          <w:sz w:val="24"/>
        </w:rPr>
        <w:t xml:space="preserve"> The indefinite article is necessary: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When the person mentioned belongs to the family bearing the same name: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Mrs Tulliver had been a </w:t>
      </w:r>
      <w:r>
        <w:rPr>
          <w:i/>
          <w:sz w:val="24"/>
        </w:rPr>
        <w:t>Miss Dodson...</w:t>
      </w:r>
    </w:p>
    <w:p>
      <w:pPr>
        <w:pStyle w:val="Normal"/>
        <w:spacing w:lineRule="auto" w:line="240"/>
        <w:ind w:firstLine="284" w:start="284" w:end="0"/>
        <w:rPr/>
      </w:pPr>
      <w:r>
        <w:rPr>
          <w:sz w:val="24"/>
        </w:rPr>
        <w:t xml:space="preserve">No daughter of the house could be indifferent of having been born </w:t>
      </w:r>
      <w:r>
        <w:rPr>
          <w:i/>
          <w:sz w:val="24"/>
        </w:rPr>
        <w:t>a Dodson,</w:t>
      </w:r>
      <w:r>
        <w:rPr>
          <w:sz w:val="24"/>
        </w:rPr>
        <w:t xml:space="preserve"> rather than </w:t>
      </w:r>
      <w:r>
        <w:rPr>
          <w:i/>
          <w:sz w:val="24"/>
        </w:rPr>
        <w:t>a Gibson</w:t>
      </w:r>
      <w:r>
        <w:rPr>
          <w:sz w:val="24"/>
        </w:rPr>
        <w:t xml:space="preserve"> or a </w:t>
      </w:r>
    </w:p>
    <w:p>
      <w:pPr>
        <w:pStyle w:val="Normal"/>
        <w:spacing w:lineRule="auto" w:line="240"/>
        <w:ind w:firstLine="284" w:start="284" w:end="0"/>
        <w:rPr>
          <w:i/>
          <w:i/>
          <w:sz w:val="24"/>
        </w:rPr>
      </w:pPr>
      <w:r>
        <w:rPr>
          <w:i/>
          <w:sz w:val="24"/>
        </w:rPr>
        <w:t>Watson.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2</w:t>
      </w:r>
      <w:r>
        <w:rPr>
          <w:i/>
          <w:sz w:val="24"/>
        </w:rPr>
        <w:t>.</w:t>
      </w:r>
      <w:r>
        <w:rPr>
          <w:sz w:val="24"/>
        </w:rPr>
        <w:t xml:space="preserve"> When nothing is known about the person mentioned but the name.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This usage corresponds to the Russian word</w:t>
      </w:r>
      <w:r>
        <w:rPr>
          <w:sz w:val="24"/>
          <w:lang w:val="ru-RU"/>
        </w:rPr>
        <w:t xml:space="preserve"> «некий».</w:t>
      </w:r>
    </w:p>
    <w:p>
      <w:pPr>
        <w:pStyle w:val="Normal"/>
        <w:spacing w:lineRule="auto" w:line="240"/>
        <w:ind w:firstLine="284" w:start="284" w:end="0"/>
        <w:rPr/>
      </w:pPr>
      <w:r>
        <w:rPr>
          <w:sz w:val="24"/>
        </w:rPr>
        <w:t xml:space="preserve">There’s a young American girl staying at the hotel. She’s </w:t>
      </w:r>
      <w:r>
        <w:rPr>
          <w:i/>
          <w:sz w:val="24"/>
        </w:rPr>
        <w:t>a Miss Render.</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3. When an originally proper name comes to be used as a common noun (usually as a result of metonymy or metaphor),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man doesn’t know </w:t>
      </w:r>
      <w:r>
        <w:rPr>
          <w:i/>
          <w:sz w:val="24"/>
        </w:rPr>
        <w:t>a Rubens</w:t>
      </w:r>
      <w:r>
        <w:rPr>
          <w:sz w:val="24"/>
        </w:rPr>
        <w:t xml:space="preserve"> from </w:t>
      </w:r>
      <w:r>
        <w:rPr>
          <w:i/>
          <w:sz w:val="24"/>
        </w:rPr>
        <w:t>a Rembrandt</w:t>
      </w:r>
      <w:r>
        <w:rPr>
          <w:sz w:val="24"/>
        </w:rPr>
        <w:t xml:space="preserve"> (pictures of these painters).</w:t>
      </w:r>
    </w:p>
    <w:p>
      <w:pPr>
        <w:pStyle w:val="Normal"/>
        <w:spacing w:lineRule="auto" w:line="240"/>
        <w:ind w:firstLine="284" w:start="284" w:end="0"/>
        <w:rPr/>
      </w:pPr>
      <w:r>
        <w:rPr>
          <w:sz w:val="24"/>
        </w:rPr>
        <w:t xml:space="preserve">There is in Gary’s work the naturalness and zest of a </w:t>
      </w:r>
      <w:r>
        <w:rPr>
          <w:i/>
          <w:sz w:val="24"/>
        </w:rPr>
        <w:t>Defoe,</w:t>
      </w:r>
      <w:r>
        <w:rPr>
          <w:sz w:val="24"/>
        </w:rPr>
        <w:t xml:space="preserve"> the generosity of </w:t>
      </w:r>
      <w:r>
        <w:rPr>
          <w:i/>
          <w:sz w:val="24"/>
        </w:rPr>
        <w:t>a Fielding</w:t>
      </w:r>
      <w:r>
        <w:rPr>
          <w:sz w:val="24"/>
        </w:rPr>
        <w:t xml:space="preserve"> (like that of </w:t>
      </w:r>
    </w:p>
    <w:p>
      <w:pPr>
        <w:pStyle w:val="Normal"/>
        <w:spacing w:lineRule="auto" w:line="240"/>
        <w:ind w:firstLine="284" w:start="284" w:end="0"/>
        <w:rPr>
          <w:sz w:val="24"/>
        </w:rPr>
      </w:pPr>
      <w:r>
        <w:rPr>
          <w:sz w:val="24"/>
        </w:rPr>
        <w:t>Defoe, like that of Fielding).</w:t>
      </w:r>
    </w:p>
    <w:p>
      <w:pPr>
        <w:pStyle w:val="Normal"/>
        <w:spacing w:lineRule="auto" w:line="240"/>
        <w:ind w:firstLine="284" w:start="284" w:end="0"/>
        <w:rPr/>
      </w:pPr>
      <w:r>
        <w:rPr>
          <w:sz w:val="24"/>
        </w:rPr>
        <w:t xml:space="preserve">Everybody isn’t </w:t>
      </w:r>
      <w:r>
        <w:rPr>
          <w:i/>
          <w:sz w:val="24"/>
        </w:rPr>
        <w:t>a Mary Pickford</w:t>
      </w:r>
      <w:r>
        <w:rPr>
          <w:sz w:val="24"/>
        </w:rPr>
        <w:t xml:space="preserve"> (a film star like Mary Pickfbrd). </w:t>
      </w:r>
    </w:p>
    <w:p>
      <w:pPr>
        <w:pStyle w:val="Normal"/>
        <w:spacing w:lineRule="auto" w:line="240"/>
        <w:ind w:firstLine="284" w:start="284" w:end="0"/>
        <w:rPr/>
      </w:pPr>
      <w:r>
        <w:rPr>
          <w:sz w:val="24"/>
        </w:rPr>
        <w:t xml:space="preserve">He was </w:t>
      </w:r>
      <w:r>
        <w:rPr>
          <w:i/>
          <w:sz w:val="24"/>
        </w:rPr>
        <w:t>a Crusoe</w:t>
      </w:r>
      <w:r>
        <w:rPr>
          <w:sz w:val="24"/>
        </w:rPr>
        <w:t xml:space="preserve"> with no need to look for footprints in the sand (a man like Crusoe). </w:t>
      </w:r>
    </w:p>
    <w:p>
      <w:pPr>
        <w:pStyle w:val="Normal"/>
        <w:spacing w:lineRule="auto" w:line="240"/>
        <w:ind w:firstLine="284" w:start="284" w:end="0"/>
        <w:rPr/>
      </w:pPr>
      <w:r>
        <w:rPr>
          <w:sz w:val="24"/>
        </w:rPr>
        <w:t>‘</w:t>
      </w:r>
      <w:r>
        <w:rPr>
          <w:sz w:val="24"/>
        </w:rPr>
        <w:t xml:space="preserve">Have a cigar.’ ‘If it is </w:t>
      </w:r>
      <w:r>
        <w:rPr>
          <w:i/>
          <w:sz w:val="24"/>
        </w:rPr>
        <w:t>a real Havana.’</w:t>
      </w:r>
    </w:p>
    <w:p>
      <w:pPr>
        <w:pStyle w:val="Normal"/>
        <w:spacing w:lineRule="auto" w:line="240"/>
        <w:ind w:firstLine="284" w:end="0"/>
        <w:rPr>
          <w:i/>
          <w:i/>
          <w:sz w:val="24"/>
        </w:rPr>
      </w:pPr>
      <w:r>
        <w:rPr>
          <w:i/>
          <w:sz w:val="24"/>
        </w:rPr>
      </w:r>
    </w:p>
    <w:p>
      <w:pPr>
        <w:pStyle w:val="Normal"/>
        <w:spacing w:lineRule="auto" w:line="240"/>
        <w:ind w:firstLine="284" w:end="0"/>
        <w:rPr/>
      </w:pPr>
      <w:r>
        <w:rPr>
          <w:sz w:val="24"/>
        </w:rPr>
        <w:t>4. When some phase, aspect, or state is</w:t>
      </w:r>
      <w:r>
        <w:rPr>
          <w:b/>
          <w:sz w:val="24"/>
        </w:rPr>
        <w:t xml:space="preserve"> </w:t>
      </w:r>
      <w:r>
        <w:rPr>
          <w:sz w:val="24"/>
        </w:rPr>
        <w:t>meant, whether it refers to a living being or a geographical place: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John was inside, </w:t>
      </w:r>
      <w:r>
        <w:rPr>
          <w:i/>
          <w:sz w:val="24"/>
        </w:rPr>
        <w:t>a very different John</w:t>
      </w:r>
      <w:r>
        <w:rPr>
          <w:sz w:val="24"/>
        </w:rPr>
        <w:t xml:space="preserve"> from the lad he had known seven years ago.</w:t>
      </w:r>
    </w:p>
    <w:p>
      <w:pPr>
        <w:pStyle w:val="Normal"/>
        <w:spacing w:lineRule="auto" w:line="240"/>
        <w:ind w:firstLine="284" w:start="284" w:end="0"/>
        <w:rPr/>
      </w:pPr>
      <w:r>
        <w:rPr>
          <w:sz w:val="24"/>
        </w:rPr>
        <w:t xml:space="preserve">And now here was Gulliver’s girl Barbara, that mournful-eyed waif from </w:t>
      </w:r>
      <w:r>
        <w:rPr>
          <w:i/>
          <w:sz w:val="24"/>
        </w:rPr>
        <w:t>an unhappy France.</w:t>
      </w:r>
    </w:p>
    <w:p>
      <w:pPr>
        <w:pStyle w:val="Normal"/>
        <w:spacing w:lineRule="auto" w:line="240"/>
        <w:ind w:firstLine="284" w:start="284" w:end="0"/>
        <w:rPr/>
      </w:pPr>
      <w:r>
        <w:rPr>
          <w:sz w:val="24"/>
        </w:rPr>
        <w:t xml:space="preserve">So at night Castle dreamt of </w:t>
      </w:r>
      <w:r>
        <w:rPr>
          <w:i/>
          <w:sz w:val="24"/>
        </w:rPr>
        <w:t>a South Africa</w:t>
      </w:r>
      <w:r>
        <w:rPr>
          <w:sz w:val="24"/>
        </w:rPr>
        <w:t xml:space="preserve"> reconstructed with hatred.</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(Compare with the same use of the indefinite article before unique and non-count nouns.)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 xml:space="preserve">§ 202. </w:t>
      </w:r>
      <w:r>
        <w:rPr>
          <w:b/>
        </w:rPr>
        <w:t>Absence of the articles in set expressions</w:t>
      </w:r>
    </w:p>
    <w:p>
      <w:pPr>
        <w:pStyle w:val="Normal"/>
        <w:spacing w:lineRule="auto" w:line="240"/>
        <w:ind w:firstLine="284" w:end="0"/>
        <w:rPr>
          <w:b/>
          <w:sz w:val="24"/>
        </w:rPr>
      </w:pPr>
      <w:r>
        <w:rPr>
          <w:b/>
          <w:sz w:val="24"/>
        </w:rPr>
      </w:r>
    </w:p>
    <w:tbl>
      <w:tblPr>
        <w:tblW w:w="10980" w:type="dxa"/>
        <w:jc w:val="start"/>
        <w:tblInd w:w="0" w:type="dxa"/>
        <w:tblLayout w:type="fixed"/>
        <w:tblCellMar>
          <w:top w:w="0" w:type="dxa"/>
          <w:start w:w="108" w:type="dxa"/>
          <w:bottom w:w="0" w:type="dxa"/>
          <w:end w:w="108" w:type="dxa"/>
        </w:tblCellMar>
      </w:tblPr>
      <w:tblGrid>
        <w:gridCol w:w="4219"/>
        <w:gridCol w:w="1134"/>
        <w:gridCol w:w="142"/>
        <w:gridCol w:w="142"/>
        <w:gridCol w:w="283"/>
        <w:gridCol w:w="1400"/>
        <w:gridCol w:w="3660"/>
      </w:tblGrid>
      <w:tr>
        <w:trPr>
          <w:trHeight w:val="1130" w:hRule="atLeast"/>
        </w:trPr>
        <w:tc>
          <w:tcPr>
            <w:tcW w:w="4219" w:type="dxa"/>
            <w:tcBorders/>
          </w:tcPr>
          <w:p>
            <w:pPr>
              <w:pStyle w:val="Normal"/>
              <w:spacing w:lineRule="auto" w:line="240"/>
              <w:ind w:hanging="0" w:end="0"/>
              <w:jc w:val="start"/>
              <w:rPr/>
            </w:pPr>
            <w:r>
              <w:rPr/>
              <w:t xml:space="preserve">at dinner (breakfast, etc.) </w:t>
            </w:r>
          </w:p>
          <w:p>
            <w:pPr>
              <w:pStyle w:val="Normal"/>
              <w:spacing w:lineRule="auto" w:line="240"/>
              <w:ind w:hanging="0" w:end="0"/>
              <w:jc w:val="start"/>
              <w:rPr/>
            </w:pPr>
            <w:r>
              <w:rPr/>
              <w:t xml:space="preserve">at first notice </w:t>
            </w:r>
          </w:p>
          <w:p>
            <w:pPr>
              <w:pStyle w:val="Normal"/>
              <w:spacing w:lineRule="auto" w:line="240"/>
              <w:ind w:hanging="0" w:end="0"/>
              <w:jc w:val="start"/>
              <w:rPr/>
            </w:pPr>
            <w:r>
              <w:rPr/>
              <w:t>at first sight</w:t>
            </w:r>
          </w:p>
          <w:p>
            <w:pPr>
              <w:pStyle w:val="Normal"/>
              <w:spacing w:lineRule="auto" w:line="240"/>
              <w:ind w:hanging="0" w:end="0"/>
              <w:jc w:val="start"/>
              <w:rPr/>
            </w:pPr>
            <w:r>
              <w:rPr/>
              <w:t>at night</w:t>
            </w:r>
          </w:p>
          <w:p>
            <w:pPr>
              <w:pStyle w:val="Normal"/>
              <w:spacing w:lineRule="auto" w:line="240"/>
              <w:ind w:hanging="0" w:end="0"/>
              <w:jc w:val="start"/>
              <w:rPr/>
            </w:pPr>
            <w:r>
              <w:rPr/>
              <w:t xml:space="preserve">at table </w:t>
            </w:r>
          </w:p>
          <w:p>
            <w:pPr>
              <w:pStyle w:val="Normal"/>
              <w:spacing w:lineRule="auto" w:line="240"/>
              <w:ind w:hanging="0" w:end="0"/>
              <w:jc w:val="start"/>
              <w:rPr/>
            </w:pPr>
            <w:r>
              <w:rPr/>
              <w:t>at war</w:t>
            </w:r>
          </w:p>
        </w:tc>
        <w:tc>
          <w:tcPr>
            <w:tcW w:w="3101" w:type="dxa"/>
            <w:gridSpan w:val="5"/>
            <w:tcBorders/>
          </w:tcPr>
          <w:p>
            <w:pPr>
              <w:pStyle w:val="Normal"/>
              <w:spacing w:lineRule="auto" w:line="240"/>
              <w:ind w:hanging="0" w:end="0"/>
              <w:jc w:val="start"/>
              <w:rPr/>
            </w:pPr>
            <w:r>
              <w:rPr/>
              <w:t xml:space="preserve">in search of </w:t>
            </w:r>
          </w:p>
          <w:p>
            <w:pPr>
              <w:pStyle w:val="Normal"/>
              <w:spacing w:lineRule="auto" w:line="240"/>
              <w:ind w:hanging="0" w:end="0"/>
              <w:jc w:val="start"/>
              <w:rPr/>
            </w:pPr>
            <w:r>
              <w:rPr/>
              <w:t>in spite of</w:t>
            </w:r>
          </w:p>
          <w:p>
            <w:pPr>
              <w:pStyle w:val="Normal"/>
              <w:spacing w:lineRule="auto" w:line="240"/>
              <w:ind w:hanging="0" w:end="0"/>
              <w:jc w:val="start"/>
              <w:rPr/>
            </w:pPr>
            <w:r>
              <w:rPr/>
            </w:r>
          </w:p>
          <w:p>
            <w:pPr>
              <w:pStyle w:val="Normal"/>
              <w:spacing w:lineRule="auto" w:line="240"/>
              <w:ind w:hanging="0" w:end="0"/>
              <w:jc w:val="start"/>
              <w:rPr/>
            </w:pPr>
            <w:r>
              <w:rPr/>
            </w:r>
          </w:p>
        </w:tc>
        <w:tc>
          <w:tcPr>
            <w:tcW w:w="3660" w:type="dxa"/>
            <w:tcBorders/>
          </w:tcPr>
          <w:p>
            <w:pPr>
              <w:pStyle w:val="Normal"/>
              <w:snapToGrid w:val="false"/>
              <w:spacing w:lineRule="auto" w:line="240"/>
              <w:ind w:hanging="0" w:end="0"/>
              <w:jc w:val="start"/>
              <w:rPr/>
            </w:pPr>
            <w:r>
              <w:rPr/>
            </w:r>
          </w:p>
        </w:tc>
      </w:tr>
      <w:tr>
        <w:trPr/>
        <w:tc>
          <w:tcPr>
            <w:tcW w:w="4219" w:type="dxa"/>
            <w:vMerge w:val="restart"/>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11">
                      <wp:simplePos x="0" y="0"/>
                      <wp:positionH relativeFrom="margin">
                        <wp:posOffset>3388995</wp:posOffset>
                      </wp:positionH>
                      <wp:positionV relativeFrom="paragraph">
                        <wp:posOffset>1899920</wp:posOffset>
                      </wp:positionV>
                      <wp:extent cx="91440" cy="548640"/>
                      <wp:effectExtent l="0" t="5080" r="635" b="5715"/>
                      <wp:wrapNone/>
                      <wp:docPr id="197"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66.85pt;margin-top:149.6pt;width:7.15pt;height:43.15pt;mso-wrap-style:none;v-text-anchor:middle;mso-position-horizontal-relative:margin" type="_x0000_t88">
                      <v:fill o:detectmouseclick="t" on="false"/>
                      <v:stroke color="black" weight="9360" joinstyle="miter" endcap="flat"/>
                      <w10:wrap type="none"/>
                    </v:shape>
                  </w:pict>
                </mc:Fallback>
              </mc:AlternateContent>
            </w:r>
            <w:r>
              <w:rPr/>
              <w:t xml:space="preserve">by airmail </w:t>
            </w:r>
          </w:p>
          <w:p>
            <w:pPr>
              <w:pStyle w:val="Normal"/>
              <w:spacing w:lineRule="auto" w:line="240"/>
              <w:ind w:hanging="0" w:end="0"/>
              <w:jc w:val="start"/>
              <w:rPr/>
            </w:pPr>
            <w:r>
              <w:rPr/>
              <w:t>by letter</w:t>
            </w:r>
          </w:p>
          <w:p>
            <w:pPr>
              <w:pStyle w:val="Normal"/>
              <w:spacing w:lineRule="auto" w:line="240"/>
              <w:ind w:hanging="0" w:end="0"/>
              <w:jc w:val="start"/>
              <w:rPr/>
            </w:pPr>
            <w:r>
              <w:rPr/>
              <w:t xml:space="preserve">by telegram </w:t>
            </w:r>
          </w:p>
          <w:p>
            <w:pPr>
              <w:pStyle w:val="Normal"/>
              <w:spacing w:lineRule="auto" w:line="240"/>
              <w:ind w:hanging="0" w:end="0"/>
              <w:jc w:val="start"/>
              <w:rPr/>
            </w:pPr>
            <w:r>
              <w:rPr/>
              <w:t xml:space="preserve">by air </w:t>
            </w:r>
          </w:p>
          <w:p>
            <w:pPr>
              <w:pStyle w:val="Normal"/>
              <w:spacing w:lineRule="auto" w:line="240"/>
              <w:ind w:hanging="0" w:end="0"/>
              <w:jc w:val="start"/>
              <w:rPr/>
            </w:pPr>
            <w:r>
              <w:rPr/>
              <w:t xml:space="preserve">by car                             </w:t>
            </w:r>
          </w:p>
          <w:p>
            <w:pPr>
              <w:pStyle w:val="Normal"/>
              <w:spacing w:lineRule="auto" w:line="240"/>
              <w:ind w:hanging="0" w:end="0"/>
              <w:jc w:val="start"/>
              <w:rPr/>
            </w:pPr>
            <w:r>
              <w:rPr/>
              <w:t xml:space="preserve">by land                           </w:t>
            </w:r>
          </w:p>
          <w:p>
            <w:pPr>
              <w:pStyle w:val="Normal"/>
              <w:spacing w:lineRule="auto" w:line="240"/>
              <w:ind w:hanging="0" w:end="0"/>
              <w:jc w:val="start"/>
              <w:rPr/>
            </w:pPr>
            <w:r>
              <w:rPr/>
              <w:t xml:space="preserve">by plane                             </w:t>
            </w:r>
          </w:p>
          <w:p>
            <w:pPr>
              <w:pStyle w:val="Normal"/>
              <w:spacing w:lineRule="auto" w:line="240"/>
              <w:ind w:hanging="0" w:end="0"/>
              <w:jc w:val="start"/>
              <w:rPr/>
            </w:pPr>
            <w:r>
              <w:rPr/>
              <w:t xml:space="preserve">by sea                                </w:t>
            </w:r>
          </w:p>
          <w:p>
            <w:pPr>
              <w:pStyle w:val="Normal"/>
              <w:spacing w:lineRule="auto" w:line="240"/>
              <w:ind w:hanging="0" w:end="0"/>
              <w:jc w:val="start"/>
              <w:rPr/>
            </w:pPr>
            <w:r>
              <w:rPr/>
              <w:t xml:space="preserve">by ship (boat) </w:t>
            </w:r>
          </w:p>
          <w:p>
            <w:pPr>
              <w:pStyle w:val="Normal"/>
              <w:spacing w:lineRule="auto" w:line="240"/>
              <w:ind w:hanging="0" w:end="0"/>
              <w:jc w:val="start"/>
              <w:rPr/>
            </w:pPr>
            <w:r>
              <w:rPr/>
              <w:t xml:space="preserve">by train  </w:t>
            </w:r>
          </w:p>
          <w:p>
            <w:pPr>
              <w:pStyle w:val="Normal"/>
              <w:spacing w:lineRule="auto" w:line="240"/>
              <w:ind w:hanging="0" w:end="0"/>
              <w:jc w:val="start"/>
              <w:rPr/>
            </w:pPr>
            <w:r>
              <w:rPr/>
              <w:t xml:space="preserve">by tram  </w:t>
            </w:r>
          </w:p>
          <w:p>
            <w:pPr>
              <w:pStyle w:val="Normal"/>
              <w:spacing w:lineRule="auto" w:line="240"/>
              <w:ind w:hanging="0" w:end="0"/>
              <w:jc w:val="start"/>
              <w:rPr/>
            </w:pPr>
            <w:r>
              <w:rPr/>
              <w:t xml:space="preserve">by tube  </w:t>
            </w:r>
          </w:p>
          <w:p>
            <w:pPr>
              <w:pStyle w:val="Normal"/>
              <w:spacing w:lineRule="auto" w:line="240"/>
              <w:ind w:hanging="0" w:end="0"/>
              <w:jc w:val="start"/>
              <w:rPr/>
            </w:pPr>
            <w:r>
              <w:rPr/>
              <w:t>by water</w:t>
            </w:r>
          </w:p>
        </w:tc>
        <w:tc>
          <w:tcPr>
            <w:tcW w:w="3101" w:type="dxa"/>
            <w:gridSpan w:val="5"/>
            <w:tcBorders/>
          </w:tcPr>
          <w:p>
            <w:pPr>
              <w:pStyle w:val="Normal"/>
              <w:spacing w:lineRule="auto" w:line="240"/>
              <w:ind w:hanging="0" w:end="0"/>
              <w:jc w:val="start"/>
              <w:rPr/>
            </w:pPr>
            <w:r>
              <w:rPr/>
              <w:t xml:space="preserve">out of date </w:t>
            </w:r>
          </w:p>
          <w:p>
            <w:pPr>
              <w:pStyle w:val="Normal"/>
              <w:spacing w:lineRule="auto" w:line="240"/>
              <w:ind w:hanging="0" w:end="0"/>
              <w:jc w:val="start"/>
              <w:rPr/>
            </w:pPr>
            <w:r>
              <w:rPr/>
              <w:t xml:space="preserve">out of order </w:t>
            </w:r>
          </w:p>
          <w:p>
            <w:pPr>
              <w:pStyle w:val="Normal"/>
              <w:spacing w:lineRule="auto" w:line="240"/>
              <w:ind w:hanging="0" w:end="0"/>
              <w:jc w:val="start"/>
              <w:rPr/>
            </w:pPr>
            <w:r>
              <w:rPr/>
              <w:t>out of place</w:t>
            </w:r>
          </w:p>
          <w:p>
            <w:pPr>
              <w:pStyle w:val="Normal"/>
              <w:spacing w:lineRule="auto" w:line="240"/>
              <w:ind w:hanging="0" w:end="0"/>
              <w:jc w:val="start"/>
              <w:rPr/>
            </w:pPr>
            <w:r>
              <w:rPr/>
              <w:t>out of sight</w:t>
            </w:r>
          </w:p>
          <w:p>
            <w:pPr>
              <w:pStyle w:val="Normal"/>
              <w:spacing w:lineRule="auto" w:line="240"/>
              <w:ind w:hanging="0" w:end="0"/>
              <w:jc w:val="start"/>
              <w:rPr/>
            </w:pPr>
            <w:r>
              <w:rPr/>
            </w:r>
          </w:p>
        </w:tc>
        <w:tc>
          <w:tcPr>
            <w:tcW w:w="3660" w:type="dxa"/>
            <w:tcBorders/>
          </w:tcPr>
          <w:p>
            <w:pPr>
              <w:pStyle w:val="Normal"/>
              <w:snapToGrid w:val="false"/>
              <w:spacing w:lineRule="auto" w:line="240"/>
              <w:ind w:hanging="0" w:end="0"/>
              <w:jc w:val="start"/>
              <w:rPr/>
            </w:pPr>
            <w:r>
              <w:rPr/>
            </w:r>
          </w:p>
        </w:tc>
      </w:tr>
      <w:tr>
        <w:trPr/>
        <w:tc>
          <w:tcPr>
            <w:tcW w:w="4219" w:type="dxa"/>
            <w:vMerge w:val="continue"/>
            <w:tcBorders/>
          </w:tcPr>
          <w:p>
            <w:pPr>
              <w:pStyle w:val="Normal"/>
              <w:snapToGrid w:val="false"/>
              <w:spacing w:lineRule="auto" w:line="240"/>
              <w:ind w:hanging="0" w:end="0"/>
              <w:jc w:val="start"/>
              <w:rPr/>
            </w:pPr>
            <w:r>
              <w:rPr/>
            </w:r>
          </w:p>
        </w:tc>
        <w:tc>
          <w:tcPr>
            <w:tcW w:w="3101" w:type="dxa"/>
            <w:gridSpan w:val="5"/>
            <w:tcBorders/>
          </w:tcPr>
          <w:p>
            <w:pPr>
              <w:pStyle w:val="Normal"/>
              <w:spacing w:lineRule="auto" w:line="240"/>
              <w:ind w:hanging="0" w:end="0"/>
              <w:jc w:val="start"/>
              <w:rPr/>
            </w:pPr>
            <w:r>
              <w:rPr/>
              <w:t xml:space="preserve">arm in arm </w:t>
            </w:r>
          </w:p>
          <w:p>
            <w:pPr>
              <w:pStyle w:val="Normal"/>
              <w:spacing w:lineRule="auto" w:line="240"/>
              <w:ind w:hanging="0" w:end="0"/>
              <w:jc w:val="start"/>
              <w:rPr/>
            </w:pPr>
            <w:r>
              <w:rPr/>
              <w:t xml:space="preserve">day after day </w:t>
            </w:r>
          </w:p>
          <w:p>
            <w:pPr>
              <w:pStyle w:val="Normal"/>
              <w:spacing w:lineRule="auto" w:line="240"/>
              <w:ind w:hanging="0" w:end="0"/>
              <w:jc w:val="start"/>
              <w:rPr/>
            </w:pPr>
            <w:r>
              <w:rPr/>
              <w:t xml:space="preserve">day by day </w:t>
            </w:r>
          </w:p>
          <w:p>
            <w:pPr>
              <w:pStyle w:val="Normal"/>
              <w:spacing w:lineRule="auto" w:line="240"/>
              <w:ind w:hanging="0" w:end="0"/>
              <w:jc w:val="start"/>
              <w:rPr/>
            </w:pPr>
            <w:r>
              <w:rPr/>
              <w:t xml:space="preserve">hand in hand </w:t>
            </w:r>
          </w:p>
          <w:p>
            <w:pPr>
              <w:pStyle w:val="Normal"/>
              <w:spacing w:lineRule="auto" w:line="240"/>
              <w:ind w:hanging="0" w:end="0"/>
              <w:jc w:val="start"/>
              <w:rPr/>
            </w:pPr>
            <w:r>
              <w:rPr/>
              <w:t xml:space="preserve">night after night </w:t>
            </w:r>
          </w:p>
          <w:p>
            <w:pPr>
              <w:pStyle w:val="Normal"/>
              <w:spacing w:lineRule="auto" w:line="240"/>
              <w:ind w:hanging="0" w:end="0"/>
              <w:jc w:val="start"/>
              <w:rPr/>
            </w:pPr>
            <w:r>
              <w:rPr/>
              <w:t>night by night</w:t>
            </w:r>
          </w:p>
          <w:p>
            <w:pPr>
              <w:pStyle w:val="Normal"/>
              <w:spacing w:lineRule="auto" w:line="240"/>
              <w:ind w:hanging="0" w:end="0"/>
              <w:jc w:val="start"/>
              <w:rPr/>
            </w:pPr>
            <w:r>
              <w:rPr/>
            </w:r>
          </w:p>
        </w:tc>
        <w:tc>
          <w:tcPr>
            <w:tcW w:w="3660" w:type="dxa"/>
            <w:tcBorders/>
          </w:tcPr>
          <w:p>
            <w:pPr>
              <w:pStyle w:val="Normal"/>
              <w:snapToGrid w:val="false"/>
              <w:spacing w:lineRule="auto" w:line="240"/>
              <w:ind w:hanging="0" w:end="0"/>
              <w:jc w:val="start"/>
              <w:rPr/>
            </w:pPr>
            <w:r>
              <w:rPr/>
            </w:r>
          </w:p>
        </w:tc>
      </w:tr>
      <w:tr>
        <w:trPr/>
        <w:tc>
          <w:tcPr>
            <w:tcW w:w="4219" w:type="dxa"/>
            <w:vMerge w:val="continue"/>
            <w:tcBorders/>
          </w:tcPr>
          <w:p>
            <w:pPr>
              <w:pStyle w:val="Normal"/>
              <w:snapToGrid w:val="false"/>
              <w:spacing w:lineRule="auto" w:line="240"/>
              <w:ind w:hanging="0" w:end="0"/>
              <w:jc w:val="start"/>
              <w:rPr/>
            </w:pPr>
            <w:r>
              <w:rPr/>
            </w:r>
          </w:p>
        </w:tc>
        <w:tc>
          <w:tcPr>
            <w:tcW w:w="1418" w:type="dxa"/>
            <w:gridSpan w:val="3"/>
            <w:tcBorders/>
          </w:tcPr>
          <w:p>
            <w:pPr>
              <w:pStyle w:val="Normal"/>
              <w:spacing w:lineRule="auto" w:line="240"/>
              <w:ind w:hanging="0" w:end="0"/>
              <w:jc w:val="start"/>
              <w:rPr/>
            </w:pPr>
            <w:r>
              <w:rPr/>
              <w:t xml:space="preserve">a kind of </w:t>
            </w:r>
          </w:p>
          <w:p>
            <w:pPr>
              <w:pStyle w:val="Normal"/>
              <w:spacing w:lineRule="auto" w:line="240"/>
              <w:ind w:hanging="0" w:end="0"/>
              <w:jc w:val="start"/>
              <w:rPr/>
            </w:pPr>
            <w:r>
              <w:rPr/>
              <w:t>a sort of</w:t>
            </w:r>
          </w:p>
        </w:tc>
        <w:tc>
          <w:tcPr>
            <w:tcW w:w="5343" w:type="dxa"/>
            <w:gridSpan w:val="3"/>
            <w:tcBorders/>
          </w:tcPr>
          <w:p>
            <w:pPr>
              <w:pStyle w:val="Normal"/>
              <w:spacing w:lineRule="auto" w:line="240"/>
              <w:ind w:hanging="0" w:end="0"/>
              <w:jc w:val="start"/>
              <w:rPr/>
            </w:pPr>
            <w:r>
              <w:rPr/>
              <w:t xml:space="preserve">place, </w:t>
            </w:r>
          </w:p>
          <w:p>
            <w:pPr>
              <w:pStyle w:val="Normal"/>
              <w:spacing w:lineRule="auto" w:line="240"/>
              <w:ind w:hanging="0" w:end="0"/>
              <w:jc w:val="start"/>
              <w:rPr/>
            </w:pPr>
            <w:r>
              <w:rPr/>
              <w:t xml:space="preserve">book, </w:t>
            </w:r>
          </w:p>
          <w:p>
            <w:pPr>
              <w:pStyle w:val="Normal"/>
              <w:spacing w:lineRule="auto" w:line="240"/>
              <w:ind w:hanging="0" w:end="0"/>
              <w:jc w:val="start"/>
              <w:rPr/>
            </w:pPr>
            <w:r>
              <w:rPr/>
              <w:t>task, etc.</w:t>
            </w:r>
          </w:p>
          <w:p>
            <w:pPr>
              <w:pStyle w:val="Normal"/>
              <w:spacing w:lineRule="auto" w:line="240"/>
              <w:ind w:hanging="0" w:end="0"/>
              <w:jc w:val="start"/>
              <w:rPr/>
            </w:pPr>
            <w:r>
              <w:rPr/>
            </w:r>
          </w:p>
        </w:tc>
      </w:tr>
      <w:tr>
        <w:trPr/>
        <w:tc>
          <w:tcPr>
            <w:tcW w:w="4219" w:type="dxa"/>
            <w:vMerge w:val="restart"/>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12">
                      <wp:simplePos x="0" y="0"/>
                      <wp:positionH relativeFrom="margin">
                        <wp:posOffset>3206115</wp:posOffset>
                      </wp:positionH>
                      <wp:positionV relativeFrom="paragraph">
                        <wp:posOffset>426720</wp:posOffset>
                      </wp:positionV>
                      <wp:extent cx="91440" cy="548640"/>
                      <wp:effectExtent l="0" t="5080" r="635" b="5715"/>
                      <wp:wrapNone/>
                      <wp:docPr id="198"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52.45pt;margin-top:33.6pt;width:7.15pt;height:43.15pt;mso-wrap-style:none;v-text-anchor:middle;mso-position-horizontal-relative:margin" type="_x0000_t88">
                      <v:fill o:detectmouseclick="t" on="false"/>
                      <v:stroke color="black" weight="9360" joinstyle="miter" endcap="flat"/>
                      <w10:wrap type="none"/>
                    </v:shape>
                  </w:pict>
                </mc:Fallback>
              </mc:AlternateContent>
            </w:r>
            <w:r>
              <w:rPr/>
              <w:t>by accident</w:t>
            </w:r>
          </w:p>
          <w:p>
            <w:pPr>
              <w:pStyle w:val="Normal"/>
              <w:spacing w:lineRule="auto" w:line="240"/>
              <w:ind w:hanging="0" w:end="0"/>
              <w:jc w:val="start"/>
              <w:rPr/>
            </w:pPr>
            <w:r>
              <w:rPr/>
              <w:t>by chance</w:t>
            </w:r>
          </w:p>
          <w:p>
            <w:pPr>
              <w:pStyle w:val="Normal"/>
              <w:spacing w:lineRule="auto" w:line="240"/>
              <w:ind w:hanging="0" w:end="0"/>
              <w:jc w:val="start"/>
              <w:rPr/>
            </w:pPr>
            <w:r>
              <w:rPr/>
              <w:t xml:space="preserve">by mistake </w:t>
            </w:r>
          </w:p>
          <w:p>
            <w:pPr>
              <w:pStyle w:val="Normal"/>
              <w:spacing w:lineRule="auto" w:line="240"/>
              <w:ind w:hanging="0" w:end="0"/>
              <w:jc w:val="start"/>
              <w:rPr/>
            </w:pPr>
            <w:r>
              <w:rPr/>
              <w:t xml:space="preserve">by name </w:t>
            </w:r>
          </w:p>
          <w:p>
            <w:pPr>
              <w:pStyle w:val="Normal"/>
              <w:spacing w:lineRule="auto" w:line="240"/>
              <w:ind w:hanging="0" w:end="0"/>
              <w:jc w:val="start"/>
              <w:rPr/>
            </w:pPr>
            <w:r>
              <w:rPr/>
              <w:t>by sight</w:t>
            </w:r>
          </w:p>
        </w:tc>
        <w:tc>
          <w:tcPr>
            <w:tcW w:w="6761" w:type="dxa"/>
            <w:gridSpan w:val="6"/>
            <w:tcBorders/>
          </w:tcPr>
          <w:p>
            <w:pPr>
              <w:pStyle w:val="Normal"/>
              <w:spacing w:lineRule="auto" w:line="240"/>
              <w:ind w:hanging="0" w:end="0"/>
              <w:jc w:val="start"/>
              <w:rPr/>
            </w:pPr>
            <w:r>
              <w:rPr/>
              <w:t xml:space="preserve">on account of </w:t>
            </w:r>
          </w:p>
          <w:p>
            <w:pPr>
              <w:pStyle w:val="Normal"/>
              <w:spacing w:lineRule="auto" w:line="240"/>
              <w:ind w:hanging="0" w:end="0"/>
              <w:jc w:val="start"/>
              <w:rPr/>
            </w:pPr>
            <w:r>
              <w:rPr/>
              <w:t>on condition that</w:t>
            </w:r>
          </w:p>
          <w:p>
            <w:pPr>
              <w:pStyle w:val="Normal"/>
              <w:spacing w:lineRule="auto" w:line="240"/>
              <w:ind w:hanging="0" w:end="0"/>
              <w:jc w:val="start"/>
              <w:rPr/>
            </w:pPr>
            <w:r>
              <w:rPr/>
            </w:r>
          </w:p>
        </w:tc>
      </w:tr>
      <w:tr>
        <w:trPr/>
        <w:tc>
          <w:tcPr>
            <w:tcW w:w="4219" w:type="dxa"/>
            <w:vMerge w:val="continue"/>
            <w:tcBorders/>
          </w:tcPr>
          <w:p>
            <w:pPr>
              <w:pStyle w:val="Normal"/>
              <w:snapToGrid w:val="false"/>
              <w:spacing w:lineRule="auto" w:line="240"/>
              <w:ind w:hanging="0" w:end="0"/>
              <w:jc w:val="start"/>
              <w:rPr/>
            </w:pPr>
            <w:r>
              <w:rPr/>
            </w:r>
          </w:p>
        </w:tc>
        <w:tc>
          <w:tcPr>
            <w:tcW w:w="1134" w:type="dxa"/>
            <w:tcBorders/>
          </w:tcPr>
          <w:p>
            <w:pPr>
              <w:pStyle w:val="Normal"/>
              <w:spacing w:lineRule="auto" w:line="240"/>
              <w:ind w:hanging="0" w:end="0"/>
              <w:jc w:val="start"/>
              <w:rPr/>
            </w:pPr>
            <w:r>
              <w:rPr/>
              <w:t xml:space="preserve">to be in </w:t>
            </w:r>
          </w:p>
          <w:p>
            <w:pPr>
              <w:pStyle w:val="Normal"/>
              <w:spacing w:lineRule="auto" w:line="240"/>
              <w:ind w:hanging="0" w:end="0"/>
              <w:jc w:val="start"/>
              <w:rPr/>
            </w:pPr>
            <w:r>
              <w:rPr/>
              <w:t>to go to</w:t>
            </w:r>
          </w:p>
          <w:p>
            <w:pPr>
              <w:pStyle w:val="Normal"/>
              <w:spacing w:lineRule="auto" w:line="240"/>
              <w:ind w:hanging="0" w:end="0"/>
              <w:jc w:val="start"/>
              <w:rPr/>
            </w:pPr>
            <w:r>
              <w:rPr/>
            </w:r>
          </w:p>
        </w:tc>
        <w:tc>
          <w:tcPr>
            <w:tcW w:w="5627" w:type="dxa"/>
            <w:gridSpan w:val="5"/>
            <w:tcBorders/>
          </w:tcPr>
          <w:p>
            <w:pPr>
              <w:pStyle w:val="Normal"/>
              <w:spacing w:lineRule="auto" w:line="240"/>
              <w:ind w:hanging="0" w:end="0"/>
              <w:jc w:val="start"/>
              <w:rPr/>
            </w:pPr>
            <w:r>
              <w:rPr/>
              <w:t>bed</w:t>
            </w:r>
          </w:p>
        </w:tc>
      </w:tr>
      <w:tr>
        <w:trPr/>
        <w:tc>
          <w:tcPr>
            <w:tcW w:w="4219" w:type="dxa"/>
            <w:vMerge w:val="restart"/>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13">
                      <wp:simplePos x="0" y="0"/>
                      <wp:positionH relativeFrom="margin">
                        <wp:posOffset>3571875</wp:posOffset>
                      </wp:positionH>
                      <wp:positionV relativeFrom="paragraph">
                        <wp:posOffset>5715</wp:posOffset>
                      </wp:positionV>
                      <wp:extent cx="91440" cy="822960"/>
                      <wp:effectExtent l="0" t="5080" r="635" b="5715"/>
                      <wp:wrapNone/>
                      <wp:docPr id="199" name=""/>
                      <a:graphic xmlns:a="http://schemas.openxmlformats.org/drawingml/2006/main">
                        <a:graphicData uri="http://schemas.microsoft.com/office/word/2010/wordprocessingShape">
                          <wps:wsp>
                            <wps:cNvSpPr/>
                            <wps:spPr>
                              <a:xfrm>
                                <a:off x="0" y="0"/>
                                <a:ext cx="91440" cy="822960"/>
                              </a:xfrm>
                              <a:custGeom>
                                <a:avLst/>
                                <a:gdLst>
                                  <a:gd name="textAreaLeft" fmla="*/ 0 w 51840"/>
                                  <a:gd name="textAreaRight" fmla="*/ 18720 w 51840"/>
                                  <a:gd name="textAreaTop" fmla="*/ 11880 h 466560"/>
                                  <a:gd name="textAreaBottom" fmla="*/ 454680 h 4665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81.25pt;margin-top:0.45pt;width:7.15pt;height:64.7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14">
                      <wp:simplePos x="0" y="0"/>
                      <wp:positionH relativeFrom="margin">
                        <wp:posOffset>3297555</wp:posOffset>
                      </wp:positionH>
                      <wp:positionV relativeFrom="paragraph">
                        <wp:posOffset>920115</wp:posOffset>
                      </wp:positionV>
                      <wp:extent cx="91440" cy="548640"/>
                      <wp:effectExtent l="0" t="5080" r="1270" b="5715"/>
                      <wp:wrapNone/>
                      <wp:docPr id="200" name=""/>
                      <a:graphic xmlns:a="http://schemas.openxmlformats.org/drawingml/2006/main">
                        <a:graphicData uri="http://schemas.microsoft.com/office/word/2010/wordprocessingShape">
                          <wps:wsp>
                            <wps:cNvSpPr/>
                            <wps:spPr>
                              <a:xfrm>
                                <a:off x="0" y="0"/>
                                <a:ext cx="91440" cy="548640"/>
                              </a:xfrm>
                              <a:custGeom>
                                <a:avLst/>
                                <a:gdLst>
                                  <a:gd name="textAreaLeft" fmla="*/ 0 w 51840"/>
                                  <a:gd name="textAreaRight" fmla="*/ 18720 w 51840"/>
                                  <a:gd name="textAreaTop" fmla="*/ 7920 h 311040"/>
                                  <a:gd name="textAreaBottom" fmla="*/ 303120 h 31104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59.65pt;margin-top:72.45pt;width:7.15pt;height:43.1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15">
                      <wp:simplePos x="0" y="0"/>
                      <wp:positionH relativeFrom="margin">
                        <wp:posOffset>3206115</wp:posOffset>
                      </wp:positionH>
                      <wp:positionV relativeFrom="paragraph">
                        <wp:posOffset>1651635</wp:posOffset>
                      </wp:positionV>
                      <wp:extent cx="91440" cy="274320"/>
                      <wp:effectExtent l="0" t="5080" r="635" b="5080"/>
                      <wp:wrapNone/>
                      <wp:docPr id="201"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52.45pt;margin-top:130.05pt;width:7.15pt;height:21.55pt;mso-wrap-style:none;v-text-anchor:middle;mso-position-horizontal-relative:margin" type="_x0000_t88">
                      <v:fill o:detectmouseclick="t" on="false"/>
                      <v:stroke color="black" weight="9360" joinstyle="miter" endcap="flat"/>
                      <w10:wrap type="none"/>
                    </v:shape>
                  </w:pict>
                </mc:Fallback>
              </mc:AlternateContent>
            </w:r>
            <w:r>
              <w:rPr/>
              <w:t xml:space="preserve">from beginning to end </w:t>
            </w:r>
          </w:p>
          <w:p>
            <w:pPr>
              <w:pStyle w:val="Normal"/>
              <w:spacing w:lineRule="auto" w:line="240"/>
              <w:ind w:hanging="0" w:end="0"/>
              <w:jc w:val="start"/>
              <w:rPr/>
            </w:pPr>
            <w:r>
              <w:rPr/>
              <w:t xml:space="preserve">from day to day  </w:t>
            </w:r>
          </w:p>
          <w:p>
            <w:pPr>
              <w:pStyle w:val="Normal"/>
              <w:spacing w:lineRule="auto" w:line="240"/>
              <w:ind w:hanging="0" w:end="0"/>
              <w:jc w:val="start"/>
              <w:rPr/>
            </w:pPr>
            <w:r>
              <w:rPr/>
              <w:t xml:space="preserve">from east to west </w:t>
            </w:r>
          </w:p>
          <w:p>
            <w:pPr>
              <w:pStyle w:val="Normal"/>
              <w:spacing w:lineRule="auto" w:line="240"/>
              <w:ind w:hanging="0" w:end="0"/>
              <w:jc w:val="start"/>
              <w:rPr/>
            </w:pPr>
            <w:r>
              <w:rPr/>
              <w:t xml:space="preserve">from head to foot </w:t>
            </w:r>
          </w:p>
          <w:p>
            <w:pPr>
              <w:pStyle w:val="Normal"/>
              <w:spacing w:lineRule="auto" w:line="240"/>
              <w:ind w:hanging="0" w:end="0"/>
              <w:jc w:val="start"/>
              <w:rPr/>
            </w:pPr>
            <w:r>
              <w:rPr/>
              <w:t xml:space="preserve">from morning to (till) night </w:t>
            </w:r>
          </w:p>
          <w:p>
            <w:pPr>
              <w:pStyle w:val="Normal"/>
              <w:spacing w:lineRule="auto" w:line="240"/>
              <w:ind w:hanging="0" w:end="0"/>
              <w:jc w:val="start"/>
              <w:rPr/>
            </w:pPr>
            <w:r>
              <w:rPr/>
              <w:t>from side to side</w:t>
            </w:r>
          </w:p>
          <w:p>
            <w:pPr>
              <w:pStyle w:val="Normal"/>
              <w:spacing w:lineRule="auto" w:line="240"/>
              <w:ind w:hanging="0" w:end="0"/>
              <w:jc w:val="start"/>
              <w:rPr/>
            </w:pPr>
            <w:r>
              <w:rPr/>
            </w:r>
          </w:p>
          <w:p>
            <w:pPr>
              <w:pStyle w:val="Normal"/>
              <w:spacing w:lineRule="auto" w:line="240"/>
              <w:ind w:hanging="0" w:end="0"/>
              <w:jc w:val="start"/>
              <w:rPr/>
            </w:pPr>
            <w:r>
              <w:rPr/>
              <w:t>in debt</w:t>
            </w:r>
          </w:p>
          <w:p>
            <w:pPr>
              <w:pStyle w:val="Normal"/>
              <w:spacing w:lineRule="auto" w:line="240"/>
              <w:ind w:hanging="0" w:end="0"/>
              <w:jc w:val="start"/>
              <w:rPr/>
            </w:pPr>
            <w:r>
              <w:rPr/>
              <w:t xml:space="preserve">in demand </w:t>
            </w:r>
          </w:p>
          <w:p>
            <w:pPr>
              <w:pStyle w:val="Normal"/>
              <w:spacing w:lineRule="auto" w:line="240"/>
              <w:ind w:hanging="0" w:end="0"/>
              <w:jc w:val="start"/>
              <w:rPr/>
            </w:pPr>
            <w:r>
              <w:rPr/>
              <w:t xml:space="preserve">in secret  </w:t>
            </w:r>
          </w:p>
          <w:p>
            <w:pPr>
              <w:pStyle w:val="Normal"/>
              <w:spacing w:lineRule="auto" w:line="240"/>
              <w:ind w:hanging="0" w:end="0"/>
              <w:jc w:val="start"/>
              <w:rPr/>
            </w:pPr>
            <w:r>
              <w:rPr/>
              <w:t>in sight</w:t>
            </w:r>
          </w:p>
          <w:p>
            <w:pPr>
              <w:pStyle w:val="Normal"/>
              <w:spacing w:lineRule="auto" w:line="240"/>
              <w:ind w:hanging="0" w:end="0"/>
              <w:jc w:val="start"/>
              <w:rPr/>
            </w:pPr>
            <w:r>
              <w:rPr/>
              <w:t xml:space="preserve">in time                     </w:t>
            </w:r>
          </w:p>
          <w:p>
            <w:pPr>
              <w:pStyle w:val="Normal"/>
              <w:jc w:val="start"/>
              <w:rPr/>
            </w:pPr>
            <w:r>
              <w:rPr/>
            </w:r>
          </w:p>
        </w:tc>
        <w:tc>
          <w:tcPr>
            <w:tcW w:w="1701" w:type="dxa"/>
            <w:gridSpan w:val="4"/>
            <w:tcBorders/>
          </w:tcPr>
          <w:p>
            <w:pPr>
              <w:pStyle w:val="Normal"/>
              <w:spacing w:lineRule="auto" w:line="240"/>
              <w:ind w:hanging="0" w:end="0"/>
              <w:jc w:val="start"/>
              <w:rPr/>
            </w:pPr>
            <w:r>
              <w:rPr/>
              <w:t xml:space="preserve">to be at </w:t>
            </w:r>
          </w:p>
          <w:p>
            <w:pPr>
              <w:pStyle w:val="Normal"/>
              <w:spacing w:lineRule="auto" w:line="240"/>
              <w:ind w:hanging="0" w:end="0"/>
              <w:jc w:val="start"/>
              <w:rPr/>
            </w:pPr>
            <w:r>
              <w:rPr/>
              <w:t xml:space="preserve">to go to </w:t>
            </w:r>
          </w:p>
          <w:p>
            <w:pPr>
              <w:pStyle w:val="Normal"/>
              <w:spacing w:lineRule="auto" w:line="240"/>
              <w:ind w:hanging="0" w:end="0"/>
              <w:jc w:val="start"/>
              <w:rPr/>
            </w:pPr>
            <w:r>
              <w:rPr/>
              <w:t xml:space="preserve">to come to </w:t>
            </w:r>
          </w:p>
          <w:p>
            <w:pPr>
              <w:pStyle w:val="Normal"/>
              <w:spacing w:lineRule="auto" w:line="240"/>
              <w:ind w:hanging="0" w:end="0"/>
              <w:jc w:val="start"/>
              <w:rPr/>
            </w:pPr>
            <w:r>
              <w:rPr/>
              <w:t xml:space="preserve">to come from </w:t>
            </w:r>
          </w:p>
          <w:p>
            <w:pPr>
              <w:pStyle w:val="Normal"/>
              <w:spacing w:lineRule="auto" w:line="240"/>
              <w:ind w:hanging="0" w:end="0"/>
              <w:jc w:val="start"/>
              <w:rPr/>
            </w:pPr>
            <w:r>
              <w:rPr/>
              <w:t>to leave</w:t>
            </w:r>
          </w:p>
          <w:p>
            <w:pPr>
              <w:pStyle w:val="Normal"/>
              <w:spacing w:lineRule="auto" w:line="240"/>
              <w:ind w:hanging="0" w:end="0"/>
              <w:jc w:val="start"/>
              <w:rPr/>
            </w:pPr>
            <w:r>
              <w:rPr/>
            </w:r>
          </w:p>
        </w:tc>
        <w:tc>
          <w:tcPr>
            <w:tcW w:w="5060" w:type="dxa"/>
            <w:gridSpan w:val="2"/>
            <w:tcBorders/>
          </w:tcPr>
          <w:p>
            <w:pPr>
              <w:pStyle w:val="Normal"/>
              <w:snapToGrid w:val="false"/>
              <w:spacing w:lineRule="auto" w:line="240"/>
              <w:ind w:hanging="0" w:end="0"/>
              <w:jc w:val="start"/>
              <w:rPr/>
            </w:pPr>
            <w:r>
              <w:rPr/>
            </w:r>
          </w:p>
          <w:p>
            <w:pPr>
              <w:pStyle w:val="Normal"/>
              <w:spacing w:lineRule="auto" w:line="240"/>
              <w:ind w:hanging="0" w:end="0"/>
              <w:jc w:val="start"/>
              <w:rPr/>
            </w:pPr>
            <w:r>
              <w:rPr/>
              <w:t xml:space="preserve">school, </w:t>
            </w:r>
          </w:p>
          <w:p>
            <w:pPr>
              <w:pStyle w:val="Normal"/>
              <w:spacing w:lineRule="auto" w:line="240"/>
              <w:ind w:hanging="0" w:end="0"/>
              <w:jc w:val="start"/>
              <w:rPr/>
            </w:pPr>
            <w:r>
              <w:rPr/>
              <w:t xml:space="preserve">college, </w:t>
            </w:r>
          </w:p>
          <w:p>
            <w:pPr>
              <w:pStyle w:val="Normal"/>
              <w:spacing w:lineRule="auto" w:line="240"/>
              <w:ind w:hanging="0" w:end="0"/>
              <w:jc w:val="start"/>
              <w:rPr/>
            </w:pPr>
            <w:r>
              <w:rPr/>
              <w:t>(the) university</w:t>
            </w:r>
          </w:p>
        </w:tc>
      </w:tr>
      <w:tr>
        <w:trPr>
          <w:trHeight w:val="829" w:hRule="atLeast"/>
        </w:trPr>
        <w:tc>
          <w:tcPr>
            <w:tcW w:w="4219" w:type="dxa"/>
            <w:vMerge w:val="continue"/>
            <w:tcBorders/>
          </w:tcPr>
          <w:p>
            <w:pPr>
              <w:pStyle w:val="Normal"/>
              <w:snapToGrid w:val="false"/>
              <w:jc w:val="start"/>
              <w:rPr/>
            </w:pPr>
            <w:r>
              <w:rPr/>
            </w:r>
          </w:p>
        </w:tc>
        <w:tc>
          <w:tcPr>
            <w:tcW w:w="1276" w:type="dxa"/>
            <w:gridSpan w:val="2"/>
            <w:tcBorders/>
          </w:tcPr>
          <w:p>
            <w:pPr>
              <w:pStyle w:val="Normal"/>
              <w:spacing w:lineRule="auto" w:line="240"/>
              <w:ind w:hanging="0" w:end="0"/>
              <w:jc w:val="start"/>
              <w:rPr/>
            </w:pPr>
            <w:r>
              <w:rPr/>
              <w:t xml:space="preserve">to be at   </w:t>
            </w:r>
          </w:p>
          <w:p>
            <w:pPr>
              <w:pStyle w:val="Normal"/>
              <w:spacing w:lineRule="auto" w:line="240"/>
              <w:ind w:hanging="0" w:end="0"/>
              <w:jc w:val="start"/>
              <w:rPr/>
            </w:pPr>
            <w:r>
              <w:rPr/>
              <w:t xml:space="preserve">to leave </w:t>
            </w:r>
          </w:p>
          <w:p>
            <w:pPr>
              <w:pStyle w:val="Normal"/>
              <w:spacing w:lineRule="auto" w:line="240"/>
              <w:ind w:hanging="0" w:end="0"/>
              <w:jc w:val="start"/>
              <w:rPr/>
            </w:pPr>
            <w:r>
              <w:rPr/>
              <w:t>to take to</w:t>
            </w:r>
          </w:p>
          <w:p>
            <w:pPr>
              <w:pStyle w:val="Normal"/>
              <w:spacing w:lineRule="auto" w:line="240"/>
              <w:ind w:hanging="0" w:end="0"/>
              <w:jc w:val="start"/>
              <w:rPr/>
            </w:pPr>
            <w:r>
              <w:rPr/>
            </w:r>
          </w:p>
        </w:tc>
        <w:tc>
          <w:tcPr>
            <w:tcW w:w="5485" w:type="dxa"/>
            <w:gridSpan w:val="4"/>
            <w:tcBorders/>
          </w:tcPr>
          <w:p>
            <w:pPr>
              <w:pStyle w:val="Normal"/>
              <w:snapToGrid w:val="false"/>
              <w:spacing w:lineRule="auto" w:line="240"/>
              <w:ind w:hanging="0" w:end="0"/>
              <w:jc w:val="start"/>
              <w:rPr/>
            </w:pPr>
            <w:r>
              <w:rPr/>
            </w:r>
          </w:p>
          <w:p>
            <w:pPr>
              <w:pStyle w:val="Normal"/>
              <w:spacing w:lineRule="auto" w:line="240"/>
              <w:ind w:hanging="0" w:end="0"/>
              <w:jc w:val="start"/>
              <w:rPr/>
            </w:pPr>
            <w:r>
              <w:rPr/>
              <w:t>hospital</w:t>
            </w:r>
          </w:p>
        </w:tc>
      </w:tr>
      <w:tr>
        <w:trPr/>
        <w:tc>
          <w:tcPr>
            <w:tcW w:w="4219" w:type="dxa"/>
            <w:vMerge w:val="continue"/>
            <w:tcBorders/>
          </w:tcPr>
          <w:p>
            <w:pPr>
              <w:pStyle w:val="Normal"/>
              <w:snapToGrid w:val="false"/>
              <w:spacing w:lineRule="auto" w:line="240"/>
              <w:ind w:hanging="0" w:end="0"/>
              <w:jc w:val="start"/>
              <w:rPr/>
            </w:pPr>
            <w:r>
              <w:rPr/>
            </w:r>
          </w:p>
        </w:tc>
        <w:tc>
          <w:tcPr>
            <w:tcW w:w="1134" w:type="dxa"/>
            <w:tcBorders/>
          </w:tcPr>
          <w:p>
            <w:pPr>
              <w:pStyle w:val="Normal"/>
              <w:spacing w:lineRule="auto" w:line="240"/>
              <w:ind w:hanging="0" w:end="0"/>
              <w:jc w:val="start"/>
              <w:rPr/>
            </w:pPr>
            <w:r>
              <w:rPr/>
              <w:t xml:space="preserve">to be at </w:t>
            </w:r>
          </w:p>
          <w:p>
            <w:pPr>
              <w:pStyle w:val="Normal"/>
              <w:spacing w:lineRule="auto" w:line="240"/>
              <w:ind w:hanging="0" w:end="0"/>
              <w:jc w:val="start"/>
              <w:rPr/>
            </w:pPr>
            <w:r>
              <w:rPr/>
              <w:t>to go to</w:t>
            </w:r>
          </w:p>
        </w:tc>
        <w:tc>
          <w:tcPr>
            <w:tcW w:w="5627" w:type="dxa"/>
            <w:gridSpan w:val="5"/>
            <w:tcBorders/>
          </w:tcPr>
          <w:p>
            <w:pPr>
              <w:pStyle w:val="Normal"/>
              <w:snapToGrid w:val="false"/>
              <w:spacing w:lineRule="auto" w:line="240"/>
              <w:ind w:hanging="0" w:end="0"/>
              <w:jc w:val="start"/>
              <w:rPr/>
            </w:pPr>
            <w:r>
              <w:rPr/>
            </w:r>
          </w:p>
          <w:p>
            <w:pPr>
              <w:pStyle w:val="Normal"/>
              <w:spacing w:lineRule="auto" w:line="240"/>
              <w:ind w:hanging="0" w:end="0"/>
              <w:jc w:val="start"/>
              <w:rPr/>
            </w:pPr>
            <w:r>
              <w:rPr/>
              <w:t>sea</w:t>
            </w:r>
          </w:p>
        </w:tc>
      </w:tr>
      <w:tr>
        <w:trPr>
          <w:trHeight w:val="663" w:hRule="atLeast"/>
        </w:trPr>
        <w:tc>
          <w:tcPr>
            <w:tcW w:w="4219" w:type="dxa"/>
            <w:vMerge w:val="restart"/>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16">
                      <wp:simplePos x="0" y="0"/>
                      <wp:positionH relativeFrom="margin">
                        <wp:posOffset>3297555</wp:posOffset>
                      </wp:positionH>
                      <wp:positionV relativeFrom="paragraph">
                        <wp:posOffset>6985</wp:posOffset>
                      </wp:positionV>
                      <wp:extent cx="91440" cy="274320"/>
                      <wp:effectExtent l="0" t="5080" r="1270" b="5080"/>
                      <wp:wrapNone/>
                      <wp:docPr id="202"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59.65pt;margin-top:0.55pt;width:7.1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17">
                      <wp:simplePos x="0" y="0"/>
                      <wp:positionH relativeFrom="margin">
                        <wp:posOffset>3206115</wp:posOffset>
                      </wp:positionH>
                      <wp:positionV relativeFrom="paragraph">
                        <wp:posOffset>464185</wp:posOffset>
                      </wp:positionV>
                      <wp:extent cx="91440" cy="274320"/>
                      <wp:effectExtent l="0" t="5080" r="635" b="5080"/>
                      <wp:wrapNone/>
                      <wp:docPr id="203"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52.45pt;margin-top:36.55pt;width:7.15pt;height:21.55pt;mso-wrap-style:none;v-text-anchor:middle;mso-position-horizontal-relative:margin" type="_x0000_t88">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18">
                      <wp:simplePos x="0" y="0"/>
                      <wp:positionH relativeFrom="margin">
                        <wp:posOffset>3297555</wp:posOffset>
                      </wp:positionH>
                      <wp:positionV relativeFrom="paragraph">
                        <wp:posOffset>1012825</wp:posOffset>
                      </wp:positionV>
                      <wp:extent cx="152400" cy="457200"/>
                      <wp:effectExtent l="0" t="5080" r="635" b="5715"/>
                      <wp:wrapNone/>
                      <wp:docPr id="204" name=""/>
                      <a:graphic xmlns:a="http://schemas.openxmlformats.org/drawingml/2006/main">
                        <a:graphicData uri="http://schemas.microsoft.com/office/word/2010/wordprocessingShape">
                          <wps:wsp>
                            <wps:cNvSpPr/>
                            <wps:spPr>
                              <a:xfrm>
                                <a:off x="0" y="0"/>
                                <a:ext cx="152280" cy="457200"/>
                              </a:xfrm>
                              <a:custGeom>
                                <a:avLst/>
                                <a:gdLst>
                                  <a:gd name="textAreaLeft" fmla="*/ 0 w 86400"/>
                                  <a:gd name="textAreaRight" fmla="*/ 31320 w 86400"/>
                                  <a:gd name="textAreaTop" fmla="*/ 6480 h 259200"/>
                                  <a:gd name="textAreaBottom" fmla="*/ 252720 h 2592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59.65pt;margin-top:79.75pt;width:11.95pt;height:35.95pt;mso-wrap-style:none;v-text-anchor:middle;mso-position-horizontal-relative:margin" type="_x0000_t88">
                      <v:fill o:detectmouseclick="t" on="false"/>
                      <v:stroke color="black" weight="9360" joinstyle="miter" endcap="flat"/>
                      <w10:wrap type="none"/>
                    </v:shape>
                  </w:pict>
                </mc:Fallback>
              </mc:AlternateContent>
            </w:r>
            <w:r>
              <w:rPr/>
              <w:t xml:space="preserve">in addition to </w:t>
            </w:r>
          </w:p>
          <w:p>
            <w:pPr>
              <w:pStyle w:val="Normal"/>
              <w:spacing w:lineRule="auto" w:line="240"/>
              <w:ind w:hanging="0" w:end="0"/>
              <w:jc w:val="start"/>
              <w:rPr/>
            </w:pPr>
            <w:r>
              <w:rPr/>
              <w:t xml:space="preserve">in (on) behalf of  </w:t>
            </w:r>
          </w:p>
          <w:p>
            <w:pPr>
              <w:pStyle w:val="Normal"/>
              <w:spacing w:lineRule="auto" w:line="240"/>
              <w:ind w:hanging="0" w:end="0"/>
              <w:jc w:val="start"/>
              <w:rPr/>
            </w:pPr>
            <w:r>
              <w:rPr/>
              <w:t>in care of</w:t>
            </w:r>
          </w:p>
          <w:p>
            <w:pPr>
              <w:pStyle w:val="Normal"/>
              <w:spacing w:lineRule="auto" w:line="240"/>
              <w:ind w:hanging="0" w:end="0"/>
              <w:jc w:val="start"/>
              <w:rPr/>
            </w:pPr>
            <w:r>
              <w:rPr/>
              <w:t xml:space="preserve">in case of </w:t>
            </w:r>
          </w:p>
          <w:p>
            <w:pPr>
              <w:pStyle w:val="Normal"/>
              <w:spacing w:lineRule="auto" w:line="240"/>
              <w:ind w:hanging="0" w:end="0"/>
              <w:jc w:val="start"/>
              <w:rPr/>
            </w:pPr>
            <w:r>
              <w:rPr/>
              <w:t xml:space="preserve">in charge of  </w:t>
            </w:r>
          </w:p>
          <w:p>
            <w:pPr>
              <w:pStyle w:val="Normal"/>
              <w:spacing w:lineRule="auto" w:line="240"/>
              <w:ind w:hanging="0" w:end="0"/>
              <w:jc w:val="start"/>
              <w:rPr/>
            </w:pPr>
            <w:r>
              <w:rPr/>
              <w:t xml:space="preserve">in reference to </w:t>
            </w:r>
          </w:p>
          <w:p>
            <w:pPr>
              <w:pStyle w:val="Normal"/>
              <w:spacing w:lineRule="auto" w:line="240"/>
              <w:ind w:hanging="0" w:end="0"/>
              <w:jc w:val="start"/>
              <w:rPr/>
            </w:pPr>
            <w:r>
              <w:rPr/>
            </w:r>
          </w:p>
        </w:tc>
        <w:tc>
          <w:tcPr>
            <w:tcW w:w="1276" w:type="dxa"/>
            <w:gridSpan w:val="2"/>
            <w:tcBorders/>
          </w:tcPr>
          <w:p>
            <w:pPr>
              <w:pStyle w:val="Normal"/>
              <w:spacing w:lineRule="auto" w:line="240"/>
              <w:ind w:hanging="0" w:end="0"/>
              <w:jc w:val="start"/>
              <w:rPr/>
            </w:pPr>
            <w:r>
              <w:rPr/>
              <w:t xml:space="preserve">to be in </w:t>
            </w:r>
          </w:p>
          <w:p>
            <w:pPr>
              <w:pStyle w:val="Normal"/>
              <w:spacing w:lineRule="auto" w:line="240"/>
              <w:ind w:hanging="0" w:end="0"/>
              <w:jc w:val="start"/>
              <w:rPr/>
            </w:pPr>
            <w:r>
              <w:rPr/>
              <w:t>to go to</w:t>
            </w:r>
          </w:p>
          <w:p>
            <w:pPr>
              <w:pStyle w:val="Normal"/>
              <w:spacing w:lineRule="auto" w:line="240"/>
              <w:ind w:hanging="0" w:end="0"/>
              <w:jc w:val="start"/>
              <w:rPr/>
            </w:pPr>
            <w:r>
              <w:rPr/>
            </w:r>
          </w:p>
        </w:tc>
        <w:tc>
          <w:tcPr>
            <w:tcW w:w="5485" w:type="dxa"/>
            <w:gridSpan w:val="4"/>
            <w:tcBorders/>
          </w:tcPr>
          <w:p>
            <w:pPr>
              <w:pStyle w:val="Normal"/>
              <w:snapToGrid w:val="false"/>
              <w:spacing w:lineRule="auto" w:line="240"/>
              <w:ind w:hanging="0" w:end="0"/>
              <w:jc w:val="start"/>
              <w:rPr/>
            </w:pPr>
            <w:r>
              <w:rPr/>
            </w:r>
          </w:p>
          <w:p>
            <w:pPr>
              <w:pStyle w:val="Normal"/>
              <w:spacing w:lineRule="auto" w:line="240"/>
              <w:ind w:hanging="0" w:end="0"/>
              <w:jc w:val="start"/>
              <w:rPr/>
            </w:pPr>
            <w:r>
              <w:rPr/>
              <w:t>church</w:t>
            </w:r>
          </w:p>
        </w:tc>
      </w:tr>
      <w:tr>
        <w:trPr>
          <w:trHeight w:val="617" w:hRule="atLeast"/>
        </w:trPr>
        <w:tc>
          <w:tcPr>
            <w:tcW w:w="4219" w:type="dxa"/>
            <w:vMerge w:val="continue"/>
            <w:tcBorders/>
          </w:tcPr>
          <w:p>
            <w:pPr>
              <w:pStyle w:val="Normal"/>
              <w:snapToGrid w:val="false"/>
              <w:spacing w:lineRule="auto" w:line="240"/>
              <w:ind w:hanging="0" w:end="0"/>
              <w:jc w:val="start"/>
              <w:rPr/>
            </w:pPr>
            <w:r>
              <w:rPr/>
            </w:r>
          </w:p>
        </w:tc>
        <w:tc>
          <w:tcPr>
            <w:tcW w:w="1134" w:type="dxa"/>
            <w:tcBorders/>
          </w:tcPr>
          <w:p>
            <w:pPr>
              <w:pStyle w:val="Normal"/>
              <w:spacing w:lineRule="auto" w:line="240"/>
              <w:ind w:hanging="0" w:end="0"/>
              <w:jc w:val="start"/>
              <w:rPr/>
            </w:pPr>
            <w:r>
              <w:rPr/>
              <w:t xml:space="preserve">to be at </w:t>
            </w:r>
          </w:p>
          <w:p>
            <w:pPr>
              <w:pStyle w:val="Normal"/>
              <w:spacing w:lineRule="auto" w:line="240"/>
              <w:ind w:hanging="0" w:end="0"/>
              <w:jc w:val="start"/>
              <w:rPr/>
            </w:pPr>
            <w:r>
              <w:rPr/>
              <w:t>to put to</w:t>
            </w:r>
          </w:p>
          <w:p>
            <w:pPr>
              <w:pStyle w:val="Normal"/>
              <w:spacing w:lineRule="auto" w:line="240"/>
              <w:ind w:hanging="0" w:end="0"/>
              <w:jc w:val="start"/>
              <w:rPr/>
            </w:pPr>
            <w:r>
              <w:rPr/>
            </w:r>
          </w:p>
        </w:tc>
        <w:tc>
          <w:tcPr>
            <w:tcW w:w="5627" w:type="dxa"/>
            <w:gridSpan w:val="5"/>
            <w:tcBorders/>
          </w:tcPr>
          <w:p>
            <w:pPr>
              <w:pStyle w:val="Normal"/>
              <w:snapToGrid w:val="false"/>
              <w:spacing w:lineRule="auto" w:line="240"/>
              <w:ind w:hanging="0" w:end="0"/>
              <w:jc w:val="start"/>
              <w:rPr/>
            </w:pPr>
            <w:r>
              <w:rPr/>
            </w:r>
          </w:p>
          <w:p>
            <w:pPr>
              <w:pStyle w:val="Normal"/>
              <w:spacing w:lineRule="auto" w:line="240"/>
              <w:ind w:hanging="0" w:end="0"/>
              <w:jc w:val="start"/>
              <w:rPr/>
            </w:pPr>
            <w:r>
              <w:rPr/>
              <w:t>prison</w:t>
            </w:r>
          </w:p>
        </w:tc>
      </w:tr>
      <w:tr>
        <w:trPr/>
        <w:tc>
          <w:tcPr>
            <w:tcW w:w="4219" w:type="dxa"/>
            <w:vMerge w:val="continue"/>
            <w:tcBorders/>
          </w:tcPr>
          <w:p>
            <w:pPr>
              <w:pStyle w:val="Normal"/>
              <w:snapToGrid w:val="false"/>
              <w:spacing w:lineRule="auto" w:line="240"/>
              <w:ind w:hanging="0" w:end="0"/>
              <w:jc w:val="start"/>
              <w:rPr/>
            </w:pPr>
            <w:r>
              <w:rPr/>
            </w:r>
          </w:p>
        </w:tc>
        <w:tc>
          <w:tcPr>
            <w:tcW w:w="1418" w:type="dxa"/>
            <w:gridSpan w:val="3"/>
            <w:tcBorders/>
          </w:tcPr>
          <w:p>
            <w:pPr>
              <w:pStyle w:val="Normal"/>
              <w:spacing w:lineRule="auto" w:line="240"/>
              <w:ind w:hanging="0" w:end="0"/>
              <w:jc w:val="start"/>
              <w:rPr/>
            </w:pPr>
            <w:r>
              <w:rPr/>
              <w:t xml:space="preserve">to be in </w:t>
            </w:r>
          </w:p>
          <w:p>
            <w:pPr>
              <w:pStyle w:val="Normal"/>
              <w:spacing w:lineRule="auto" w:line="240"/>
              <w:ind w:hanging="0" w:end="0"/>
              <w:jc w:val="start"/>
              <w:rPr/>
            </w:pPr>
            <w:r>
              <w:rPr/>
              <w:t xml:space="preserve">to be out of </w:t>
            </w:r>
          </w:p>
          <w:p>
            <w:pPr>
              <w:pStyle w:val="Normal"/>
              <w:spacing w:lineRule="auto" w:line="240"/>
              <w:ind w:hanging="0" w:end="0"/>
              <w:jc w:val="start"/>
              <w:rPr/>
            </w:pPr>
            <w:r>
              <w:rPr/>
              <w:t>to go to</w:t>
            </w:r>
          </w:p>
          <w:p>
            <w:pPr>
              <w:pStyle w:val="Normal"/>
              <w:spacing w:lineRule="auto" w:line="240"/>
              <w:ind w:hanging="0" w:end="0"/>
              <w:jc w:val="start"/>
              <w:rPr/>
            </w:pPr>
            <w:r>
              <w:rPr/>
            </w:r>
          </w:p>
        </w:tc>
        <w:tc>
          <w:tcPr>
            <w:tcW w:w="5343" w:type="dxa"/>
            <w:gridSpan w:val="3"/>
            <w:tcBorders/>
          </w:tcPr>
          <w:p>
            <w:pPr>
              <w:pStyle w:val="Normal"/>
              <w:snapToGrid w:val="false"/>
              <w:spacing w:lineRule="auto" w:line="240"/>
              <w:ind w:hanging="0" w:end="0"/>
              <w:jc w:val="start"/>
              <w:rPr/>
            </w:pPr>
            <w:r>
              <w:rPr/>
            </w:r>
          </w:p>
          <w:p>
            <w:pPr>
              <w:pStyle w:val="Normal"/>
              <w:spacing w:lineRule="auto" w:line="240"/>
              <w:ind w:hanging="0" w:end="0"/>
              <w:jc w:val="start"/>
              <w:rPr/>
            </w:pPr>
            <w:r>
              <w:rPr/>
              <w:t>town</w:t>
            </w:r>
          </w:p>
        </w:tc>
      </w:tr>
      <w:tr>
        <w:trPr>
          <w:trHeight w:val="2260" w:hRule="atLeast"/>
        </w:trPr>
        <w:tc>
          <w:tcPr>
            <w:tcW w:w="4219" w:type="dxa"/>
            <w:tcBorders/>
          </w:tcPr>
          <w:p>
            <w:pPr>
              <w:pStyle w:val="Normal"/>
              <w:spacing w:lineRule="auto" w:line="240"/>
              <w:ind w:hanging="0" w:end="0"/>
              <w:jc w:val="start"/>
              <w:rPr/>
            </w:pPr>
            <w:r>
              <w:rPr/>
              <w:t xml:space="preserve">to ask (for) permission </w:t>
            </w:r>
          </w:p>
          <w:p>
            <w:pPr>
              <w:pStyle w:val="Normal"/>
              <w:spacing w:lineRule="auto" w:line="240"/>
              <w:ind w:hanging="0" w:end="0"/>
              <w:jc w:val="start"/>
              <w:rPr/>
            </w:pPr>
            <w:r>
              <w:rPr/>
              <w:t>to catch (lose) sight of</w:t>
            </w:r>
          </w:p>
          <w:p>
            <w:pPr>
              <w:pStyle w:val="Normal"/>
              <w:spacing w:lineRule="auto" w:line="240"/>
              <w:ind w:hanging="0" w:end="0"/>
              <w:jc w:val="start"/>
              <w:rPr/>
            </w:pPr>
            <w:r>
              <w:rPr/>
            </w:r>
          </w:p>
          <w:p>
            <w:pPr>
              <w:pStyle w:val="Normal"/>
              <w:spacing w:lineRule="auto" w:line="240"/>
              <w:ind w:hanging="0" w:end="0"/>
              <w:jc w:val="start"/>
              <w:rPr/>
            </w:pPr>
            <w:r>
              <w:rPr/>
              <w:t xml:space="preserve">to give offence (permission) </w:t>
            </w:r>
          </w:p>
          <w:p>
            <w:pPr>
              <w:pStyle w:val="Normal"/>
              <w:spacing w:lineRule="auto" w:line="240"/>
              <w:ind w:hanging="0" w:end="0"/>
              <w:jc w:val="start"/>
              <w:rPr/>
            </w:pPr>
            <w:r>
              <w:rPr/>
              <w:t>to give way to</w:t>
            </w:r>
          </w:p>
          <w:p>
            <w:pPr>
              <w:pStyle w:val="Normal"/>
              <w:spacing w:lineRule="auto" w:line="240"/>
              <w:ind w:hanging="0" w:end="0"/>
              <w:jc w:val="start"/>
              <w:rPr/>
            </w:pPr>
            <w:r>
              <w:rPr/>
            </w:r>
          </w:p>
          <w:p>
            <w:pPr>
              <w:pStyle w:val="Normal"/>
              <w:spacing w:lineRule="auto" w:line="240"/>
              <w:ind w:hanging="0" w:end="0"/>
              <w:jc w:val="start"/>
              <w:rPr/>
            </w:pPr>
            <w:r>
              <w:rPr/>
              <w:t xml:space="preserve">to keep house (to do housework) </w:t>
            </w:r>
          </w:p>
          <w:p>
            <w:pPr>
              <w:pStyle w:val="Normal"/>
              <w:spacing w:lineRule="auto" w:line="240"/>
              <w:ind w:hanging="0" w:end="0"/>
              <w:jc w:val="start"/>
              <w:rPr/>
            </w:pPr>
            <w:r>
              <w:rPr/>
              <w:t>to keep time</w:t>
            </w:r>
          </w:p>
        </w:tc>
        <w:tc>
          <w:tcPr>
            <w:tcW w:w="6761" w:type="dxa"/>
            <w:gridSpan w:val="6"/>
            <w:tcBorders/>
          </w:tcPr>
          <w:p>
            <w:pPr>
              <w:pStyle w:val="Normal"/>
              <w:spacing w:lineRule="auto" w:line="240"/>
              <w:ind w:hanging="0" w:end="0"/>
              <w:jc w:val="start"/>
              <w:rPr/>
            </w:pPr>
            <w:r>
              <w:rPr/>
              <w:t xml:space="preserve">to lose touch with </w:t>
            </w:r>
          </w:p>
          <w:p>
            <w:pPr>
              <w:pStyle w:val="Normal"/>
              <w:spacing w:lineRule="auto" w:line="240"/>
              <w:ind w:hanging="0" w:end="0"/>
              <w:jc w:val="start"/>
              <w:rPr/>
            </w:pPr>
            <w:r>
              <w:rPr/>
              <w:t>to lose track of</w:t>
            </w:r>
          </w:p>
          <w:p>
            <w:pPr>
              <w:pStyle w:val="Normal"/>
              <w:spacing w:lineRule="auto" w:line="240"/>
              <w:ind w:hanging="0" w:end="0"/>
              <w:jc w:val="start"/>
              <w:rPr/>
            </w:pPr>
            <w:r>
              <w:rPr/>
              <w:t>to make fun of</w:t>
            </w:r>
          </w:p>
          <w:p>
            <w:pPr>
              <w:pStyle w:val="Normal"/>
              <w:spacing w:lineRule="auto" w:line="240"/>
              <w:ind w:hanging="0" w:end="0"/>
              <w:jc w:val="start"/>
              <w:rPr/>
            </w:pPr>
            <w:r>
              <w:rPr/>
              <w:t xml:space="preserve">to make use of </w:t>
            </w:r>
          </w:p>
          <w:p>
            <w:pPr>
              <w:pStyle w:val="Normal"/>
              <w:spacing w:lineRule="auto" w:line="240"/>
              <w:ind w:hanging="0" w:end="0"/>
              <w:jc w:val="start"/>
              <w:rPr/>
            </w:pPr>
            <w:r>
              <w:rPr/>
              <w:t xml:space="preserve">to pay attention to </w:t>
            </w:r>
          </w:p>
          <w:p>
            <w:pPr>
              <w:pStyle w:val="Normal"/>
              <w:spacing w:lineRule="auto" w:line="240"/>
              <w:ind w:hanging="0" w:end="0"/>
              <w:jc w:val="start"/>
              <w:rPr/>
            </w:pPr>
            <w:r>
              <w:rPr/>
              <w:t xml:space="preserve">to set fire to </w:t>
            </w:r>
          </w:p>
          <w:p>
            <w:pPr>
              <w:pStyle w:val="Normal"/>
              <w:spacing w:lineRule="auto" w:line="240"/>
              <w:ind w:hanging="0" w:end="0"/>
              <w:jc w:val="start"/>
              <w:rPr/>
            </w:pPr>
            <w:r>
              <w:rPr/>
              <w:t>to shake hands with</w:t>
            </w:r>
          </w:p>
          <w:p>
            <w:pPr>
              <w:pStyle w:val="Normal"/>
              <w:spacing w:lineRule="auto" w:line="240"/>
              <w:ind w:hanging="0" w:end="0"/>
              <w:jc w:val="start"/>
              <w:rPr/>
            </w:pPr>
            <w:r>
              <w:rPr/>
              <w:t xml:space="preserve">to take care of </w:t>
            </w:r>
          </w:p>
          <w:p>
            <w:pPr>
              <w:pStyle w:val="Normal"/>
              <w:spacing w:lineRule="auto" w:line="240"/>
              <w:ind w:hanging="0" w:end="0"/>
              <w:jc w:val="start"/>
              <w:rPr/>
            </w:pPr>
            <w:r>
              <w:rPr/>
              <w:t>to take notice of</w:t>
            </w:r>
          </w:p>
        </w:tc>
      </w:tr>
    </w:tbl>
    <w:p>
      <w:pPr>
        <w:pStyle w:val="Normal"/>
        <w:spacing w:lineRule="auto" w:line="240"/>
        <w:ind w:hanging="0" w:end="0"/>
        <w:jc w:val="start"/>
        <w:rPr>
          <w:b/>
        </w:rPr>
      </w:pPr>
      <w:r>
        <w:rPr>
          <w:b/>
        </w:rPr>
      </w:r>
    </w:p>
    <w:p>
      <w:pPr>
        <w:pStyle w:val="Normal"/>
        <w:spacing w:lineRule="auto" w:line="240"/>
        <w:ind w:firstLine="284" w:end="0"/>
        <w:rPr/>
      </w:pPr>
      <w:r>
        <w:rPr>
          <w:sz w:val="24"/>
        </w:rPr>
        <w:t xml:space="preserve">In these set expressions nouns combine with prepositions or verbs and acquire a new shade of meaning, expressing an adverbial relation, a state or a process. Concrete count nouns lose their nominal meaning. Thus </w:t>
      </w:r>
      <w:r>
        <w:rPr>
          <w:i/>
          <w:sz w:val="24"/>
        </w:rPr>
        <w:t>He is</w:t>
      </w:r>
      <w:r>
        <w:rPr>
          <w:b/>
          <w:i/>
          <w:sz w:val="24"/>
        </w:rPr>
        <w:t xml:space="preserve"> in bed</w:t>
      </w:r>
      <w:r>
        <w:rPr>
          <w:sz w:val="24"/>
        </w:rPr>
        <w:t xml:space="preserve"> may mean </w:t>
      </w:r>
      <w:r>
        <w:rPr>
          <w:i/>
          <w:sz w:val="24"/>
        </w:rPr>
        <w:t>He is ill,</w:t>
      </w:r>
      <w:r>
        <w:rPr>
          <w:sz w:val="24"/>
        </w:rPr>
        <w:t xml:space="preserve"> or </w:t>
      </w:r>
      <w:r>
        <w:rPr>
          <w:i/>
          <w:sz w:val="24"/>
        </w:rPr>
        <w:t>He is asleep,</w:t>
      </w:r>
      <w:r>
        <w:rPr>
          <w:sz w:val="24"/>
        </w:rPr>
        <w:t xml:space="preserve"> or </w:t>
      </w:r>
      <w:r>
        <w:rPr>
          <w:i/>
          <w:sz w:val="24"/>
        </w:rPr>
        <w:t>He is not up.</w:t>
      </w:r>
      <w:r>
        <w:rPr>
          <w:sz w:val="24"/>
        </w:rPr>
        <w:t xml:space="preserve"> But we say: </w:t>
      </w:r>
      <w:r>
        <w:rPr>
          <w:i/>
          <w:sz w:val="24"/>
        </w:rPr>
        <w:t>There were no chairs enough and we sat on</w:t>
      </w:r>
      <w:r>
        <w:rPr>
          <w:b/>
          <w:i/>
          <w:sz w:val="24"/>
        </w:rPr>
        <w:t xml:space="preserve"> the bed.</w:t>
      </w:r>
    </w:p>
    <w:p>
      <w:pPr>
        <w:pStyle w:val="Normal"/>
        <w:spacing w:lineRule="auto" w:line="240"/>
        <w:ind w:firstLine="284" w:end="0"/>
        <w:rPr/>
      </w:pPr>
      <w:r>
        <w:rPr>
          <w:i/>
          <w:sz w:val="24"/>
        </w:rPr>
        <w:t>My brother goes</w:t>
      </w:r>
      <w:r>
        <w:rPr>
          <w:b/>
          <w:i/>
          <w:sz w:val="24"/>
        </w:rPr>
        <w:t xml:space="preserve"> to school</w:t>
      </w:r>
      <w:r>
        <w:rPr>
          <w:sz w:val="24"/>
        </w:rPr>
        <w:t xml:space="preserve"> (college) means </w:t>
      </w:r>
      <w:r>
        <w:rPr>
          <w:i/>
          <w:sz w:val="24"/>
        </w:rPr>
        <w:t>He learns there.</w:t>
      </w:r>
      <w:r>
        <w:rPr>
          <w:sz w:val="24"/>
        </w:rPr>
        <w:t xml:space="preserve"> However, if we mean the building or the institution, we use an article according to the general rules, as in: </w:t>
      </w:r>
      <w:r>
        <w:rPr>
          <w:i/>
          <w:sz w:val="24"/>
        </w:rPr>
        <w:t>We shall meet at</w:t>
      </w:r>
      <w:r>
        <w:rPr>
          <w:b/>
          <w:i/>
          <w:sz w:val="24"/>
        </w:rPr>
        <w:t xml:space="preserve"> the school. The school</w:t>
      </w:r>
      <w:r>
        <w:rPr>
          <w:i/>
          <w:sz w:val="24"/>
        </w:rPr>
        <w:t xml:space="preserve"> isn't far from our home. Ours is a very</w:t>
      </w:r>
      <w:r>
        <w:rPr>
          <w:b/>
          <w:i/>
          <w:sz w:val="24"/>
        </w:rPr>
        <w:t xml:space="preserve"> good school.</w:t>
      </w:r>
      <w:r>
        <w:rPr>
          <w:i/>
          <w:sz w:val="24"/>
        </w:rPr>
        <w:t xml:space="preserve"> Parents are regularly invited to</w:t>
      </w:r>
      <w:r>
        <w:rPr>
          <w:b/>
          <w:i/>
          <w:sz w:val="24"/>
        </w:rPr>
        <w:t xml:space="preserve"> the school.</w:t>
      </w:r>
    </w:p>
    <w:p>
      <w:pPr>
        <w:pStyle w:val="Normal"/>
        <w:spacing w:lineRule="auto" w:line="240"/>
        <w:ind w:firstLine="284" w:end="0"/>
        <w:rPr/>
      </w:pPr>
      <w:r>
        <w:rPr>
          <w:sz w:val="24"/>
        </w:rPr>
        <w:t xml:space="preserve">The noun </w:t>
      </w:r>
      <w:r>
        <w:rPr>
          <w:i/>
          <w:sz w:val="24"/>
        </w:rPr>
        <w:t>town</w:t>
      </w:r>
      <w:r>
        <w:rPr>
          <w:sz w:val="24"/>
        </w:rPr>
        <w:t xml:space="preserve"> without an article means the nearest big centre of population as contrasted to the country or a smaller town, it may also denote the central part of a big town, as opposed to its suburbs.</w:t>
      </w:r>
    </w:p>
    <w:p>
      <w:pPr>
        <w:pStyle w:val="Normal"/>
        <w:spacing w:lineRule="auto" w:line="240"/>
        <w:ind w:firstLine="284" w:end="0"/>
        <w:rPr/>
      </w:pPr>
      <w:r>
        <w:rPr>
          <w:i/>
          <w:sz w:val="24"/>
        </w:rPr>
        <w:t>To be at sea</w:t>
      </w:r>
      <w:r>
        <w:rPr>
          <w:sz w:val="24"/>
        </w:rPr>
        <w:t xml:space="preserve"> may mean "far away from the land" or (figuratively) "to feel puzzled"; </w:t>
      </w:r>
      <w:r>
        <w:rPr>
          <w:i/>
          <w:sz w:val="24"/>
        </w:rPr>
        <w:t>to go to sea</w:t>
      </w:r>
      <w:r>
        <w:rPr>
          <w:sz w:val="24"/>
        </w:rPr>
        <w:t xml:space="preserve"> is "to become a sailor". But we say: </w:t>
      </w:r>
      <w:r>
        <w:rPr>
          <w:i/>
          <w:sz w:val="24"/>
        </w:rPr>
        <w:t>The swimmer jumped into the sea. We lived near the sea,</w:t>
      </w:r>
      <w:r>
        <w:rPr>
          <w:sz w:val="24"/>
        </w:rPr>
        <w:t xml:space="preserve"> etc.</w:t>
      </w:r>
    </w:p>
    <w:p>
      <w:pPr>
        <w:pStyle w:val="Normal"/>
        <w:spacing w:lineRule="auto" w:line="240"/>
        <w:ind w:firstLine="284" w:end="0"/>
        <w:rPr>
          <w:sz w:val="24"/>
        </w:rPr>
      </w:pPr>
      <w:r>
        <w:rPr>
          <w:sz w:val="24"/>
        </w:rPr>
        <w:t>No article is used as a rule when two notions, very closely related, are mentioned,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They looked like </w:t>
      </w:r>
      <w:r>
        <w:rPr>
          <w:i/>
          <w:sz w:val="24"/>
        </w:rPr>
        <w:t>mother and daughter.</w:t>
      </w:r>
    </w:p>
    <w:p>
      <w:pPr>
        <w:pStyle w:val="Normal"/>
        <w:spacing w:lineRule="auto" w:line="240"/>
        <w:ind w:firstLine="284" w:start="284" w:end="0"/>
        <w:rPr/>
      </w:pPr>
      <w:r>
        <w:rPr>
          <w:sz w:val="24"/>
        </w:rPr>
        <w:t xml:space="preserve">We are no longer </w:t>
      </w:r>
      <w:r>
        <w:rPr>
          <w:i/>
          <w:sz w:val="24"/>
        </w:rPr>
        <w:t>boy and girl.</w:t>
      </w:r>
    </w:p>
    <w:p>
      <w:pPr>
        <w:pStyle w:val="Normal"/>
        <w:spacing w:lineRule="auto" w:line="240"/>
        <w:ind w:firstLine="284" w:start="284" w:end="0"/>
        <w:rPr/>
      </w:pPr>
      <w:r>
        <w:rPr>
          <w:sz w:val="24"/>
        </w:rPr>
        <w:t xml:space="preserve">It’s no use interfering into a quarrel between </w:t>
      </w:r>
      <w:r>
        <w:rPr>
          <w:i/>
          <w:sz w:val="24"/>
        </w:rPr>
        <w:t>husband and wife.</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 203. Notes on the use of nouns denoting time and meals.</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Nouns denoting time are treated as abstract nouns bordering on proper names. </w:t>
      </w:r>
      <w:r>
        <w:rPr>
          <w:b/>
          <w:sz w:val="24"/>
        </w:rPr>
        <w:t>No article</w:t>
      </w:r>
      <w:r>
        <w:rPr>
          <w:sz w:val="24"/>
        </w:rPr>
        <w:t xml:space="preserve"> is used with reference to </w:t>
      </w:r>
      <w:r>
        <w:rPr>
          <w:i/>
          <w:sz w:val="24"/>
        </w:rPr>
        <w:t>parts of the day</w:t>
      </w:r>
      <w:r>
        <w:rPr>
          <w:sz w:val="24"/>
        </w:rPr>
        <w:t xml:space="preserve"> or </w:t>
      </w:r>
      <w:r>
        <w:rPr>
          <w:i/>
          <w:sz w:val="24"/>
        </w:rPr>
        <w:t>of the year, light or darkness,</w:t>
      </w:r>
      <w:r>
        <w:rPr>
          <w:sz w:val="24"/>
        </w:rPr>
        <w:t xml:space="preserve">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Evening</w:t>
      </w:r>
      <w:r>
        <w:rPr>
          <w:sz w:val="24"/>
        </w:rPr>
        <w:t xml:space="preserve"> came. </w:t>
      </w:r>
      <w:r>
        <w:rPr>
          <w:i/>
          <w:sz w:val="24"/>
        </w:rPr>
        <w:t>Night</w:t>
      </w:r>
      <w:r>
        <w:rPr>
          <w:sz w:val="24"/>
        </w:rPr>
        <w:t xml:space="preserve"> fell. </w:t>
      </w:r>
      <w:r>
        <w:rPr>
          <w:i/>
          <w:sz w:val="24"/>
        </w:rPr>
        <w:t>Day</w:t>
      </w:r>
      <w:r>
        <w:rPr>
          <w:sz w:val="24"/>
        </w:rPr>
        <w:t xml:space="preserve"> broke. We’ll wait till </w:t>
      </w:r>
      <w:r>
        <w:rPr>
          <w:i/>
          <w:sz w:val="24"/>
        </w:rPr>
        <w:t xml:space="preserve">night. Twilight </w:t>
      </w:r>
      <w:r>
        <w:rPr>
          <w:sz w:val="24"/>
        </w:rPr>
        <w:t xml:space="preserve">is the faint light just before </w:t>
      </w:r>
      <w:r>
        <w:rPr>
          <w:i/>
          <w:sz w:val="24"/>
        </w:rPr>
        <w:t>sunset</w:t>
      </w:r>
      <w:r>
        <w:rPr>
          <w:sz w:val="24"/>
        </w:rPr>
        <w:t xml:space="preserve"> and </w:t>
      </w:r>
    </w:p>
    <w:p>
      <w:pPr>
        <w:pStyle w:val="Normal"/>
        <w:spacing w:lineRule="auto" w:line="240"/>
        <w:ind w:firstLine="284" w:start="284" w:end="0"/>
        <w:rPr/>
      </w:pPr>
      <w:r>
        <w:rPr>
          <w:sz w:val="24"/>
        </w:rPr>
        <w:t xml:space="preserve">just after </w:t>
      </w:r>
      <w:r>
        <w:rPr>
          <w:i/>
          <w:sz w:val="24"/>
        </w:rPr>
        <w:t>sunrise. Winter</w:t>
      </w:r>
      <w:r>
        <w:rPr>
          <w:sz w:val="24"/>
        </w:rPr>
        <w:t xml:space="preserve"> set in. “If </w:t>
      </w:r>
      <w:r>
        <w:rPr>
          <w:i/>
          <w:sz w:val="24"/>
        </w:rPr>
        <w:t>Winter</w:t>
      </w:r>
      <w:r>
        <w:rPr>
          <w:sz w:val="24"/>
        </w:rPr>
        <w:t xml:space="preserve"> comes, can </w:t>
      </w:r>
      <w:r>
        <w:rPr>
          <w:i/>
          <w:sz w:val="24"/>
        </w:rPr>
        <w:t>Spring</w:t>
      </w:r>
      <w:r>
        <w:rPr>
          <w:sz w:val="24"/>
        </w:rPr>
        <w:t xml:space="preserve"> be far behind?”</w:t>
      </w:r>
    </w:p>
    <w:p>
      <w:pPr>
        <w:pStyle w:val="Normal"/>
        <w:spacing w:lineRule="auto" w:line="240"/>
        <w:ind w:firstLine="284" w:start="284" w:end="0"/>
        <w:rPr/>
      </w:pPr>
      <w:r>
        <w:rPr>
          <w:sz w:val="24"/>
        </w:rPr>
        <w:t xml:space="preserve">It was </w:t>
      </w:r>
      <w:r>
        <w:rPr>
          <w:i/>
          <w:sz w:val="24"/>
        </w:rPr>
        <w:t>early morning (late afternoon, Friday morning, Saturday night,</w:t>
      </w:r>
      <w:r>
        <w:rPr>
          <w:sz w:val="24"/>
        </w:rPr>
        <w:t xml:space="preserve"> etc.).</w:t>
      </w:r>
    </w:p>
    <w:p>
      <w:pPr>
        <w:pStyle w:val="Normal"/>
        <w:spacing w:lineRule="auto" w:line="240"/>
        <w:ind w:firstLine="284" w:start="284" w:end="0"/>
        <w:rPr/>
      </w:pPr>
      <w:r>
        <w:rPr>
          <w:sz w:val="24"/>
        </w:rPr>
        <w:t xml:space="preserve">It was </w:t>
      </w:r>
      <w:r>
        <w:rPr>
          <w:i/>
          <w:sz w:val="24"/>
        </w:rPr>
        <w:t>early spring (late autumn,</w:t>
      </w:r>
      <w:r>
        <w:rPr>
          <w:sz w:val="24"/>
        </w:rPr>
        <w:t xml:space="preserve"> etc.).</w:t>
      </w:r>
    </w:p>
    <w:p>
      <w:pPr>
        <w:pStyle w:val="Normal"/>
        <w:spacing w:lineRule="auto" w:line="240"/>
        <w:ind w:firstLine="284" w:start="284" w:end="0"/>
        <w:rPr/>
      </w:pPr>
      <w:r>
        <w:rPr>
          <w:sz w:val="24"/>
        </w:rPr>
        <w:t xml:space="preserve">They met </w:t>
      </w:r>
      <w:r>
        <w:rPr>
          <w:i/>
          <w:sz w:val="24"/>
        </w:rPr>
        <w:t>at noon (at sunset, at midnight).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However articles may occur with such words according to the common usage of the articles in their (a) specifying, (b) generic, (c) classifying or (d) numerical functions.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i/>
          <w:sz w:val="24"/>
        </w:rPr>
        <w:t>The evening</w:t>
      </w:r>
      <w:r>
        <w:rPr>
          <w:sz w:val="24"/>
        </w:rPr>
        <w:t xml:space="preserve"> was calm. </w:t>
      </w:r>
      <w:r>
        <w:rPr>
          <w:i/>
          <w:sz w:val="24"/>
        </w:rPr>
        <w:t>The winter</w:t>
      </w:r>
      <w:r>
        <w:rPr>
          <w:sz w:val="24"/>
        </w:rPr>
        <w:t xml:space="preserve"> is severe this year. </w:t>
      </w:r>
    </w:p>
    <w:p>
      <w:pPr>
        <w:pStyle w:val="Normal"/>
        <w:spacing w:lineRule="auto" w:line="240"/>
        <w:ind w:firstLine="284" w:start="284" w:end="0"/>
        <w:rPr/>
      </w:pPr>
      <w:r>
        <w:rPr>
          <w:i/>
          <w:sz w:val="24"/>
        </w:rPr>
        <w:t>The twilight</w:t>
      </w:r>
      <w:r>
        <w:rPr>
          <w:sz w:val="24"/>
        </w:rPr>
        <w:t xml:space="preserve"> was sad and cloudy.</w:t>
      </w:r>
    </w:p>
    <w:p>
      <w:pPr>
        <w:pStyle w:val="Normal"/>
        <w:spacing w:lineRule="auto" w:line="240"/>
        <w:ind w:firstLine="284" w:start="284" w:end="0"/>
        <w:rPr/>
      </w:pPr>
      <w:r>
        <w:rPr>
          <w:sz w:val="24"/>
        </w:rPr>
        <w:t xml:space="preserve">We stayed at my aunt’s for </w:t>
      </w:r>
      <w:r>
        <w:rPr>
          <w:i/>
          <w:sz w:val="24"/>
        </w:rPr>
        <w:t>the night.</w:t>
      </w:r>
      <w:r>
        <w:rPr>
          <w:sz w:val="24"/>
          <w:lang w:val="ru-RU"/>
        </w:rPr>
        <w:t xml:space="preserve"> (той ночью, в ту ночь) </w:t>
      </w:r>
    </w:p>
    <w:p>
      <w:pPr>
        <w:pStyle w:val="Normal"/>
        <w:spacing w:lineRule="auto" w:line="240"/>
        <w:ind w:firstLine="284" w:start="284" w:end="0"/>
        <w:rPr/>
      </w:pPr>
      <w:r>
        <w:rPr>
          <w:sz w:val="24"/>
        </w:rPr>
        <w:t xml:space="preserve">We watched </w:t>
      </w:r>
      <w:r>
        <w:rPr>
          <w:i/>
          <w:sz w:val="24"/>
        </w:rPr>
        <w:t>the sunrise</w:t>
      </w:r>
      <w:r>
        <w:rPr>
          <w:sz w:val="24"/>
        </w:rPr>
        <w:t xml:space="preserve"> from the balcony. </w:t>
      </w:r>
    </w:p>
    <w:p>
      <w:pPr>
        <w:pStyle w:val="Normal"/>
        <w:spacing w:lineRule="auto" w:line="240"/>
        <w:ind w:firstLine="284" w:start="284" w:end="0"/>
        <w:rPr/>
      </w:pPr>
      <w:r>
        <w:rPr>
          <w:i/>
          <w:sz w:val="24"/>
        </w:rPr>
        <w:t>The winter</w:t>
      </w:r>
      <w:r>
        <w:rPr>
          <w:sz w:val="24"/>
        </w:rPr>
        <w:t xml:space="preserve"> of 1978 was severe. </w:t>
      </w:r>
    </w:p>
    <w:p>
      <w:pPr>
        <w:pStyle w:val="Normal"/>
        <w:spacing w:lineRule="auto" w:line="240"/>
        <w:ind w:firstLine="284" w:start="284" w:end="0"/>
        <w:rPr/>
      </w:pPr>
      <w:r>
        <w:rPr>
          <w:sz w:val="24"/>
        </w:rPr>
        <w:t xml:space="preserve">It happened on </w:t>
      </w:r>
      <w:r>
        <w:rPr>
          <w:i/>
          <w:sz w:val="24"/>
        </w:rPr>
        <w:t>the morning</w:t>
      </w:r>
      <w:r>
        <w:rPr>
          <w:sz w:val="24"/>
        </w:rPr>
        <w:t xml:space="preserve"> of April 12th.</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Evening is the latest part of </w:t>
      </w:r>
      <w:r>
        <w:rPr>
          <w:i/>
          <w:sz w:val="24"/>
        </w:rPr>
        <w:t xml:space="preserve">the day. </w:t>
      </w:r>
    </w:p>
    <w:p>
      <w:pPr>
        <w:pStyle w:val="Normal"/>
        <w:spacing w:lineRule="auto" w:line="240"/>
        <w:ind w:firstLine="284" w:start="284" w:end="0"/>
        <w:rPr/>
      </w:pPr>
      <w:r>
        <w:rPr>
          <w:sz w:val="24"/>
        </w:rPr>
        <w:t xml:space="preserve">Tell me the four seasons of </w:t>
      </w:r>
      <w:r>
        <w:rPr>
          <w:i/>
          <w:sz w:val="24"/>
        </w:rPr>
        <w:t>the year!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 It was a </w:t>
      </w:r>
      <w:r>
        <w:rPr>
          <w:i/>
          <w:sz w:val="24"/>
        </w:rPr>
        <w:t>wonderful day (a hot summer, a warm morning, a gloomy afternoon, a glorious sunrise,</w:t>
      </w:r>
      <w:r>
        <w:rPr>
          <w:sz w:val="24"/>
        </w:rPr>
        <w:t xml:space="preserve"> etc.). </w:t>
      </w:r>
    </w:p>
    <w:p>
      <w:pPr>
        <w:pStyle w:val="Normal"/>
        <w:spacing w:lineRule="auto" w:line="240"/>
        <w:ind w:firstLine="284" w:end="0"/>
        <w:rPr/>
      </w:pPr>
      <w:r>
        <w:rPr>
          <w:sz w:val="24"/>
        </w:rPr>
        <w:t xml:space="preserve">    </w:t>
      </w:r>
      <w:r>
        <w:rPr>
          <w:sz w:val="24"/>
        </w:rPr>
        <w:t xml:space="preserve">That was </w:t>
      </w:r>
      <w:r>
        <w:rPr>
          <w:i/>
          <w:sz w:val="24"/>
        </w:rPr>
        <w:t>a restless night.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d) I’ll ring you up in </w:t>
      </w:r>
      <w:r>
        <w:rPr>
          <w:i/>
          <w:sz w:val="24"/>
        </w:rPr>
        <w:t>a day</w:t>
      </w:r>
      <w:r>
        <w:rPr>
          <w:sz w:val="24"/>
        </w:rPr>
        <w:t xml:space="preserve"> or two.</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When names of meals denote simply an occasion or process of taking food, they are used without an article in phrases and patterns, such as: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to have (take, serve, cook) </w:t>
      </w:r>
      <w:r>
        <w:rPr>
          <w:i/>
          <w:sz w:val="24"/>
        </w:rPr>
        <w:t>dinner, breakfast, lunch, supper;</w:t>
      </w:r>
    </w:p>
    <w:p>
      <w:pPr>
        <w:pStyle w:val="Normal"/>
        <w:spacing w:lineRule="auto" w:line="240"/>
        <w:ind w:firstLine="284" w:start="284" w:end="0"/>
        <w:rPr/>
      </w:pPr>
      <w:r>
        <w:rPr>
          <w:sz w:val="24"/>
        </w:rPr>
        <w:t xml:space="preserve">to go to (to be at) </w:t>
      </w:r>
      <w:r>
        <w:rPr>
          <w:i/>
          <w:sz w:val="24"/>
        </w:rPr>
        <w:t>dinner, lunch,</w:t>
      </w:r>
      <w:r>
        <w:rPr>
          <w:sz w:val="24"/>
        </w:rPr>
        <w:t xml:space="preserve"> etc.;</w:t>
      </w:r>
    </w:p>
    <w:p>
      <w:pPr>
        <w:pStyle w:val="Normal"/>
        <w:spacing w:lineRule="auto" w:line="240"/>
        <w:ind w:firstLine="284" w:start="284" w:end="0"/>
        <w:rPr/>
      </w:pPr>
      <w:r>
        <w:rPr>
          <w:i/>
          <w:sz w:val="24"/>
        </w:rPr>
        <w:t>Lunch</w:t>
      </w:r>
      <w:r>
        <w:rPr>
          <w:sz w:val="24"/>
        </w:rPr>
        <w:t xml:space="preserve"> is at two p.m.</w:t>
      </w:r>
    </w:p>
    <w:p>
      <w:pPr>
        <w:pStyle w:val="Normal"/>
        <w:spacing w:lineRule="auto" w:line="240"/>
        <w:ind w:firstLine="284" w:start="284" w:end="0"/>
        <w:rPr/>
      </w:pPr>
      <w:r>
        <w:rPr>
          <w:i/>
          <w:sz w:val="24"/>
        </w:rPr>
        <w:t>Dinner is ready</w:t>
      </w:r>
      <w:r>
        <w:rPr>
          <w:sz w:val="24"/>
        </w:rPr>
        <w:t xml:space="preserve"> (served, laid).</w:t>
      </w:r>
    </w:p>
    <w:p>
      <w:pPr>
        <w:pStyle w:val="Normal"/>
        <w:spacing w:lineRule="auto" w:line="240"/>
        <w:ind w:firstLine="284" w:start="284" w:end="0"/>
        <w:rPr/>
      </w:pPr>
      <w:r>
        <w:rPr>
          <w:sz w:val="24"/>
        </w:rPr>
        <w:t xml:space="preserve">What have you bought for </w:t>
      </w:r>
      <w:r>
        <w:rPr>
          <w:i/>
          <w:sz w:val="24"/>
        </w:rPr>
        <w:t>lunch (dinner, supper)</w:t>
      </w:r>
    </w:p>
    <w:p>
      <w:pPr>
        <w:pStyle w:val="Normal"/>
        <w:spacing w:lineRule="auto" w:line="240"/>
        <w:ind w:firstLine="284" w:start="284" w:end="0"/>
        <w:rPr/>
      </w:pPr>
      <w:r>
        <w:rPr>
          <w:sz w:val="24"/>
        </w:rPr>
        <w:t xml:space="preserve">What shall we have for </w:t>
      </w:r>
      <w:r>
        <w:rPr>
          <w:i/>
          <w:sz w:val="24"/>
        </w:rPr>
        <w:t>supper (dinner)?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An article is used mainly when a formal meal is meant or when the notion referred to is specified or classified.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They gave </w:t>
      </w:r>
      <w:r>
        <w:rPr>
          <w:i/>
          <w:sz w:val="24"/>
        </w:rPr>
        <w:t>a dinner (luncheon, supper)</w:t>
      </w:r>
      <w:r>
        <w:rPr>
          <w:sz w:val="24"/>
        </w:rPr>
        <w:t xml:space="preserve"> in honour of the ambassador (a kind of reception)</w:t>
      </w:r>
    </w:p>
    <w:p>
      <w:pPr>
        <w:pStyle w:val="Normal"/>
        <w:spacing w:lineRule="auto" w:line="240"/>
        <w:ind w:firstLine="284" w:end="0"/>
        <w:rPr/>
      </w:pPr>
      <w:r>
        <w:rPr>
          <w:i/>
          <w:sz w:val="24"/>
        </w:rPr>
        <w:t>The dinner</w:t>
      </w:r>
      <w:r>
        <w:rPr>
          <w:sz w:val="24"/>
        </w:rPr>
        <w:t xml:space="preserve"> you cooked was beyond all expectations! It was a </w:t>
      </w:r>
      <w:r>
        <w:rPr>
          <w:i/>
          <w:sz w:val="24"/>
        </w:rPr>
        <w:t>marvellous dinner.</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xml:space="preserve">Note on the use of </w:t>
      </w:r>
      <w:r>
        <w:rPr>
          <w:b/>
          <w:i/>
          <w:sz w:val="24"/>
        </w:rPr>
        <w:t>next</w:t>
      </w:r>
      <w:r>
        <w:rPr>
          <w:b/>
          <w:sz w:val="24"/>
        </w:rPr>
        <w:t xml:space="preserve"> and </w:t>
      </w:r>
      <w:r>
        <w:rPr>
          <w:b/>
          <w:i/>
          <w:sz w:val="24"/>
        </w:rPr>
        <w:t>last</w:t>
      </w:r>
      <w:r>
        <w:rPr>
          <w:b/>
          <w:sz w:val="24"/>
        </w:rPr>
        <w:t xml:space="preserve"> as noun premodifiers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204.</w:t>
      </w:r>
      <w:r>
        <w:rPr>
          <w:sz w:val="24"/>
        </w:rPr>
        <w:t xml:space="preserve"> Nouns with these premodifiers are not preceded by any articles when counting from the moment of speaking,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We’ll speak about it </w:t>
      </w:r>
      <w:r>
        <w:rPr>
          <w:i/>
          <w:sz w:val="24"/>
        </w:rPr>
        <w:t>next time (next Friday, next month, next spring, next year):</w:t>
      </w:r>
    </w:p>
    <w:p>
      <w:pPr>
        <w:pStyle w:val="Normal"/>
        <w:spacing w:lineRule="auto" w:line="240"/>
        <w:ind w:firstLine="284" w:start="284" w:end="0"/>
        <w:rPr/>
      </w:pPr>
      <w:r>
        <w:rPr>
          <w:sz w:val="24"/>
        </w:rPr>
        <w:t xml:space="preserve">We spoke about it </w:t>
      </w:r>
      <w:r>
        <w:rPr>
          <w:i/>
          <w:sz w:val="24"/>
        </w:rPr>
        <w:t>last time (last Friday, last month,</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The definite article occurs when the situation is viewed from some moment in the past or in the future and when the noun is modified by a specifying attribute</w:t>
      </w:r>
      <w:r>
        <w:rPr>
          <w:b/>
          <w:sz w:val="24"/>
        </w:rPr>
        <w:t xml:space="preserve"> </w:t>
      </w:r>
      <w:r>
        <w:rPr>
          <w:sz w:val="24"/>
        </w:rPr>
        <w:t>or attributive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spent (or: we’ll spend) a week in the Crimea, and </w:t>
      </w:r>
      <w:r>
        <w:rPr>
          <w:i/>
          <w:sz w:val="24"/>
        </w:rPr>
        <w:t>the next two weeks</w:t>
      </w:r>
      <w:r>
        <w:rPr>
          <w:sz w:val="24"/>
        </w:rPr>
        <w:t xml:space="preserve"> in the Caucasus.</w:t>
      </w:r>
    </w:p>
    <w:p>
      <w:pPr>
        <w:pStyle w:val="Normal"/>
        <w:spacing w:lineRule="auto" w:line="240"/>
        <w:ind w:firstLine="284" w:start="284" w:end="0"/>
        <w:rPr/>
      </w:pPr>
      <w:r>
        <w:rPr>
          <w:i/>
          <w:sz w:val="24"/>
        </w:rPr>
        <w:t>The last time I saw Mary</w:t>
      </w:r>
      <w:r>
        <w:rPr>
          <w:sz w:val="24"/>
        </w:rPr>
        <w:t xml:space="preserve"> she looked a picture of health.</w:t>
      </w:r>
    </w:p>
    <w:p>
      <w:pPr>
        <w:pStyle w:val="Normal"/>
        <w:spacing w:lineRule="auto" w:line="240"/>
        <w:ind w:firstLine="284" w:start="284" w:end="0"/>
        <w:rPr/>
      </w:pPr>
      <w:r>
        <w:rPr>
          <w:sz w:val="24"/>
        </w:rPr>
        <w:t xml:space="preserve">We shall resume our talk </w:t>
      </w:r>
      <w:r>
        <w:rPr>
          <w:i/>
          <w:sz w:val="24"/>
        </w:rPr>
        <w:t>the next time I see you.</w:t>
      </w:r>
    </w:p>
    <w:p>
      <w:pPr>
        <w:pStyle w:val="Normal"/>
        <w:spacing w:lineRule="auto" w:line="240"/>
        <w:ind w:firstLine="284" w:start="284" w:end="0"/>
        <w:rPr>
          <w:b/>
          <w:i/>
          <w:i/>
          <w:sz w:val="24"/>
        </w:rPr>
      </w:pPr>
      <w:r>
        <w:rPr>
          <w:b/>
          <w:i/>
          <w:sz w:val="24"/>
        </w:rPr>
      </w:r>
    </w:p>
    <w:p>
      <w:pPr>
        <w:pStyle w:val="Normal"/>
        <w:spacing w:lineRule="auto" w:line="240"/>
        <w:ind w:firstLine="284" w:end="0"/>
        <w:rPr>
          <w:b/>
          <w:sz w:val="24"/>
        </w:rPr>
      </w:pPr>
      <w:r>
        <w:rPr>
          <w:b/>
          <w:sz w:val="24"/>
        </w:rPr>
        <w:t>Omission of the articles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205.</w:t>
      </w:r>
      <w:r>
        <w:rPr>
          <w:sz w:val="24"/>
        </w:rPr>
        <w:t xml:space="preserve"> The omission of an article differs from the absence of an article in that it is stylistically or traditionally determined. It occurs in cases where economy of expression is required and is often accompanied by other ellipses, such as omission of prepositions, auxiliaries,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In newspaper headlines:</w:t>
      </w:r>
    </w:p>
    <w:p>
      <w:pPr>
        <w:pStyle w:val="Normal"/>
        <w:spacing w:lineRule="auto" w:line="240"/>
        <w:ind w:firstLine="284" w:start="284" w:end="0"/>
        <w:rPr>
          <w:i/>
          <w:i/>
          <w:sz w:val="24"/>
        </w:rPr>
      </w:pPr>
      <w:r>
        <w:rPr>
          <w:i/>
          <w:sz w:val="24"/>
        </w:rPr>
        <w:t>‘</w:t>
      </w:r>
      <w:r>
        <w:rPr>
          <w:i/>
          <w:sz w:val="24"/>
        </w:rPr>
        <w:t>Girl saw Flame’, ‘CTV is winning Fireside Battle’.</w:t>
      </w:r>
    </w:p>
    <w:p>
      <w:pPr>
        <w:pStyle w:val="Normal"/>
        <w:spacing w:lineRule="auto" w:line="240"/>
        <w:ind w:firstLine="284" w:end="0"/>
        <w:rPr>
          <w:i/>
          <w:i/>
          <w:sz w:val="24"/>
        </w:rPr>
      </w:pPr>
      <w:r>
        <w:rPr>
          <w:i/>
          <w:sz w:val="24"/>
        </w:rPr>
      </w:r>
    </w:p>
    <w:p>
      <w:pPr>
        <w:pStyle w:val="Normal"/>
        <w:spacing w:lineRule="auto" w:line="240"/>
        <w:ind w:firstLine="284" w:start="284" w:end="0"/>
        <w:rPr>
          <w:sz w:val="24"/>
        </w:rPr>
      </w:pPr>
      <w:r>
        <w:rPr>
          <w:sz w:val="24"/>
        </w:rPr>
        <w:t xml:space="preserve">(Cp. the text of the newspaper report that follows the headline: Commercial television is winning the </w:t>
      </w:r>
    </w:p>
    <w:p>
      <w:pPr>
        <w:pStyle w:val="Normal"/>
        <w:spacing w:lineRule="auto" w:line="240"/>
        <w:ind w:firstLine="284" w:start="284" w:end="0"/>
        <w:rPr>
          <w:sz w:val="24"/>
        </w:rPr>
      </w:pPr>
      <w:r>
        <w:rPr>
          <w:sz w:val="24"/>
        </w:rPr>
        <w:t>battle of the fireside.)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In telegrams:</w:t>
      </w:r>
    </w:p>
    <w:p>
      <w:pPr>
        <w:pStyle w:val="Normal"/>
        <w:spacing w:lineRule="auto" w:line="240"/>
        <w:ind w:firstLine="284" w:start="284" w:end="0"/>
        <w:rPr/>
      </w:pPr>
      <w:r>
        <w:rPr>
          <w:i/>
          <w:sz w:val="24"/>
        </w:rPr>
        <w:t>Attending cytological congress Rome will stop few days</w:t>
      </w:r>
      <w:r>
        <w:rPr>
          <w:b/>
          <w:i/>
          <w:sz w:val="24"/>
        </w:rPr>
        <w:t xml:space="preserve"> </w:t>
      </w:r>
      <w:r>
        <w:rPr>
          <w:i/>
          <w:sz w:val="24"/>
        </w:rPr>
        <w:t>on way love John.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3. In newspaper announcements:</w:t>
      </w:r>
    </w:p>
    <w:p>
      <w:pPr>
        <w:pStyle w:val="Normal"/>
        <w:spacing w:lineRule="auto" w:line="240"/>
        <w:ind w:firstLine="284" w:start="284" w:end="0"/>
        <w:rPr>
          <w:i/>
          <w:i/>
          <w:sz w:val="24"/>
        </w:rPr>
      </w:pPr>
      <w:r>
        <w:rPr>
          <w:i/>
          <w:sz w:val="24"/>
        </w:rPr>
        <w:t>Anna Linden, daughter of a Manchester engineer, made her debut...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4. In stage directions:</w:t>
      </w:r>
    </w:p>
    <w:p>
      <w:pPr>
        <w:pStyle w:val="Normal"/>
        <w:spacing w:lineRule="auto" w:line="240"/>
        <w:ind w:firstLine="284" w:start="284" w:end="0"/>
        <w:rPr>
          <w:i/>
          <w:i/>
          <w:sz w:val="24"/>
        </w:rPr>
      </w:pPr>
      <w:r>
        <w:rPr>
          <w:i/>
          <w:sz w:val="24"/>
        </w:rPr>
        <w:t>At rise of curtain... goes to telephone; stands at door.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5. In reference entries or notes:</w:t>
      </w:r>
    </w:p>
    <w:p>
      <w:pPr>
        <w:pStyle w:val="Normal"/>
        <w:spacing w:lineRule="auto" w:line="240"/>
        <w:ind w:firstLine="284" w:start="284" w:end="0"/>
        <w:rPr>
          <w:i/>
          <w:i/>
          <w:sz w:val="24"/>
        </w:rPr>
      </w:pPr>
      <w:r>
        <w:rPr>
          <w:i/>
          <w:sz w:val="24"/>
        </w:rPr>
        <w:t>See table Taxonomic Classification on following page.</w:t>
      </w:r>
    </w:p>
    <w:p>
      <w:pPr>
        <w:pStyle w:val="Normal"/>
        <w:spacing w:lineRule="auto" w:line="240"/>
        <w:ind w:firstLine="284" w:start="284" w:end="0"/>
        <w:rPr>
          <w:i/>
          <w:i/>
          <w:sz w:val="24"/>
        </w:rPr>
      </w:pPr>
      <w:r>
        <w:rPr>
          <w:i/>
          <w:sz w:val="24"/>
        </w:rPr>
        <w:t>Hellman, Lilian, American dramatist, author of a succession of dramas ...</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Use of the articles with nouns in some syntactical functions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206.</w:t>
      </w:r>
      <w:r>
        <w:rPr>
          <w:sz w:val="24"/>
        </w:rPr>
        <w:t xml:space="preserve"> 1. A noun in the</w:t>
      </w:r>
      <w:r>
        <w:rPr>
          <w:b/>
          <w:sz w:val="24"/>
        </w:rPr>
        <w:t xml:space="preserve"> subject position</w:t>
      </w:r>
      <w:r>
        <w:rPr>
          <w:sz w:val="24"/>
        </w:rPr>
        <w:t xml:space="preserve"> is usually preceded by the definite article in its specifying function, or by either of the articles in their generic function. In these cases the noun denotes some notion forming the starting point of the utterance and therefore is presented as known to both the speaker and the addressee.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way</w:t>
      </w:r>
      <w:r>
        <w:rPr>
          <w:sz w:val="24"/>
        </w:rPr>
        <w:t xml:space="preserve"> was long. </w:t>
      </w:r>
      <w:r>
        <w:rPr>
          <w:i/>
          <w:sz w:val="24"/>
        </w:rPr>
        <w:t>The wind</w:t>
      </w:r>
      <w:r>
        <w:rPr>
          <w:sz w:val="24"/>
        </w:rPr>
        <w:t xml:space="preserve"> was cold. </w:t>
      </w:r>
    </w:p>
    <w:p>
      <w:pPr>
        <w:pStyle w:val="Normal"/>
        <w:spacing w:lineRule="auto" w:line="240"/>
        <w:ind w:firstLine="284" w:start="284" w:end="0"/>
        <w:rPr/>
      </w:pPr>
      <w:r>
        <w:rPr>
          <w:i/>
          <w:sz w:val="24"/>
        </w:rPr>
        <w:t>The minstrel</w:t>
      </w:r>
      <w:r>
        <w:rPr>
          <w:sz w:val="24"/>
        </w:rPr>
        <w:t xml:space="preserve"> was infirm and old.</w:t>
      </w:r>
    </w:p>
    <w:p>
      <w:pPr>
        <w:pStyle w:val="Normal"/>
        <w:spacing w:lineRule="auto" w:line="240"/>
        <w:ind w:firstLine="284" w:end="0"/>
        <w:rPr>
          <w:sz w:val="24"/>
        </w:rPr>
      </w:pPr>
      <w:r>
        <w:rPr>
          <w:sz w:val="24"/>
        </w:rPr>
      </w:r>
    </w:p>
    <w:p>
      <w:pPr>
        <w:pStyle w:val="Normal"/>
        <w:spacing w:lineRule="auto" w:line="240"/>
        <w:ind w:firstLine="284" w:end="0"/>
        <w:rPr/>
      </w:pPr>
      <w:r>
        <w:rPr>
          <w:sz w:val="24"/>
        </w:rPr>
        <w:t>The indefinite article in its classifying function occurs to express the idea of novelty or unexpectedness, no matter what the position of the subject is: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On the opposite side of the landing </w:t>
      </w:r>
      <w:r>
        <w:rPr>
          <w:i/>
          <w:sz w:val="24"/>
        </w:rPr>
        <w:t>a girl</w:t>
      </w:r>
      <w:r>
        <w:rPr>
          <w:sz w:val="24"/>
        </w:rPr>
        <w:t xml:space="preserve"> was standing. </w:t>
      </w:r>
    </w:p>
    <w:p>
      <w:pPr>
        <w:pStyle w:val="Normal"/>
        <w:spacing w:lineRule="auto" w:line="240"/>
        <w:ind w:firstLine="284" w:start="284" w:end="0"/>
        <w:rPr/>
      </w:pPr>
      <w:r>
        <w:rPr>
          <w:i/>
          <w:sz w:val="24"/>
        </w:rPr>
        <w:t>A girl</w:t>
      </w:r>
      <w:r>
        <w:rPr>
          <w:sz w:val="24"/>
        </w:rPr>
        <w:t xml:space="preserve"> was standing on the opposite side of the landing.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Such sentences are translated into Russian with inverted word order:</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lang w:val="ru-RU"/>
        </w:rPr>
      </w:pPr>
      <w:r>
        <w:rPr>
          <w:sz w:val="24"/>
          <w:lang w:val="ru-RU"/>
        </w:rPr>
        <w:t>На другой стороне площадки стояла девушка.</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A similar use of the indefinite article occurs in sentences with the existential construction </w:t>
      </w:r>
      <w:r>
        <w:rPr>
          <w:i/>
          <w:sz w:val="24"/>
        </w:rPr>
        <w:t>There is (comes, appears,</w:t>
      </w:r>
      <w:r>
        <w:rPr>
          <w:sz w:val="24"/>
        </w:rPr>
        <w:t xml:space="preserve"> etc.),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There is </w:t>
      </w:r>
      <w:r>
        <w:rPr>
          <w:i/>
          <w:sz w:val="24"/>
        </w:rPr>
        <w:t>an exception</w:t>
      </w:r>
      <w:r>
        <w:rPr>
          <w:sz w:val="24"/>
        </w:rPr>
        <w:t xml:space="preserve"> to the rule.</w:t>
      </w:r>
    </w:p>
    <w:p>
      <w:pPr>
        <w:pStyle w:val="Normal"/>
        <w:spacing w:lineRule="auto" w:line="240"/>
        <w:ind w:firstLine="284" w:end="0"/>
        <w:rPr>
          <w:sz w:val="24"/>
        </w:rPr>
      </w:pPr>
      <w:r>
        <w:rPr>
          <w:sz w:val="24"/>
        </w:rPr>
      </w:r>
    </w:p>
    <w:p>
      <w:pPr>
        <w:pStyle w:val="Normal"/>
        <w:spacing w:lineRule="auto" w:line="240"/>
        <w:ind w:firstLine="284" w:end="0"/>
        <w:rPr/>
      </w:pPr>
      <w:r>
        <w:rPr>
          <w:sz w:val="24"/>
        </w:rPr>
        <w:t>2. When used as</w:t>
      </w:r>
      <w:r>
        <w:rPr>
          <w:b/>
          <w:sz w:val="24"/>
        </w:rPr>
        <w:t xml:space="preserve"> a predicative</w:t>
      </w:r>
      <w:r>
        <w:rPr>
          <w:sz w:val="24"/>
        </w:rPr>
        <w:t xml:space="preserve"> the noun is usually preceded by the indefinite article in its classifying function. The position of the predicative is most suitable for the manifestation</w:t>
      </w:r>
      <w:r>
        <w:rPr>
          <w:b/>
          <w:sz w:val="24"/>
        </w:rPr>
        <w:t xml:space="preserve"> </w:t>
      </w:r>
      <w:r>
        <w:rPr>
          <w:sz w:val="24"/>
        </w:rPr>
        <w:t>of the classifying function and for giving some new information: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is </w:t>
      </w:r>
      <w:r>
        <w:rPr>
          <w:i/>
          <w:sz w:val="24"/>
        </w:rPr>
        <w:t xml:space="preserve">a house. </w:t>
      </w:r>
    </w:p>
    <w:p>
      <w:pPr>
        <w:pStyle w:val="Normal"/>
        <w:spacing w:lineRule="auto" w:line="240"/>
        <w:ind w:firstLine="284" w:start="284" w:end="0"/>
        <w:rPr/>
      </w:pPr>
      <w:r>
        <w:rPr>
          <w:sz w:val="24"/>
        </w:rPr>
        <w:t xml:space="preserve">George is </w:t>
      </w:r>
      <w:r>
        <w:rPr>
          <w:i/>
          <w:sz w:val="24"/>
        </w:rPr>
        <w:t>a telephone engineer.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definite article before a noun in this position suggests the identity of the object expressed by the predicative noun with that expressed by the subject:</w:t>
      </w:r>
    </w:p>
    <w:p>
      <w:pPr>
        <w:pStyle w:val="Normal"/>
        <w:spacing w:lineRule="auto" w:line="240"/>
        <w:ind w:firstLine="284" w:end="0"/>
        <w:rPr>
          <w:sz w:val="24"/>
        </w:rPr>
      </w:pPr>
      <w:r>
        <w:rPr>
          <w:sz w:val="24"/>
        </w:rPr>
      </w:r>
    </w:p>
    <w:p>
      <w:pPr>
        <w:pStyle w:val="Normal"/>
        <w:spacing w:lineRule="auto" w:line="240"/>
        <w:ind w:firstLine="284" w:end="0"/>
        <w:rPr/>
      </w:pPr>
      <w:r>
        <mc:AlternateContent>
          <mc:Choice Requires="wps">
            <w:drawing>
              <wp:anchor behindDoc="0" distT="0" distB="0" distL="114935" distR="114935" simplePos="0" locked="0" layoutInCell="1" allowOverlap="1" relativeHeight="219">
                <wp:simplePos x="0" y="0"/>
                <wp:positionH relativeFrom="column">
                  <wp:posOffset>645795</wp:posOffset>
                </wp:positionH>
                <wp:positionV relativeFrom="paragraph">
                  <wp:posOffset>13335</wp:posOffset>
                </wp:positionV>
                <wp:extent cx="0" cy="182880"/>
                <wp:effectExtent l="5080" t="0" r="5080" b="0"/>
                <wp:wrapNone/>
                <wp:docPr id="205"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05pt" to="50.85pt,15.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0">
                <wp:simplePos x="0" y="0"/>
                <wp:positionH relativeFrom="column">
                  <wp:posOffset>1285875</wp:posOffset>
                </wp:positionH>
                <wp:positionV relativeFrom="paragraph">
                  <wp:posOffset>13335</wp:posOffset>
                </wp:positionV>
                <wp:extent cx="0" cy="182880"/>
                <wp:effectExtent l="5080" t="0" r="5080" b="0"/>
                <wp:wrapNone/>
                <wp:docPr id="20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05pt" to="101.25pt,15.4pt" stroked="t" o:allowincell="f" style="position:absolute">
                <v:stroke color="black" weight="9360" joinstyle="miter" endcap="flat"/>
                <v:fill o:detectmouseclick="t" on="false"/>
                <w10:wrap type="none"/>
              </v:line>
            </w:pict>
          </mc:Fallback>
        </mc:AlternateContent>
      </w:r>
      <w:r>
        <w:rPr>
          <w:sz w:val="24"/>
        </w:rPr>
        <w:t xml:space="preserve">This is  </w:t>
      </w:r>
      <w:r>
        <w:rPr>
          <w:i/>
          <w:sz w:val="24"/>
        </w:rPr>
        <w:t>the house</w:t>
      </w:r>
      <w:r>
        <w:rPr>
          <w:sz w:val="24"/>
        </w:rPr>
        <w:t xml:space="preserve">  that Jack built.</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221">
                <wp:simplePos x="0" y="0"/>
                <wp:positionH relativeFrom="column">
                  <wp:posOffset>645795</wp:posOffset>
                </wp:positionH>
                <wp:positionV relativeFrom="paragraph">
                  <wp:posOffset>20955</wp:posOffset>
                </wp:positionV>
                <wp:extent cx="640080" cy="0"/>
                <wp:effectExtent l="0" t="5080" r="0" b="5080"/>
                <wp:wrapNone/>
                <wp:docPr id="207"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65pt" to="101.2pt,1.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2">
                <wp:simplePos x="0" y="0"/>
                <wp:positionH relativeFrom="column">
                  <wp:posOffset>280035</wp:posOffset>
                </wp:positionH>
                <wp:positionV relativeFrom="paragraph">
                  <wp:posOffset>20955</wp:posOffset>
                </wp:positionV>
                <wp:extent cx="0" cy="91440"/>
                <wp:effectExtent l="38100" t="0" r="38100" b="0"/>
                <wp:wrapNone/>
                <wp:docPr id="208"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05pt,1.65pt" to="22.05pt,8.8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3">
                <wp:simplePos x="0" y="0"/>
                <wp:positionH relativeFrom="column">
                  <wp:posOffset>280035</wp:posOffset>
                </wp:positionH>
                <wp:positionV relativeFrom="paragraph">
                  <wp:posOffset>112395</wp:posOffset>
                </wp:positionV>
                <wp:extent cx="640080" cy="0"/>
                <wp:effectExtent l="0" t="5080" r="0" b="5080"/>
                <wp:wrapNone/>
                <wp:docPr id="209"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8.85pt" to="72.4pt,8.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4">
                <wp:simplePos x="0" y="0"/>
                <wp:positionH relativeFrom="column">
                  <wp:posOffset>920115</wp:posOffset>
                </wp:positionH>
                <wp:positionV relativeFrom="paragraph">
                  <wp:posOffset>20955</wp:posOffset>
                </wp:positionV>
                <wp:extent cx="0" cy="91440"/>
                <wp:effectExtent l="5080" t="0" r="5080" b="0"/>
                <wp:wrapNone/>
                <wp:docPr id="210"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1.65pt" to="72.45pt,8.8pt" stroked="t" o:allowincell="f" style="position:absolute;flip:y">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225">
                <wp:simplePos x="0" y="0"/>
                <wp:positionH relativeFrom="column">
                  <wp:posOffset>554355</wp:posOffset>
                </wp:positionH>
                <wp:positionV relativeFrom="paragraph">
                  <wp:posOffset>28575</wp:posOffset>
                </wp:positionV>
                <wp:extent cx="0" cy="182880"/>
                <wp:effectExtent l="5080" t="0" r="5080" b="0"/>
                <wp:wrapNone/>
                <wp:docPr id="211"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2.25pt" to="43.65pt,16.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6">
                <wp:simplePos x="0" y="0"/>
                <wp:positionH relativeFrom="column">
                  <wp:posOffset>2017395</wp:posOffset>
                </wp:positionH>
                <wp:positionV relativeFrom="paragraph">
                  <wp:posOffset>28575</wp:posOffset>
                </wp:positionV>
                <wp:extent cx="0" cy="182880"/>
                <wp:effectExtent l="5080" t="0" r="5080" b="0"/>
                <wp:wrapNone/>
                <wp:docPr id="21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2.25pt" to="158.85pt,16.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8">
                <wp:simplePos x="0" y="0"/>
                <wp:positionH relativeFrom="column">
                  <wp:posOffset>280035</wp:posOffset>
                </wp:positionH>
                <wp:positionV relativeFrom="paragraph">
                  <wp:posOffset>120015</wp:posOffset>
                </wp:positionV>
                <wp:extent cx="0" cy="182880"/>
                <wp:effectExtent l="38100" t="0" r="38100" b="0"/>
                <wp:wrapNone/>
                <wp:docPr id="213"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05pt,9.45pt" to="22.05pt,23.8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He is  </w:t>
      </w:r>
      <w:r>
        <w:rPr>
          <w:i/>
          <w:sz w:val="24"/>
        </w:rPr>
        <w:t>the telephone engineer</w:t>
      </w:r>
      <w:r>
        <w:rPr>
          <w:sz w:val="24"/>
        </w:rPr>
        <w:t xml:space="preserve">  (the one we have sent for). </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227">
                <wp:simplePos x="0" y="0"/>
                <wp:positionH relativeFrom="column">
                  <wp:posOffset>554355</wp:posOffset>
                </wp:positionH>
                <wp:positionV relativeFrom="paragraph">
                  <wp:posOffset>36195</wp:posOffset>
                </wp:positionV>
                <wp:extent cx="1463040" cy="0"/>
                <wp:effectExtent l="0" t="5080" r="0" b="5080"/>
                <wp:wrapNone/>
                <wp:docPr id="214" name=""/>
                <a:graphic xmlns:a="http://schemas.openxmlformats.org/drawingml/2006/main">
                  <a:graphicData uri="http://schemas.microsoft.com/office/word/2010/wordprocessingShape">
                    <wps:wsp>
                      <wps:cNvSpPr/>
                      <wps:spPr>
                        <a:xfrm>
                          <a:off x="0" y="0"/>
                          <a:ext cx="146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2.85pt" to="158.8pt,2.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29">
                <wp:simplePos x="0" y="0"/>
                <wp:positionH relativeFrom="column">
                  <wp:posOffset>280035</wp:posOffset>
                </wp:positionH>
                <wp:positionV relativeFrom="paragraph">
                  <wp:posOffset>127635</wp:posOffset>
                </wp:positionV>
                <wp:extent cx="1005840" cy="0"/>
                <wp:effectExtent l="0" t="5080" r="0" b="5080"/>
                <wp:wrapNone/>
                <wp:docPr id="215" name=""/>
                <a:graphic xmlns:a="http://schemas.openxmlformats.org/drawingml/2006/main">
                  <a:graphicData uri="http://schemas.microsoft.com/office/word/2010/wordprocessingShape">
                    <wps:wsp>
                      <wps:cNvSpPr/>
                      <wps:spPr>
                        <a:xfrm>
                          <a:off x="0" y="0"/>
                          <a:ext cx="1005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10.05pt" to="101.2pt,10.0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30">
                <wp:simplePos x="0" y="0"/>
                <wp:positionH relativeFrom="column">
                  <wp:posOffset>1285875</wp:posOffset>
                </wp:positionH>
                <wp:positionV relativeFrom="paragraph">
                  <wp:posOffset>36195</wp:posOffset>
                </wp:positionV>
                <wp:extent cx="0" cy="91440"/>
                <wp:effectExtent l="5080" t="0" r="5080" b="0"/>
                <wp:wrapNone/>
                <wp:docPr id="216"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2.85pt" to="101.25pt,10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sz w:val="24"/>
        </w:rPr>
      </w:pPr>
      <w:r>
        <w:rPr>
          <w:sz w:val="24"/>
        </w:rPr>
        <w:t>The absence of the article before predicative count nouns indicates: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that the noun has lost its original meaning and suggests some social position, post or title:</w:t>
      </w:r>
    </w:p>
    <w:p>
      <w:pPr>
        <w:pStyle w:val="Normal"/>
        <w:spacing w:lineRule="auto" w:line="240"/>
        <w:ind w:firstLine="284" w:start="568" w:end="0"/>
        <w:rPr/>
      </w:pPr>
      <w:r>
        <w:rPr>
          <w:sz w:val="24"/>
        </w:rPr>
        <w:t xml:space="preserve">Mrs Mantoffle was </w:t>
      </w:r>
      <w:r>
        <w:rPr>
          <w:i/>
          <w:sz w:val="24"/>
        </w:rPr>
        <w:t>president</w:t>
      </w:r>
      <w:r>
        <w:rPr>
          <w:sz w:val="24"/>
        </w:rPr>
        <w:t xml:space="preserve"> of all sorts of societies and committees.</w:t>
      </w:r>
    </w:p>
    <w:p>
      <w:pPr>
        <w:pStyle w:val="Normal"/>
        <w:spacing w:lineRule="auto" w:line="240"/>
        <w:ind w:firstLine="284" w:start="568" w:end="0"/>
        <w:rPr/>
      </w:pPr>
      <w:r>
        <w:rPr>
          <w:sz w:val="24"/>
        </w:rPr>
        <w:t xml:space="preserve">With this knowledge he can be </w:t>
      </w:r>
      <w:r>
        <w:rPr>
          <w:i/>
          <w:sz w:val="24"/>
        </w:rPr>
        <w:t>king.</w:t>
      </w:r>
    </w:p>
    <w:p>
      <w:pPr>
        <w:pStyle w:val="Normal"/>
        <w:spacing w:lineRule="auto" w:line="240"/>
        <w:ind w:firstLine="284" w:start="568" w:end="0"/>
        <w:rPr/>
      </w:pPr>
      <w:r>
        <w:rPr>
          <w:sz w:val="24"/>
        </w:rPr>
        <w:t xml:space="preserve">He was on the programme as </w:t>
      </w:r>
      <w:r>
        <w:rPr>
          <w:i/>
          <w:sz w:val="24"/>
        </w:rPr>
        <w:t>assistant stage Manager.</w:t>
      </w:r>
    </w:p>
    <w:p>
      <w:pPr>
        <w:pStyle w:val="Normal"/>
        <w:spacing w:lineRule="auto" w:line="240"/>
        <w:ind w:firstLine="284" w:start="568" w:end="0"/>
        <w:rPr/>
      </w:pPr>
      <w:r>
        <w:rPr>
          <w:sz w:val="24"/>
        </w:rPr>
        <w:t xml:space="preserve">J. F. Kennedy was elected </w:t>
      </w:r>
      <w:r>
        <w:rPr>
          <w:i/>
          <w:sz w:val="24"/>
        </w:rPr>
        <w:t>President</w:t>
      </w:r>
      <w:r>
        <w:rPr>
          <w:sz w:val="24"/>
        </w:rPr>
        <w:t xml:space="preserve"> in I960.</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xml:space="preserve">b) that the idea of quality or state predominates over the idea of thingness (usually when the noun is </w:t>
      </w:r>
    </w:p>
    <w:p>
      <w:pPr>
        <w:pStyle w:val="Normal"/>
        <w:spacing w:lineRule="auto" w:line="240"/>
        <w:ind w:firstLine="284" w:start="284" w:end="0"/>
        <w:rPr/>
      </w:pPr>
      <w:r>
        <w:rPr>
          <w:sz w:val="24"/>
        </w:rPr>
        <w:t xml:space="preserve">    </w:t>
      </w:r>
      <w:r>
        <w:rPr>
          <w:sz w:val="24"/>
        </w:rPr>
        <w:t>preceded by ‘more’</w:t>
      </w:r>
      <w:r>
        <w:rPr>
          <w:b/>
          <w:sz w:val="24"/>
        </w:rPr>
        <w:t xml:space="preserve"> </w:t>
      </w:r>
      <w:r>
        <w:rPr>
          <w:sz w:val="24"/>
        </w:rPr>
        <w:t>or</w:t>
      </w:r>
      <w:r>
        <w:rPr>
          <w:b/>
          <w:sz w:val="24"/>
        </w:rPr>
        <w:t xml:space="preserve"> </w:t>
      </w:r>
      <w:r>
        <w:rPr>
          <w:sz w:val="24"/>
        </w:rPr>
        <w:t>followed by ‘enough’).</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Fool, fool</w:t>
      </w:r>
      <w:r>
        <w:rPr>
          <w:sz w:val="24"/>
        </w:rPr>
        <w:t xml:space="preserve"> that she was to get into such a state. </w:t>
      </w:r>
    </w:p>
    <w:p>
      <w:pPr>
        <w:pStyle w:val="Normal"/>
        <w:spacing w:lineRule="auto" w:line="240"/>
        <w:ind w:firstLine="284" w:start="568" w:end="0"/>
        <w:rPr/>
      </w:pPr>
      <w:r>
        <w:rPr>
          <w:sz w:val="24"/>
        </w:rPr>
        <w:t xml:space="preserve">But you’ll be </w:t>
      </w:r>
      <w:r>
        <w:rPr>
          <w:i/>
          <w:sz w:val="24"/>
        </w:rPr>
        <w:t>man</w:t>
      </w:r>
      <w:r>
        <w:rPr>
          <w:sz w:val="24"/>
        </w:rPr>
        <w:t xml:space="preserve"> enough to tell me the truth. </w:t>
      </w:r>
    </w:p>
    <w:p>
      <w:pPr>
        <w:pStyle w:val="Normal"/>
        <w:spacing w:lineRule="auto" w:line="240"/>
        <w:ind w:firstLine="284" w:start="568" w:end="0"/>
        <w:rPr/>
      </w:pPr>
      <w:r>
        <w:rPr>
          <w:sz w:val="24"/>
        </w:rPr>
        <w:t xml:space="preserve">Randal was in the end more </w:t>
      </w:r>
      <w:r>
        <w:rPr>
          <w:i/>
          <w:sz w:val="24"/>
        </w:rPr>
        <w:t>artist</w:t>
      </w:r>
      <w:r>
        <w:rPr>
          <w:sz w:val="24"/>
        </w:rPr>
        <w:t xml:space="preserve"> than </w:t>
      </w:r>
      <w:r>
        <w:rPr>
          <w:i/>
          <w:sz w:val="24"/>
        </w:rPr>
        <w:t>scientist.</w:t>
      </w:r>
    </w:p>
    <w:p>
      <w:pPr>
        <w:pStyle w:val="Normal"/>
        <w:spacing w:lineRule="auto" w:line="240"/>
        <w:ind w:firstLine="284" w:start="568" w:end="0"/>
        <w:rPr>
          <w:i/>
          <w:i/>
          <w:sz w:val="24"/>
        </w:rPr>
      </w:pPr>
      <w:r>
        <w:rPr>
          <w:i/>
          <w:sz w:val="24"/>
        </w:rPr>
      </w:r>
    </w:p>
    <w:p>
      <w:pPr>
        <w:pStyle w:val="Normal"/>
        <w:spacing w:lineRule="auto" w:line="240"/>
        <w:ind w:firstLine="284" w:end="0"/>
        <w:rPr/>
      </w:pPr>
      <w:r>
        <w:rPr>
          <w:sz w:val="24"/>
        </w:rPr>
        <w:t>3. With the noun functioning as</w:t>
      </w:r>
      <w:r>
        <w:rPr>
          <w:b/>
          <w:sz w:val="24"/>
        </w:rPr>
        <w:t xml:space="preserve"> objects</w:t>
      </w:r>
      <w:r>
        <w:rPr>
          <w:sz w:val="24"/>
        </w:rPr>
        <w:t xml:space="preserve"> any article can be used depending on how the speaker formulates his thought; the indefinite article is preferable after verbs of possession and obligatory in verb-object phrases denoting a single action such as </w:t>
      </w:r>
      <w:r>
        <w:rPr>
          <w:i/>
          <w:sz w:val="24"/>
        </w:rPr>
        <w:t>to have a smoke, to give a look,</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4. The use of the articles with nouns in the function of</w:t>
      </w:r>
      <w:r>
        <w:rPr>
          <w:b/>
          <w:sz w:val="24"/>
        </w:rPr>
        <w:t xml:space="preserve"> an adverbial modifier</w:t>
      </w:r>
      <w:r>
        <w:rPr>
          <w:sz w:val="24"/>
        </w:rPr>
        <w:t xml:space="preserve"> depends partly on the type of adverbial modifier.</w:t>
      </w:r>
    </w:p>
    <w:p>
      <w:pPr>
        <w:pStyle w:val="Normal"/>
        <w:spacing w:lineRule="auto" w:line="240"/>
        <w:ind w:firstLine="284" w:end="0"/>
        <w:rPr/>
      </w:pPr>
      <w:r>
        <w:rPr>
          <w:sz w:val="24"/>
        </w:rPr>
        <w:t>In</w:t>
      </w:r>
      <w:r>
        <w:rPr>
          <w:b/>
          <w:sz w:val="24"/>
        </w:rPr>
        <w:t xml:space="preserve"> adverbial modifiers of place</w:t>
      </w:r>
      <w:r>
        <w:rPr>
          <w:sz w:val="24"/>
        </w:rPr>
        <w:t xml:space="preserve"> the definite article is used in its speci</w:t>
        <w:softHyphen/>
        <w:t>fying function to identify the exact place: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Jane is in </w:t>
      </w:r>
      <w:r>
        <w:rPr>
          <w:i/>
          <w:sz w:val="24"/>
        </w:rPr>
        <w:t>the garden.</w:t>
      </w:r>
    </w:p>
    <w:p>
      <w:pPr>
        <w:pStyle w:val="Normal"/>
        <w:spacing w:lineRule="auto" w:line="240"/>
        <w:ind w:firstLine="284" w:end="0"/>
        <w:rPr>
          <w:i/>
          <w:i/>
          <w:sz w:val="24"/>
        </w:rPr>
      </w:pPr>
      <w:r>
        <w:rPr>
          <w:i/>
          <w:sz w:val="24"/>
        </w:rPr>
      </w:r>
    </w:p>
    <w:p>
      <w:pPr>
        <w:pStyle w:val="Normal"/>
        <w:shd w:fill="FFFFFF" w:val="clear"/>
        <w:spacing w:lineRule="exact" w:line="259"/>
        <w:ind w:firstLine="576" w:end="58"/>
        <w:rPr/>
      </w:pPr>
      <w:r>
        <w:rPr>
          <w:sz w:val="24"/>
        </w:rPr>
        <w:t xml:space="preserve">The indefinite article in its classifying function is preferable when the attention is focused on a description of the place rather than on its identification, as in: </w:t>
      </w:r>
      <w:r>
        <w:rPr>
          <w:i/>
          <w:sz w:val="24"/>
        </w:rPr>
        <w:t xml:space="preserve">Crystal lived alone </w:t>
      </w:r>
      <w:r>
        <w:rPr>
          <w:i/>
          <w:sz w:val="24"/>
          <w:u w:val="single"/>
        </w:rPr>
        <w:t>in a small shabby house.</w:t>
      </w:r>
      <w:r>
        <w:rPr>
          <w:b/>
          <w:color w:val="000000"/>
          <w:spacing w:val="-7"/>
          <w:sz w:val="24"/>
        </w:rPr>
        <w:t xml:space="preserve"> </w:t>
      </w:r>
    </w:p>
    <w:p>
      <w:pPr>
        <w:pStyle w:val="Normal"/>
        <w:shd w:fill="FFFFFF" w:val="clear"/>
        <w:spacing w:lineRule="exact" w:line="259"/>
        <w:ind w:firstLine="576" w:end="58"/>
        <w:rPr>
          <w:sz w:val="24"/>
        </w:rPr>
      </w:pPr>
      <w:r>
        <w:rPr>
          <w:color w:val="000000"/>
          <w:spacing w:val="-7"/>
          <w:sz w:val="24"/>
        </w:rPr>
        <w:t>In</w:t>
      </w:r>
      <w:r>
        <w:rPr>
          <w:b/>
          <w:color w:val="000000"/>
          <w:spacing w:val="-7"/>
          <w:sz w:val="24"/>
        </w:rPr>
        <w:t xml:space="preserve"> adverbial modifiers of comparison </w:t>
      </w:r>
      <w:r>
        <w:rPr>
          <w:color w:val="000000"/>
          <w:spacing w:val="-7"/>
          <w:sz w:val="24"/>
        </w:rPr>
        <w:t xml:space="preserve">the indefinite article is preferably </w:t>
      </w:r>
      <w:r>
        <w:rPr>
          <w:color w:val="000000"/>
          <w:spacing w:val="-1"/>
          <w:sz w:val="24"/>
        </w:rPr>
        <w:t xml:space="preserve">used in its classifying function with the generic tinge since comparison is </w:t>
      </w:r>
      <w:r>
        <w:rPr>
          <w:color w:val="000000"/>
          <w:spacing w:val="1"/>
          <w:sz w:val="24"/>
        </w:rPr>
        <w:t xml:space="preserve">drawn with a representative of the class: e.g. I </w:t>
      </w:r>
      <w:r>
        <w:rPr>
          <w:i/>
          <w:color w:val="000000"/>
          <w:spacing w:val="1"/>
          <w:sz w:val="24"/>
        </w:rPr>
        <w:t xml:space="preserve">can read you like a book. </w:t>
      </w:r>
      <w:r>
        <w:rPr>
          <w:color w:val="000000"/>
          <w:spacing w:val="1"/>
          <w:sz w:val="24"/>
        </w:rPr>
        <w:t xml:space="preserve">It </w:t>
      </w:r>
      <w:r>
        <w:rPr>
          <w:color w:val="000000"/>
          <w:spacing w:val="-3"/>
          <w:sz w:val="24"/>
        </w:rPr>
        <w:t xml:space="preserve">is used also in phraseological combinations </w:t>
      </w:r>
      <w:r>
        <w:rPr>
          <w:i/>
          <w:color w:val="000000"/>
          <w:spacing w:val="-3"/>
          <w:sz w:val="24"/>
        </w:rPr>
        <w:t xml:space="preserve">as strong as a lion, as hard as a </w:t>
      </w:r>
      <w:r>
        <w:rPr>
          <w:i/>
          <w:color w:val="000000"/>
          <w:spacing w:val="5"/>
          <w:sz w:val="24"/>
        </w:rPr>
        <w:t>nail, as meek as a mouse, etc.</w:t>
      </w:r>
    </w:p>
    <w:p>
      <w:pPr>
        <w:pStyle w:val="Normal"/>
        <w:shd w:fill="FFFFFF" w:val="clear"/>
        <w:tabs>
          <w:tab w:val="clear" w:pos="720"/>
          <w:tab w:val="left" w:pos="0" w:leader="none"/>
          <w:tab w:val="left" w:pos="284" w:leader="none"/>
        </w:tabs>
        <w:spacing w:lineRule="exact" w:line="269" w:before="254" w:after="0"/>
        <w:ind w:firstLine="284" w:end="0"/>
        <w:jc w:val="start"/>
        <w:rPr>
          <w:b/>
          <w:color w:val="000000"/>
          <w:spacing w:val="-23"/>
          <w:sz w:val="24"/>
        </w:rPr>
      </w:pPr>
      <w:r>
        <w:rPr>
          <w:color w:val="000000"/>
          <w:spacing w:val="-6"/>
          <w:sz w:val="24"/>
        </w:rPr>
        <w:t>5. In</w:t>
      </w:r>
      <w:r>
        <w:rPr>
          <w:b/>
          <w:color w:val="000000"/>
          <w:spacing w:val="-6"/>
          <w:sz w:val="24"/>
        </w:rPr>
        <w:t xml:space="preserve"> attributes </w:t>
      </w:r>
      <w:r>
        <w:rPr>
          <w:color w:val="000000"/>
          <w:spacing w:val="-6"/>
          <w:sz w:val="24"/>
        </w:rPr>
        <w:t xml:space="preserve">the indefinite article is used to emphasize the importance </w:t>
      </w:r>
      <w:r>
        <w:rPr>
          <w:color w:val="000000"/>
          <w:spacing w:val="8"/>
          <w:sz w:val="24"/>
        </w:rPr>
        <w:t xml:space="preserve">and novelty of the notion mentioned. Therefore we find the indefinite </w:t>
      </w:r>
      <w:r>
        <w:rPr>
          <w:color w:val="000000"/>
          <w:spacing w:val="2"/>
          <w:sz w:val="24"/>
        </w:rPr>
        <w:t xml:space="preserve">article in such phrases as </w:t>
      </w:r>
      <w:r>
        <w:rPr>
          <w:i/>
          <w:color w:val="000000"/>
          <w:spacing w:val="2"/>
          <w:sz w:val="24"/>
        </w:rPr>
        <w:t xml:space="preserve">the son of a teacher, the daughter of a doctor, </w:t>
      </w:r>
      <w:r>
        <w:rPr>
          <w:color w:val="000000"/>
          <w:spacing w:val="2"/>
          <w:sz w:val="24"/>
        </w:rPr>
        <w:t>or</w:t>
        <w:br/>
      </w:r>
      <w:r>
        <w:rPr>
          <w:i/>
          <w:color w:val="000000"/>
          <w:sz w:val="24"/>
        </w:rPr>
        <w:t xml:space="preserve">a doctor's daughter, </w:t>
      </w:r>
      <w:r>
        <w:rPr>
          <w:color w:val="000000"/>
          <w:sz w:val="24"/>
        </w:rPr>
        <w:t xml:space="preserve">it may be paraphrased as </w:t>
      </w:r>
      <w:r>
        <w:rPr>
          <w:i/>
          <w:color w:val="000000"/>
          <w:sz w:val="24"/>
        </w:rPr>
        <w:t xml:space="preserve">Her father is a doctor. She is </w:t>
      </w:r>
      <w:r>
        <w:rPr>
          <w:i/>
          <w:color w:val="000000"/>
          <w:spacing w:val="4"/>
          <w:sz w:val="24"/>
        </w:rPr>
        <w:t xml:space="preserve">the daughter of the doctor </w:t>
      </w:r>
      <w:r>
        <w:rPr>
          <w:color w:val="000000"/>
          <w:spacing w:val="4"/>
          <w:sz w:val="24"/>
        </w:rPr>
        <w:t xml:space="preserve">uggests reference to a definite person known </w:t>
      </w:r>
      <w:r>
        <w:rPr>
          <w:color w:val="000000"/>
          <w:spacing w:val="2"/>
          <w:sz w:val="24"/>
        </w:rPr>
        <w:t xml:space="preserve">from the situation equal to </w:t>
      </w:r>
      <w:r>
        <w:rPr>
          <w:i/>
          <w:color w:val="000000"/>
          <w:spacing w:val="2"/>
          <w:sz w:val="24"/>
        </w:rPr>
        <w:t>our doctor, the doctor here.</w:t>
      </w:r>
    </w:p>
    <w:p>
      <w:pPr>
        <w:pStyle w:val="Normal"/>
        <w:shd w:fill="FFFFFF" w:val="clear"/>
        <w:tabs>
          <w:tab w:val="clear" w:pos="720"/>
          <w:tab w:val="left" w:pos="0" w:leader="none"/>
        </w:tabs>
        <w:spacing w:lineRule="exact" w:line="269" w:before="264" w:after="0"/>
        <w:ind w:firstLine="426" w:end="0"/>
        <w:jc w:val="start"/>
        <w:rPr>
          <w:b/>
          <w:color w:val="000000"/>
          <w:spacing w:val="-17"/>
          <w:sz w:val="24"/>
        </w:rPr>
      </w:pPr>
      <w:r>
        <w:rPr>
          <w:color w:val="000000"/>
          <w:spacing w:val="8"/>
          <w:sz w:val="24"/>
        </w:rPr>
        <w:t>6. In</w:t>
      </w:r>
      <w:r>
        <w:rPr>
          <w:b/>
          <w:color w:val="000000"/>
          <w:spacing w:val="8"/>
          <w:sz w:val="24"/>
        </w:rPr>
        <w:t xml:space="preserve"> apposition </w:t>
      </w:r>
      <w:r>
        <w:rPr>
          <w:color w:val="000000"/>
          <w:spacing w:val="8"/>
          <w:sz w:val="24"/>
        </w:rPr>
        <w:t xml:space="preserve">either of the articles can be used, depending on </w:t>
      </w:r>
      <w:r>
        <w:rPr>
          <w:color w:val="000000"/>
          <w:spacing w:val="3"/>
          <w:sz w:val="24"/>
        </w:rPr>
        <w:t xml:space="preserve">whether the noun in apposition serves to classify or to identify the notion </w:t>
      </w:r>
      <w:r>
        <w:rPr>
          <w:color w:val="000000"/>
          <w:spacing w:val="1"/>
          <w:sz w:val="24"/>
        </w:rPr>
        <w:t>expressed by the noun:</w:t>
      </w:r>
    </w:p>
    <w:p>
      <w:pPr>
        <w:pStyle w:val="Normal"/>
        <w:shd w:fill="FFFFFF" w:val="clear"/>
        <w:spacing w:lineRule="exact" w:line="288" w:before="106" w:after="0"/>
        <w:ind w:start="859" w:end="1382"/>
        <w:rPr/>
      </w:pPr>
      <w:r>
        <w:rPr>
          <w:color w:val="000000"/>
          <w:spacing w:val="5"/>
          <w:sz w:val="24"/>
        </w:rPr>
        <w:t xml:space="preserve">I've got acquainted with Mr Smith, </w:t>
      </w:r>
      <w:r>
        <w:rPr>
          <w:i/>
          <w:color w:val="000000"/>
          <w:spacing w:val="5"/>
          <w:sz w:val="24"/>
        </w:rPr>
        <w:t>an architect.</w:t>
      </w:r>
    </w:p>
    <w:p>
      <w:pPr>
        <w:pStyle w:val="Normal"/>
        <w:shd w:fill="FFFFFF" w:val="clear"/>
        <w:spacing w:lineRule="exact" w:line="288" w:before="106" w:after="0"/>
        <w:ind w:start="859" w:end="1382"/>
        <w:rPr>
          <w:sz w:val="24"/>
        </w:rPr>
      </w:pPr>
      <w:r>
        <w:rPr>
          <w:color w:val="000000"/>
          <w:spacing w:val="2"/>
          <w:sz w:val="24"/>
        </w:rPr>
        <w:t xml:space="preserve">We've got acquainted with Mr Smith, </w:t>
      </w:r>
      <w:r>
        <w:rPr>
          <w:i/>
          <w:color w:val="000000"/>
          <w:spacing w:val="2"/>
          <w:sz w:val="24"/>
        </w:rPr>
        <w:t>the architect.</w:t>
      </w:r>
    </w:p>
    <w:p>
      <w:pPr>
        <w:pStyle w:val="Normal"/>
        <w:shd w:fill="FFFFFF" w:val="clear"/>
        <w:spacing w:lineRule="exact" w:line="264" w:before="274" w:after="0"/>
        <w:ind w:firstLine="552" w:start="24" w:end="19"/>
        <w:rPr>
          <w:sz w:val="24"/>
        </w:rPr>
      </w:pPr>
      <w:r>
        <w:rPr>
          <w:color w:val="000000"/>
          <w:sz w:val="24"/>
        </w:rPr>
        <w:t xml:space="preserve">There is a substantial difference in the communicative value of the </w:t>
      </w:r>
      <w:r>
        <w:rPr>
          <w:color w:val="000000"/>
          <w:spacing w:val="5"/>
          <w:sz w:val="24"/>
        </w:rPr>
        <w:t xml:space="preserve">apposition depending on the use of the articles. The indefinite article </w:t>
      </w:r>
      <w:r>
        <w:rPr>
          <w:color w:val="000000"/>
          <w:spacing w:val="2"/>
          <w:sz w:val="24"/>
        </w:rPr>
        <w:t xml:space="preserve">implies that the listener (reader) does not know anything about the person </w:t>
      </w:r>
      <w:r>
        <w:rPr>
          <w:color w:val="000000"/>
          <w:spacing w:val="-1"/>
          <w:sz w:val="24"/>
        </w:rPr>
        <w:t xml:space="preserve">or thing denoted by the head-noun and requires some new knowledge about </w:t>
      </w:r>
      <w:r>
        <w:rPr>
          <w:color w:val="000000"/>
          <w:spacing w:val="4"/>
          <w:sz w:val="24"/>
        </w:rPr>
        <w:t>it. Here the indefinite article has a classifying function:</w:t>
      </w:r>
    </w:p>
    <w:p>
      <w:pPr>
        <w:pStyle w:val="Normal"/>
        <w:shd w:fill="FFFFFF" w:val="clear"/>
        <w:spacing w:lineRule="exact" w:line="274" w:before="120" w:after="0"/>
        <w:ind w:start="878" w:end="0"/>
        <w:rPr/>
      </w:pPr>
      <w:r>
        <w:rPr>
          <w:color w:val="000000"/>
          <w:spacing w:val="4"/>
          <w:sz w:val="24"/>
        </w:rPr>
        <w:t xml:space="preserve">Have you ever heard of 'Caesar's Wife', </w:t>
      </w:r>
      <w:r>
        <w:rPr>
          <w:i/>
          <w:color w:val="000000"/>
          <w:spacing w:val="4"/>
          <w:sz w:val="24"/>
        </w:rPr>
        <w:t>a play by Maugham?</w:t>
      </w:r>
    </w:p>
    <w:p>
      <w:pPr>
        <w:pStyle w:val="Normal"/>
        <w:shd w:fill="FFFFFF" w:val="clear"/>
        <w:spacing w:lineRule="exact" w:line="274" w:before="120" w:after="0"/>
        <w:ind w:start="878" w:end="0"/>
        <w:rPr>
          <w:sz w:val="24"/>
        </w:rPr>
      </w:pPr>
      <w:r>
        <w:rPr>
          <w:i/>
          <w:color w:val="000000"/>
          <w:spacing w:val="4"/>
          <w:sz w:val="24"/>
        </w:rPr>
        <w:t xml:space="preserve"> </w:t>
      </w:r>
      <w:r>
        <w:rPr>
          <w:color w:val="000000"/>
          <w:spacing w:val="1"/>
          <w:sz w:val="24"/>
        </w:rPr>
        <w:t xml:space="preserve">Paul Long, </w:t>
      </w:r>
      <w:r>
        <w:rPr>
          <w:i/>
          <w:color w:val="000000"/>
          <w:spacing w:val="1"/>
          <w:sz w:val="24"/>
        </w:rPr>
        <w:t xml:space="preserve">a neighbour of yours, </w:t>
      </w:r>
      <w:r>
        <w:rPr>
          <w:color w:val="000000"/>
          <w:spacing w:val="1"/>
          <w:sz w:val="24"/>
        </w:rPr>
        <w:t>will be visiting us this evening.</w:t>
      </w:r>
    </w:p>
    <w:p>
      <w:pPr>
        <w:pStyle w:val="Normal"/>
        <w:shd w:fill="FFFFFF" w:val="clear"/>
        <w:spacing w:lineRule="exact" w:line="269" w:before="259" w:after="0"/>
        <w:ind w:firstLine="557" w:start="29" w:end="10"/>
        <w:rPr>
          <w:sz w:val="24"/>
        </w:rPr>
      </w:pPr>
      <w:r>
        <w:rPr>
          <w:color w:val="000000"/>
          <w:sz w:val="24"/>
        </w:rPr>
        <w:t xml:space="preserve">The definite article implies that the listener (reader) is supposed to be familiar with the person or thing mentioned from his general knowledge or </w:t>
      </w:r>
      <w:r>
        <w:rPr>
          <w:color w:val="000000"/>
          <w:spacing w:val="1"/>
          <w:sz w:val="24"/>
        </w:rPr>
        <w:t>the situation</w:t>
      </w:r>
    </w:p>
    <w:p>
      <w:pPr>
        <w:pStyle w:val="Normal"/>
        <w:shd w:fill="FFFFFF" w:val="clear"/>
        <w:spacing w:lineRule="exact" w:line="269" w:before="101" w:after="0"/>
        <w:ind w:start="888" w:end="0"/>
        <w:rPr>
          <w:sz w:val="24"/>
        </w:rPr>
      </w:pPr>
      <w:r>
        <w:rPr>
          <w:color w:val="000000"/>
          <w:spacing w:val="5"/>
          <w:sz w:val="24"/>
        </w:rPr>
        <w:t xml:space="preserve">I want to speak to Mr Smith, </w:t>
      </w:r>
      <w:r>
        <w:rPr>
          <w:i/>
          <w:color w:val="000000"/>
          <w:spacing w:val="5"/>
          <w:sz w:val="24"/>
        </w:rPr>
        <w:t>the electrician.</w:t>
      </w:r>
    </w:p>
    <w:p>
      <w:pPr>
        <w:pStyle w:val="Normal"/>
        <w:shd w:fill="FFFFFF" w:val="clear"/>
        <w:spacing w:lineRule="exact" w:line="269"/>
        <w:ind w:start="898" w:end="0"/>
        <w:rPr/>
      </w:pPr>
      <w:r>
        <w:rPr>
          <w:color w:val="000000"/>
          <w:spacing w:val="4"/>
          <w:sz w:val="24"/>
        </w:rPr>
        <w:t xml:space="preserve">"Hamlet", </w:t>
      </w:r>
      <w:r>
        <w:rPr>
          <w:i/>
          <w:color w:val="000000"/>
          <w:spacing w:val="4"/>
          <w:sz w:val="24"/>
        </w:rPr>
        <w:t xml:space="preserve">the tragedy by Shakespeare, </w:t>
      </w:r>
      <w:r>
        <w:rPr>
          <w:color w:val="000000"/>
          <w:spacing w:val="4"/>
          <w:sz w:val="24"/>
        </w:rPr>
        <w:t xml:space="preserve">has been screened many </w:t>
      </w:r>
      <w:r>
        <w:rPr>
          <w:color w:val="000000"/>
          <w:spacing w:val="9"/>
          <w:sz w:val="24"/>
        </w:rPr>
        <w:t>a time.</w:t>
      </w:r>
    </w:p>
    <w:p>
      <w:pPr>
        <w:pStyle w:val="Normal"/>
        <w:shd w:fill="FFFFFF" w:val="clear"/>
        <w:spacing w:lineRule="exact" w:line="269"/>
        <w:ind w:start="898" w:end="0"/>
        <w:rPr>
          <w:color w:val="000000"/>
          <w:spacing w:val="9"/>
          <w:sz w:val="24"/>
        </w:rPr>
      </w:pPr>
      <w:r>
        <w:rPr>
          <w:color w:val="000000"/>
          <w:spacing w:val="9"/>
          <w:sz w:val="24"/>
        </w:rPr>
      </w:r>
    </w:p>
    <w:p>
      <w:pPr>
        <w:pStyle w:val="Normal"/>
        <w:spacing w:lineRule="auto" w:line="240"/>
        <w:ind w:firstLine="284" w:end="0"/>
        <w:rPr>
          <w:i/>
          <w:i/>
          <w:sz w:val="24"/>
          <w:u w:val="single"/>
        </w:rPr>
      </w:pPr>
      <w:r>
        <w:rPr>
          <w:color w:val="000000"/>
          <w:spacing w:val="8"/>
          <w:sz w:val="24"/>
        </w:rPr>
        <w:t xml:space="preserve">Note a restrictive appositions in noun phrases of the kind: </w:t>
      </w:r>
      <w:r>
        <w:rPr>
          <w:i/>
          <w:color w:val="000000"/>
          <w:spacing w:val="8"/>
          <w:sz w:val="24"/>
        </w:rPr>
        <w:t xml:space="preserve">the </w:t>
      </w:r>
      <w:r>
        <w:rPr>
          <w:i/>
          <w:color w:val="000000"/>
          <w:spacing w:val="2"/>
          <w:sz w:val="24"/>
        </w:rPr>
        <w:t xml:space="preserve">(famous) novelist Gr. Greene, the novel "The Heart of the Matter", the </w:t>
      </w:r>
      <w:r>
        <w:rPr>
          <w:i/>
          <w:color w:val="000000"/>
          <w:spacing w:val="1"/>
          <w:sz w:val="24"/>
        </w:rPr>
        <w:t xml:space="preserve">number ten (цифра десять) (but: page number 10), the noun "story" the </w:t>
      </w:r>
      <w:r>
        <w:rPr>
          <w:i/>
          <w:color w:val="000000"/>
          <w:spacing w:val="-3"/>
          <w:sz w:val="24"/>
        </w:rPr>
        <w:t>letter "e".</w:t>
      </w:r>
    </w:p>
    <w:p>
      <w:pPr>
        <w:pStyle w:val="Normal"/>
        <w:spacing w:lineRule="auto" w:line="240"/>
        <w:ind w:firstLine="284" w:end="0"/>
        <w:rPr>
          <w:i/>
          <w:i/>
          <w:sz w:val="24"/>
          <w:u w:val="single"/>
          <w:lang w:val="ru-RU"/>
        </w:rPr>
      </w:pPr>
      <w:r>
        <w:rPr>
          <w:i/>
          <w:sz w:val="24"/>
          <w:u w:val="single"/>
          <w:lang w:val="ru-RU"/>
        </w:rPr>
      </w:r>
    </w:p>
    <w:p>
      <w:pPr>
        <w:pStyle w:val="Heading2"/>
        <w:rPr/>
      </w:pPr>
      <w:bookmarkStart w:id="47" w:name="__RefHeading___Toc5112985"/>
      <w:bookmarkEnd w:id="47"/>
      <w:r>
        <w:rPr/>
        <w:t>THE ADJECTIVE</w:t>
      </w:r>
    </w:p>
    <w:p>
      <w:pPr>
        <w:pStyle w:val="Normal"/>
        <w:spacing w:lineRule="auto" w:line="240"/>
        <w:ind w:firstLine="284" w:end="0"/>
        <w:rPr>
          <w:b/>
          <w:sz w:val="24"/>
        </w:rPr>
      </w:pPr>
      <w:r>
        <w:rPr>
          <w:b/>
          <w:sz w:val="24"/>
        </w:rPr>
      </w:r>
    </w:p>
    <w:p>
      <w:pPr>
        <w:pStyle w:val="Heading3"/>
        <w:rPr/>
      </w:pPr>
      <w:bookmarkStart w:id="48" w:name="__RefHeading___Toc5112986"/>
      <w:bookmarkEnd w:id="48"/>
      <w:r>
        <w:rPr/>
        <w:t>Semantic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207.</w:t>
      </w:r>
      <w:r>
        <w:rPr>
          <w:sz w:val="24"/>
        </w:rPr>
        <w:t xml:space="preserve"> According to their way of nomination adjectives fall into two groups -</w:t>
      </w:r>
      <w:r>
        <w:rPr>
          <w:b/>
          <w:sz w:val="24"/>
        </w:rPr>
        <w:t xml:space="preserve"> qualitative</w:t>
      </w:r>
      <w:r>
        <w:rPr>
          <w:sz w:val="24"/>
        </w:rPr>
        <w:t xml:space="preserve"> and</w:t>
      </w:r>
      <w:r>
        <w:rPr>
          <w:b/>
          <w:sz w:val="24"/>
        </w:rPr>
        <w:t xml:space="preserve"> relative.</w:t>
      </w:r>
    </w:p>
    <w:p>
      <w:pPr>
        <w:pStyle w:val="Normal"/>
        <w:spacing w:lineRule="auto" w:line="240"/>
        <w:ind w:firstLine="284" w:end="0"/>
        <w:rPr>
          <w:b/>
          <w:sz w:val="24"/>
        </w:rPr>
      </w:pPr>
      <w:r>
        <w:rPr>
          <w:b/>
          <w:sz w:val="24"/>
        </w:rPr>
      </w:r>
    </w:p>
    <w:p>
      <w:pPr>
        <w:pStyle w:val="Normal"/>
        <w:spacing w:lineRule="auto" w:line="240"/>
        <w:ind w:firstLine="284" w:end="0"/>
        <w:rPr/>
      </w:pPr>
      <w:r>
        <w:rPr>
          <w:b/>
          <w:spacing w:val="60"/>
          <w:sz w:val="24"/>
        </w:rPr>
        <w:t>Qualitative</w:t>
      </w:r>
      <w:r>
        <w:rPr>
          <w:sz w:val="24"/>
        </w:rPr>
        <w:t xml:space="preserve"> adjectives denote properties of a substance directly </w:t>
      </w:r>
      <w:r>
        <w:rPr>
          <w:i/>
          <w:sz w:val="24"/>
        </w:rPr>
        <w:t>(great, cold, beautiful,</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pacing w:val="60"/>
          <w:sz w:val="24"/>
        </w:rPr>
        <w:t>Relative</w:t>
      </w:r>
      <w:r>
        <w:rPr>
          <w:sz w:val="24"/>
        </w:rPr>
        <w:t xml:space="preserve"> adjectives describe properties of a substance through relation to</w:t>
      </w:r>
      <w:r>
        <w:rPr>
          <w:b/>
          <w:sz w:val="24"/>
        </w:rPr>
        <w:t xml:space="preserve"> materials</w:t>
      </w:r>
      <w:r>
        <w:rPr>
          <w:sz w:val="24"/>
        </w:rPr>
        <w:t xml:space="preserve"> </w:t>
      </w:r>
      <w:r>
        <w:rPr>
          <w:i/>
          <w:sz w:val="24"/>
        </w:rPr>
        <w:t>(woollen, wooden, feathery, leathern, flaxen),</w:t>
      </w:r>
      <w:r>
        <w:rPr>
          <w:sz w:val="24"/>
        </w:rPr>
        <w:t xml:space="preserve"> to </w:t>
      </w:r>
      <w:r>
        <w:rPr>
          <w:b/>
          <w:sz w:val="24"/>
        </w:rPr>
        <w:t>place</w:t>
      </w:r>
      <w:r>
        <w:rPr>
          <w:sz w:val="24"/>
        </w:rPr>
        <w:t xml:space="preserve"> </w:t>
      </w:r>
      <w:r>
        <w:rPr>
          <w:i/>
          <w:sz w:val="24"/>
        </w:rPr>
        <w:t>(Northern, European, Bulgarian, Italian),</w:t>
      </w:r>
      <w:r>
        <w:rPr>
          <w:sz w:val="24"/>
        </w:rPr>
        <w:t xml:space="preserve"> to</w:t>
      </w:r>
      <w:r>
        <w:rPr>
          <w:b/>
          <w:sz w:val="24"/>
        </w:rPr>
        <w:t xml:space="preserve"> time</w:t>
      </w:r>
      <w:r>
        <w:rPr>
          <w:sz w:val="24"/>
        </w:rPr>
        <w:t xml:space="preserve"> </w:t>
      </w:r>
      <w:r>
        <w:rPr>
          <w:i/>
          <w:sz w:val="24"/>
        </w:rPr>
        <w:t>(daily, monthly, weekly, yearly),</w:t>
      </w:r>
      <w:r>
        <w:rPr>
          <w:sz w:val="24"/>
        </w:rPr>
        <w:t xml:space="preserve"> to some action </w:t>
      </w:r>
      <w:r>
        <w:rPr>
          <w:i/>
          <w:sz w:val="24"/>
        </w:rPr>
        <w:t>(defensive, rotatory, preparatory),</w:t>
      </w:r>
      <w:r>
        <w:rPr>
          <w:b/>
          <w:sz w:val="24"/>
        </w:rPr>
        <w:t xml:space="preserve"> or to relationship</w:t>
      </w:r>
      <w:r>
        <w:rPr>
          <w:sz w:val="24"/>
        </w:rPr>
        <w:t xml:space="preserve"> </w:t>
      </w:r>
      <w:r>
        <w:rPr>
          <w:i/>
          <w:sz w:val="24"/>
        </w:rPr>
        <w:t>(fatherly, friendly).</w:t>
      </w:r>
    </w:p>
    <w:p>
      <w:pPr>
        <w:pStyle w:val="Normal"/>
        <w:spacing w:lineRule="auto" w:line="240"/>
        <w:ind w:firstLine="284" w:end="0"/>
        <w:rPr/>
      </w:pPr>
      <w:r>
        <w:rPr>
          <w:sz w:val="24"/>
        </w:rPr>
        <w:t>Qualitative adjectives in their turn may be differentiated according to their meaning into descriptive, denoting</w:t>
      </w:r>
      <w:r>
        <w:rPr>
          <w:b/>
          <w:sz w:val="24"/>
        </w:rPr>
        <w:t xml:space="preserve"> a quality in a broad sense </w:t>
      </w:r>
      <w:r>
        <w:rPr>
          <w:i/>
          <w:sz w:val="24"/>
        </w:rPr>
        <w:t>(wonderful, light, cold, etc.)</w:t>
      </w:r>
      <w:r>
        <w:rPr>
          <w:sz w:val="24"/>
        </w:rPr>
        <w:t xml:space="preserve"> and limiting, denoting a specific category, a part of a whole, a sequence of order, a number </w:t>
      </w:r>
      <w:r>
        <w:rPr>
          <w:i/>
          <w:sz w:val="24"/>
        </w:rPr>
        <w:t>(the previous page, an equestrian statue, medical aid, the left hand).</w:t>
      </w:r>
    </w:p>
    <w:p>
      <w:pPr>
        <w:pStyle w:val="Normal"/>
        <w:spacing w:lineRule="auto" w:line="240"/>
        <w:ind w:firstLine="284" w:end="0"/>
        <w:rPr>
          <w:sz w:val="24"/>
        </w:rPr>
      </w:pPr>
      <w:r>
        <w:rPr>
          <w:sz w:val="24"/>
        </w:rPr>
        <w:t>Limiting adjectives single out the object or substance, impart a concrete or unique meaning to it, specify it, and therefore can seldom be replaced by other adjectives of similar meaning.</w:t>
      </w:r>
    </w:p>
    <w:p>
      <w:pPr>
        <w:pStyle w:val="Normal"/>
        <w:spacing w:lineRule="auto" w:line="240"/>
        <w:ind w:firstLine="284" w:end="0"/>
        <w:rPr/>
      </w:pPr>
      <w:r>
        <w:rPr>
          <w:sz w:val="24"/>
        </w:rPr>
        <w:t>Among limiting adjectives there is</w:t>
      </w:r>
      <w:r>
        <w:rPr>
          <w:b/>
          <w:sz w:val="24"/>
        </w:rPr>
        <w:t xml:space="preserve"> a group of intensifiers,</w:t>
      </w:r>
      <w:r>
        <w:rPr>
          <w:sz w:val="24"/>
        </w:rPr>
        <w:t xml:space="preserve"> which often form a phraseological unit with their head-word, for example: </w:t>
      </w:r>
      <w:r>
        <w:rPr>
          <w:i/>
          <w:sz w:val="24"/>
        </w:rPr>
        <w:t>an obvious failure, a definite loss, a sure sign, a complete fool, absolute nonsense, plain nonsense, the absolute limit.</w:t>
      </w:r>
    </w:p>
    <w:p>
      <w:pPr>
        <w:pStyle w:val="Normal"/>
        <w:spacing w:lineRule="auto" w:line="240"/>
        <w:ind w:firstLine="284" w:end="0"/>
        <w:rPr>
          <w:sz w:val="24"/>
        </w:rPr>
      </w:pPr>
      <w:r>
        <w:rPr>
          <w:sz w:val="24"/>
        </w:rPr>
        <w:t>Relative adjectives are also limiting in their meaning.</w:t>
      </w:r>
    </w:p>
    <w:p>
      <w:pPr>
        <w:pStyle w:val="Normal"/>
        <w:spacing w:lineRule="auto" w:line="240"/>
        <w:ind w:firstLine="284" w:end="0"/>
        <w:rPr/>
      </w:pPr>
      <w:r>
        <w:rPr>
          <w:sz w:val="24"/>
        </w:rPr>
        <w:t>Many adjectives may function either as descriptive or limiting, depend</w:t>
        <w:softHyphen/>
        <w:t xml:space="preserve">ing on the head-word and the context. Thus </w:t>
      </w:r>
      <w:r>
        <w:rPr>
          <w:i/>
          <w:sz w:val="24"/>
        </w:rPr>
        <w:t>a little finger</w:t>
      </w:r>
      <w:r>
        <w:rPr>
          <w:sz w:val="24"/>
        </w:rPr>
        <w:t xml:space="preserve"> may denote either a small finger or the last finger of a hand. In the first case </w:t>
      </w:r>
      <w:r>
        <w:rPr>
          <w:i/>
          <w:sz w:val="24"/>
        </w:rPr>
        <w:t xml:space="preserve">little is </w:t>
      </w:r>
      <w:r>
        <w:rPr>
          <w:sz w:val="24"/>
        </w:rPr>
        <w:t xml:space="preserve">descriptive, in the second it is limiting. Likewise </w:t>
      </w:r>
      <w:r>
        <w:rPr>
          <w:i/>
          <w:sz w:val="24"/>
        </w:rPr>
        <w:t>musical in a musical voice</w:t>
      </w:r>
      <w:r>
        <w:rPr>
          <w:sz w:val="24"/>
        </w:rPr>
        <w:t xml:space="preserve"> is descriptive, while it is limiting in </w:t>
      </w:r>
      <w:r>
        <w:rPr>
          <w:i/>
          <w:sz w:val="24"/>
        </w:rPr>
        <w:t>a musical instrument.</w:t>
      </w:r>
    </w:p>
    <w:p>
      <w:pPr>
        <w:pStyle w:val="Normal"/>
        <w:spacing w:lineRule="auto" w:line="240"/>
        <w:ind w:firstLine="284" w:end="0"/>
        <w:rPr/>
      </w:pPr>
      <w:r>
        <w:rPr>
          <w:sz w:val="24"/>
        </w:rPr>
        <w:t xml:space="preserve">Adjectives also differ as to their function. Some of them are used only </w:t>
      </w:r>
      <w:r>
        <w:rPr>
          <w:spacing w:val="60"/>
          <w:sz w:val="24"/>
        </w:rPr>
        <w:t xml:space="preserve">attributively </w:t>
      </w:r>
      <w:r>
        <w:rPr>
          <w:sz w:val="24"/>
        </w:rPr>
        <w:t>and cannot be used as p r e d i</w:t>
      </w:r>
      <w:r>
        <w:rPr>
          <w:sz w:val="24"/>
          <w:lang w:val="ru-RU"/>
        </w:rPr>
        <w:t xml:space="preserve"> с</w:t>
      </w:r>
      <w:r>
        <w:rPr>
          <w:sz w:val="24"/>
        </w:rPr>
        <w:t xml:space="preserve"> a t i v e s </w:t>
      </w:r>
      <w:r>
        <w:rPr>
          <w:i/>
          <w:sz w:val="24"/>
        </w:rPr>
        <w:t>(a top boy in the class,</w:t>
      </w:r>
      <w:r>
        <w:rPr>
          <w:sz w:val="24"/>
        </w:rPr>
        <w:t xml:space="preserve"> but not </w:t>
      </w:r>
      <w:r>
        <w:rPr>
          <w:i/>
          <w:sz w:val="24"/>
        </w:rPr>
        <w:t>*the boy was top):</w:t>
      </w:r>
      <w:r>
        <w:rPr>
          <w:sz w:val="24"/>
        </w:rPr>
        <w:t xml:space="preserve"> some are used only as predicatives and never as attrubutes </w:t>
      </w:r>
      <w:r>
        <w:rPr>
          <w:i/>
          <w:sz w:val="24"/>
        </w:rPr>
        <w:t>(He is well again,</w:t>
      </w:r>
      <w:r>
        <w:rPr>
          <w:sz w:val="24"/>
        </w:rPr>
        <w:t xml:space="preserve"> but not </w:t>
      </w:r>
      <w:r>
        <w:rPr>
          <w:i/>
          <w:sz w:val="24"/>
        </w:rPr>
        <w:t>*The well boy).</w:t>
      </w:r>
    </w:p>
    <w:p>
      <w:pPr>
        <w:pStyle w:val="Normal"/>
        <w:spacing w:lineRule="auto" w:line="240"/>
        <w:ind w:firstLine="284" w:end="0"/>
        <w:rPr/>
      </w:pPr>
      <w:r>
        <w:rPr>
          <w:sz w:val="24"/>
        </w:rPr>
        <w:t xml:space="preserve">The change in the position and, accordingly, of the syntactic status of the adjective may also result in the change in the meaning of the adjective. Thus in </w:t>
      </w:r>
      <w:r>
        <w:rPr>
          <w:i/>
          <w:sz w:val="24"/>
        </w:rPr>
        <w:t>a fast train</w:t>
      </w:r>
      <w:r>
        <w:rPr>
          <w:sz w:val="24"/>
        </w:rPr>
        <w:t xml:space="preserve"> the adjective is limiting and denotes a specific kind of train</w:t>
      </w:r>
      <w:r>
        <w:rPr>
          <w:sz w:val="24"/>
          <w:lang w:val="ru-RU"/>
        </w:rPr>
        <w:t xml:space="preserve"> (скорый поезд),</w:t>
      </w:r>
      <w:r>
        <w:rPr>
          <w:sz w:val="24"/>
        </w:rPr>
        <w:t xml:space="preserve"> whereas in </w:t>
      </w:r>
      <w:r>
        <w:rPr>
          <w:i/>
          <w:sz w:val="24"/>
        </w:rPr>
        <w:t>the train was fast</w:t>
      </w:r>
      <w:r>
        <w:rPr>
          <w:sz w:val="24"/>
        </w:rPr>
        <w:t xml:space="preserve"> the adjective is descriptive, as it describes the way the train moved</w:t>
      </w:r>
      <w:r>
        <w:rPr>
          <w:sz w:val="24"/>
          <w:lang w:val="ru-RU"/>
        </w:rPr>
        <w:t xml:space="preserve"> (поезд шел на большой скорости).</w:t>
      </w:r>
    </w:p>
    <w:p>
      <w:pPr>
        <w:pStyle w:val="Normal"/>
        <w:spacing w:lineRule="auto" w:line="240"/>
        <w:ind w:firstLine="284" w:end="0"/>
        <w:rPr>
          <w:sz w:val="24"/>
          <w:lang w:val="ru-RU"/>
        </w:rPr>
      </w:pPr>
      <w:r>
        <w:rPr>
          <w:sz w:val="24"/>
          <w:lang w:val="ru-RU"/>
        </w:rPr>
      </w:r>
    </w:p>
    <w:p>
      <w:pPr>
        <w:pStyle w:val="Heading3"/>
        <w:rPr/>
      </w:pPr>
      <w:bookmarkStart w:id="49" w:name="__RefHeading___Toc5112987"/>
      <w:bookmarkEnd w:id="49"/>
      <w:r>
        <w:rPr/>
        <w:t>Morphological composition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208.</w:t>
      </w:r>
      <w:r>
        <w:rPr>
          <w:sz w:val="24"/>
        </w:rPr>
        <w:t xml:space="preserve"> According to their morphological composition adjectives can be subdivided into</w:t>
      </w:r>
      <w:r>
        <w:rPr>
          <w:b/>
          <w:sz w:val="24"/>
        </w:rPr>
        <w:t xml:space="preserve"> simple, derived</w:t>
      </w:r>
      <w:r>
        <w:rPr>
          <w:sz w:val="24"/>
        </w:rPr>
        <w:t xml:space="preserve"> and</w:t>
      </w:r>
      <w:r>
        <w:rPr>
          <w:b/>
          <w:sz w:val="24"/>
        </w:rPr>
        <w:t xml:space="preserve"> compound.</w:t>
      </w:r>
    </w:p>
    <w:p>
      <w:pPr>
        <w:pStyle w:val="Normal"/>
        <w:spacing w:lineRule="auto" w:line="240"/>
        <w:ind w:firstLine="284" w:end="0"/>
        <w:rPr/>
      </w:pPr>
      <w:r>
        <w:rPr>
          <w:sz w:val="24"/>
        </w:rPr>
        <w:t>In the case of</w:t>
      </w:r>
      <w:r>
        <w:rPr>
          <w:b/>
          <w:sz w:val="24"/>
        </w:rPr>
        <w:t xml:space="preserve"> simple adjectives</w:t>
      </w:r>
      <w:r>
        <w:rPr>
          <w:sz w:val="24"/>
        </w:rPr>
        <w:t xml:space="preserve"> such as </w:t>
      </w:r>
      <w:r>
        <w:rPr>
          <w:i/>
          <w:sz w:val="24"/>
        </w:rPr>
        <w:t>kind, new, fresh,</w:t>
      </w:r>
      <w:r>
        <w:rPr>
          <w:sz w:val="24"/>
        </w:rPr>
        <w:t xml:space="preserve"> we cannot always tell whether a word is an adjective by looking at it in isolation, as the form does not always indicate its status.</w:t>
      </w:r>
    </w:p>
    <w:p>
      <w:pPr>
        <w:pStyle w:val="Normal"/>
        <w:spacing w:lineRule="auto" w:line="240"/>
        <w:ind w:firstLine="284" w:end="0"/>
        <w:rPr>
          <w:b/>
          <w:sz w:val="24"/>
        </w:rPr>
      </w:pPr>
      <w:r>
        <w:rPr>
          <w:b/>
          <w:sz w:val="24"/>
        </w:rPr>
      </w:r>
    </w:p>
    <w:p>
      <w:pPr>
        <w:pStyle w:val="Normal"/>
        <w:spacing w:lineRule="auto" w:line="240"/>
        <w:ind w:firstLine="284" w:end="0"/>
        <w:rPr/>
      </w:pPr>
      <w:r>
        <w:rPr>
          <w:b/>
          <w:sz w:val="24"/>
        </w:rPr>
        <w:t>Derived adjectives</w:t>
      </w:r>
      <w:r>
        <w:rPr>
          <w:sz w:val="24"/>
        </w:rPr>
        <w:t xml:space="preserve"> are recognizable morphologically. They consist of one root morpheme and one or more derivational morphemes - suffixes or prefixes. There are the following adjective-forming suffixes:</w:t>
      </w:r>
    </w:p>
    <w:p>
      <w:pPr>
        <w:pStyle w:val="Normal"/>
        <w:spacing w:lineRule="auto" w:line="240"/>
        <w:ind w:firstLine="284" w:end="0"/>
        <w:rPr>
          <w:i/>
          <w:i/>
          <w:sz w:val="24"/>
        </w:rPr>
      </w:pPr>
      <w:r>
        <w:rPr>
          <w:i/>
          <w:sz w:val="24"/>
        </w:rPr>
      </w:r>
    </w:p>
    <w:tbl>
      <w:tblPr>
        <w:tblW w:w="9740" w:type="dxa"/>
        <w:jc w:val="start"/>
        <w:tblInd w:w="1242" w:type="dxa"/>
        <w:tblLayout w:type="fixed"/>
        <w:tblCellMar>
          <w:top w:w="0" w:type="dxa"/>
          <w:start w:w="108" w:type="dxa"/>
          <w:bottom w:w="0" w:type="dxa"/>
          <w:end w:w="108" w:type="dxa"/>
        </w:tblCellMar>
      </w:tblPr>
      <w:tblGrid>
        <w:gridCol w:w="1560"/>
        <w:gridCol w:w="8180"/>
      </w:tblGrid>
      <w:tr>
        <w:trPr/>
        <w:tc>
          <w:tcPr>
            <w:tcW w:w="1560" w:type="dxa"/>
            <w:tcBorders/>
          </w:tcPr>
          <w:p>
            <w:pPr>
              <w:pStyle w:val="Normal"/>
              <w:spacing w:lineRule="auto" w:line="240"/>
              <w:ind w:hanging="0" w:end="0"/>
              <w:jc w:val="start"/>
              <w:rPr/>
            </w:pPr>
            <w:r>
              <w:rPr>
                <w:i/>
                <w:sz w:val="24"/>
              </w:rPr>
              <w:t>-able</w:t>
            </w:r>
            <w:r>
              <w:rPr>
                <w:sz w:val="24"/>
              </w:rPr>
              <w:t xml:space="preserve"> </w:t>
            </w:r>
          </w:p>
          <w:p>
            <w:pPr>
              <w:pStyle w:val="Normal"/>
              <w:spacing w:lineRule="auto" w:line="240"/>
              <w:ind w:hanging="0" w:end="0"/>
              <w:jc w:val="start"/>
              <w:rPr/>
            </w:pPr>
            <w:r>
              <w:rPr>
                <w:i/>
                <w:sz w:val="24"/>
              </w:rPr>
              <w:t>-al</w:t>
            </w:r>
            <w:r>
              <w:rPr>
                <w:sz w:val="24"/>
              </w:rPr>
              <w:t xml:space="preserve">           </w:t>
            </w:r>
          </w:p>
          <w:p>
            <w:pPr>
              <w:pStyle w:val="Normal"/>
              <w:spacing w:lineRule="auto" w:line="240"/>
              <w:ind w:hanging="0" w:end="0"/>
              <w:jc w:val="start"/>
              <w:rPr/>
            </w:pPr>
            <w:r>
              <w:rPr>
                <w:i/>
                <w:sz w:val="24"/>
              </w:rPr>
              <w:t>-ary</w:t>
            </w:r>
            <w:r>
              <w:rPr>
                <w:sz w:val="24"/>
              </w:rPr>
              <w:t xml:space="preserve">           </w:t>
            </w:r>
          </w:p>
          <w:p>
            <w:pPr>
              <w:pStyle w:val="Normal"/>
              <w:spacing w:lineRule="auto" w:line="240"/>
              <w:ind w:hanging="0" w:end="0"/>
              <w:jc w:val="start"/>
              <w:rPr/>
            </w:pPr>
            <w:r>
              <w:rPr>
                <w:i/>
                <w:sz w:val="24"/>
              </w:rPr>
              <w:t>-ed</w:t>
            </w:r>
            <w:r>
              <w:rPr>
                <w:sz w:val="24"/>
              </w:rPr>
              <w:t xml:space="preserve"> </w:t>
            </w:r>
          </w:p>
          <w:p>
            <w:pPr>
              <w:pStyle w:val="Normal"/>
              <w:spacing w:lineRule="auto" w:line="240"/>
              <w:ind w:hanging="0" w:end="0"/>
              <w:jc w:val="start"/>
              <w:rPr/>
            </w:pPr>
            <w:r>
              <w:rPr>
                <w:i/>
                <w:sz w:val="24"/>
              </w:rPr>
              <w:t>-en</w:t>
            </w:r>
            <w:r>
              <w:rPr>
                <w:sz w:val="24"/>
              </w:rPr>
              <w:t xml:space="preserve">           </w:t>
            </w:r>
          </w:p>
          <w:p>
            <w:pPr>
              <w:pStyle w:val="Normal"/>
              <w:spacing w:lineRule="auto" w:line="240"/>
              <w:ind w:hanging="0" w:end="0"/>
              <w:jc w:val="start"/>
              <w:rPr/>
            </w:pPr>
            <w:r>
              <w:rPr>
                <w:i/>
                <w:sz w:val="24"/>
              </w:rPr>
              <w:t>-que</w:t>
            </w:r>
            <w:r>
              <w:rPr>
                <w:sz w:val="24"/>
              </w:rPr>
              <w:t xml:space="preserve">           </w:t>
            </w:r>
          </w:p>
          <w:p>
            <w:pPr>
              <w:pStyle w:val="Normal"/>
              <w:spacing w:lineRule="auto" w:line="240"/>
              <w:ind w:hanging="0" w:end="0"/>
              <w:jc w:val="start"/>
              <w:rPr/>
            </w:pPr>
            <w:r>
              <w:rPr>
                <w:i/>
                <w:sz w:val="24"/>
              </w:rPr>
              <w:t>-fold</w:t>
            </w:r>
            <w:r>
              <w:rPr>
                <w:sz w:val="24"/>
              </w:rPr>
              <w:t xml:space="preserve">           </w:t>
            </w:r>
          </w:p>
          <w:p>
            <w:pPr>
              <w:pStyle w:val="Normal"/>
              <w:spacing w:lineRule="auto" w:line="240"/>
              <w:ind w:hanging="0" w:end="0"/>
              <w:jc w:val="start"/>
              <w:rPr/>
            </w:pPr>
            <w:r>
              <w:rPr>
                <w:i/>
                <w:sz w:val="24"/>
              </w:rPr>
              <w:t>-ful</w:t>
            </w:r>
            <w:r>
              <w:rPr>
                <w:sz w:val="24"/>
              </w:rPr>
              <w:t xml:space="preserve">             </w:t>
            </w:r>
          </w:p>
          <w:p>
            <w:pPr>
              <w:pStyle w:val="Normal"/>
              <w:spacing w:lineRule="auto" w:line="240"/>
              <w:ind w:hanging="0" w:end="0"/>
              <w:jc w:val="start"/>
              <w:rPr/>
            </w:pPr>
            <w:r>
              <w:rPr>
                <w:i/>
                <w:sz w:val="24"/>
              </w:rPr>
              <w:t>-ic</w:t>
            </w:r>
            <w:r>
              <w:rPr>
                <w:sz w:val="24"/>
              </w:rPr>
              <w:t xml:space="preserve">  </w:t>
            </w:r>
          </w:p>
          <w:p>
            <w:pPr>
              <w:pStyle w:val="Normal"/>
              <w:spacing w:lineRule="auto" w:line="240"/>
              <w:ind w:hanging="0" w:end="0"/>
              <w:jc w:val="start"/>
              <w:rPr/>
            </w:pPr>
            <w:r>
              <w:rPr>
                <w:i/>
                <w:sz w:val="24"/>
              </w:rPr>
              <w:t>-id</w:t>
            </w:r>
            <w:r>
              <w:rPr>
                <w:sz w:val="24"/>
              </w:rPr>
              <w:t xml:space="preserve">            </w:t>
            </w:r>
          </w:p>
          <w:p>
            <w:pPr>
              <w:pStyle w:val="Normal"/>
              <w:spacing w:lineRule="auto" w:line="240"/>
              <w:ind w:hanging="0" w:end="0"/>
              <w:jc w:val="start"/>
              <w:rPr/>
            </w:pPr>
            <w:r>
              <w:rPr>
                <w:i/>
                <w:sz w:val="24"/>
              </w:rPr>
              <w:t>-ish</w:t>
            </w:r>
            <w:r>
              <w:rPr>
                <w:sz w:val="24"/>
              </w:rPr>
              <w:t xml:space="preserve"> </w:t>
            </w:r>
          </w:p>
          <w:p>
            <w:pPr>
              <w:pStyle w:val="Normal"/>
              <w:spacing w:lineRule="auto" w:line="240"/>
              <w:ind w:hanging="0" w:end="0"/>
              <w:jc w:val="start"/>
              <w:rPr>
                <w:i/>
                <w:i/>
                <w:sz w:val="24"/>
              </w:rPr>
            </w:pPr>
            <w:r>
              <w:rPr>
                <w:i/>
                <w:sz w:val="24"/>
              </w:rPr>
              <w:t>-ive</w:t>
            </w:r>
          </w:p>
          <w:p>
            <w:pPr>
              <w:pStyle w:val="Normal"/>
              <w:spacing w:lineRule="auto" w:line="240"/>
              <w:ind w:hanging="0" w:end="0"/>
              <w:jc w:val="start"/>
              <w:rPr>
                <w:i/>
                <w:i/>
                <w:sz w:val="24"/>
              </w:rPr>
            </w:pPr>
            <w:r>
              <w:rPr>
                <w:i/>
                <w:sz w:val="24"/>
              </w:rPr>
              <w:t>-less</w:t>
            </w:r>
          </w:p>
          <w:p>
            <w:pPr>
              <w:pStyle w:val="Normal"/>
              <w:spacing w:lineRule="auto" w:line="240"/>
              <w:ind w:hanging="0" w:end="0"/>
              <w:jc w:val="start"/>
              <w:rPr>
                <w:i/>
                <w:i/>
                <w:sz w:val="24"/>
              </w:rPr>
            </w:pPr>
            <w:r>
              <w:rPr>
                <w:i/>
                <w:sz w:val="24"/>
              </w:rPr>
              <w:t>-like</w:t>
            </w:r>
          </w:p>
          <w:p>
            <w:pPr>
              <w:pStyle w:val="Normal"/>
              <w:spacing w:lineRule="auto" w:line="240"/>
              <w:ind w:hanging="0" w:end="0"/>
              <w:jc w:val="start"/>
              <w:rPr>
                <w:i/>
                <w:i/>
                <w:sz w:val="24"/>
              </w:rPr>
            </w:pPr>
            <w:r>
              <w:rPr>
                <w:i/>
                <w:sz w:val="24"/>
              </w:rPr>
              <w:t>-ly</w:t>
            </w:r>
          </w:p>
          <w:p>
            <w:pPr>
              <w:pStyle w:val="Normal"/>
              <w:spacing w:lineRule="auto" w:line="240"/>
              <w:ind w:hanging="0" w:end="0"/>
              <w:jc w:val="start"/>
              <w:rPr>
                <w:i/>
                <w:i/>
                <w:sz w:val="24"/>
              </w:rPr>
            </w:pPr>
            <w:r>
              <w:rPr>
                <w:i/>
                <w:sz w:val="24"/>
              </w:rPr>
              <w:t>-most</w:t>
            </w:r>
          </w:p>
          <w:p>
            <w:pPr>
              <w:pStyle w:val="Normal"/>
              <w:spacing w:lineRule="auto" w:line="240"/>
              <w:ind w:hanging="0" w:end="0"/>
              <w:jc w:val="start"/>
              <w:rPr>
                <w:i/>
                <w:i/>
                <w:sz w:val="24"/>
              </w:rPr>
            </w:pPr>
            <w:r>
              <w:rPr>
                <w:i/>
                <w:sz w:val="24"/>
              </w:rPr>
              <w:t>-ory</w:t>
            </w:r>
          </w:p>
          <w:p>
            <w:pPr>
              <w:pStyle w:val="Normal"/>
              <w:spacing w:lineRule="auto" w:line="240"/>
              <w:ind w:hanging="0" w:end="0"/>
              <w:jc w:val="start"/>
              <w:rPr>
                <w:i/>
                <w:i/>
                <w:sz w:val="24"/>
              </w:rPr>
            </w:pPr>
            <w:r>
              <w:rPr>
                <w:i/>
                <w:sz w:val="24"/>
              </w:rPr>
              <w:t>-ous</w:t>
            </w:r>
          </w:p>
          <w:p>
            <w:pPr>
              <w:pStyle w:val="Normal"/>
              <w:spacing w:lineRule="auto" w:line="240"/>
              <w:ind w:hanging="0" w:end="0"/>
              <w:jc w:val="start"/>
              <w:rPr>
                <w:i/>
                <w:i/>
                <w:sz w:val="24"/>
              </w:rPr>
            </w:pPr>
            <w:r>
              <w:rPr>
                <w:i/>
                <w:sz w:val="24"/>
              </w:rPr>
              <w:t>-some</w:t>
            </w:r>
          </w:p>
          <w:p>
            <w:pPr>
              <w:pStyle w:val="Normal"/>
              <w:spacing w:lineRule="auto" w:line="240"/>
              <w:ind w:hanging="0" w:end="0"/>
              <w:jc w:val="start"/>
              <w:rPr>
                <w:sz w:val="24"/>
              </w:rPr>
            </w:pPr>
            <w:r>
              <w:rPr>
                <w:i/>
                <w:sz w:val="24"/>
              </w:rPr>
              <w:t>-y</w:t>
            </w:r>
          </w:p>
        </w:tc>
        <w:tc>
          <w:tcPr>
            <w:tcW w:w="8180" w:type="dxa"/>
            <w:tcBorders/>
          </w:tcPr>
          <w:p>
            <w:pPr>
              <w:pStyle w:val="Normal"/>
              <w:spacing w:lineRule="auto" w:line="240"/>
              <w:ind w:hanging="0" w:end="0"/>
              <w:jc w:val="start"/>
              <w:rPr>
                <w:sz w:val="24"/>
              </w:rPr>
            </w:pPr>
            <w:r>
              <w:rPr>
                <w:sz w:val="24"/>
              </w:rPr>
              <w:t xml:space="preserve">understandable </w:t>
            </w:r>
          </w:p>
          <w:p>
            <w:pPr>
              <w:pStyle w:val="Normal"/>
              <w:spacing w:lineRule="auto" w:line="240"/>
              <w:ind w:hanging="0" w:end="0"/>
              <w:jc w:val="start"/>
              <w:rPr>
                <w:sz w:val="24"/>
              </w:rPr>
            </w:pPr>
            <w:r>
              <w:rPr>
                <w:sz w:val="24"/>
              </w:rPr>
              <w:t xml:space="preserve">musical, governmental </w:t>
            </w:r>
          </w:p>
          <w:p>
            <w:pPr>
              <w:pStyle w:val="Normal"/>
              <w:spacing w:lineRule="auto" w:line="240"/>
              <w:ind w:hanging="0" w:end="0"/>
              <w:jc w:val="start"/>
              <w:rPr>
                <w:sz w:val="24"/>
              </w:rPr>
            </w:pPr>
            <w:r>
              <w:rPr>
                <w:sz w:val="24"/>
              </w:rPr>
              <w:t xml:space="preserve">documentary </w:t>
            </w:r>
          </w:p>
          <w:p>
            <w:pPr>
              <w:pStyle w:val="Normal"/>
              <w:spacing w:lineRule="auto" w:line="240"/>
              <w:ind w:hanging="0" w:end="0"/>
              <w:jc w:val="start"/>
              <w:rPr>
                <w:sz w:val="24"/>
              </w:rPr>
            </w:pPr>
            <w:r>
              <w:rPr>
                <w:sz w:val="24"/>
              </w:rPr>
              <w:t xml:space="preserve">beaded, barbed </w:t>
            </w:r>
          </w:p>
          <w:p>
            <w:pPr>
              <w:pStyle w:val="Normal"/>
              <w:spacing w:lineRule="auto" w:line="240"/>
              <w:ind w:hanging="0" w:end="0"/>
              <w:jc w:val="start"/>
              <w:rPr>
                <w:sz w:val="24"/>
              </w:rPr>
            </w:pPr>
            <w:r>
              <w:rPr>
                <w:sz w:val="24"/>
              </w:rPr>
              <w:t xml:space="preserve">wooden, silken, shrunken </w:t>
            </w:r>
          </w:p>
          <w:p>
            <w:pPr>
              <w:pStyle w:val="Normal"/>
              <w:spacing w:lineRule="auto" w:line="240"/>
              <w:ind w:hanging="0" w:end="0"/>
              <w:jc w:val="start"/>
              <w:rPr>
                <w:sz w:val="24"/>
              </w:rPr>
            </w:pPr>
            <w:r>
              <w:rPr>
                <w:sz w:val="24"/>
              </w:rPr>
              <w:t xml:space="preserve">picturesque </w:t>
            </w:r>
          </w:p>
          <w:p>
            <w:pPr>
              <w:pStyle w:val="Normal"/>
              <w:spacing w:lineRule="auto" w:line="240"/>
              <w:ind w:hanging="0" w:end="0"/>
              <w:jc w:val="start"/>
              <w:rPr>
                <w:sz w:val="24"/>
              </w:rPr>
            </w:pPr>
            <w:r>
              <w:rPr>
                <w:sz w:val="24"/>
              </w:rPr>
              <w:t xml:space="preserve">twofold, manifold </w:t>
            </w:r>
          </w:p>
          <w:p>
            <w:pPr>
              <w:pStyle w:val="Normal"/>
              <w:spacing w:lineRule="auto" w:line="240"/>
              <w:ind w:hanging="0" w:end="0"/>
              <w:jc w:val="start"/>
              <w:rPr>
                <w:sz w:val="24"/>
              </w:rPr>
            </w:pPr>
            <w:r>
              <w:rPr>
                <w:sz w:val="24"/>
              </w:rPr>
              <w:t xml:space="preserve">careful, sinful </w:t>
            </w:r>
          </w:p>
          <w:p>
            <w:pPr>
              <w:pStyle w:val="Normal"/>
              <w:spacing w:lineRule="auto" w:line="240"/>
              <w:ind w:hanging="0" w:end="0"/>
              <w:jc w:val="start"/>
              <w:rPr>
                <w:sz w:val="24"/>
              </w:rPr>
            </w:pPr>
            <w:r>
              <w:rPr>
                <w:sz w:val="24"/>
              </w:rPr>
              <w:t xml:space="preserve">pessimistic, atomic </w:t>
            </w:r>
          </w:p>
          <w:p>
            <w:pPr>
              <w:pStyle w:val="Normal"/>
              <w:spacing w:lineRule="auto" w:line="240"/>
              <w:ind w:hanging="0" w:end="0"/>
              <w:jc w:val="start"/>
              <w:rPr>
                <w:sz w:val="24"/>
              </w:rPr>
            </w:pPr>
            <w:r>
              <w:rPr>
                <w:sz w:val="24"/>
              </w:rPr>
              <w:t xml:space="preserve">torpid, morbid </w:t>
            </w:r>
          </w:p>
          <w:p>
            <w:pPr>
              <w:pStyle w:val="Normal"/>
              <w:spacing w:lineRule="auto" w:line="240"/>
              <w:ind w:hanging="0" w:end="0"/>
              <w:jc w:val="start"/>
              <w:rPr>
                <w:sz w:val="24"/>
              </w:rPr>
            </w:pPr>
            <w:r>
              <w:rPr>
                <w:sz w:val="24"/>
              </w:rPr>
              <w:t xml:space="preserve">feverish, bluish </w:t>
            </w:r>
          </w:p>
          <w:p>
            <w:pPr>
              <w:pStyle w:val="Normal"/>
              <w:spacing w:lineRule="auto" w:line="240"/>
              <w:ind w:hanging="0" w:end="0"/>
              <w:jc w:val="start"/>
              <w:rPr>
                <w:sz w:val="24"/>
              </w:rPr>
            </w:pPr>
            <w:r>
              <w:rPr>
                <w:sz w:val="24"/>
              </w:rPr>
              <w:t>effective, distinctive</w:t>
            </w:r>
          </w:p>
          <w:p>
            <w:pPr>
              <w:pStyle w:val="Normal"/>
              <w:spacing w:lineRule="auto" w:line="240"/>
              <w:ind w:hanging="0" w:end="0"/>
              <w:jc w:val="start"/>
              <w:rPr>
                <w:sz w:val="24"/>
              </w:rPr>
            </w:pPr>
            <w:r>
              <w:rPr>
                <w:sz w:val="24"/>
              </w:rPr>
              <w:t>careless, spotless</w:t>
            </w:r>
          </w:p>
          <w:p>
            <w:pPr>
              <w:pStyle w:val="Normal"/>
              <w:spacing w:lineRule="auto" w:line="240"/>
              <w:ind w:hanging="0" w:end="0"/>
              <w:jc w:val="start"/>
              <w:rPr>
                <w:sz w:val="24"/>
              </w:rPr>
            </w:pPr>
            <w:r>
              <w:rPr>
                <w:sz w:val="24"/>
              </w:rPr>
              <w:t>manlike, warlike</w:t>
            </w:r>
          </w:p>
          <w:p>
            <w:pPr>
              <w:pStyle w:val="Normal"/>
              <w:spacing w:lineRule="auto" w:line="240"/>
              <w:ind w:hanging="0" w:end="0"/>
              <w:jc w:val="start"/>
              <w:rPr>
                <w:sz w:val="24"/>
              </w:rPr>
            </w:pPr>
            <w:r>
              <w:rPr>
                <w:sz w:val="24"/>
              </w:rPr>
              <w:t>kindly, weekly, homely</w:t>
            </w:r>
          </w:p>
          <w:p>
            <w:pPr>
              <w:pStyle w:val="Normal"/>
              <w:spacing w:lineRule="auto" w:line="240"/>
              <w:ind w:hanging="0" w:end="0"/>
              <w:jc w:val="start"/>
              <w:rPr>
                <w:sz w:val="24"/>
              </w:rPr>
            </w:pPr>
            <w:r>
              <w:rPr>
                <w:sz w:val="24"/>
              </w:rPr>
              <w:t>uttermost</w:t>
            </w:r>
          </w:p>
          <w:p>
            <w:pPr>
              <w:pStyle w:val="Normal"/>
              <w:spacing w:lineRule="auto" w:line="240"/>
              <w:ind w:hanging="0" w:end="0"/>
              <w:jc w:val="start"/>
              <w:rPr>
                <w:sz w:val="24"/>
              </w:rPr>
            </w:pPr>
            <w:r>
              <w:rPr>
                <w:sz w:val="24"/>
              </w:rPr>
              <w:t>observatory</w:t>
            </w:r>
          </w:p>
          <w:p>
            <w:pPr>
              <w:pStyle w:val="Normal"/>
              <w:spacing w:lineRule="auto" w:line="240"/>
              <w:ind w:hanging="0" w:end="0"/>
              <w:jc w:val="start"/>
              <w:rPr>
                <w:sz w:val="24"/>
              </w:rPr>
            </w:pPr>
            <w:r>
              <w:rPr>
                <w:sz w:val="24"/>
              </w:rPr>
              <w:t>glorious</w:t>
            </w:r>
          </w:p>
          <w:p>
            <w:pPr>
              <w:pStyle w:val="Normal"/>
              <w:spacing w:lineRule="auto" w:line="240"/>
              <w:ind w:hanging="0" w:end="0"/>
              <w:jc w:val="start"/>
              <w:rPr>
                <w:sz w:val="24"/>
              </w:rPr>
            </w:pPr>
            <w:r>
              <w:rPr>
                <w:sz w:val="24"/>
              </w:rPr>
              <w:t>lonesome, troublesome</w:t>
            </w:r>
          </w:p>
          <w:p>
            <w:pPr>
              <w:pStyle w:val="Normal"/>
              <w:spacing w:lineRule="auto" w:line="240"/>
              <w:ind w:hanging="0" w:end="0"/>
              <w:jc w:val="start"/>
              <w:rPr>
                <w:i/>
                <w:i/>
                <w:sz w:val="24"/>
              </w:rPr>
            </w:pPr>
            <w:r>
              <w:rPr>
                <w:sz w:val="24"/>
              </w:rPr>
              <w:t>handy, messy</w:t>
            </w:r>
          </w:p>
        </w:tc>
      </w:tr>
    </w:tbl>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 </w:t>
      </w:r>
      <w:r>
        <w:rPr>
          <w:sz w:val="24"/>
        </w:rPr>
        <w:t xml:space="preserve">Some adjectives are former participles and therefore retain participial suffixes: </w:t>
      </w:r>
      <w:r>
        <w:rPr>
          <w:i/>
          <w:sz w:val="24"/>
        </w:rPr>
        <w:t>charming, interesting, cunning, daring.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suffixes </w:t>
      </w:r>
      <w:r>
        <w:rPr>
          <w:i/>
          <w:sz w:val="24"/>
        </w:rPr>
        <w:t>-ly, -ed, -ful, -ary, -al, -y</w:t>
      </w:r>
      <w:r>
        <w:rPr>
          <w:sz w:val="24"/>
        </w:rPr>
        <w:t xml:space="preserve"> are not confined to adjectives only. Thus, many adverbs are derived from adjectives hy means of the suffix </w:t>
      </w:r>
      <w:r>
        <w:rPr>
          <w:i/>
          <w:sz w:val="24"/>
        </w:rPr>
        <w:t>-ly (strongly, bitterly, quickly).</w:t>
      </w:r>
      <w:r>
        <w:rPr>
          <w:sz w:val="24"/>
        </w:rPr>
        <w:t xml:space="preserve"> Most of the verbs form their past tense and participle II with </w:t>
      </w:r>
      <w:r>
        <w:rPr>
          <w:i/>
          <w:sz w:val="24"/>
        </w:rPr>
        <w:t>-ed.</w:t>
      </w:r>
      <w:r>
        <w:rPr>
          <w:sz w:val="24"/>
        </w:rPr>
        <w:t xml:space="preserve"> There are many nouns with the suffixes </w:t>
      </w:r>
      <w:r>
        <w:rPr>
          <w:i/>
          <w:sz w:val="24"/>
        </w:rPr>
        <w:t>-al (festival, scandal, criminal), -ary (boundary, missionary), -ful (mouthful, handful), -y (sonny, doggy),</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Compound adjectives</w:t>
      </w:r>
      <w:r>
        <w:rPr>
          <w:sz w:val="24"/>
        </w:rPr>
        <w:t xml:space="preserve"> consist of at least two stems. They may be of several patterns: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consisting of a noun + an adjective:</w:t>
      </w:r>
    </w:p>
    <w:p>
      <w:pPr>
        <w:pStyle w:val="Normal"/>
        <w:spacing w:lineRule="auto" w:line="240"/>
        <w:ind w:firstLine="284" w:start="568" w:end="0"/>
        <w:rPr>
          <w:i/>
          <w:i/>
          <w:sz w:val="24"/>
        </w:rPr>
      </w:pPr>
      <w:r>
        <w:rPr>
          <w:i/>
          <w:sz w:val="24"/>
        </w:rPr>
        <w:t>colour-blind, grass-green;</w:t>
      </w:r>
    </w:p>
    <w:p>
      <w:pPr>
        <w:pStyle w:val="Normal"/>
        <w:spacing w:lineRule="auto" w:line="240"/>
        <w:ind w:firstLine="284" w:end="0"/>
        <w:rPr>
          <w:i/>
          <w:i/>
          <w:sz w:val="24"/>
        </w:rPr>
      </w:pPr>
      <w:r>
        <w:rPr>
          <w:i/>
          <w:sz w:val="24"/>
        </w:rPr>
      </w:r>
    </w:p>
    <w:p>
      <w:pPr>
        <w:pStyle w:val="Normal"/>
        <w:spacing w:lineRule="auto" w:line="240"/>
        <w:ind w:firstLine="284" w:start="284" w:end="0"/>
        <w:rPr>
          <w:sz w:val="24"/>
        </w:rPr>
      </w:pPr>
      <w:r>
        <w:rPr>
          <w:sz w:val="24"/>
        </w:rPr>
        <w:t>b) consisting of an adjective + an adjective:</w:t>
      </w:r>
    </w:p>
    <w:p>
      <w:pPr>
        <w:pStyle w:val="Normal"/>
        <w:spacing w:lineRule="auto" w:line="240"/>
        <w:ind w:firstLine="284" w:start="568" w:end="0"/>
        <w:rPr>
          <w:i/>
          <w:i/>
          <w:sz w:val="24"/>
        </w:rPr>
      </w:pPr>
      <w:r>
        <w:rPr>
          <w:i/>
          <w:sz w:val="24"/>
        </w:rPr>
        <w:t>deaf-mute;</w:t>
      </w:r>
    </w:p>
    <w:p>
      <w:pPr>
        <w:pStyle w:val="Normal"/>
        <w:spacing w:lineRule="auto" w:line="240"/>
        <w:ind w:firstLine="284" w:start="284" w:end="0"/>
        <w:rPr>
          <w:i/>
          <w:i/>
          <w:sz w:val="24"/>
        </w:rPr>
      </w:pPr>
      <w:r>
        <w:rPr>
          <w:i/>
          <w:sz w:val="24"/>
        </w:rPr>
      </w:r>
    </w:p>
    <w:p>
      <w:pPr>
        <w:pStyle w:val="Normal"/>
        <w:spacing w:lineRule="auto" w:line="240"/>
        <w:ind w:firstLine="284" w:start="284" w:end="0"/>
        <w:rPr>
          <w:sz w:val="24"/>
        </w:rPr>
      </w:pPr>
      <w:r>
        <w:rPr>
          <w:sz w:val="24"/>
        </w:rPr>
        <w:t>c) consisting of an adverb + a participle:</w:t>
      </w:r>
    </w:p>
    <w:p>
      <w:pPr>
        <w:pStyle w:val="Normal"/>
        <w:spacing w:lineRule="auto" w:line="240"/>
        <w:ind w:firstLine="284" w:start="568" w:end="0"/>
        <w:rPr>
          <w:i/>
          <w:i/>
          <w:sz w:val="24"/>
        </w:rPr>
      </w:pPr>
      <w:r>
        <w:rPr>
          <w:i/>
          <w:sz w:val="24"/>
        </w:rPr>
        <w:t>well-known, newly-repaired, much-praised;</w:t>
      </w:r>
    </w:p>
    <w:p>
      <w:pPr>
        <w:pStyle w:val="Normal"/>
        <w:spacing w:lineRule="auto" w:line="240"/>
        <w:ind w:firstLine="284" w:start="284" w:end="0"/>
        <w:rPr>
          <w:i/>
          <w:i/>
          <w:sz w:val="24"/>
        </w:rPr>
      </w:pPr>
      <w:r>
        <w:rPr>
          <w:i/>
          <w:sz w:val="24"/>
        </w:rPr>
      </w:r>
    </w:p>
    <w:p>
      <w:pPr>
        <w:pStyle w:val="Normal"/>
        <w:spacing w:lineRule="auto" w:line="240"/>
        <w:ind w:firstLine="284" w:start="284" w:end="0"/>
        <w:rPr>
          <w:sz w:val="24"/>
        </w:rPr>
      </w:pPr>
      <w:r>
        <w:rPr>
          <w:sz w:val="24"/>
        </w:rPr>
        <w:t>d) Consisting of a noun/pronoun + a verbal:</w:t>
      </w:r>
    </w:p>
    <w:p>
      <w:pPr>
        <w:pStyle w:val="Normal"/>
        <w:spacing w:lineRule="auto" w:line="240"/>
        <w:ind w:firstLine="284" w:start="568" w:end="0"/>
        <w:rPr>
          <w:i/>
          <w:i/>
          <w:sz w:val="24"/>
        </w:rPr>
      </w:pPr>
      <w:r>
        <w:rPr>
          <w:i/>
          <w:sz w:val="24"/>
        </w:rPr>
        <w:t>all-seeing, heart-breaking, high-born, high-flown, man-made;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e) consisting of an adjective/adverb + a noun + the suffix </w:t>
      </w:r>
      <w:r>
        <w:rPr>
          <w:i/>
          <w:sz w:val="24"/>
        </w:rPr>
        <w:t>-ed:</w:t>
      </w:r>
    </w:p>
    <w:p>
      <w:pPr>
        <w:pStyle w:val="Normal"/>
        <w:spacing w:lineRule="auto" w:line="240"/>
        <w:ind w:firstLine="284" w:start="568" w:end="0"/>
        <w:rPr>
          <w:i/>
          <w:i/>
          <w:sz w:val="24"/>
        </w:rPr>
      </w:pPr>
      <w:r>
        <w:rPr>
          <w:i/>
          <w:sz w:val="24"/>
        </w:rPr>
        <w:t>blue-eyed, long-legged, fair-haired, down-hearted.</w:t>
      </w:r>
    </w:p>
    <w:p>
      <w:pPr>
        <w:pStyle w:val="Normal"/>
        <w:spacing w:lineRule="auto" w:line="240"/>
        <w:ind w:firstLine="284" w:end="0"/>
        <w:rPr>
          <w:b/>
          <w:i/>
          <w:i/>
          <w:sz w:val="24"/>
        </w:rPr>
      </w:pPr>
      <w:r>
        <w:rPr>
          <w:b/>
          <w:i/>
          <w:sz w:val="24"/>
        </w:rPr>
      </w:r>
    </w:p>
    <w:p>
      <w:pPr>
        <w:pStyle w:val="Heading3"/>
        <w:rPr/>
      </w:pPr>
      <w:bookmarkStart w:id="50" w:name="__RefHeading___Toc5112988"/>
      <w:bookmarkEnd w:id="50"/>
      <w:r>
        <w:rPr/>
        <w:t>Morphological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209.</w:t>
      </w:r>
      <w:r>
        <w:rPr>
          <w:sz w:val="24"/>
        </w:rPr>
        <w:t xml:space="preserve"> Adjectives in English do not take any endings to express agreement with the head-word.</w:t>
      </w:r>
    </w:p>
    <w:p>
      <w:pPr>
        <w:pStyle w:val="Normal"/>
        <w:spacing w:lineRule="auto" w:line="240"/>
        <w:ind w:firstLine="284" w:end="0"/>
        <w:rPr/>
      </w:pPr>
      <w:r>
        <w:rPr>
          <w:sz w:val="24"/>
        </w:rPr>
        <w:t>The only pattern of morphological change is that of</w:t>
      </w:r>
      <w:r>
        <w:rPr>
          <w:b/>
          <w:sz w:val="24"/>
        </w:rPr>
        <w:t xml:space="preserve"> degrees of comparison,</w:t>
      </w:r>
      <w:r>
        <w:rPr>
          <w:sz w:val="24"/>
        </w:rPr>
        <w:t xml:space="preserve"> which is possible only for descriptive qualitative adjectives the meaning of which is compatible with the idea of gradation of quality.</w:t>
      </w:r>
    </w:p>
    <w:p>
      <w:pPr>
        <w:pStyle w:val="Normal"/>
        <w:spacing w:lineRule="auto" w:line="240"/>
        <w:ind w:firstLine="284" w:end="0"/>
        <w:rPr/>
      </w:pPr>
      <w:r>
        <w:rPr>
          <w:sz w:val="24"/>
        </w:rPr>
        <w:t>There are three grades of comparison:</w:t>
      </w:r>
      <w:r>
        <w:rPr>
          <w:b/>
          <w:sz w:val="24"/>
        </w:rPr>
        <w:t xml:space="preserve"> positive, comparative, and superlative.</w:t>
      </w:r>
      <w:r>
        <w:rPr>
          <w:sz w:val="24"/>
        </w:rPr>
        <w:t xml:space="preserve"> The superlative is generally used with the definite article. Ways of formation may be </w:t>
      </w:r>
      <w:r>
        <w:rPr>
          <w:spacing w:val="60"/>
          <w:sz w:val="24"/>
        </w:rPr>
        <w:t>synthetic, analytic</w:t>
      </w:r>
      <w:r>
        <w:rPr>
          <w:sz w:val="24"/>
        </w:rPr>
        <w:t xml:space="preserve">, and </w:t>
      </w:r>
      <w:r>
        <w:rPr>
          <w:spacing w:val="60"/>
          <w:sz w:val="24"/>
        </w:rPr>
        <w:t xml:space="preserve">suppletive </w:t>
      </w:r>
      <w:r>
        <w:rPr>
          <w:sz w:val="24"/>
        </w:rPr>
        <w:t>(irregular). The synthetic way is by adding the inflection</w:t>
      </w:r>
      <w:r>
        <w:rPr>
          <w:b/>
          <w:sz w:val="24"/>
        </w:rPr>
        <w:t xml:space="preserve"> -er, -est,</w:t>
      </w:r>
      <w:r>
        <w:rPr>
          <w:sz w:val="24"/>
        </w:rPr>
        <w:t xml:space="preserve"> as </w:t>
      </w:r>
      <w:r>
        <w:rPr>
          <w:i/>
          <w:sz w:val="24"/>
        </w:rPr>
        <w:t>fine -finer - finest.</w:t>
      </w:r>
      <w:r>
        <w:rPr>
          <w:sz w:val="24"/>
        </w:rPr>
        <w:t xml:space="preserve"> This means is found with monosyllabic and some disyllabic adjectives in which the stress falls on the last syllable: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full - fuller - fullest</w:t>
      </w:r>
    </w:p>
    <w:p>
      <w:pPr>
        <w:pStyle w:val="Normal"/>
        <w:spacing w:lineRule="auto" w:line="240"/>
        <w:ind w:firstLine="284" w:end="0"/>
        <w:rPr>
          <w:sz w:val="24"/>
        </w:rPr>
      </w:pPr>
      <w:r>
        <w:rPr>
          <w:sz w:val="24"/>
        </w:rPr>
      </w:r>
    </w:p>
    <w:tbl>
      <w:tblPr>
        <w:tblW w:w="10446" w:type="dxa"/>
        <w:jc w:val="start"/>
        <w:tblInd w:w="534" w:type="dxa"/>
        <w:tblLayout w:type="fixed"/>
        <w:tblCellMar>
          <w:top w:w="0" w:type="dxa"/>
          <w:start w:w="108" w:type="dxa"/>
          <w:bottom w:w="0" w:type="dxa"/>
          <w:end w:w="108" w:type="dxa"/>
        </w:tblCellMar>
      </w:tblPr>
      <w:tblGrid>
        <w:gridCol w:w="1134"/>
        <w:gridCol w:w="1701"/>
        <w:gridCol w:w="7611"/>
      </w:tblGrid>
      <w:tr>
        <w:trPr/>
        <w:tc>
          <w:tcPr>
            <w:tcW w:w="1134" w:type="dxa"/>
            <w:tcBorders/>
          </w:tcPr>
          <w:p>
            <w:pPr>
              <w:pStyle w:val="Normal"/>
              <w:spacing w:lineRule="auto" w:line="240"/>
              <w:ind w:hanging="0" w:end="0"/>
              <w:jc w:val="start"/>
              <w:rPr>
                <w:sz w:val="24"/>
              </w:rPr>
            </w:pPr>
            <w:r>
              <w:rPr>
                <w:sz w:val="24"/>
              </w:rPr>
              <w:t xml:space="preserve">polite </w:t>
            </w:r>
          </w:p>
          <w:p>
            <w:pPr>
              <w:pStyle w:val="Normal"/>
              <w:spacing w:lineRule="auto" w:line="240"/>
              <w:ind w:hanging="0" w:end="0"/>
              <w:jc w:val="start"/>
              <w:rPr>
                <w:sz w:val="24"/>
              </w:rPr>
            </w:pPr>
            <w:r>
              <w:rPr>
                <w:sz w:val="24"/>
              </w:rPr>
              <w:t xml:space="preserve">profound </w:t>
            </w:r>
          </w:p>
          <w:p>
            <w:pPr>
              <w:pStyle w:val="Normal"/>
              <w:spacing w:lineRule="auto" w:line="240"/>
              <w:ind w:hanging="0" w:end="0"/>
              <w:jc w:val="start"/>
              <w:rPr>
                <w:sz w:val="24"/>
              </w:rPr>
            </w:pPr>
            <w:r>
              <w:rPr>
                <w:sz w:val="24"/>
              </w:rPr>
              <w:t>complete</w:t>
            </w:r>
          </w:p>
        </w:tc>
        <w:tc>
          <w:tcPr>
            <w:tcW w:w="1701" w:type="dxa"/>
            <w:tcBorders/>
          </w:tcPr>
          <w:p>
            <w:pPr>
              <w:pStyle w:val="Normal"/>
              <w:spacing w:lineRule="auto" w:line="240"/>
              <w:ind w:hanging="0" w:end="0"/>
              <w:jc w:val="start"/>
              <w:rPr>
                <w:sz w:val="24"/>
              </w:rPr>
            </w:pPr>
            <w:r>
              <w:rPr>
                <w:sz w:val="24"/>
              </w:rPr>
              <w:t>- politer</w:t>
            </w:r>
          </w:p>
          <w:p>
            <w:pPr>
              <w:pStyle w:val="Normal"/>
              <w:spacing w:lineRule="auto" w:line="240"/>
              <w:ind w:hanging="0" w:end="0"/>
              <w:jc w:val="start"/>
              <w:rPr>
                <w:sz w:val="24"/>
              </w:rPr>
            </w:pPr>
            <w:r>
              <w:rPr>
                <w:sz w:val="24"/>
              </w:rPr>
              <w:t>- profounder</w:t>
            </w:r>
          </w:p>
          <w:p>
            <w:pPr>
              <w:pStyle w:val="Normal"/>
              <w:spacing w:lineRule="auto" w:line="240"/>
              <w:ind w:hanging="0" w:end="0"/>
              <w:jc w:val="start"/>
              <w:rPr>
                <w:sz w:val="24"/>
              </w:rPr>
            </w:pPr>
            <w:r>
              <w:rPr>
                <w:sz w:val="24"/>
              </w:rPr>
              <w:t>- completer</w:t>
            </w:r>
          </w:p>
        </w:tc>
        <w:tc>
          <w:tcPr>
            <w:tcW w:w="7611" w:type="dxa"/>
            <w:tcBorders/>
          </w:tcPr>
          <w:p>
            <w:pPr>
              <w:pStyle w:val="Normal"/>
              <w:spacing w:lineRule="auto" w:line="240"/>
              <w:ind w:hanging="0" w:end="0"/>
              <w:jc w:val="start"/>
              <w:rPr>
                <w:sz w:val="24"/>
              </w:rPr>
            </w:pPr>
            <w:r>
              <w:rPr>
                <w:sz w:val="24"/>
              </w:rPr>
              <w:t xml:space="preserve">- politest </w:t>
            </w:r>
          </w:p>
          <w:p>
            <w:pPr>
              <w:pStyle w:val="Normal"/>
              <w:spacing w:lineRule="auto" w:line="240"/>
              <w:ind w:hanging="0" w:end="0"/>
              <w:jc w:val="start"/>
              <w:rPr>
                <w:sz w:val="24"/>
              </w:rPr>
            </w:pPr>
            <w:r>
              <w:rPr>
                <w:sz w:val="24"/>
              </w:rPr>
              <w:t xml:space="preserve">- profoundest </w:t>
            </w:r>
          </w:p>
          <w:p>
            <w:pPr>
              <w:pStyle w:val="Normal"/>
              <w:spacing w:lineRule="auto" w:line="240"/>
              <w:ind w:hanging="0" w:end="0"/>
              <w:jc w:val="start"/>
              <w:rPr>
                <w:sz w:val="24"/>
              </w:rPr>
            </w:pPr>
            <w:r>
              <w:rPr>
                <w:sz w:val="24"/>
              </w:rPr>
              <w:t>- completest</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2) in which the second syllable is the syllabic [1]:</w:t>
      </w:r>
    </w:p>
    <w:p>
      <w:pPr>
        <w:pStyle w:val="Normal"/>
        <w:spacing w:lineRule="auto" w:line="240"/>
        <w:ind w:firstLine="284" w:end="0"/>
        <w:rPr>
          <w:sz w:val="24"/>
        </w:rPr>
      </w:pPr>
      <w:r>
        <w:rPr>
          <w:sz w:val="24"/>
        </w:rPr>
      </w:r>
    </w:p>
    <w:tbl>
      <w:tblPr>
        <w:tblW w:w="10446" w:type="dxa"/>
        <w:jc w:val="start"/>
        <w:tblInd w:w="534" w:type="dxa"/>
        <w:tblLayout w:type="fixed"/>
        <w:tblCellMar>
          <w:top w:w="0" w:type="dxa"/>
          <w:start w:w="108" w:type="dxa"/>
          <w:bottom w:w="0" w:type="dxa"/>
          <w:end w:w="108" w:type="dxa"/>
        </w:tblCellMar>
      </w:tblPr>
      <w:tblGrid>
        <w:gridCol w:w="1134"/>
        <w:gridCol w:w="1559"/>
        <w:gridCol w:w="7753"/>
      </w:tblGrid>
      <w:tr>
        <w:trPr/>
        <w:tc>
          <w:tcPr>
            <w:tcW w:w="1134" w:type="dxa"/>
            <w:tcBorders/>
          </w:tcPr>
          <w:p>
            <w:pPr>
              <w:pStyle w:val="Normal"/>
              <w:spacing w:lineRule="auto" w:line="240"/>
              <w:ind w:hanging="0" w:end="0"/>
              <w:jc w:val="start"/>
              <w:rPr>
                <w:sz w:val="24"/>
              </w:rPr>
            </w:pPr>
            <w:r>
              <w:rPr>
                <w:sz w:val="24"/>
              </w:rPr>
              <w:t xml:space="preserve">able </w:t>
            </w:r>
          </w:p>
          <w:p>
            <w:pPr>
              <w:pStyle w:val="Normal"/>
              <w:spacing w:lineRule="auto" w:line="240"/>
              <w:ind w:hanging="0" w:end="0"/>
              <w:jc w:val="start"/>
              <w:rPr>
                <w:sz w:val="24"/>
              </w:rPr>
            </w:pPr>
            <w:r>
              <w:rPr>
                <w:sz w:val="24"/>
              </w:rPr>
              <w:t>noble</w:t>
            </w:r>
          </w:p>
        </w:tc>
        <w:tc>
          <w:tcPr>
            <w:tcW w:w="1559" w:type="dxa"/>
            <w:tcBorders/>
          </w:tcPr>
          <w:p>
            <w:pPr>
              <w:pStyle w:val="Normal"/>
              <w:spacing w:lineRule="auto" w:line="240"/>
              <w:ind w:hanging="0" w:end="0"/>
              <w:jc w:val="start"/>
              <w:rPr>
                <w:sz w:val="24"/>
              </w:rPr>
            </w:pPr>
            <w:r>
              <w:rPr>
                <w:sz w:val="24"/>
              </w:rPr>
              <w:t>- abler</w:t>
            </w:r>
          </w:p>
          <w:p>
            <w:pPr>
              <w:pStyle w:val="Normal"/>
              <w:spacing w:lineRule="auto" w:line="240"/>
              <w:ind w:hanging="0" w:end="0"/>
              <w:jc w:val="start"/>
              <w:rPr>
                <w:sz w:val="24"/>
              </w:rPr>
            </w:pPr>
            <w:r>
              <w:rPr>
                <w:sz w:val="24"/>
              </w:rPr>
              <w:t>- nobler</w:t>
            </w:r>
          </w:p>
        </w:tc>
        <w:tc>
          <w:tcPr>
            <w:tcW w:w="7753" w:type="dxa"/>
            <w:tcBorders/>
          </w:tcPr>
          <w:p>
            <w:pPr>
              <w:pStyle w:val="Normal"/>
              <w:spacing w:lineRule="auto" w:line="240"/>
              <w:ind w:hanging="0" w:end="0"/>
              <w:jc w:val="start"/>
              <w:rPr>
                <w:sz w:val="24"/>
              </w:rPr>
            </w:pPr>
            <w:r>
              <w:rPr>
                <w:sz w:val="24"/>
              </w:rPr>
              <w:t xml:space="preserve">- ablest </w:t>
            </w:r>
          </w:p>
          <w:p>
            <w:pPr>
              <w:pStyle w:val="Normal"/>
              <w:spacing w:lineRule="auto" w:line="240"/>
              <w:ind w:hanging="0" w:end="0"/>
              <w:jc w:val="start"/>
              <w:rPr>
                <w:sz w:val="24"/>
              </w:rPr>
            </w:pPr>
            <w:r>
              <w:rPr>
                <w:sz w:val="24"/>
              </w:rPr>
              <w:t>- noblest</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3) with adjectives in</w:t>
      </w:r>
      <w:r>
        <w:rPr>
          <w:b/>
          <w:sz w:val="24"/>
        </w:rPr>
        <w:t xml:space="preserve"> -er,</w:t>
      </w:r>
      <w:r>
        <w:rPr>
          <w:sz w:val="24"/>
        </w:rPr>
        <w:t xml:space="preserve"> </w:t>
      </w:r>
      <w:r>
        <w:rPr>
          <w:b/>
          <w:sz w:val="24"/>
        </w:rPr>
        <w:t>-y, -some, -ow:,</w:t>
      </w:r>
    </w:p>
    <w:p>
      <w:pPr>
        <w:pStyle w:val="Normal"/>
        <w:spacing w:lineRule="auto" w:line="240"/>
        <w:ind w:firstLine="284" w:end="0"/>
        <w:rPr>
          <w:b/>
          <w:sz w:val="24"/>
        </w:rPr>
      </w:pPr>
      <w:r>
        <w:rPr>
          <w:b/>
          <w:sz w:val="24"/>
        </w:rPr>
      </w:r>
    </w:p>
    <w:tbl>
      <w:tblPr>
        <w:tblW w:w="10446" w:type="dxa"/>
        <w:jc w:val="start"/>
        <w:tblInd w:w="534" w:type="dxa"/>
        <w:tblLayout w:type="fixed"/>
        <w:tblCellMar>
          <w:top w:w="0" w:type="dxa"/>
          <w:start w:w="108" w:type="dxa"/>
          <w:bottom w:w="0" w:type="dxa"/>
          <w:end w:w="108" w:type="dxa"/>
        </w:tblCellMar>
      </w:tblPr>
      <w:tblGrid>
        <w:gridCol w:w="1275"/>
        <w:gridCol w:w="1418"/>
        <w:gridCol w:w="7753"/>
      </w:tblGrid>
      <w:tr>
        <w:trPr/>
        <w:tc>
          <w:tcPr>
            <w:tcW w:w="1275" w:type="dxa"/>
            <w:tcBorders/>
          </w:tcPr>
          <w:p>
            <w:pPr>
              <w:pStyle w:val="Normal"/>
              <w:spacing w:lineRule="auto" w:line="240"/>
              <w:ind w:hanging="0" w:end="0"/>
              <w:jc w:val="start"/>
              <w:rPr>
                <w:sz w:val="24"/>
              </w:rPr>
            </w:pPr>
            <w:r>
              <w:rPr>
                <w:sz w:val="24"/>
              </w:rPr>
              <w:t xml:space="preserve">tender </w:t>
            </w:r>
          </w:p>
          <w:p>
            <w:pPr>
              <w:pStyle w:val="Normal"/>
              <w:spacing w:lineRule="auto" w:line="240"/>
              <w:ind w:hanging="0" w:end="0"/>
              <w:jc w:val="start"/>
              <w:rPr>
                <w:sz w:val="24"/>
              </w:rPr>
            </w:pPr>
            <w:r>
              <w:rPr>
                <w:sz w:val="24"/>
              </w:rPr>
              <w:t xml:space="preserve">happy </w:t>
            </w:r>
          </w:p>
          <w:p>
            <w:pPr>
              <w:pStyle w:val="Normal"/>
              <w:spacing w:lineRule="auto" w:line="240"/>
              <w:ind w:hanging="0" w:end="0"/>
              <w:jc w:val="start"/>
              <w:rPr>
                <w:sz w:val="24"/>
              </w:rPr>
            </w:pPr>
            <w:r>
              <w:rPr>
                <w:sz w:val="24"/>
              </w:rPr>
              <w:t xml:space="preserve">handsome </w:t>
            </w:r>
          </w:p>
          <w:p>
            <w:pPr>
              <w:pStyle w:val="Normal"/>
              <w:spacing w:lineRule="auto" w:line="240"/>
              <w:ind w:hanging="0" w:end="0"/>
              <w:jc w:val="start"/>
              <w:rPr>
                <w:sz w:val="24"/>
              </w:rPr>
            </w:pPr>
            <w:r>
              <w:rPr>
                <w:sz w:val="24"/>
              </w:rPr>
              <w:t>narrow</w:t>
            </w:r>
          </w:p>
        </w:tc>
        <w:tc>
          <w:tcPr>
            <w:tcW w:w="1418" w:type="dxa"/>
            <w:tcBorders/>
          </w:tcPr>
          <w:p>
            <w:pPr>
              <w:pStyle w:val="Normal"/>
              <w:spacing w:lineRule="auto" w:line="240"/>
              <w:ind w:hanging="0" w:end="0"/>
              <w:jc w:val="start"/>
              <w:rPr>
                <w:sz w:val="24"/>
              </w:rPr>
            </w:pPr>
            <w:r>
              <w:rPr>
                <w:sz w:val="24"/>
              </w:rPr>
              <w:t>- tenderer</w:t>
            </w:r>
          </w:p>
          <w:p>
            <w:pPr>
              <w:pStyle w:val="Normal"/>
              <w:spacing w:lineRule="auto" w:line="240"/>
              <w:ind w:hanging="0" w:end="0"/>
              <w:jc w:val="start"/>
              <w:rPr>
                <w:sz w:val="24"/>
              </w:rPr>
            </w:pPr>
            <w:r>
              <w:rPr>
                <w:sz w:val="24"/>
              </w:rPr>
              <w:t>- happier</w:t>
            </w:r>
          </w:p>
          <w:p>
            <w:pPr>
              <w:pStyle w:val="Normal"/>
              <w:spacing w:lineRule="auto" w:line="240"/>
              <w:ind w:hanging="0" w:end="0"/>
              <w:jc w:val="start"/>
              <w:rPr>
                <w:sz w:val="24"/>
              </w:rPr>
            </w:pPr>
            <w:r>
              <w:rPr>
                <w:sz w:val="24"/>
              </w:rPr>
              <w:t>- handsomer</w:t>
            </w:r>
          </w:p>
          <w:p>
            <w:pPr>
              <w:pStyle w:val="Normal"/>
              <w:spacing w:lineRule="auto" w:line="240"/>
              <w:ind w:hanging="0" w:end="0"/>
              <w:jc w:val="start"/>
              <w:rPr>
                <w:sz w:val="24"/>
              </w:rPr>
            </w:pPr>
            <w:r>
              <w:rPr>
                <w:sz w:val="24"/>
              </w:rPr>
              <w:t>- narrower</w:t>
            </w:r>
          </w:p>
        </w:tc>
        <w:tc>
          <w:tcPr>
            <w:tcW w:w="7753" w:type="dxa"/>
            <w:tcBorders/>
          </w:tcPr>
          <w:p>
            <w:pPr>
              <w:pStyle w:val="Normal"/>
              <w:spacing w:lineRule="auto" w:line="240"/>
              <w:ind w:hanging="0" w:end="0"/>
              <w:jc w:val="start"/>
              <w:rPr>
                <w:sz w:val="24"/>
              </w:rPr>
            </w:pPr>
            <w:r>
              <w:rPr>
                <w:sz w:val="24"/>
              </w:rPr>
              <w:t>- tenderest</w:t>
            </w:r>
          </w:p>
          <w:p>
            <w:pPr>
              <w:pStyle w:val="Normal"/>
              <w:spacing w:lineRule="auto" w:line="240"/>
              <w:ind w:hanging="0" w:end="0"/>
              <w:jc w:val="start"/>
              <w:rPr>
                <w:sz w:val="24"/>
              </w:rPr>
            </w:pPr>
            <w:r>
              <w:rPr>
                <w:sz w:val="24"/>
              </w:rPr>
              <w:t>- happiest</w:t>
            </w:r>
          </w:p>
          <w:p>
            <w:pPr>
              <w:pStyle w:val="Normal"/>
              <w:spacing w:lineRule="auto" w:line="240"/>
              <w:ind w:hanging="0" w:end="0"/>
              <w:jc w:val="start"/>
              <w:rPr>
                <w:sz w:val="24"/>
              </w:rPr>
            </w:pPr>
            <w:r>
              <w:rPr>
                <w:sz w:val="24"/>
              </w:rPr>
              <w:t>- handsomest</w:t>
            </w:r>
          </w:p>
          <w:p>
            <w:pPr>
              <w:pStyle w:val="Normal"/>
              <w:spacing w:lineRule="auto" w:line="240"/>
              <w:ind w:hanging="0" w:end="0"/>
              <w:jc w:val="start"/>
              <w:rPr>
                <w:sz w:val="24"/>
              </w:rPr>
            </w:pPr>
            <w:r>
              <w:rPr>
                <w:sz w:val="24"/>
              </w:rPr>
              <w:t xml:space="preserve">- narrowest      </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Synthetic inflection, however, is often found in other disyllabic adjectives: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are </w:t>
      </w:r>
      <w:r>
        <w:rPr>
          <w:i/>
          <w:sz w:val="24"/>
        </w:rPr>
        <w:t>the horridest</w:t>
      </w:r>
      <w:r>
        <w:rPr>
          <w:sz w:val="24"/>
        </w:rPr>
        <w:t xml:space="preserve"> man I have ever seen.</w:t>
      </w:r>
    </w:p>
    <w:p>
      <w:pPr>
        <w:pStyle w:val="Normal"/>
        <w:spacing w:lineRule="auto" w:line="240"/>
        <w:ind w:firstLine="284" w:end="0"/>
        <w:rPr>
          <w:sz w:val="24"/>
        </w:rPr>
      </w:pPr>
      <w:r>
        <w:rPr>
          <w:sz w:val="24"/>
        </w:rPr>
      </w:r>
    </w:p>
    <w:p>
      <w:pPr>
        <w:pStyle w:val="Normal"/>
        <w:spacing w:lineRule="auto" w:line="240"/>
        <w:ind w:firstLine="284" w:end="0"/>
        <w:rPr/>
      </w:pPr>
      <w:r>
        <w:rPr>
          <w:spacing w:val="60"/>
          <w:sz w:val="24"/>
        </w:rPr>
        <w:t>Polysyllabic</w:t>
      </w:r>
      <w:r>
        <w:rPr>
          <w:sz w:val="24"/>
        </w:rPr>
        <w:t xml:space="preserve"> adjectives form their degrees of comparison analytic</w:t>
        <w:softHyphen/>
        <w:t>ally, by means of</w:t>
      </w:r>
      <w:r>
        <w:rPr>
          <w:b/>
          <w:sz w:val="24"/>
        </w:rPr>
        <w:t xml:space="preserve"> more</w:t>
      </w:r>
      <w:r>
        <w:rPr>
          <w:sz w:val="24"/>
        </w:rPr>
        <w:t xml:space="preserve"> and</w:t>
      </w:r>
      <w:r>
        <w:rPr>
          <w:b/>
          <w:sz w:val="24"/>
        </w:rPr>
        <w:t xml:space="preserve"> most:</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 xml:space="preserve">difficult - more difficult - most difficult </w:t>
      </w:r>
    </w:p>
    <w:p>
      <w:pPr>
        <w:pStyle w:val="Normal"/>
        <w:spacing w:lineRule="auto" w:line="240"/>
        <w:ind w:firstLine="284" w:end="0"/>
        <w:rPr>
          <w:sz w:val="24"/>
        </w:rPr>
      </w:pPr>
      <w:r>
        <w:rPr>
          <w:sz w:val="24"/>
        </w:rPr>
        <w:t>curious - more curious - most curious</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Even monosyllabic adjectives used in postposition or predicatively have a greater tendency towards analytic forms of comparison than when used attributively.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Compare: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He is </w:t>
      </w:r>
      <w:r>
        <w:rPr>
          <w:i/>
          <w:sz w:val="24"/>
        </w:rPr>
        <w:t>a man more clever</w:t>
      </w:r>
      <w:r>
        <w:rPr>
          <w:i/>
          <w:sz w:val="24"/>
          <w:lang w:val="ru-RU"/>
        </w:rPr>
        <w:t xml:space="preserve"> thап</w:t>
      </w:r>
      <w:r>
        <w:rPr>
          <w:sz w:val="24"/>
        </w:rPr>
        <w:t xml:space="preserve"> you.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He is </w:t>
      </w:r>
      <w:r>
        <w:rPr>
          <w:i/>
          <w:sz w:val="24"/>
        </w:rPr>
        <w:t>a cleverer man.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superlative is sometimes used </w:t>
      </w:r>
      <w:r>
        <w:rPr>
          <w:i/>
          <w:sz w:val="24"/>
        </w:rPr>
        <w:t>without</w:t>
      </w:r>
      <w:r>
        <w:rPr>
          <w:b/>
          <w:i/>
          <w:sz w:val="24"/>
        </w:rPr>
        <w:t xml:space="preserve"> the</w:t>
      </w:r>
      <w:r>
        <w:rPr>
          <w:sz w:val="24"/>
        </w:rPr>
        <w:t xml:space="preserve"> when the aqjective denotes a very high degree of quality and no comparison with other objects is implied.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The path is </w:t>
      </w:r>
      <w:r>
        <w:rPr>
          <w:i/>
          <w:sz w:val="24"/>
        </w:rPr>
        <w:t>steepest</w:t>
      </w:r>
      <w:r>
        <w:rPr>
          <w:sz w:val="24"/>
        </w:rPr>
        <w:t xml:space="preserve"> here.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She is </w:t>
      </w:r>
      <w:r>
        <w:rPr>
          <w:i/>
          <w:sz w:val="24"/>
        </w:rPr>
        <w:t>happiest</w:t>
      </w:r>
      <w:r>
        <w:rPr>
          <w:sz w:val="24"/>
        </w:rPr>
        <w:t xml:space="preserve"> at home.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This morphological pattern (long - longer - longest) is not confined to adjectives, there are also a number of adverbs which may have the same endings, i.e. </w:t>
      </w:r>
      <w:r>
        <w:rPr>
          <w:i/>
          <w:sz w:val="24"/>
        </w:rPr>
        <w:t>soon - sooner - soonest, hard - harder - hardest.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Superlatives are often used alone before an of-phrase: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the best of friends, the youngest of the family.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Several adjectives form their degrees of comparison by means of (suppletive forms) irregularly:</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1384"/>
        <w:gridCol w:w="1134"/>
        <w:gridCol w:w="8462"/>
      </w:tblGrid>
      <w:tr>
        <w:trPr/>
        <w:tc>
          <w:tcPr>
            <w:tcW w:w="1384" w:type="dxa"/>
            <w:tcBorders/>
          </w:tcPr>
          <w:p>
            <w:pPr>
              <w:pStyle w:val="Normal"/>
              <w:spacing w:lineRule="auto" w:line="240"/>
              <w:ind w:hanging="0" w:end="0"/>
              <w:jc w:val="start"/>
              <w:rPr>
                <w:sz w:val="24"/>
              </w:rPr>
            </w:pPr>
            <w:r>
              <w:rPr>
                <w:sz w:val="24"/>
              </w:rPr>
              <w:t xml:space="preserve">good/well </w:t>
            </w:r>
          </w:p>
          <w:p>
            <w:pPr>
              <w:pStyle w:val="Normal"/>
              <w:spacing w:lineRule="auto" w:line="240"/>
              <w:ind w:hanging="0" w:end="0"/>
              <w:jc w:val="start"/>
              <w:rPr>
                <w:sz w:val="24"/>
              </w:rPr>
            </w:pPr>
            <w:r>
              <w:rPr>
                <w:sz w:val="24"/>
              </w:rPr>
              <w:t xml:space="preserve">bad </w:t>
            </w:r>
          </w:p>
          <w:p>
            <w:pPr>
              <w:pStyle w:val="Normal"/>
              <w:spacing w:lineRule="auto" w:line="240"/>
              <w:ind w:hanging="0" w:end="0"/>
              <w:jc w:val="start"/>
              <w:rPr>
                <w:sz w:val="24"/>
              </w:rPr>
            </w:pPr>
            <w:r>
              <w:rPr>
                <w:sz w:val="24"/>
              </w:rPr>
              <w:t xml:space="preserve">little </w:t>
            </w:r>
          </w:p>
          <w:p>
            <w:pPr>
              <w:pStyle w:val="Normal"/>
              <w:spacing w:lineRule="auto" w:line="240"/>
              <w:ind w:hanging="0" w:end="0"/>
              <w:jc w:val="start"/>
              <w:rPr>
                <w:sz w:val="24"/>
              </w:rPr>
            </w:pPr>
            <w:r>
              <w:rPr>
                <w:sz w:val="24"/>
              </w:rPr>
              <w:t>many</w:t>
            </w:r>
          </w:p>
        </w:tc>
        <w:tc>
          <w:tcPr>
            <w:tcW w:w="1134" w:type="dxa"/>
            <w:tcBorders/>
          </w:tcPr>
          <w:p>
            <w:pPr>
              <w:pStyle w:val="Normal"/>
              <w:spacing w:lineRule="auto" w:line="240"/>
              <w:ind w:hanging="0" w:end="0"/>
              <w:jc w:val="start"/>
              <w:rPr>
                <w:sz w:val="24"/>
              </w:rPr>
            </w:pPr>
            <w:r>
              <w:rPr>
                <w:sz w:val="24"/>
              </w:rPr>
              <w:t>- better</w:t>
            </w:r>
          </w:p>
          <w:p>
            <w:pPr>
              <w:pStyle w:val="Normal"/>
              <w:spacing w:lineRule="auto" w:line="240"/>
              <w:ind w:hanging="0" w:end="0"/>
              <w:jc w:val="start"/>
              <w:rPr>
                <w:sz w:val="24"/>
              </w:rPr>
            </w:pPr>
            <w:r>
              <w:rPr>
                <w:sz w:val="24"/>
              </w:rPr>
              <w:t>- worse</w:t>
            </w:r>
          </w:p>
          <w:p>
            <w:pPr>
              <w:pStyle w:val="Normal"/>
              <w:spacing w:lineRule="auto" w:line="240"/>
              <w:ind w:hanging="0" w:end="0"/>
              <w:jc w:val="start"/>
              <w:rPr>
                <w:sz w:val="24"/>
              </w:rPr>
            </w:pPr>
            <w:r>
              <w:rPr>
                <w:sz w:val="24"/>
              </w:rPr>
              <w:t>- less</w:t>
            </w:r>
          </w:p>
          <w:p>
            <w:pPr>
              <w:pStyle w:val="Normal"/>
              <w:spacing w:lineRule="auto" w:line="240"/>
              <w:ind w:hanging="0" w:end="0"/>
              <w:jc w:val="start"/>
              <w:rPr>
                <w:sz w:val="24"/>
              </w:rPr>
            </w:pPr>
            <w:r>
              <w:rPr>
                <w:sz w:val="24"/>
              </w:rPr>
              <w:t>- more</w:t>
            </w:r>
          </w:p>
        </w:tc>
        <w:tc>
          <w:tcPr>
            <w:tcW w:w="8462" w:type="dxa"/>
            <w:tcBorders/>
          </w:tcPr>
          <w:p>
            <w:pPr>
              <w:pStyle w:val="Normal"/>
              <w:spacing w:lineRule="auto" w:line="240"/>
              <w:ind w:hanging="0" w:end="0"/>
              <w:jc w:val="start"/>
              <w:rPr>
                <w:sz w:val="24"/>
              </w:rPr>
            </w:pPr>
            <w:r>
              <w:rPr>
                <w:sz w:val="24"/>
              </w:rPr>
              <w:t xml:space="preserve">- best </w:t>
            </w:r>
          </w:p>
          <w:p>
            <w:pPr>
              <w:pStyle w:val="Normal"/>
              <w:spacing w:lineRule="auto" w:line="240"/>
              <w:ind w:hanging="0" w:end="0"/>
              <w:jc w:val="start"/>
              <w:rPr>
                <w:sz w:val="24"/>
              </w:rPr>
            </w:pPr>
            <w:r>
              <w:rPr>
                <w:sz w:val="24"/>
              </w:rPr>
              <w:t xml:space="preserve">- worst </w:t>
            </w:r>
          </w:p>
          <w:p>
            <w:pPr>
              <w:pStyle w:val="Normal"/>
              <w:spacing w:lineRule="auto" w:line="240"/>
              <w:ind w:hanging="0" w:end="0"/>
              <w:jc w:val="start"/>
              <w:rPr>
                <w:sz w:val="24"/>
              </w:rPr>
            </w:pPr>
            <w:r>
              <w:rPr>
                <w:sz w:val="24"/>
              </w:rPr>
              <w:t xml:space="preserve">- least </w:t>
            </w:r>
          </w:p>
          <w:p>
            <w:pPr>
              <w:pStyle w:val="Normal"/>
              <w:spacing w:lineRule="auto" w:line="240"/>
              <w:ind w:hanging="0" w:end="0"/>
              <w:jc w:val="start"/>
              <w:rPr>
                <w:sz w:val="24"/>
              </w:rPr>
            </w:pPr>
            <w:r>
              <w:rPr>
                <w:sz w:val="24"/>
              </w:rPr>
              <w:t>- most</w:t>
            </w:r>
          </w:p>
        </w:tc>
      </w:tr>
    </w:tbl>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231">
                <wp:simplePos x="0" y="0"/>
                <wp:positionH relativeFrom="column">
                  <wp:posOffset>280035</wp:posOffset>
                </wp:positionH>
                <wp:positionV relativeFrom="paragraph">
                  <wp:posOffset>143510</wp:posOffset>
                </wp:positionV>
                <wp:extent cx="91440" cy="365760"/>
                <wp:effectExtent l="0" t="5080" r="635" b="5715"/>
                <wp:wrapNone/>
                <wp:docPr id="217"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2.05pt;margin-top:11.3pt;width:7.15pt;height:28.75pt;mso-wrap-style:none;v-text-anchor:middle" type="_x0000_t87">
                <v:fill o:detectmouseclick="t" on="false"/>
                <v:stroke color="black" weight="9360" joinstyle="miter" endcap="flat"/>
                <w10:wrap type="none"/>
              </v:shape>
            </w:pict>
          </mc:Fallback>
        </mc:AlternateContent>
      </w:r>
    </w:p>
    <w:tbl>
      <w:tblPr>
        <w:tblW w:w="10982" w:type="dxa"/>
        <w:jc w:val="start"/>
        <w:tblInd w:w="0" w:type="dxa"/>
        <w:tblLayout w:type="fixed"/>
        <w:tblCellMar>
          <w:top w:w="0" w:type="dxa"/>
          <w:start w:w="108" w:type="dxa"/>
          <w:bottom w:w="0" w:type="dxa"/>
          <w:end w:w="108" w:type="dxa"/>
        </w:tblCellMar>
      </w:tblPr>
      <w:tblGrid>
        <w:gridCol w:w="675"/>
        <w:gridCol w:w="10307"/>
      </w:tblGrid>
      <w:tr>
        <w:trPr/>
        <w:tc>
          <w:tcPr>
            <w:tcW w:w="675" w:type="dxa"/>
            <w:tcBorders/>
          </w:tcPr>
          <w:p>
            <w:pPr>
              <w:pStyle w:val="Normal"/>
              <w:spacing w:lineRule="auto" w:line="240"/>
              <w:ind w:hanging="0" w:end="0"/>
              <w:rPr>
                <w:sz w:val="24"/>
              </w:rPr>
            </w:pPr>
            <w:r>
              <w:rPr>
                <w:sz w:val="24"/>
              </w:rPr>
              <w:t>far</w:t>
            </w:r>
          </w:p>
        </w:tc>
        <w:tc>
          <w:tcPr>
            <w:tcW w:w="10307" w:type="dxa"/>
            <w:tcBorders/>
          </w:tcPr>
          <w:p>
            <w:pPr>
              <w:pStyle w:val="Normal"/>
              <w:spacing w:lineRule="auto" w:line="240"/>
              <w:ind w:hanging="0" w:end="0"/>
              <w:jc w:val="start"/>
              <w:rPr>
                <w:sz w:val="24"/>
              </w:rPr>
            </w:pPr>
            <w:r>
              <w:rPr>
                <w:sz w:val="24"/>
              </w:rPr>
              <w:t xml:space="preserve">farther - farthest (with reference to distance) </w:t>
            </w:r>
          </w:p>
          <w:p>
            <w:pPr>
              <w:pStyle w:val="Normal"/>
              <w:spacing w:lineRule="auto" w:line="240"/>
              <w:ind w:hanging="0" w:end="0"/>
              <w:jc w:val="start"/>
              <w:rPr>
                <w:sz w:val="24"/>
              </w:rPr>
            </w:pPr>
            <w:r>
              <w:rPr>
                <w:sz w:val="24"/>
              </w:rPr>
              <w:t>further - furthest (with reference to distance, abstract notions and in figurative use)</w:t>
            </w:r>
          </w:p>
        </w:tc>
      </w:tr>
    </w:tbl>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232">
                <wp:simplePos x="0" y="0"/>
                <wp:positionH relativeFrom="column">
                  <wp:posOffset>280035</wp:posOffset>
                </wp:positionH>
                <wp:positionV relativeFrom="paragraph">
                  <wp:posOffset>166370</wp:posOffset>
                </wp:positionV>
                <wp:extent cx="91440" cy="365760"/>
                <wp:effectExtent l="0" t="5080" r="635" b="5715"/>
                <wp:wrapNone/>
                <wp:docPr id="218"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2.05pt;margin-top:13.1pt;width:7.15pt;height:28.75pt;mso-wrap-style:none;v-text-anchor:middle" type="_x0000_t87">
                <v:fill o:detectmouseclick="t" on="false"/>
                <v:stroke color="black" weight="9360" joinstyle="miter" endcap="flat"/>
                <w10:wrap type="none"/>
              </v:shape>
            </w:pict>
          </mc:Fallback>
        </mc:AlternateContent>
      </w:r>
    </w:p>
    <w:tbl>
      <w:tblPr>
        <w:tblW w:w="10982" w:type="dxa"/>
        <w:jc w:val="start"/>
        <w:tblInd w:w="0" w:type="dxa"/>
        <w:tblLayout w:type="fixed"/>
        <w:tblCellMar>
          <w:top w:w="0" w:type="dxa"/>
          <w:start w:w="108" w:type="dxa"/>
          <w:bottom w:w="0" w:type="dxa"/>
          <w:end w:w="108" w:type="dxa"/>
        </w:tblCellMar>
      </w:tblPr>
      <w:tblGrid>
        <w:gridCol w:w="675"/>
        <w:gridCol w:w="10307"/>
      </w:tblGrid>
      <w:tr>
        <w:trPr/>
        <w:tc>
          <w:tcPr>
            <w:tcW w:w="675" w:type="dxa"/>
            <w:tcBorders/>
          </w:tcPr>
          <w:p>
            <w:pPr>
              <w:pStyle w:val="Normal"/>
              <w:spacing w:lineRule="auto" w:line="240"/>
              <w:ind w:hanging="0" w:end="0"/>
              <w:rPr>
                <w:sz w:val="24"/>
              </w:rPr>
            </w:pPr>
            <w:r>
              <w:rPr>
                <w:sz w:val="24"/>
              </w:rPr>
              <w:t>old</w:t>
            </w:r>
          </w:p>
        </w:tc>
        <w:tc>
          <w:tcPr>
            <w:tcW w:w="10307" w:type="dxa"/>
            <w:tcBorders/>
          </w:tcPr>
          <w:p>
            <w:pPr>
              <w:pStyle w:val="Normal"/>
              <w:spacing w:lineRule="auto" w:line="240"/>
              <w:ind w:hanging="0" w:end="0"/>
              <w:jc w:val="start"/>
              <w:rPr>
                <w:sz w:val="24"/>
              </w:rPr>
            </w:pPr>
            <w:r>
              <w:rPr>
                <w:sz w:val="24"/>
              </w:rPr>
              <w:t>older - oldest (with reference to age)</w:t>
            </w:r>
          </w:p>
          <w:p>
            <w:pPr>
              <w:pStyle w:val="Normal"/>
              <w:spacing w:lineRule="auto" w:line="240"/>
              <w:ind w:hanging="0" w:end="0"/>
              <w:jc w:val="start"/>
              <w:rPr>
                <w:sz w:val="24"/>
              </w:rPr>
            </w:pPr>
            <w:r>
              <w:rPr>
                <w:sz w:val="24"/>
              </w:rPr>
              <w:t>elder - eldest (with reference to the sequence of brothers and sisters)</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Adjectival compounds can be inflected in two ways, either the first element is inflected (if it is an adjective or adverb), or comparison is with </w:t>
      </w:r>
      <w:r>
        <w:rPr>
          <w:b/>
          <w:sz w:val="24"/>
        </w:rPr>
        <w:t>more</w:t>
      </w:r>
      <w:r>
        <w:rPr>
          <w:sz w:val="24"/>
        </w:rPr>
        <w:t xml:space="preserve"> and</w:t>
      </w:r>
      <w:r>
        <w:rPr>
          <w:b/>
          <w:sz w:val="24"/>
        </w:rPr>
        <w:t xml:space="preserve"> most,</w:t>
      </w:r>
      <w:r>
        <w:rPr>
          <w:sz w:val="24"/>
        </w:rPr>
        <w:t xml:space="preserve"> for example:</w:t>
      </w:r>
    </w:p>
    <w:p>
      <w:pPr>
        <w:pStyle w:val="Normal"/>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1559"/>
        <w:gridCol w:w="2126"/>
        <w:gridCol w:w="6903"/>
      </w:tblGrid>
      <w:tr>
        <w:trPr/>
        <w:tc>
          <w:tcPr>
            <w:tcW w:w="1559" w:type="dxa"/>
            <w:tcBorders/>
          </w:tcPr>
          <w:p>
            <w:pPr>
              <w:pStyle w:val="Normal"/>
              <w:spacing w:lineRule="auto" w:line="240"/>
              <w:ind w:hanging="0" w:end="0"/>
              <w:jc w:val="start"/>
              <w:rPr>
                <w:sz w:val="24"/>
              </w:rPr>
            </w:pPr>
            <w:r>
              <w:rPr>
                <w:sz w:val="24"/>
              </w:rPr>
              <w:t xml:space="preserve">well-known </w:t>
            </w:r>
          </w:p>
          <w:p>
            <w:pPr>
              <w:pStyle w:val="Normal"/>
              <w:spacing w:lineRule="auto" w:line="240"/>
              <w:ind w:hanging="0" w:end="0"/>
              <w:jc w:val="start"/>
              <w:rPr>
                <w:sz w:val="24"/>
              </w:rPr>
            </w:pPr>
            <w:r>
              <w:rPr>
                <w:sz w:val="24"/>
              </w:rPr>
              <w:t xml:space="preserve">dull-witted </w:t>
            </w:r>
          </w:p>
          <w:p>
            <w:pPr>
              <w:pStyle w:val="Normal"/>
              <w:spacing w:lineRule="auto" w:line="240"/>
              <w:ind w:hanging="0" w:end="0"/>
              <w:jc w:val="start"/>
              <w:rPr>
                <w:sz w:val="24"/>
              </w:rPr>
            </w:pPr>
            <w:r>
              <w:rPr>
                <w:sz w:val="24"/>
              </w:rPr>
              <w:t>kind-hearted</w:t>
            </w:r>
          </w:p>
        </w:tc>
        <w:tc>
          <w:tcPr>
            <w:tcW w:w="2126" w:type="dxa"/>
            <w:tcBorders/>
          </w:tcPr>
          <w:p>
            <w:pPr>
              <w:pStyle w:val="Normal"/>
              <w:spacing w:lineRule="auto" w:line="240"/>
              <w:ind w:hanging="0" w:end="0"/>
              <w:jc w:val="start"/>
              <w:rPr>
                <w:sz w:val="24"/>
              </w:rPr>
            </w:pPr>
            <w:r>
              <w:rPr>
                <w:sz w:val="24"/>
              </w:rPr>
              <w:t>- better-known</w:t>
            </w:r>
          </w:p>
          <w:p>
            <w:pPr>
              <w:pStyle w:val="Normal"/>
              <w:spacing w:lineRule="auto" w:line="240"/>
              <w:ind w:hanging="0" w:end="0"/>
              <w:jc w:val="start"/>
              <w:rPr>
                <w:sz w:val="24"/>
              </w:rPr>
            </w:pPr>
            <w:r>
              <w:rPr>
                <w:sz w:val="24"/>
              </w:rPr>
              <w:t>- more dull-witted</w:t>
            </w:r>
          </w:p>
          <w:p>
            <w:pPr>
              <w:pStyle w:val="Normal"/>
              <w:spacing w:lineRule="auto" w:line="240"/>
              <w:ind w:hanging="0" w:end="0"/>
              <w:jc w:val="start"/>
              <w:rPr>
                <w:sz w:val="24"/>
              </w:rPr>
            </w:pPr>
            <w:r>
              <w:rPr>
                <w:sz w:val="24"/>
              </w:rPr>
              <w:t>- more kind-hearted</w:t>
            </w:r>
          </w:p>
        </w:tc>
        <w:tc>
          <w:tcPr>
            <w:tcW w:w="6903" w:type="dxa"/>
            <w:tcBorders/>
          </w:tcPr>
          <w:p>
            <w:pPr>
              <w:pStyle w:val="Normal"/>
              <w:spacing w:lineRule="auto" w:line="240"/>
              <w:ind w:hanging="0" w:end="0"/>
              <w:jc w:val="start"/>
              <w:rPr>
                <w:sz w:val="24"/>
              </w:rPr>
            </w:pPr>
            <w:r>
              <w:rPr>
                <w:sz w:val="24"/>
              </w:rPr>
              <w:t xml:space="preserve">- best-known </w:t>
            </w:r>
          </w:p>
          <w:p>
            <w:pPr>
              <w:pStyle w:val="Normal"/>
              <w:spacing w:lineRule="auto" w:line="240"/>
              <w:ind w:hanging="0" w:end="0"/>
              <w:jc w:val="start"/>
              <w:rPr>
                <w:sz w:val="24"/>
              </w:rPr>
            </w:pPr>
            <w:r>
              <w:rPr>
                <w:sz w:val="24"/>
              </w:rPr>
              <w:t xml:space="preserve">- most dull-witted </w:t>
            </w:r>
          </w:p>
          <w:p>
            <w:pPr>
              <w:pStyle w:val="Normal"/>
              <w:spacing w:lineRule="auto" w:line="240"/>
              <w:ind w:hanging="0" w:end="0"/>
              <w:jc w:val="start"/>
              <w:rPr>
                <w:sz w:val="24"/>
              </w:rPr>
            </w:pPr>
            <w:r>
              <w:rPr>
                <w:sz w:val="24"/>
              </w:rPr>
              <w:t>- most kind-hearted</w:t>
            </w:r>
          </w:p>
          <w:p>
            <w:pPr>
              <w:pStyle w:val="Normal"/>
              <w:spacing w:lineRule="auto" w:line="240"/>
              <w:ind w:hanging="0" w:end="0"/>
              <w:jc w:val="start"/>
              <w:rPr>
                <w:sz w:val="24"/>
              </w:rPr>
            </w:pPr>
            <w:r>
              <w:rPr>
                <w:sz w:val="24"/>
              </w:rPr>
            </w:r>
          </w:p>
        </w:tc>
      </w:tr>
    </w:tbl>
    <w:p>
      <w:pPr>
        <w:pStyle w:val="Normal"/>
        <w:spacing w:lineRule="auto" w:line="240"/>
        <w:ind w:firstLine="284" w:end="0"/>
        <w:rPr>
          <w:b/>
          <w:sz w:val="24"/>
        </w:rPr>
      </w:pPr>
      <w:r>
        <w:rPr>
          <w:b/>
          <w:sz w:val="24"/>
        </w:rPr>
        <w:t>The following adjectives generally do not form degrees of comparison:</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1. Limiting qualitative adjectives which single out or determine the type of things or persons, such as:</w:t>
      </w:r>
    </w:p>
    <w:p>
      <w:pPr>
        <w:pStyle w:val="Normal"/>
        <w:spacing w:lineRule="auto" w:line="240"/>
        <w:ind w:firstLine="284" w:start="284" w:end="0"/>
        <w:rPr/>
      </w:pPr>
      <w:r>
        <w:rPr>
          <w:i/>
          <w:sz w:val="24"/>
        </w:rPr>
        <w:t>previous, middle, left, childless, medical,</w:t>
      </w:r>
      <w:r>
        <w:rPr>
          <w:b/>
          <w:i/>
          <w:sz w:val="24"/>
        </w:rPr>
        <w:t xml:space="preserve"> </w:t>
      </w:r>
      <w:r>
        <w:rPr>
          <w:i/>
          <w:sz w:val="24"/>
        </w:rPr>
        <w:t>dead,</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2. Relative adjectives (which are also limiting in their meaning) such as:</w:t>
      </w:r>
    </w:p>
    <w:p>
      <w:pPr>
        <w:pStyle w:val="BodyTextIndent"/>
        <w:suppressAutoHyphens w:val="false"/>
        <w:ind w:start="284" w:end="0"/>
        <w:rPr>
          <w:lang w:val="en-US"/>
        </w:rPr>
      </w:pPr>
      <w:r>
        <w:rPr>
          <w:lang w:val="en-US"/>
        </w:rPr>
        <w:t>woollen, wooden, flaxen, earthen, ashen.</w:t>
      </w:r>
    </w:p>
    <w:p>
      <w:pPr>
        <w:pStyle w:val="Normal"/>
        <w:spacing w:lineRule="auto" w:line="240"/>
        <w:ind w:firstLine="284" w:end="0"/>
        <w:rPr>
          <w:sz w:val="24"/>
          <w:lang w:val="en-US"/>
        </w:rPr>
      </w:pPr>
      <w:r>
        <w:rPr>
          <w:sz w:val="24"/>
          <w:lang w:val="en-US"/>
        </w:rPr>
      </w:r>
    </w:p>
    <w:p>
      <w:pPr>
        <w:pStyle w:val="Normal"/>
        <w:spacing w:lineRule="auto" w:line="240"/>
        <w:ind w:firstLine="284" w:end="0"/>
        <w:rPr/>
      </w:pPr>
      <w:r>
        <w:rPr>
          <w:sz w:val="24"/>
        </w:rPr>
        <w:t>3. Adjectives with comparative and superlative</w:t>
      </w:r>
      <w:r>
        <w:rPr>
          <w:b/>
          <w:sz w:val="24"/>
        </w:rPr>
        <w:t xml:space="preserve"> </w:t>
      </w:r>
      <w:r>
        <w:rPr>
          <w:sz w:val="24"/>
        </w:rPr>
        <w:t>meaning (the so-called gradables) which are of Latin origin:</w:t>
      </w:r>
    </w:p>
    <w:p>
      <w:pPr>
        <w:pStyle w:val="Normal"/>
        <w:spacing w:lineRule="auto" w:line="240"/>
        <w:ind w:firstLine="284" w:start="284" w:end="0"/>
        <w:rPr/>
      </w:pPr>
      <w:r>
        <w:rPr>
          <w:i/>
          <w:sz w:val="24"/>
        </w:rPr>
        <w:t>former, inner, upper, junior, senior, prior, superior,</w:t>
      </w:r>
      <w:r>
        <w:rPr>
          <w:sz w:val="24"/>
        </w:rPr>
        <w:t xml:space="preserve"> etc. (originally with comparative meaning), and</w:t>
      </w:r>
    </w:p>
    <w:p>
      <w:pPr>
        <w:pStyle w:val="Normal"/>
        <w:spacing w:lineRule="auto" w:line="240"/>
        <w:ind w:firstLine="284" w:start="284" w:end="0"/>
        <w:rPr/>
      </w:pPr>
      <w:r>
        <w:rPr>
          <w:sz w:val="24"/>
        </w:rPr>
        <w:t xml:space="preserve"> </w:t>
      </w:r>
      <w:r>
        <w:rPr>
          <w:i/>
          <w:sz w:val="24"/>
        </w:rPr>
        <w:t>minimal, optimal, proximal,</w:t>
      </w:r>
      <w:r>
        <w:rPr>
          <w:sz w:val="24"/>
        </w:rPr>
        <w:t xml:space="preserve"> etc. (originally with superlative meaning).</w:t>
      </w:r>
    </w:p>
    <w:p>
      <w:pPr>
        <w:pStyle w:val="Normal"/>
        <w:spacing w:lineRule="auto" w:line="240"/>
        <w:ind w:firstLine="284" w:end="0"/>
        <w:rPr/>
      </w:pPr>
      <w:r>
        <w:rPr>
          <w:sz w:val="24"/>
        </w:rPr>
        <w:t xml:space="preserve">With most of them the comparative meaning has been lost and they are used as positive forms </w:t>
      </w:r>
      <w:r>
        <w:rPr>
          <w:i/>
          <w:sz w:val="24"/>
        </w:rPr>
        <w:t>(the inner wall, the upper lip, superior quality, minimal losses).</w:t>
      </w:r>
    </w:p>
    <w:p>
      <w:pPr>
        <w:pStyle w:val="Normal"/>
        <w:spacing w:lineRule="auto" w:line="240"/>
        <w:ind w:firstLine="284" w:end="0"/>
        <w:rPr/>
      </w:pPr>
      <w:r>
        <w:rPr>
          <w:sz w:val="24"/>
        </w:rPr>
        <w:t xml:space="preserve">However, some comparatives borrowed from Latin </w:t>
      </w:r>
      <w:r>
        <w:rPr>
          <w:i/>
          <w:sz w:val="24"/>
        </w:rPr>
        <w:t>(major, minor, exterior, interior, junior, senior)</w:t>
      </w:r>
      <w:r>
        <w:rPr>
          <w:sz w:val="24"/>
        </w:rPr>
        <w:t xml:space="preserve"> may form their own comparatives with a change of meaning.</w:t>
      </w:r>
    </w:p>
    <w:p>
      <w:pPr>
        <w:pStyle w:val="Normal"/>
        <w:spacing w:lineRule="auto" w:line="240"/>
        <w:ind w:firstLine="284" w:end="0"/>
        <w:rPr>
          <w:sz w:val="24"/>
        </w:rPr>
      </w:pPr>
      <w:r>
        <w:rPr>
          <w:sz w:val="24"/>
        </w:rPr>
      </w:r>
    </w:p>
    <w:p>
      <w:pPr>
        <w:pStyle w:val="Normal"/>
        <w:spacing w:lineRule="auto" w:line="240"/>
        <w:ind w:firstLine="284" w:end="0"/>
        <w:rPr/>
      </w:pPr>
      <w:r>
        <w:rPr>
          <w:sz w:val="24"/>
        </w:rPr>
        <w:t>4. Adjectives already</w:t>
      </w:r>
      <w:r>
        <w:rPr>
          <w:b/>
          <w:sz w:val="24"/>
        </w:rPr>
        <w:t xml:space="preserve"> </w:t>
      </w:r>
      <w:r>
        <w:rPr>
          <w:sz w:val="24"/>
        </w:rPr>
        <w:t>denoting some gradation of quality, such</w:t>
      </w:r>
      <w:r>
        <w:rPr>
          <w:b/>
          <w:sz w:val="24"/>
        </w:rPr>
        <w:t xml:space="preserve"> </w:t>
      </w:r>
      <w:r>
        <w:rPr>
          <w:sz w:val="24"/>
        </w:rPr>
        <w:t>as</w:t>
      </w:r>
      <w:r>
        <w:rPr>
          <w:b/>
          <w:sz w:val="24"/>
        </w:rPr>
        <w:t xml:space="preserve"> </w:t>
      </w:r>
      <w:r>
        <w:rPr>
          <w:i/>
          <w:sz w:val="24"/>
        </w:rPr>
        <w:t>darkish, greenish,</w:t>
      </w:r>
      <w:r>
        <w:rPr>
          <w:sz w:val="24"/>
        </w:rPr>
        <w:t xml:space="preserve"> etc.</w:t>
      </w:r>
    </w:p>
    <w:p>
      <w:pPr>
        <w:pStyle w:val="Normal"/>
        <w:spacing w:lineRule="auto" w:line="240"/>
        <w:ind w:firstLine="284" w:end="0"/>
        <w:rPr>
          <w:b/>
          <w:sz w:val="24"/>
        </w:rPr>
      </w:pPr>
      <w:r>
        <w:rPr>
          <w:b/>
          <w:sz w:val="24"/>
        </w:rPr>
      </w:r>
    </w:p>
    <w:p>
      <w:pPr>
        <w:pStyle w:val="Heading3"/>
        <w:rPr/>
      </w:pPr>
      <w:bookmarkStart w:id="51" w:name="__RefHeading___Toc5112989"/>
      <w:bookmarkEnd w:id="51"/>
      <w:r>
        <w:rPr/>
        <w:t>Adjectives of participial origin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210.</w:t>
      </w:r>
      <w:r>
        <w:rPr>
          <w:sz w:val="24"/>
        </w:rPr>
        <w:t xml:space="preserve"> Only certain adjectives derived from participles reach full adjectival status. Among those in current use are </w:t>
      </w:r>
      <w:r>
        <w:rPr>
          <w:i/>
          <w:sz w:val="24"/>
        </w:rPr>
        <w:t>interesting, charming, crooked, learned, ragged</w:t>
      </w:r>
      <w:r>
        <w:rPr>
          <w:sz w:val="24"/>
        </w:rPr>
        <w:t xml:space="preserve"> and those compounded with another element, which sometimes gives them quite a different meaning </w:t>
      </w:r>
      <w:r>
        <w:rPr>
          <w:i/>
          <w:sz w:val="24"/>
        </w:rPr>
        <w:t>(good-looking, heart</w:t>
        <w:softHyphen/>
        <w:t>breaking, hard-boiled, frost-bitten, weather-beaten,</w:t>
      </w:r>
      <w:r>
        <w:rPr>
          <w:sz w:val="24"/>
        </w:rPr>
        <w:t xml:space="preserve"> etc.).</w:t>
      </w:r>
    </w:p>
    <w:p>
      <w:pPr>
        <w:pStyle w:val="Normal"/>
        <w:spacing w:lineRule="auto" w:line="240"/>
        <w:ind w:firstLine="284" w:end="0"/>
        <w:rPr>
          <w:sz w:val="24"/>
        </w:rPr>
      </w:pPr>
      <w:r>
        <w:rPr>
          <w:sz w:val="24"/>
        </w:rPr>
        <w:t>In most cases, however, the difference between the adjective and the participle is revealed only in the sentence. The difference lies in the verbal nature retained by the participle. The verbal nature is explicit when a direct object or a by-object is present. This can be seen from the following pairs of sentences:</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center"/>
              <w:rPr>
                <w:b/>
              </w:rPr>
            </w:pPr>
            <w:r>
              <w:rPr>
                <w:b/>
              </w:rPr>
              <w:t>With an adjective</w:t>
            </w:r>
          </w:p>
        </w:tc>
        <w:tc>
          <w:tcPr>
            <w:tcW w:w="5491" w:type="dxa"/>
            <w:tcBorders/>
          </w:tcPr>
          <w:p>
            <w:pPr>
              <w:pStyle w:val="Normal"/>
              <w:spacing w:lineRule="auto" w:line="240"/>
              <w:ind w:hanging="0" w:end="0"/>
              <w:jc w:val="center"/>
              <w:rPr>
                <w:b/>
              </w:rPr>
            </w:pPr>
            <w:r>
              <w:rPr>
                <w:b/>
              </w:rPr>
              <w:t>With a participle</w:t>
            </w:r>
          </w:p>
        </w:tc>
      </w:tr>
      <w:tr>
        <w:trPr/>
        <w:tc>
          <w:tcPr>
            <w:tcW w:w="5491" w:type="dxa"/>
            <w:tcBorders/>
          </w:tcPr>
          <w:p>
            <w:pPr>
              <w:pStyle w:val="Normal"/>
              <w:spacing w:lineRule="auto" w:line="240"/>
              <w:ind w:hanging="0" w:end="0"/>
              <w:jc w:val="start"/>
              <w:rPr>
                <w:i/>
                <w:i/>
              </w:rPr>
            </w:pPr>
            <w:r>
              <w:rPr/>
              <w:t xml:space="preserve">You are </w:t>
            </w:r>
            <w:r>
              <w:rPr>
                <w:i/>
              </w:rPr>
              <w:t>insulting.</w:t>
            </w:r>
            <w:r>
              <w:rPr/>
              <w:t xml:space="preserve">                   </w:t>
            </w:r>
          </w:p>
          <w:p>
            <w:pPr>
              <w:pStyle w:val="Normal"/>
              <w:spacing w:lineRule="auto" w:line="240"/>
              <w:ind w:hanging="0" w:end="0"/>
              <w:jc w:val="start"/>
              <w:rPr/>
            </w:pPr>
            <w:r>
              <w:rPr/>
              <w:t xml:space="preserve">His views were </w:t>
            </w:r>
            <w:r>
              <w:rPr>
                <w:i/>
              </w:rPr>
              <w:t>alarming</w:t>
            </w:r>
          </w:p>
          <w:p>
            <w:pPr>
              <w:pStyle w:val="Normal"/>
              <w:spacing w:lineRule="auto" w:line="240"/>
              <w:ind w:hanging="0" w:end="0"/>
              <w:jc w:val="start"/>
              <w:rPr>
                <w:b/>
              </w:rPr>
            </w:pPr>
            <w:r>
              <w:rPr/>
              <w:t xml:space="preserve">The man was </w:t>
            </w:r>
            <w:r>
              <w:rPr>
                <w:i/>
              </w:rPr>
              <w:t>offended.</w:t>
            </w:r>
            <w:r>
              <w:rPr/>
              <w:t xml:space="preserve">            </w:t>
            </w:r>
          </w:p>
        </w:tc>
        <w:tc>
          <w:tcPr>
            <w:tcW w:w="5491" w:type="dxa"/>
            <w:tcBorders/>
          </w:tcPr>
          <w:p>
            <w:pPr>
              <w:pStyle w:val="Normal"/>
              <w:spacing w:lineRule="auto" w:line="240"/>
              <w:ind w:hanging="0" w:end="0"/>
              <w:jc w:val="start"/>
              <w:rPr/>
            </w:pPr>
            <w:r>
              <w:rPr/>
              <w:t xml:space="preserve">You are </w:t>
            </w:r>
            <w:r>
              <w:rPr>
                <w:i/>
              </w:rPr>
              <w:t>insulting us.</w:t>
            </w:r>
          </w:p>
          <w:p>
            <w:pPr>
              <w:pStyle w:val="Normal"/>
              <w:spacing w:lineRule="auto" w:line="240"/>
              <w:ind w:hanging="0" w:end="0"/>
              <w:jc w:val="start"/>
              <w:rPr/>
            </w:pPr>
            <w:r>
              <w:rPr/>
              <w:t xml:space="preserve">His views were </w:t>
            </w:r>
            <w:r>
              <w:rPr>
                <w:i/>
              </w:rPr>
              <w:t>alarming the audience.</w:t>
            </w:r>
            <w:r>
              <w:rPr/>
              <w:t xml:space="preserve"> </w:t>
            </w:r>
          </w:p>
          <w:p>
            <w:pPr>
              <w:pStyle w:val="Normal"/>
              <w:spacing w:lineRule="auto" w:line="240"/>
              <w:ind w:hanging="0" w:end="0"/>
              <w:jc w:val="start"/>
              <w:rPr>
                <w:b/>
              </w:rPr>
            </w:pPr>
            <w:r>
              <w:rPr/>
              <w:t xml:space="preserve">The man was </w:t>
            </w:r>
            <w:r>
              <w:rPr>
                <w:i/>
              </w:rPr>
              <w:t>offended by the secretary’s remark.</w:t>
            </w:r>
          </w:p>
        </w:tc>
      </w:tr>
    </w:tbl>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The verbal force of the participle is revealed in its limited combinability - it is not combinable with </w:t>
      </w:r>
      <w:r>
        <w:rPr>
          <w:i/>
          <w:sz w:val="24"/>
        </w:rPr>
        <w:t>very.</w:t>
      </w:r>
      <w:r>
        <w:rPr>
          <w:sz w:val="24"/>
        </w:rPr>
        <w:t xml:space="preserve"> In the above sentences, it is possible to use </w:t>
      </w:r>
      <w:r>
        <w:rPr>
          <w:i/>
          <w:sz w:val="24"/>
        </w:rPr>
        <w:t>very</w:t>
      </w:r>
      <w:r>
        <w:rPr>
          <w:sz w:val="24"/>
        </w:rPr>
        <w:t xml:space="preserve"> in the left-hand column, but not in the right-hand column.</w:t>
      </w:r>
    </w:p>
    <w:p>
      <w:pPr>
        <w:pStyle w:val="Normal"/>
        <w:spacing w:lineRule="auto" w:line="240"/>
        <w:ind w:firstLine="284" w:end="0"/>
        <w:rPr>
          <w:sz w:val="24"/>
        </w:rPr>
      </w:pPr>
      <w:r>
        <w:rPr>
          <w:sz w:val="24"/>
        </w:rPr>
        <w:t>Some adjectives only look like participles, there being no corresponding verbs: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downhearted, talented, diseased.</w:t>
      </w:r>
    </w:p>
    <w:p>
      <w:pPr>
        <w:pStyle w:val="Normal"/>
        <w:spacing w:lineRule="auto" w:line="240"/>
        <w:ind w:firstLine="284" w:end="0"/>
        <w:rPr>
          <w:i/>
          <w:i/>
          <w:sz w:val="24"/>
        </w:rPr>
      </w:pPr>
      <w:r>
        <w:rPr>
          <w:i/>
          <w:sz w:val="24"/>
        </w:rPr>
      </w:r>
    </w:p>
    <w:p>
      <w:pPr>
        <w:pStyle w:val="Normal"/>
        <w:spacing w:lineRule="auto" w:line="240"/>
        <w:ind w:firstLine="284" w:end="0"/>
        <w:rPr/>
      </w:pPr>
      <w:r>
        <w:rPr>
          <w:sz w:val="24"/>
        </w:rPr>
        <w:t>In some cases there are corresponding verbs, but the -</w:t>
      </w:r>
      <w:r>
        <w:rPr>
          <w:i/>
          <w:sz w:val="24"/>
        </w:rPr>
        <w:t>ed</w:t>
      </w:r>
      <w:r>
        <w:rPr>
          <w:sz w:val="24"/>
        </w:rPr>
        <w:t>- participle is not interpreted as passive, because the corresponding verb can be used only intransitively:</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the escaped prisoner (the prisoner who has escaped) </w:t>
      </w:r>
    </w:p>
    <w:p>
      <w:pPr>
        <w:pStyle w:val="Normal"/>
        <w:spacing w:lineRule="auto" w:line="240"/>
        <w:ind w:firstLine="284" w:start="284" w:end="0"/>
        <w:rPr>
          <w:sz w:val="24"/>
        </w:rPr>
      </w:pPr>
      <w:r>
        <w:rPr>
          <w:sz w:val="24"/>
        </w:rPr>
        <w:t xml:space="preserve">the departed guests (the guests who have departed) </w:t>
      </w:r>
    </w:p>
    <w:p>
      <w:pPr>
        <w:pStyle w:val="Normal"/>
        <w:spacing w:lineRule="auto" w:line="240"/>
        <w:ind w:firstLine="284" w:start="284" w:end="0"/>
        <w:rPr>
          <w:sz w:val="24"/>
        </w:rPr>
      </w:pPr>
      <w:r>
        <w:rPr>
          <w:sz w:val="24"/>
        </w:rPr>
        <w:t xml:space="preserve">the faded curtains (the curtains which have faded) </w:t>
      </w:r>
    </w:p>
    <w:p>
      <w:pPr>
        <w:pStyle w:val="Normal"/>
        <w:spacing w:lineRule="auto" w:line="240"/>
        <w:ind w:firstLine="284" w:start="284" w:end="0"/>
        <w:rPr>
          <w:sz w:val="24"/>
        </w:rPr>
      </w:pPr>
      <w:r>
        <w:rPr>
          <w:sz w:val="24"/>
        </w:rPr>
        <w:t>the retired officer (the officer who has retired)</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(See participles of intransitive verbs, § 143.)</w:t>
      </w:r>
    </w:p>
    <w:p>
      <w:pPr>
        <w:pStyle w:val="Normal"/>
        <w:spacing w:lineRule="auto" w:line="240"/>
        <w:ind w:firstLine="284" w:end="0"/>
        <w:rPr>
          <w:b/>
          <w:sz w:val="24"/>
        </w:rPr>
      </w:pPr>
      <w:r>
        <w:rPr>
          <w:b/>
          <w:sz w:val="24"/>
        </w:rPr>
      </w:r>
    </w:p>
    <w:p>
      <w:pPr>
        <w:pStyle w:val="Heading3"/>
        <w:rPr/>
      </w:pPr>
      <w:bookmarkStart w:id="52" w:name="__RefHeading___Toc5112990"/>
      <w:bookmarkEnd w:id="52"/>
      <w:r>
        <w:rPr/>
        <w:t>Adjectives and adverbs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Some adjectives coincide in form with adverbs, for example, </w:t>
      </w:r>
      <w:r>
        <w:rPr>
          <w:i/>
          <w:sz w:val="24"/>
        </w:rPr>
        <w:t>slow, long, fast, above, real, mighty, sure,</w:t>
      </w:r>
      <w:r>
        <w:rPr/>
        <w:t xml:space="preserve"> the last three being used as adverbs only in colloquial style.</w:t>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center"/>
              <w:rPr>
                <w:b/>
              </w:rPr>
            </w:pPr>
            <w:r>
              <w:rPr>
                <w:b/>
              </w:rPr>
              <w:t>Adjectives</w:t>
            </w:r>
          </w:p>
        </w:tc>
        <w:tc>
          <w:tcPr>
            <w:tcW w:w="5491" w:type="dxa"/>
            <w:tcBorders/>
          </w:tcPr>
          <w:p>
            <w:pPr>
              <w:pStyle w:val="Normal"/>
              <w:spacing w:lineRule="auto" w:line="240"/>
              <w:ind w:hanging="0" w:end="0"/>
              <w:jc w:val="center"/>
              <w:rPr>
                <w:b/>
              </w:rPr>
            </w:pPr>
            <w:r>
              <w:rPr>
                <w:b/>
              </w:rPr>
              <w:t>Adverbs</w:t>
            </w:r>
          </w:p>
        </w:tc>
      </w:tr>
      <w:tr>
        <w:trPr/>
        <w:tc>
          <w:tcPr>
            <w:tcW w:w="5491" w:type="dxa"/>
            <w:tcBorders/>
          </w:tcPr>
          <w:p>
            <w:pPr>
              <w:pStyle w:val="Normal"/>
              <w:spacing w:lineRule="auto" w:line="240"/>
              <w:ind w:hanging="0" w:end="0"/>
              <w:jc w:val="start"/>
              <w:rPr>
                <w:i/>
                <w:i/>
              </w:rPr>
            </w:pPr>
            <w:r>
              <w:rPr/>
              <w:t xml:space="preserve">The examples </w:t>
            </w:r>
            <w:r>
              <w:rPr>
                <w:i/>
              </w:rPr>
              <w:t>above</w:t>
            </w:r>
            <w:r>
              <w:rPr/>
              <w:t xml:space="preserve"> (given above) </w:t>
            </w:r>
          </w:p>
          <w:p>
            <w:pPr>
              <w:pStyle w:val="Normal"/>
              <w:spacing w:lineRule="auto" w:line="240"/>
              <w:ind w:hanging="0" w:end="0"/>
              <w:jc w:val="start"/>
              <w:rPr>
                <w:i/>
                <w:i/>
              </w:rPr>
            </w:pPr>
            <w:r>
              <w:rPr/>
              <w:t xml:space="preserve">a </w:t>
            </w:r>
            <w:r>
              <w:rPr>
                <w:i/>
              </w:rPr>
              <w:t>fast</w:t>
            </w:r>
            <w:r>
              <w:rPr/>
              <w:t xml:space="preserve"> walk                               </w:t>
            </w:r>
          </w:p>
          <w:p>
            <w:pPr>
              <w:pStyle w:val="Normal"/>
              <w:spacing w:lineRule="auto" w:line="240"/>
              <w:ind w:hanging="0" w:end="0"/>
              <w:jc w:val="start"/>
              <w:rPr/>
            </w:pPr>
            <w:r>
              <w:rPr/>
              <w:t xml:space="preserve">It is </w:t>
            </w:r>
            <w:r>
              <w:rPr>
                <w:i/>
              </w:rPr>
              <w:t>real.</w:t>
            </w:r>
            <w:r>
              <w:rPr/>
              <w:t xml:space="preserve">                                </w:t>
            </w:r>
          </w:p>
          <w:p>
            <w:pPr>
              <w:pStyle w:val="Normal"/>
              <w:spacing w:lineRule="auto" w:line="240"/>
              <w:ind w:hanging="0" w:end="0"/>
              <w:jc w:val="start"/>
              <w:rPr>
                <w:b/>
              </w:rPr>
            </w:pPr>
            <w:r>
              <w:rPr/>
              <w:t xml:space="preserve">He is </w:t>
            </w:r>
            <w:r>
              <w:rPr>
                <w:i/>
              </w:rPr>
              <w:t>sure</w:t>
            </w:r>
            <w:r>
              <w:rPr/>
              <w:t xml:space="preserve"> of it.                       </w:t>
            </w:r>
          </w:p>
        </w:tc>
        <w:tc>
          <w:tcPr>
            <w:tcW w:w="5491" w:type="dxa"/>
            <w:tcBorders/>
          </w:tcPr>
          <w:p>
            <w:pPr>
              <w:pStyle w:val="Normal"/>
              <w:spacing w:lineRule="auto" w:line="240"/>
              <w:ind w:hanging="0" w:end="0"/>
              <w:jc w:val="start"/>
              <w:rPr/>
            </w:pPr>
            <w:r>
              <w:rPr/>
              <w:t xml:space="preserve">We could see nothing </w:t>
            </w:r>
            <w:r>
              <w:rPr>
                <w:i/>
              </w:rPr>
              <w:t>above</w:t>
            </w:r>
            <w:r>
              <w:rPr/>
              <w:t xml:space="preserve"> or </w:t>
            </w:r>
            <w:r>
              <w:rPr>
                <w:i/>
              </w:rPr>
              <w:t>below</w:t>
            </w:r>
            <w:r>
              <w:rPr/>
              <w:t xml:space="preserve"> </w:t>
            </w:r>
          </w:p>
          <w:p>
            <w:pPr>
              <w:pStyle w:val="Normal"/>
              <w:spacing w:lineRule="auto" w:line="240"/>
              <w:ind w:hanging="0" w:end="0"/>
              <w:jc w:val="start"/>
              <w:rPr/>
            </w:pPr>
            <w:r>
              <w:rPr/>
              <w:t xml:space="preserve">to walk </w:t>
            </w:r>
            <w:r>
              <w:rPr>
                <w:i/>
              </w:rPr>
              <w:t>fast</w:t>
            </w:r>
            <w:r>
              <w:rPr/>
              <w:t xml:space="preserve"> </w:t>
            </w:r>
          </w:p>
          <w:p>
            <w:pPr>
              <w:pStyle w:val="Normal"/>
              <w:spacing w:lineRule="auto" w:line="240"/>
              <w:ind w:hanging="0" w:end="0"/>
              <w:jc w:val="start"/>
              <w:rPr/>
            </w:pPr>
            <w:r>
              <w:rPr/>
              <w:t xml:space="preserve">He is </w:t>
            </w:r>
            <w:r>
              <w:rPr>
                <w:i/>
              </w:rPr>
              <w:t>real</w:t>
            </w:r>
            <w:r>
              <w:rPr/>
              <w:t xml:space="preserve"> good. </w:t>
            </w:r>
          </w:p>
          <w:p>
            <w:pPr>
              <w:pStyle w:val="Normal"/>
              <w:spacing w:lineRule="auto" w:line="240"/>
              <w:ind w:hanging="0" w:end="0"/>
              <w:jc w:val="start"/>
              <w:rPr>
                <w:b/>
              </w:rPr>
            </w:pPr>
            <w:r>
              <w:rPr/>
              <w:t xml:space="preserve">It </w:t>
            </w:r>
            <w:r>
              <w:rPr>
                <w:i/>
              </w:rPr>
              <w:t>sure</w:t>
            </w:r>
            <w:r>
              <w:rPr/>
              <w:t xml:space="preserve"> will help.</w:t>
            </w:r>
          </w:p>
        </w:tc>
      </w:tr>
    </w:tbl>
    <w:p>
      <w:pPr>
        <w:pStyle w:val="Normal"/>
        <w:spacing w:lineRule="auto" w:line="240"/>
        <w:ind w:firstLine="284" w:end="0"/>
        <w:rPr>
          <w:b/>
          <w:sz w:val="24"/>
        </w:rPr>
      </w:pPr>
      <w:r>
        <w:rPr>
          <w:b/>
          <w:sz w:val="24"/>
        </w:rPr>
      </w:r>
    </w:p>
    <w:p>
      <w:pPr>
        <w:pStyle w:val="Heading3"/>
        <w:rPr/>
      </w:pPr>
      <w:bookmarkStart w:id="53" w:name="__RefHeading___Toc5112991"/>
      <w:bookmarkEnd w:id="53"/>
      <w:r>
        <w:rPr/>
        <w:t>Patterns of combinability</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211.</w:t>
      </w:r>
      <w:r>
        <w:rPr>
          <w:sz w:val="24"/>
        </w:rPr>
        <w:t xml:space="preserve"> Adjectives are combined with several parts of speech.</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They may combine with nouns, which they may premodify or postmodify: </w:t>
      </w:r>
      <w:r>
        <w:rPr>
          <w:i/>
          <w:sz w:val="24"/>
        </w:rPr>
        <w:t>a black dress, a chivalrous gentleman, the delegates present.</w:t>
      </w:r>
    </w:p>
    <w:p>
      <w:pPr>
        <w:pStyle w:val="Normal"/>
        <w:spacing w:lineRule="auto" w:line="240"/>
        <w:ind w:firstLine="284" w:end="0"/>
        <w:rPr/>
      </w:pPr>
      <w:r>
        <w:rPr>
          <w:sz w:val="24"/>
        </w:rPr>
        <w:t xml:space="preserve">If there are several premodifying adjectives to one headword they have definite positional assignments. Generally descriptive adjectives precede the limiting ones, as in a </w:t>
      </w:r>
      <w:r>
        <w:rPr>
          <w:i/>
          <w:sz w:val="24"/>
        </w:rPr>
        <w:t>naughty little boy, a beautiful French girl,</w:t>
      </w:r>
      <w:r>
        <w:rPr>
          <w:sz w:val="24"/>
        </w:rPr>
        <w:t xml:space="preserve"> but il there are several of each type, adjectives of different meanings stand in the following order:</w:t>
      </w:r>
    </w:p>
    <w:p>
      <w:pPr>
        <w:pStyle w:val="Normal"/>
        <w:spacing w:lineRule="auto" w:line="240"/>
        <w:ind w:firstLine="284" w:end="0"/>
        <w:rPr>
          <w:sz w:val="24"/>
        </w:rPr>
      </w:pPr>
      <w:r>
        <w:rPr>
          <w:sz w:val="24"/>
        </w:rPr>
      </w:r>
    </w:p>
    <w:tbl>
      <w:tblPr>
        <w:tblW w:w="10801" w:type="dxa"/>
        <w:jc w:val="start"/>
        <w:tblInd w:w="40" w:type="dxa"/>
        <w:tblLayout w:type="fixed"/>
        <w:tblCellMar>
          <w:top w:w="0" w:type="dxa"/>
          <w:start w:w="40" w:type="dxa"/>
          <w:bottom w:w="0" w:type="dxa"/>
          <w:end w:w="40" w:type="dxa"/>
        </w:tblCellMar>
      </w:tblPr>
      <w:tblGrid>
        <w:gridCol w:w="1543"/>
        <w:gridCol w:w="1543"/>
        <w:gridCol w:w="1543"/>
        <w:gridCol w:w="1543"/>
        <w:gridCol w:w="1543"/>
        <w:gridCol w:w="1543"/>
        <w:gridCol w:w="1543"/>
      </w:tblGrid>
      <w:tr>
        <w:trPr>
          <w:trHeight w:val="379" w:hRule="exact"/>
        </w:trPr>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Adjectives</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Adjectives</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Adjectives</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Adjectives</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Adjectives</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Limiting</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269" w:hRule="exact"/>
        </w:trPr>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expressing</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denoting</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denoting</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denoting</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denoting</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adjectives</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274" w:hRule="exact"/>
        </w:trPr>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judgement</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size</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colour</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form</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age</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291" w:hRule="exact"/>
        </w:trPr>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or general</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Noun</w:t>
            </w:r>
          </w:p>
          <w:p>
            <w:pPr>
              <w:pStyle w:val="Normal"/>
              <w:spacing w:lineRule="auto" w:line="240"/>
              <w:ind w:firstLine="284" w:end="0"/>
              <w:rPr>
                <w:color w:val="000000"/>
              </w:rPr>
            </w:pPr>
            <w:r>
              <w:rPr>
                <w:color w:val="000000"/>
              </w:rPr>
            </w:r>
          </w:p>
        </w:tc>
      </w:tr>
      <w:tr>
        <w:trPr>
          <w:trHeight w:val="268" w:hRule="exact"/>
        </w:trPr>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characteri</w:t>
              <w:softHyphen/>
              <w:t>-</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396" w:hRule="exact"/>
        </w:trPr>
        <w:tc>
          <w:tcPr>
            <w:tcW w:w="1543" w:type="dxa"/>
            <w:tcBorders>
              <w:start w:val="single" w:sz="6" w:space="0" w:color="000000"/>
              <w:bottom w:val="single" w:sz="6" w:space="0" w:color="000000"/>
              <w:end w:val="single" w:sz="6" w:space="0" w:color="000000"/>
            </w:tcBorders>
          </w:tcPr>
          <w:p>
            <w:pPr>
              <w:pStyle w:val="Normal"/>
              <w:spacing w:lineRule="auto" w:line="240"/>
              <w:ind w:firstLine="284" w:end="0"/>
              <w:rPr>
                <w:color w:val="000000"/>
              </w:rPr>
            </w:pPr>
            <w:r>
              <w:rPr>
                <w:color w:val="000000"/>
              </w:rPr>
              <w:t>zation</w:t>
            </w:r>
          </w:p>
          <w:p>
            <w:pPr>
              <w:pStyle w:val="Normal"/>
              <w:spacing w:lineRule="auto" w:line="240"/>
              <w:ind w:firstLine="284" w:end="0"/>
              <w:rPr>
                <w:color w:val="000000"/>
              </w:rPr>
            </w:pPr>
            <w:r>
              <w:rPr>
                <w:color w:val="000000"/>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260" w:hRule="exact"/>
        </w:trPr>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pleasant</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large</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pale green</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thick</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old</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pacing w:lineRule="auto" w:line="240"/>
              <w:ind w:firstLine="284" w:end="0"/>
              <w:rPr>
                <w:color w:val="000000"/>
              </w:rPr>
            </w:pPr>
            <w:r>
              <w:rPr>
                <w:color w:val="000000"/>
              </w:rPr>
              <w:t>French</w:t>
            </w:r>
          </w:p>
          <w:p>
            <w:pPr>
              <w:pStyle w:val="Normal"/>
              <w:spacing w:lineRule="auto" w:line="240"/>
              <w:ind w:firstLine="284" w:end="0"/>
              <w:rPr>
                <w:color w:val="000000"/>
              </w:rPr>
            </w:pPr>
            <w:r>
              <w:rPr>
                <w:color w:val="000000"/>
              </w:rPr>
            </w:r>
          </w:p>
        </w:tc>
        <w:tc>
          <w:tcPr>
            <w:tcW w:w="1543" w:type="dxa"/>
            <w:tcBorders>
              <w:top w:val="single" w:sz="6" w:space="0" w:color="000000"/>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337" w:hRule="exact"/>
        </w:trPr>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horrid</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small</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bright red</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round</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young</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pacing w:lineRule="auto" w:line="240"/>
              <w:ind w:firstLine="284" w:end="0"/>
              <w:rPr>
                <w:color w:val="000000"/>
              </w:rPr>
            </w:pPr>
            <w:r>
              <w:rPr>
                <w:color w:val="000000"/>
              </w:rPr>
              <w:t>left</w:t>
            </w:r>
          </w:p>
          <w:p>
            <w:pPr>
              <w:pStyle w:val="Normal"/>
              <w:spacing w:lineRule="auto" w:line="240"/>
              <w:ind w:firstLine="284" w:end="0"/>
              <w:rPr>
                <w:color w:val="000000"/>
              </w:rPr>
            </w:pPr>
            <w:r>
              <w:rPr>
                <w:color w:val="000000"/>
              </w:rPr>
            </w:r>
          </w:p>
        </w:tc>
        <w:tc>
          <w:tcPr>
            <w:tcW w:w="1543" w:type="dxa"/>
            <w:tcBorders>
              <w:start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r>
        <w:trPr>
          <w:trHeight w:val="320" w:hRule="exact"/>
        </w:trPr>
        <w:tc>
          <w:tcPr>
            <w:tcW w:w="1543" w:type="dxa"/>
            <w:tcBorders>
              <w:start w:val="single" w:sz="6" w:space="0" w:color="000000"/>
              <w:bottom w:val="single" w:sz="6" w:space="0" w:color="000000"/>
              <w:end w:val="single" w:sz="6" w:space="0" w:color="000000"/>
            </w:tcBorders>
          </w:tcPr>
          <w:p>
            <w:pPr>
              <w:pStyle w:val="Normal"/>
              <w:spacing w:lineRule="auto" w:line="240"/>
              <w:ind w:firstLine="284" w:end="0"/>
              <w:rPr>
                <w:color w:val="000000"/>
              </w:rPr>
            </w:pPr>
            <w:r>
              <w:rPr>
                <w:color w:val="000000"/>
              </w:rPr>
              <w:t>nice</w:t>
            </w:r>
          </w:p>
          <w:p>
            <w:pPr>
              <w:pStyle w:val="Normal"/>
              <w:spacing w:lineRule="auto" w:line="240"/>
              <w:ind w:firstLine="284" w:end="0"/>
              <w:rPr>
                <w:color w:val="000000"/>
              </w:rPr>
            </w:pPr>
            <w:r>
              <w:rPr>
                <w:color w:val="000000"/>
              </w:rPr>
            </w:r>
          </w:p>
        </w:tc>
        <w:tc>
          <w:tcPr>
            <w:tcW w:w="1543" w:type="dxa"/>
            <w:tcBorders>
              <w:start w:val="single" w:sz="6" w:space="0" w:color="000000"/>
              <w:bottom w:val="single" w:sz="6" w:space="0" w:color="000000"/>
              <w:end w:val="single" w:sz="6" w:space="0" w:color="000000"/>
            </w:tcBorders>
          </w:tcPr>
          <w:p>
            <w:pPr>
              <w:pStyle w:val="Normal"/>
              <w:spacing w:lineRule="auto" w:line="240"/>
              <w:ind w:firstLine="284" w:end="0"/>
              <w:rPr>
                <w:color w:val="000000"/>
              </w:rPr>
            </w:pPr>
            <w:r>
              <w:rPr>
                <w:color w:val="000000"/>
              </w:rPr>
              <w:t>little</w:t>
            </w:r>
          </w:p>
          <w:p>
            <w:pPr>
              <w:pStyle w:val="Normal"/>
              <w:spacing w:lineRule="auto" w:line="240"/>
              <w:ind w:firstLine="284" w:end="0"/>
              <w:rPr>
                <w:color w:val="000000"/>
              </w:rPr>
            </w:pPr>
            <w:r>
              <w:rPr>
                <w:color w:val="000000"/>
              </w:rPr>
            </w:r>
          </w:p>
        </w:tc>
        <w:tc>
          <w:tcPr>
            <w:tcW w:w="1543" w:type="dxa"/>
            <w:tcBorders>
              <w:start w:val="single" w:sz="6" w:space="0" w:color="000000"/>
              <w:bottom w:val="single" w:sz="6" w:space="0" w:color="000000"/>
              <w:end w:val="single" w:sz="6" w:space="0" w:color="000000"/>
            </w:tcBorders>
          </w:tcPr>
          <w:p>
            <w:pPr>
              <w:pStyle w:val="Normal"/>
              <w:spacing w:lineRule="auto" w:line="240"/>
              <w:ind w:firstLine="284" w:end="0"/>
              <w:rPr>
                <w:color w:val="000000"/>
              </w:rPr>
            </w:pPr>
            <w:r>
              <w:rPr>
                <w:color w:val="000000"/>
              </w:rPr>
              <w:t>blue</w:t>
            </w:r>
          </w:p>
          <w:p>
            <w:pPr>
              <w:pStyle w:val="Normal"/>
              <w:spacing w:lineRule="auto" w:line="240"/>
              <w:ind w:firstLine="284" w:end="0"/>
              <w:rPr>
                <w:color w:val="000000"/>
              </w:rPr>
            </w:pPr>
            <w:r>
              <w:rPr>
                <w:color w:val="000000"/>
              </w:rPr>
            </w:r>
          </w:p>
        </w:tc>
        <w:tc>
          <w:tcPr>
            <w:tcW w:w="1543" w:type="dxa"/>
            <w:tcBorders>
              <w:start w:val="single" w:sz="6" w:space="0" w:color="000000"/>
              <w:bottom w:val="single" w:sz="6" w:space="0" w:color="000000"/>
              <w:end w:val="single" w:sz="6" w:space="0" w:color="000000"/>
            </w:tcBorders>
          </w:tcPr>
          <w:p>
            <w:pPr>
              <w:pStyle w:val="Normal"/>
              <w:spacing w:lineRule="auto" w:line="240"/>
              <w:ind w:firstLine="284" w:end="0"/>
              <w:rPr>
                <w:color w:val="000000"/>
              </w:rPr>
            </w:pPr>
            <w:r>
              <w:rPr>
                <w:color w:val="000000"/>
              </w:rPr>
              <w:t>square</w:t>
            </w:r>
          </w:p>
          <w:p>
            <w:pPr>
              <w:pStyle w:val="Normal"/>
              <w:spacing w:lineRule="auto" w:line="240"/>
              <w:ind w:firstLine="284" w:end="0"/>
              <w:rPr>
                <w:color w:val="000000"/>
              </w:rPr>
            </w:pPr>
            <w:r>
              <w:rPr>
                <w:color w:val="000000"/>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c>
          <w:tcPr>
            <w:tcW w:w="1543" w:type="dxa"/>
            <w:tcBorders>
              <w:start w:val="single" w:sz="6" w:space="0" w:color="000000"/>
              <w:bottom w:val="single" w:sz="6" w:space="0" w:color="000000"/>
              <w:end w:val="single" w:sz="6" w:space="0" w:color="000000"/>
            </w:tcBorders>
          </w:tcPr>
          <w:p>
            <w:pPr>
              <w:pStyle w:val="Normal"/>
              <w:snapToGrid w:val="false"/>
              <w:spacing w:lineRule="auto" w:line="240"/>
              <w:ind w:firstLine="284" w:end="0"/>
              <w:rPr>
                <w:color w:val="000000"/>
                <w:lang w:val="ru-RU"/>
              </w:rPr>
            </w:pPr>
            <w:r>
              <w:rPr>
                <w:color w:val="000000"/>
                <w:lang w:val="ru-RU"/>
              </w:rPr>
            </w:r>
          </w:p>
          <w:p>
            <w:pPr>
              <w:pStyle w:val="Normal"/>
              <w:spacing w:lineRule="auto" w:line="240"/>
              <w:ind w:firstLine="284" w:end="0"/>
              <w:rPr>
                <w:color w:val="000000"/>
                <w:lang w:val="ru-RU"/>
              </w:rPr>
            </w:pPr>
            <w:r>
              <w:rPr>
                <w:color w:val="000000"/>
                <w:lang w:val="ru-RU"/>
              </w:rPr>
            </w:r>
          </w:p>
        </w:tc>
      </w:tr>
    </w:tbl>
    <w:p>
      <w:pPr>
        <w:pStyle w:val="Normal"/>
        <w:spacing w:lineRule="auto" w:line="240"/>
        <w:ind w:firstLine="284" w:end="0"/>
        <w:rPr>
          <w:sz w:val="24"/>
        </w:rPr>
      </w:pPr>
      <w:r>
        <w:rPr>
          <w:sz w:val="24"/>
        </w:rPr>
      </w:r>
    </w:p>
    <w:p>
      <w:pPr>
        <w:pStyle w:val="Normal"/>
        <w:spacing w:lineRule="auto" w:line="240"/>
        <w:ind w:firstLine="284" w:end="0"/>
        <w:rPr/>
      </w:pPr>
      <w:r>
        <w:rPr>
          <w:b/>
        </w:rPr>
        <w:t>For example:</w:t>
      </w:r>
      <w:r>
        <w:rPr/>
        <w:t xml:space="preserve"> a large black and white hunting dog, a small pale green oval seed.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This order of words is of course not absolutely fixed, since many adjectives may be either descriptive or limiting (see above), depending on the context. The adjectives are not separated by commas, unless they belong to the same type: </w:t>
      </w:r>
      <w:r>
        <w:rPr>
          <w:i/>
          <w:sz w:val="24"/>
        </w:rPr>
        <w:t>a nice little old man.</w:t>
      </w:r>
      <w:r>
        <w:rPr>
          <w:sz w:val="24"/>
        </w:rPr>
        <w:t xml:space="preserve"> However, if there is more than one adjective of the same type they are separated by commas: </w:t>
      </w:r>
      <w:r>
        <w:rPr>
          <w:i/>
          <w:sz w:val="24"/>
        </w:rPr>
        <w:t>nasty, irritable, selfish man</w:t>
      </w:r>
      <w:r>
        <w:rPr>
          <w:sz w:val="24"/>
        </w:rPr>
        <w:t xml:space="preserve"> (all three belong to the type of ‘judgement or general characterization’).</w:t>
      </w:r>
    </w:p>
    <w:p>
      <w:pPr>
        <w:pStyle w:val="Normal"/>
        <w:spacing w:lineRule="auto" w:line="240"/>
        <w:ind w:firstLine="284" w:end="0"/>
        <w:rPr/>
      </w:pPr>
      <w:r>
        <w:rPr>
          <w:sz w:val="24"/>
        </w:rPr>
        <w:t xml:space="preserve">Postmodification is usual for the adjectives </w:t>
      </w:r>
      <w:r>
        <w:rPr>
          <w:i/>
          <w:sz w:val="24"/>
        </w:rPr>
        <w:t>elect, absent, present, concerned, involved, proper.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president elect</w:t>
      </w:r>
      <w:r>
        <w:rPr>
          <w:sz w:val="24"/>
        </w:rPr>
        <w:t xml:space="preserve"> (that is: who has been elected and is soon to take office).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several noun-phrases of French origin (mostly legal or quasilegal) the adjective is also postpositional.</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sz w:val="24"/>
              </w:rPr>
            </w:pPr>
            <w:r>
              <w:rPr>
                <w:sz w:val="24"/>
              </w:rPr>
              <w:t xml:space="preserve">attorney general             </w:t>
            </w:r>
          </w:p>
          <w:p>
            <w:pPr>
              <w:pStyle w:val="Normal"/>
              <w:spacing w:lineRule="auto" w:line="240"/>
              <w:ind w:hanging="0" w:end="0"/>
              <w:jc w:val="start"/>
              <w:rPr>
                <w:sz w:val="24"/>
              </w:rPr>
            </w:pPr>
            <w:r>
              <w:rPr>
                <w:sz w:val="24"/>
              </w:rPr>
              <w:t xml:space="preserve">heir apparent              </w:t>
            </w:r>
          </w:p>
          <w:p>
            <w:pPr>
              <w:pStyle w:val="Normal"/>
              <w:spacing w:lineRule="auto" w:line="240"/>
              <w:ind w:hanging="0" w:end="0"/>
              <w:jc w:val="start"/>
              <w:rPr>
                <w:sz w:val="24"/>
              </w:rPr>
            </w:pPr>
            <w:r>
              <w:rPr>
                <w:sz w:val="24"/>
              </w:rPr>
              <w:t>time immemorial</w:t>
            </w:r>
          </w:p>
        </w:tc>
        <w:tc>
          <w:tcPr>
            <w:tcW w:w="5491" w:type="dxa"/>
            <w:tcBorders/>
          </w:tcPr>
          <w:p>
            <w:pPr>
              <w:pStyle w:val="Normal"/>
              <w:spacing w:lineRule="auto" w:line="240"/>
              <w:ind w:hanging="0" w:end="0"/>
              <w:jc w:val="start"/>
              <w:rPr>
                <w:sz w:val="24"/>
              </w:rPr>
            </w:pPr>
            <w:r>
              <w:rPr>
                <w:sz w:val="24"/>
              </w:rPr>
              <w:t xml:space="preserve">body politic </w:t>
            </w:r>
          </w:p>
          <w:p>
            <w:pPr>
              <w:pStyle w:val="Normal"/>
              <w:spacing w:lineRule="auto" w:line="240"/>
              <w:ind w:hanging="0" w:end="0"/>
              <w:jc w:val="start"/>
              <w:rPr>
                <w:sz w:val="24"/>
              </w:rPr>
            </w:pPr>
            <w:r>
              <w:rPr>
                <w:sz w:val="24"/>
              </w:rPr>
              <w:t xml:space="preserve">Queen Regnant </w:t>
            </w:r>
          </w:p>
          <w:p>
            <w:pPr>
              <w:pStyle w:val="Normal"/>
              <w:spacing w:lineRule="auto" w:line="240"/>
              <w:ind w:hanging="0" w:end="0"/>
              <w:jc w:val="start"/>
              <w:rPr>
                <w:sz w:val="24"/>
              </w:rPr>
            </w:pPr>
            <w:r>
              <w:rPr>
                <w:sz w:val="24"/>
              </w:rPr>
              <w:t>Lords Spiritual (Temporal)</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 </w:t>
      </w:r>
      <w:r>
        <w:rPr>
          <w:sz w:val="24"/>
        </w:rPr>
        <w:t xml:space="preserve">These noun-phrases are very similar to compounds and some of them are spelt as a compound, with a hyphen </w:t>
      </w:r>
      <w:r>
        <w:rPr>
          <w:i/>
          <w:sz w:val="24"/>
        </w:rPr>
        <w:t xml:space="preserve">(knight-errant, postmaster-general). </w:t>
      </w:r>
      <w:r>
        <w:rPr>
          <w:sz w:val="24"/>
        </w:rPr>
        <w:t>The plural ending is attached either to the first element, or to the second:</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sz w:val="24"/>
              </w:rPr>
            </w:pPr>
            <w:r>
              <w:rPr>
                <w:sz w:val="24"/>
              </w:rPr>
              <w:t xml:space="preserve">court-martials </w:t>
            </w:r>
          </w:p>
          <w:p>
            <w:pPr>
              <w:pStyle w:val="Normal"/>
              <w:spacing w:lineRule="auto" w:line="240"/>
              <w:ind w:hanging="0" w:end="0"/>
              <w:jc w:val="start"/>
              <w:rPr>
                <w:sz w:val="24"/>
              </w:rPr>
            </w:pPr>
            <w:r>
              <w:rPr>
                <w:sz w:val="24"/>
              </w:rPr>
              <w:t>postmaster-generals</w:t>
            </w:r>
          </w:p>
        </w:tc>
        <w:tc>
          <w:tcPr>
            <w:tcW w:w="5491" w:type="dxa"/>
            <w:tcBorders/>
          </w:tcPr>
          <w:p>
            <w:pPr>
              <w:pStyle w:val="Normal"/>
              <w:spacing w:lineRule="auto" w:line="240"/>
              <w:ind w:hanging="0" w:end="0"/>
              <w:jc w:val="start"/>
              <w:rPr>
                <w:sz w:val="24"/>
              </w:rPr>
            </w:pPr>
            <w:r>
              <w:rPr>
                <w:sz w:val="24"/>
              </w:rPr>
              <w:t xml:space="preserve">courts-martial </w:t>
            </w:r>
          </w:p>
          <w:p>
            <w:pPr>
              <w:pStyle w:val="Normal"/>
              <w:spacing w:lineRule="auto" w:line="240"/>
              <w:ind w:hanging="0" w:end="0"/>
              <w:jc w:val="start"/>
              <w:rPr>
                <w:sz w:val="24"/>
              </w:rPr>
            </w:pPr>
            <w:r>
              <w:rPr>
                <w:sz w:val="24"/>
              </w:rPr>
              <w:t>postmasters-general</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Postmodification may be due to the structural complexity of postmodifiers </w:t>
      </w:r>
      <w:r>
        <w:rPr>
          <w:i/>
          <w:sz w:val="24"/>
        </w:rPr>
        <w:t>(the children easiest to teach, the climate peculiar to this country),</w:t>
      </w:r>
      <w:r>
        <w:rPr>
          <w:sz w:val="24"/>
        </w:rPr>
        <w:t xml:space="preserve"> or to the presence of </w:t>
      </w:r>
      <w:r>
        <w:rPr>
          <w:i/>
          <w:sz w:val="24"/>
        </w:rPr>
        <w:t>only</w:t>
      </w:r>
      <w:r>
        <w:rPr>
          <w:sz w:val="24"/>
        </w:rPr>
        <w:t xml:space="preserve"> or </w:t>
      </w:r>
      <w:r>
        <w:rPr>
          <w:i/>
          <w:sz w:val="24"/>
        </w:rPr>
        <w:t>all</w:t>
      </w:r>
      <w:r>
        <w:rPr>
          <w:sz w:val="24"/>
        </w:rPr>
        <w:t xml:space="preserve"> in preposition </w:t>
      </w:r>
      <w:r>
        <w:rPr>
          <w:i/>
          <w:sz w:val="24"/>
        </w:rPr>
        <w:t>(the only actor suitable, the only person visible, all the money available).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Beside their usual function, that of modifying nouns, adjectives may be combined with other words in the sentence.</w:t>
      </w:r>
    </w:p>
    <w:p>
      <w:pPr>
        <w:pStyle w:val="Normal"/>
        <w:spacing w:lineRule="auto" w:line="240"/>
        <w:ind w:firstLine="284" w:end="0"/>
        <w:rPr/>
      </w:pPr>
      <w:r>
        <w:rPr>
          <w:sz w:val="24"/>
        </w:rPr>
        <w:t xml:space="preserve">They may be modified by adverbials of degree, like </w:t>
      </w:r>
      <w:r>
        <w:rPr>
          <w:i/>
          <w:sz w:val="24"/>
        </w:rPr>
        <w:t xml:space="preserve">very, quite, that, rather, most, a lot, a sort of, a bit, enough, totally, perfectly, so... as: </w:t>
      </w:r>
      <w:r>
        <w:rPr>
          <w:b/>
          <w:i/>
          <w:sz w:val="24"/>
        </w:rPr>
        <w:t>very</w:t>
      </w:r>
      <w:r>
        <w:rPr>
          <w:i/>
          <w:sz w:val="24"/>
        </w:rPr>
        <w:t xml:space="preserve"> long,</w:t>
      </w:r>
      <w:r>
        <w:rPr>
          <w:b/>
          <w:i/>
          <w:sz w:val="24"/>
        </w:rPr>
        <w:t xml:space="preserve"> a bit</w:t>
      </w:r>
      <w:r>
        <w:rPr>
          <w:i/>
          <w:sz w:val="24"/>
        </w:rPr>
        <w:t xml:space="preserve"> lazy,</w:t>
      </w:r>
      <w:r>
        <w:rPr>
          <w:b/>
          <w:i/>
          <w:sz w:val="24"/>
        </w:rPr>
        <w:t xml:space="preserve"> sort</w:t>
      </w:r>
      <w:r>
        <w:rPr>
          <w:i/>
          <w:sz w:val="24"/>
        </w:rPr>
        <w:t xml:space="preserve"> of naive, far</w:t>
      </w:r>
      <w:r>
        <w:rPr>
          <w:b/>
          <w:i/>
          <w:sz w:val="24"/>
        </w:rPr>
        <w:t xml:space="preserve"> enough, a little bit</w:t>
      </w:r>
      <w:r>
        <w:rPr>
          <w:i/>
          <w:sz w:val="24"/>
        </w:rPr>
        <w:t xml:space="preserve"> tired,</w:t>
      </w:r>
      <w:r>
        <w:rPr>
          <w:b/>
          <w:i/>
          <w:sz w:val="24"/>
        </w:rPr>
        <w:t xml:space="preserve"> a most </w:t>
      </w:r>
      <w:r>
        <w:rPr>
          <w:i/>
          <w:sz w:val="24"/>
        </w:rPr>
        <w:t>beautiful picture, not so foolish</w:t>
      </w:r>
      <w:r>
        <w:rPr>
          <w:b/>
          <w:i/>
          <w:sz w:val="24"/>
        </w:rPr>
        <w:t xml:space="preserve"> as that,</w:t>
      </w:r>
      <w:r>
        <w:rPr>
          <w:i/>
          <w:sz w:val="24"/>
        </w:rPr>
        <w:t xml:space="preserve"> she is not</w:t>
      </w:r>
      <w:r>
        <w:rPr>
          <w:b/>
          <w:i/>
          <w:sz w:val="24"/>
        </w:rPr>
        <w:t xml:space="preserve"> that</w:t>
      </w:r>
      <w:r>
        <w:rPr>
          <w:i/>
          <w:sz w:val="24"/>
        </w:rPr>
        <w:t xml:space="preserve"> crazy.</w:t>
      </w:r>
    </w:p>
    <w:p>
      <w:pPr>
        <w:pStyle w:val="Normal"/>
        <w:spacing w:lineRule="auto" w:line="240"/>
        <w:ind w:firstLine="284" w:end="0"/>
        <w:rPr>
          <w:i/>
          <w:i/>
          <w:sz w:val="24"/>
        </w:rPr>
      </w:pPr>
      <w:r>
        <w:rPr>
          <w:i/>
          <w:sz w:val="24"/>
        </w:rPr>
      </w:r>
    </w:p>
    <w:p>
      <w:pPr>
        <w:pStyle w:val="Normal"/>
        <w:spacing w:lineRule="auto" w:line="240"/>
        <w:ind w:firstLine="284" w:end="0"/>
        <w:rPr/>
      </w:pPr>
      <w:r>
        <w:rPr/>
        <w:t xml:space="preserve">The adverb </w:t>
      </w:r>
      <w:r>
        <w:rPr>
          <w:i/>
        </w:rPr>
        <w:t>very</w:t>
      </w:r>
      <w:r>
        <w:rPr/>
        <w:t xml:space="preserve"> can combine only with adjectives denoting the gradable properties. Thus it is possible to say </w:t>
      </w:r>
      <w:r>
        <w:rPr>
          <w:i/>
        </w:rPr>
        <w:t>very tired</w:t>
      </w:r>
      <w:r>
        <w:rPr/>
        <w:t xml:space="preserve"> (tiredness may be of different degree), but it is impossible to say *very unknown, *very ceaseless, *very unique, as these adjectives do not allow of gradation.</w:t>
      </w:r>
    </w:p>
    <w:p>
      <w:pPr>
        <w:pStyle w:val="Normal"/>
        <w:spacing w:lineRule="auto" w:line="240"/>
        <w:ind w:firstLine="284" w:end="0"/>
        <w:rPr/>
      </w:pPr>
      <w:r>
        <w:rPr/>
        <w:t xml:space="preserve">With the adverb </w:t>
      </w:r>
      <w:r>
        <w:rPr>
          <w:i/>
        </w:rPr>
        <w:t>too</w:t>
      </w:r>
      <w:r>
        <w:rPr/>
        <w:t xml:space="preserve"> the indefinite article is placed between the adjective and the head-noun. With the adverb </w:t>
      </w:r>
      <w:r>
        <w:rPr>
          <w:i/>
        </w:rPr>
        <w:t>rather</w:t>
      </w:r>
      <w:r>
        <w:rPr/>
        <w:t xml:space="preserve"> the article is placed after it:</w:t>
      </w:r>
    </w:p>
    <w:p>
      <w:pPr>
        <w:pStyle w:val="Normal"/>
        <w:spacing w:lineRule="auto" w:line="240"/>
        <w:ind w:firstLine="284" w:end="0"/>
        <w:rPr/>
      </w:pPr>
      <w:r>
        <w:rPr/>
      </w:r>
    </w:p>
    <w:p>
      <w:pPr>
        <w:pStyle w:val="Normal"/>
        <w:spacing w:lineRule="auto" w:line="240"/>
        <w:ind w:firstLine="284" w:start="284" w:end="0"/>
        <w:rPr/>
      </w:pPr>
      <w:r>
        <w:rPr/>
        <w:t xml:space="preserve">This is </w:t>
      </w:r>
      <w:r>
        <w:rPr>
          <w:i/>
        </w:rPr>
        <w:t>too difficult</w:t>
      </w:r>
      <w:r>
        <w:rPr/>
        <w:t xml:space="preserve"> a problem to solve at once. </w:t>
      </w:r>
    </w:p>
    <w:p>
      <w:pPr>
        <w:pStyle w:val="Normal"/>
        <w:spacing w:lineRule="auto" w:line="240"/>
        <w:ind w:firstLine="284" w:start="284" w:end="0"/>
        <w:rPr/>
      </w:pPr>
      <w:r>
        <w:rPr/>
        <w:t xml:space="preserve">This is </w:t>
      </w:r>
      <w:r>
        <w:rPr>
          <w:i/>
        </w:rPr>
        <w:t>rather a complicated</w:t>
      </w:r>
      <w:r>
        <w:rPr/>
        <w:t xml:space="preserve"> matter.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Predicative adjectives are combined with the link verbs </w:t>
      </w:r>
      <w:r>
        <w:rPr>
          <w:i/>
          <w:sz w:val="24"/>
        </w:rPr>
        <w:t>to</w:t>
      </w:r>
      <w:r>
        <w:rPr>
          <w:b/>
          <w:i/>
          <w:sz w:val="24"/>
        </w:rPr>
        <w:t xml:space="preserve"> </w:t>
      </w:r>
      <w:r>
        <w:rPr>
          <w:i/>
          <w:sz w:val="24"/>
        </w:rPr>
        <w:t>be, to</w:t>
      </w:r>
      <w:r>
        <w:rPr>
          <w:b/>
          <w:i/>
          <w:sz w:val="24"/>
        </w:rPr>
        <w:t xml:space="preserve"> </w:t>
      </w:r>
      <w:r>
        <w:rPr>
          <w:i/>
          <w:sz w:val="24"/>
        </w:rPr>
        <w:t>seem, to appear, to look, to turn,</w:t>
      </w:r>
      <w:r>
        <w:rPr>
          <w:sz w:val="24"/>
        </w:rPr>
        <w:t xml:space="preserve"> or notional verbs in a double predicate: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He looks tired. She does not seem so crazy as before. She is quite healthy. She felt faint. If sounded rather </w:t>
      </w:r>
    </w:p>
    <w:p>
      <w:pPr>
        <w:pStyle w:val="Normal"/>
        <w:spacing w:lineRule="auto" w:line="240"/>
        <w:ind w:firstLine="284" w:start="284" w:end="0"/>
        <w:rPr>
          <w:i/>
          <w:i/>
          <w:sz w:val="24"/>
        </w:rPr>
      </w:pPr>
      <w:r>
        <w:rPr>
          <w:i/>
          <w:sz w:val="24"/>
        </w:rPr>
        <w:t>fussy. The food tasted good. The flowers smell sweet.</w:t>
      </w:r>
    </w:p>
    <w:p>
      <w:pPr>
        <w:pStyle w:val="Normal"/>
        <w:spacing w:lineRule="auto" w:line="240"/>
        <w:ind w:firstLine="284" w:end="0"/>
        <w:rPr>
          <w:i/>
          <w:i/>
          <w:sz w:val="24"/>
        </w:rPr>
      </w:pPr>
      <w:r>
        <w:rPr>
          <w:i/>
          <w:sz w:val="24"/>
        </w:rPr>
      </w:r>
    </w:p>
    <w:p>
      <w:pPr>
        <w:pStyle w:val="Heading3"/>
        <w:rPr/>
      </w:pPr>
      <w:bookmarkStart w:id="54" w:name="__RefHeading___Toc5112992"/>
      <w:bookmarkEnd w:id="54"/>
      <w:r>
        <w:rPr/>
        <w:t>Syntactic functions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212.</w:t>
      </w:r>
      <w:r>
        <w:rPr>
          <w:sz w:val="24"/>
        </w:rPr>
        <w:t xml:space="preserve"> Adjectives may have different functions in the sentence. </w:t>
      </w:r>
    </w:p>
    <w:p>
      <w:pPr>
        <w:pStyle w:val="Normal"/>
        <w:spacing w:lineRule="auto" w:line="240"/>
        <w:ind w:firstLine="284" w:end="0"/>
        <w:rPr/>
      </w:pPr>
      <w:r>
        <w:rPr>
          <w:sz w:val="24"/>
        </w:rPr>
        <w:t>The most common are those of</w:t>
      </w:r>
      <w:r>
        <w:rPr>
          <w:b/>
          <w:sz w:val="24"/>
        </w:rPr>
        <w:t xml:space="preserve"> an attribute</w:t>
      </w:r>
      <w:r>
        <w:rPr>
          <w:sz w:val="24"/>
        </w:rPr>
        <w:t xml:space="preserve"> or</w:t>
      </w:r>
      <w:r>
        <w:rPr>
          <w:b/>
          <w:sz w:val="24"/>
        </w:rPr>
        <w:t xml:space="preserve"> a predicative. </w:t>
      </w:r>
    </w:p>
    <w:p>
      <w:pPr>
        <w:pStyle w:val="Normal"/>
        <w:spacing w:lineRule="auto" w:line="240"/>
        <w:ind w:firstLine="284" w:end="0"/>
        <w:rPr/>
      </w:pPr>
      <w:r>
        <w:rPr>
          <w:b/>
          <w:sz w:val="24"/>
        </w:rPr>
        <w:t>The attributes</w:t>
      </w:r>
      <w:r>
        <w:rPr>
          <w:sz w:val="24"/>
        </w:rPr>
        <w:t xml:space="preserve"> (premodifying and postmodifying) may be closely attached to their head-words (o </w:t>
      </w:r>
      <w:r>
        <w:rPr>
          <w:i/>
          <w:sz w:val="24"/>
        </w:rPr>
        <w:t>good boy, the delegates present),</w:t>
      </w:r>
      <w:r>
        <w:rPr>
          <w:sz w:val="24"/>
        </w:rPr>
        <w:t xml:space="preserve"> or they may be loose (detached) </w:t>
      </w:r>
      <w:r>
        <w:rPr>
          <w:i/>
          <w:sz w:val="24"/>
        </w:rPr>
        <w:t xml:space="preserve">(Clever and ambitious, he schemed as well as he could). </w:t>
      </w:r>
      <w:r>
        <w:rPr>
          <w:sz w:val="24"/>
        </w:rPr>
        <w:t>In the first case the adjective forms a group with the noun it modifies; in the second case the adjective forms a sense-group separate from the head-word and the other parts of the sentence. A detached attribute is therefore separated by a comma from its head-word if it adjoins it, or from other parts of the sentence if it is distant from the head-word. As predicatives, adjectives may form</w:t>
      </w:r>
      <w:r>
        <w:rPr>
          <w:b/>
          <w:sz w:val="24"/>
        </w:rPr>
        <w:t xml:space="preserve"> a part of a compound nominal</w:t>
      </w:r>
      <w:r>
        <w:rPr>
          <w:sz w:val="24"/>
        </w:rPr>
        <w:t xml:space="preserve"> or</w:t>
      </w:r>
      <w:r>
        <w:rPr>
          <w:b/>
          <w:sz w:val="24"/>
        </w:rPr>
        <w:t xml:space="preserve"> double predicate</w:t>
      </w:r>
      <w:r>
        <w:rPr>
          <w:sz w:val="24"/>
        </w:rPr>
        <w:t xml:space="preserve"> </w:t>
      </w:r>
      <w:r>
        <w:rPr>
          <w:i/>
          <w:sz w:val="24"/>
        </w:rPr>
        <w:t>(he was alone, the window was open. Old Jolyon sat alone, the dog went mad).</w:t>
      </w:r>
      <w:r>
        <w:rPr>
          <w:sz w:val="24"/>
        </w:rPr>
        <w:t xml:space="preserve"> Predicative adjectives may be modified by adverbials of manner, degree, or consequence and by clauses, forming long phrases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is not </w:t>
      </w:r>
      <w:r>
        <w:rPr>
          <w:i/>
          <w:sz w:val="24"/>
        </w:rPr>
        <w:t xml:space="preserve">so foolish as to neglect it. </w:t>
      </w:r>
    </w:p>
    <w:p>
      <w:pPr>
        <w:pStyle w:val="Normal"/>
        <w:spacing w:lineRule="auto" w:line="240"/>
        <w:ind w:firstLine="284" w:start="284" w:end="0"/>
        <w:rPr/>
      </w:pPr>
      <w:r>
        <w:rPr>
          <w:sz w:val="24"/>
        </w:rPr>
        <w:t xml:space="preserve">She is not </w:t>
      </w:r>
      <w:r>
        <w:rPr>
          <w:i/>
          <w:sz w:val="24"/>
        </w:rPr>
        <w:t xml:space="preserve">so crazy as you may imagine. </w:t>
      </w:r>
    </w:p>
    <w:p>
      <w:pPr>
        <w:pStyle w:val="Normal"/>
        <w:spacing w:lineRule="auto" w:line="240"/>
        <w:ind w:firstLine="284" w:start="284" w:end="0"/>
        <w:rPr/>
      </w:pPr>
      <w:r>
        <w:rPr>
          <w:sz w:val="24"/>
        </w:rPr>
        <w:t xml:space="preserve">It is not </w:t>
      </w:r>
      <w:r>
        <w:rPr>
          <w:i/>
          <w:sz w:val="24"/>
        </w:rPr>
        <w:t>as simple as you think.</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Adjectives may also function as</w:t>
      </w:r>
      <w:r>
        <w:rPr>
          <w:b/>
          <w:sz w:val="24"/>
        </w:rPr>
        <w:t xml:space="preserve"> objective</w:t>
      </w:r>
      <w:r>
        <w:rPr>
          <w:sz w:val="24"/>
        </w:rPr>
        <w:t xml:space="preserve"> or</w:t>
      </w:r>
      <w:r>
        <w:rPr>
          <w:b/>
          <w:sz w:val="24"/>
        </w:rPr>
        <w:t xml:space="preserve"> subjective predicatives</w:t>
      </w:r>
      <w:r>
        <w:rPr>
          <w:sz w:val="24"/>
        </w:rPr>
        <w:t xml:space="preserve"> in complex constructions:</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233">
                <wp:simplePos x="0" y="0"/>
                <wp:positionH relativeFrom="column">
                  <wp:posOffset>2200275</wp:posOffset>
                </wp:positionH>
                <wp:positionV relativeFrom="paragraph">
                  <wp:posOffset>142875</wp:posOffset>
                </wp:positionV>
                <wp:extent cx="91440" cy="822960"/>
                <wp:effectExtent l="0" t="5080" r="635" b="5715"/>
                <wp:wrapNone/>
                <wp:docPr id="219" name=""/>
                <a:graphic xmlns:a="http://schemas.openxmlformats.org/drawingml/2006/main">
                  <a:graphicData uri="http://schemas.microsoft.com/office/word/2010/wordprocessingShape">
                    <wps:wsp>
                      <wps:cNvSpPr/>
                      <wps:spPr>
                        <a:xfrm>
                          <a:off x="0" y="0"/>
                          <a:ext cx="91440" cy="822960"/>
                        </a:xfrm>
                        <a:custGeom>
                          <a:avLst/>
                          <a:gdLst>
                            <a:gd name="textAreaLeft" fmla="*/ 0 w 51840"/>
                            <a:gd name="textAreaRight" fmla="*/ 18720 w 51840"/>
                            <a:gd name="textAreaTop" fmla="*/ 11880 h 466560"/>
                            <a:gd name="textAreaBottom" fmla="*/ 454680 h 4665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73.25pt;margin-top:11.25pt;width:7.15pt;height:64.75pt;mso-wrap-style:none;v-text-anchor:middle" type="_x0000_t88">
                <v:fill o:detectmouseclick="t" on="false"/>
                <v:stroke color="black" weight="9360" joinstyle="miter" endcap="flat"/>
                <w10:wrap type="none"/>
              </v:shape>
            </w:pict>
          </mc:Fallback>
        </mc:AlternateContent>
      </w:r>
    </w:p>
    <w:tbl>
      <w:tblPr>
        <w:tblW w:w="10448" w:type="dxa"/>
        <w:jc w:val="start"/>
        <w:tblInd w:w="534" w:type="dxa"/>
        <w:tblLayout w:type="fixed"/>
        <w:tblCellMar>
          <w:top w:w="0" w:type="dxa"/>
          <w:start w:w="108" w:type="dxa"/>
          <w:bottom w:w="0" w:type="dxa"/>
          <w:end w:w="108" w:type="dxa"/>
        </w:tblCellMar>
      </w:tblPr>
      <w:tblGrid>
        <w:gridCol w:w="3118"/>
        <w:gridCol w:w="142"/>
        <w:gridCol w:w="7188"/>
      </w:tblGrid>
      <w:tr>
        <w:trPr/>
        <w:tc>
          <w:tcPr>
            <w:tcW w:w="3260" w:type="dxa"/>
            <w:gridSpan w:val="2"/>
            <w:tcBorders/>
          </w:tcPr>
          <w:p>
            <w:pPr>
              <w:pStyle w:val="Normal"/>
              <w:spacing w:lineRule="auto" w:line="240"/>
              <w:ind w:hanging="0" w:end="0"/>
              <w:jc w:val="start"/>
              <w:rPr/>
            </w:pPr>
            <w:r>
              <w:rPr>
                <w:sz w:val="24"/>
              </w:rPr>
              <w:t xml:space="preserve">We consider </w:t>
            </w:r>
            <w:r>
              <w:rPr>
                <w:i/>
                <w:sz w:val="24"/>
              </w:rPr>
              <w:t>him reliable.</w:t>
            </w:r>
            <w:r>
              <w:rPr>
                <w:sz w:val="24"/>
              </w:rPr>
              <w:t xml:space="preserve">  </w:t>
            </w:r>
          </w:p>
          <w:p>
            <w:pPr>
              <w:pStyle w:val="Normal"/>
              <w:spacing w:lineRule="auto" w:line="240"/>
              <w:ind w:hanging="0" w:end="0"/>
              <w:jc w:val="start"/>
              <w:rPr/>
            </w:pPr>
            <w:r>
              <w:rPr>
                <w:sz w:val="24"/>
              </w:rPr>
              <w:t xml:space="preserve">I can drink </w:t>
            </w:r>
            <w:r>
              <w:rPr>
                <w:i/>
                <w:sz w:val="24"/>
              </w:rPr>
              <w:t>coffee hot.</w:t>
            </w:r>
          </w:p>
          <w:p>
            <w:pPr>
              <w:pStyle w:val="Normal"/>
              <w:spacing w:lineRule="auto" w:line="240"/>
              <w:ind w:hanging="0" w:end="0"/>
              <w:jc w:val="start"/>
              <w:rPr/>
            </w:pPr>
            <w:r>
              <w:rPr>
                <w:sz w:val="24"/>
              </w:rPr>
              <w:t xml:space="preserve">He pushed </w:t>
            </w:r>
            <w:r>
              <w:rPr>
                <w:i/>
                <w:sz w:val="24"/>
              </w:rPr>
              <w:t xml:space="preserve">the door open.  </w:t>
            </w:r>
            <w:r>
              <w:rPr>
                <w:sz w:val="24"/>
              </w:rPr>
              <w:t xml:space="preserve"> </w:t>
            </w:r>
          </w:p>
          <w:p>
            <w:pPr>
              <w:pStyle w:val="Normal"/>
              <w:spacing w:lineRule="auto" w:line="240"/>
              <w:ind w:hanging="0" w:end="0"/>
              <w:jc w:val="start"/>
              <w:rPr/>
            </w:pPr>
            <w:r>
              <w:rPr>
                <w:sz w:val="24"/>
              </w:rPr>
              <w:t xml:space="preserve">Better eat </w:t>
            </w:r>
            <w:r>
              <w:rPr>
                <w:i/>
                <w:sz w:val="24"/>
              </w:rPr>
              <w:t>the apples fresh.</w:t>
            </w:r>
          </w:p>
          <w:p>
            <w:pPr>
              <w:pStyle w:val="Normal"/>
              <w:spacing w:lineRule="auto" w:line="240"/>
              <w:ind w:hanging="0" w:end="0"/>
              <w:jc w:val="start"/>
              <w:rPr>
                <w:sz w:val="24"/>
              </w:rPr>
            </w:pPr>
            <w:r>
              <w:rPr>
                <w:sz w:val="24"/>
              </w:rPr>
              <w:t xml:space="preserve">I consider </w:t>
            </w:r>
            <w:r>
              <w:rPr>
                <w:i/>
                <w:sz w:val="24"/>
              </w:rPr>
              <w:t>what he did awful.</w:t>
            </w:r>
          </w:p>
        </w:tc>
        <w:tc>
          <w:tcPr>
            <w:tcW w:w="7188" w:type="dxa"/>
            <w:tcBorders/>
          </w:tcPr>
          <w:p>
            <w:pPr>
              <w:pStyle w:val="Normal"/>
              <w:snapToGrid w:val="false"/>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objects + objective predicatives</w:t>
            </w:r>
          </w:p>
        </w:tc>
      </w:tr>
      <w:tr>
        <w:trPr/>
        <w:tc>
          <w:tcPr>
            <w:tcW w:w="3118" w:type="dxa"/>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234">
                      <wp:simplePos x="0" y="0"/>
                      <wp:positionH relativeFrom="margin">
                        <wp:posOffset>2108835</wp:posOffset>
                      </wp:positionH>
                      <wp:positionV relativeFrom="paragraph">
                        <wp:posOffset>6350</wp:posOffset>
                      </wp:positionV>
                      <wp:extent cx="91440" cy="365760"/>
                      <wp:effectExtent l="0" t="5080" r="635" b="5715"/>
                      <wp:wrapNone/>
                      <wp:docPr id="220" name=""/>
                      <a:graphic xmlns:a="http://schemas.openxmlformats.org/drawingml/2006/main">
                        <a:graphicData uri="http://schemas.microsoft.com/office/word/2010/wordprocessingShape">
                          <wps:wsp>
                            <wps:cNvSpPr/>
                            <wps:spPr>
                              <a:xfrm>
                                <a:off x="0" y="0"/>
                                <a:ext cx="91440" cy="365760"/>
                              </a:xfrm>
                              <a:custGeom>
                                <a:avLst/>
                                <a:gdLst>
                                  <a:gd name="textAreaLeft" fmla="*/ 0 w 51840"/>
                                  <a:gd name="textAreaRight" fmla="*/ 18720 w 51840"/>
                                  <a:gd name="textAreaTop" fmla="*/ 5400 h 207360"/>
                                  <a:gd name="textAreaBottom" fmla="*/ 201960 h 20736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66.05pt;margin-top:0.5pt;width:7.15pt;height:28.75pt;mso-wrap-style:none;v-text-anchor:middle;mso-position-horizontal-relative:margin" type="_x0000_t88">
                      <v:fill o:detectmouseclick="t" on="false"/>
                      <v:stroke color="black" weight="9360" joinstyle="miter" endcap="flat"/>
                      <w10:wrap type="none"/>
                    </v:shape>
                  </w:pict>
                </mc:Fallback>
              </mc:AlternateContent>
            </w:r>
            <w:r>
              <w:rPr>
                <w:sz w:val="24"/>
              </w:rPr>
              <w:t xml:space="preserve">The fruits were picked </w:t>
            </w:r>
            <w:r>
              <w:rPr>
                <w:i/>
                <w:sz w:val="24"/>
              </w:rPr>
              <w:t>ripe.</w:t>
            </w:r>
            <w:r>
              <w:rPr>
                <w:sz w:val="24"/>
                <w:lang w:val="ru-RU"/>
              </w:rPr>
              <w:t xml:space="preserve">  </w:t>
            </w:r>
          </w:p>
          <w:p>
            <w:pPr>
              <w:pStyle w:val="Normal"/>
              <w:spacing w:lineRule="auto" w:line="240"/>
              <w:ind w:hanging="0" w:end="0"/>
              <w:jc w:val="start"/>
              <w:rPr/>
            </w:pPr>
            <w:r>
              <w:rPr>
                <w:sz w:val="24"/>
              </w:rPr>
              <w:t xml:space="preserve">The windows were flung </w:t>
            </w:r>
            <w:r>
              <w:rPr>
                <w:i/>
                <w:sz w:val="24"/>
              </w:rPr>
              <w:t>open.</w:t>
            </w:r>
            <w:r>
              <w:rPr>
                <w:sz w:val="24"/>
              </w:rPr>
              <w:t xml:space="preserve"> </w:t>
            </w:r>
          </w:p>
        </w:tc>
        <w:tc>
          <w:tcPr>
            <w:tcW w:w="7330" w:type="dxa"/>
            <w:gridSpan w:val="2"/>
            <w:tcBorders/>
          </w:tcPr>
          <w:p>
            <w:pPr>
              <w:pStyle w:val="Normal"/>
              <w:snapToGrid w:val="false"/>
              <w:spacing w:lineRule="auto" w:line="240"/>
              <w:ind w:hanging="0" w:end="0"/>
              <w:jc w:val="start"/>
              <w:rPr>
                <w:sz w:val="24"/>
              </w:rPr>
            </w:pPr>
            <w:r>
              <w:rPr>
                <w:sz w:val="24"/>
              </w:rPr>
            </w:r>
          </w:p>
          <w:p>
            <w:pPr>
              <w:pStyle w:val="Normal"/>
              <w:spacing w:lineRule="auto" w:line="240"/>
              <w:ind w:hanging="0" w:end="0"/>
              <w:jc w:val="start"/>
              <w:rPr>
                <w:sz w:val="24"/>
              </w:rPr>
            </w:pPr>
            <w:r>
              <w:rPr>
                <w:sz w:val="24"/>
              </w:rPr>
              <w:t>subjective predicatives</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Adjectives may be used parenthetically, conveying the attitude of the speaker to the contents of the sentence </w:t>
      </w:r>
      <w:r>
        <w:rPr>
          <w:i/>
          <w:sz w:val="24"/>
        </w:rPr>
        <w:t>(strange, funny, curious, odd, surprising),</w:t>
      </w:r>
      <w:r>
        <w:rPr>
          <w:sz w:val="24"/>
        </w:rPr>
        <w:t xml:space="preserve"> often premodified by </w:t>
      </w:r>
      <w:r>
        <w:rPr>
          <w:i/>
          <w:sz w:val="24"/>
        </w:rPr>
        <w:t>more</w:t>
      </w:r>
      <w:r>
        <w:rPr>
          <w:sz w:val="24"/>
        </w:rPr>
        <w:t xml:space="preserve"> or </w:t>
      </w:r>
      <w:r>
        <w:rPr>
          <w:i/>
          <w:sz w:val="24"/>
        </w:rPr>
        <w:t>most.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Strange,</w:t>
      </w:r>
      <w:r>
        <w:rPr>
          <w:sz w:val="24"/>
        </w:rPr>
        <w:t xml:space="preserve"> it was the same person. </w:t>
      </w:r>
    </w:p>
    <w:p>
      <w:pPr>
        <w:pStyle w:val="Normal"/>
        <w:spacing w:lineRule="auto" w:line="240"/>
        <w:ind w:firstLine="284" w:start="284" w:end="0"/>
        <w:rPr/>
      </w:pPr>
      <w:r>
        <w:rPr>
          <w:i/>
          <w:sz w:val="24"/>
        </w:rPr>
        <w:t>Most incredible,</w:t>
      </w:r>
      <w:r>
        <w:rPr>
          <w:sz w:val="24"/>
        </w:rPr>
        <w:t xml:space="preserve"> he deceived us.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certain type of exclamatory sentence is based on adjectives, often modified by other words: </w:t>
      </w:r>
      <w:r>
        <w:rPr>
          <w:i/>
          <w:sz w:val="24"/>
        </w:rPr>
        <w:t>How good of you! How wonderful! Excellent! Just right!</w:t>
      </w:r>
    </w:p>
    <w:p>
      <w:pPr>
        <w:pStyle w:val="Normal"/>
        <w:spacing w:lineRule="auto" w:line="240"/>
        <w:ind w:firstLine="284" w:end="0"/>
        <w:rPr>
          <w:b/>
          <w:i/>
          <w:i/>
          <w:sz w:val="24"/>
        </w:rPr>
      </w:pPr>
      <w:r>
        <w:rPr>
          <w:b/>
          <w:i/>
          <w:sz w:val="24"/>
        </w:rPr>
      </w:r>
    </w:p>
    <w:p>
      <w:pPr>
        <w:pStyle w:val="Heading3"/>
        <w:rPr/>
      </w:pPr>
      <w:bookmarkStart w:id="55" w:name="__RefHeading___Toc5112993"/>
      <w:bookmarkEnd w:id="55"/>
      <w:r>
        <w:rPr/>
        <w:t>Substantivized adjectives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213.</w:t>
      </w:r>
      <w:r>
        <w:rPr>
          <w:sz w:val="24"/>
        </w:rPr>
        <w:t xml:space="preserve"> Substantivized adjectives may fall into several groups, according to their meaning and the nominal features they possess.</w:t>
      </w:r>
    </w:p>
    <w:p>
      <w:pPr>
        <w:pStyle w:val="Normal"/>
        <w:spacing w:lineRule="auto" w:line="240"/>
        <w:ind w:firstLine="284" w:end="0"/>
        <w:rPr>
          <w:sz w:val="24"/>
        </w:rPr>
      </w:pPr>
      <w:r>
        <w:rPr>
          <w:sz w:val="24"/>
        </w:rPr>
      </w:r>
    </w:p>
    <w:p>
      <w:pPr>
        <w:pStyle w:val="Normal"/>
        <w:spacing w:lineRule="auto" w:line="240"/>
        <w:ind w:firstLine="284" w:end="0"/>
        <w:rPr/>
      </w:pPr>
      <w:r>
        <w:rPr>
          <w:sz w:val="24"/>
        </w:rPr>
        <w:t>1. Some substantivized adjectives have only the</w:t>
      </w:r>
      <w:r>
        <w:rPr>
          <w:b/>
          <w:sz w:val="24"/>
        </w:rPr>
        <w:t xml:space="preserve"> singular form.</w:t>
      </w:r>
      <w:r>
        <w:rPr>
          <w:sz w:val="24"/>
        </w:rPr>
        <w:t xml:space="preserve"> They may have either the singular or plural agreement, depending on their meaning. These are: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substantivized adjectives denoting generalized or abstract notions.</w:t>
      </w:r>
    </w:p>
    <w:p>
      <w:pPr>
        <w:pStyle w:val="Normal"/>
        <w:spacing w:lineRule="auto" w:line="240"/>
        <w:ind w:firstLine="284" w:start="284" w:end="0"/>
        <w:rPr>
          <w:sz w:val="24"/>
        </w:rPr>
      </w:pPr>
      <w:r>
        <w:rPr>
          <w:sz w:val="24"/>
        </w:rPr>
        <w:t>They are used with the definite article and have singular agreement:</w:t>
      </w:r>
    </w:p>
    <w:p>
      <w:pPr>
        <w:pStyle w:val="Normal"/>
        <w:spacing w:lineRule="auto" w:line="240"/>
        <w:ind w:firstLine="284" w:start="284" w:end="0"/>
        <w:rPr>
          <w:i/>
          <w:i/>
          <w:sz w:val="24"/>
        </w:rPr>
      </w:pPr>
      <w:r>
        <w:rPr>
          <w:i/>
          <w:sz w:val="24"/>
        </w:rPr>
        <w:t>the fabulous, the unreal, the invisible:</w:t>
      </w:r>
    </w:p>
    <w:p>
      <w:pPr>
        <w:pStyle w:val="Normal"/>
        <w:spacing w:lineRule="auto" w:line="240"/>
        <w:ind w:firstLine="284" w:start="284" w:end="0"/>
        <w:rPr/>
      </w:pPr>
      <w:r>
        <w:rPr>
          <w:i/>
          <w:sz w:val="24"/>
        </w:rPr>
        <w:t>The fabulous</w:t>
      </w:r>
      <w:r>
        <w:rPr>
          <w:sz w:val="24"/>
        </w:rPr>
        <w:t xml:space="preserve"> is always interesting.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There are, however, certain exceptions. Substantivized adjectives denoting abstract notions may sometimes be used in the plural. Then no article is used:</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There are many </w:t>
      </w:r>
      <w:r>
        <w:rPr>
          <w:i/>
          <w:sz w:val="24"/>
        </w:rPr>
        <w:t>variables</w:t>
      </w:r>
      <w:r>
        <w:rPr>
          <w:sz w:val="24"/>
        </w:rPr>
        <w:t xml:space="preserve"> and </w:t>
      </w:r>
      <w:r>
        <w:rPr>
          <w:i/>
          <w:sz w:val="24"/>
        </w:rPr>
        <w:t>unknowns.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b) substantivized adjectives denoting languages are used without a determiner, but are often modified by a pronoun. They also have singular agreement.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My </w:t>
      </w:r>
      <w:r>
        <w:rPr>
          <w:i/>
          <w:sz w:val="24"/>
        </w:rPr>
        <w:t>Spanish</w:t>
      </w:r>
      <w:r>
        <w:rPr>
          <w:sz w:val="24"/>
        </w:rPr>
        <w:t xml:space="preserve"> is very poor. </w:t>
      </w:r>
    </w:p>
    <w:p>
      <w:pPr>
        <w:pStyle w:val="Normal"/>
        <w:spacing w:lineRule="auto" w:line="240"/>
        <w:ind w:firstLine="284" w:start="284" w:end="0"/>
        <w:rPr/>
      </w:pPr>
      <w:r>
        <w:rPr>
          <w:sz w:val="24"/>
        </w:rPr>
        <w:t xml:space="preserve">He speaks excellent </w:t>
      </w:r>
      <w:r>
        <w:rPr>
          <w:i/>
          <w:sz w:val="24"/>
        </w:rPr>
        <w:t>English.</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c) substantivized adjectives denoting groups of persons or persons of the same nationality are used with the definite article </w:t>
      </w:r>
      <w:r>
        <w:rPr>
          <w:i/>
          <w:sz w:val="24"/>
        </w:rPr>
        <w:t>the</w:t>
      </w:r>
      <w:r>
        <w:rPr>
          <w:sz w:val="24"/>
        </w:rPr>
        <w:t xml:space="preserve"> and admit only of plural agreement </w:t>
      </w:r>
      <w:r>
        <w:rPr>
          <w:i/>
          <w:sz w:val="24"/>
        </w:rPr>
        <w:t>the old, the poor, the rich, the blind, the dumb and deaf, the mute, the eminent, the English.</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He did not look an important personage, but </w:t>
      </w:r>
      <w:r>
        <w:rPr>
          <w:i/>
          <w:sz w:val="24"/>
        </w:rPr>
        <w:t>the eminent</w:t>
      </w:r>
      <w:r>
        <w:rPr>
          <w:sz w:val="24"/>
        </w:rPr>
        <w:t xml:space="preserve"> rarely do. </w:t>
      </w:r>
    </w:p>
    <w:p>
      <w:pPr>
        <w:pStyle w:val="Normal"/>
        <w:spacing w:lineRule="auto" w:line="240"/>
        <w:ind w:firstLine="284" w:start="284" w:end="0"/>
        <w:rPr/>
      </w:pPr>
      <w:r>
        <w:rPr>
          <w:i/>
          <w:sz w:val="24"/>
        </w:rPr>
        <w:t>The poor</w:t>
      </w:r>
      <w:r>
        <w:rPr>
          <w:sz w:val="24"/>
        </w:rPr>
        <w:t xml:space="preserve"> were robbed of their lands.</w:t>
      </w:r>
    </w:p>
    <w:p>
      <w:pPr>
        <w:pStyle w:val="Normal"/>
        <w:spacing w:lineRule="auto" w:line="240"/>
        <w:ind w:firstLine="284" w:end="0"/>
        <w:rPr>
          <w:sz w:val="24"/>
        </w:rPr>
      </w:pPr>
      <w:r>
        <w:rPr>
          <w:sz w:val="24"/>
        </w:rPr>
      </w:r>
    </w:p>
    <w:p>
      <w:pPr>
        <w:pStyle w:val="Normal"/>
        <w:spacing w:lineRule="auto" w:line="240"/>
        <w:ind w:firstLine="284" w:end="0"/>
        <w:rPr/>
      </w:pPr>
      <w:r>
        <w:rPr>
          <w:sz w:val="24"/>
        </w:rPr>
        <w:t>2. Some substantivized adjectives have the category of number, that is they can have two forms -</w:t>
      </w:r>
      <w:r>
        <w:rPr>
          <w:b/>
          <w:sz w:val="24"/>
        </w:rPr>
        <w:t xml:space="preserve"> the singular</w:t>
      </w:r>
      <w:r>
        <w:rPr>
          <w:sz w:val="24"/>
        </w:rPr>
        <w:t xml:space="preserve"> and</w:t>
      </w:r>
      <w:r>
        <w:rPr>
          <w:b/>
          <w:sz w:val="24"/>
        </w:rPr>
        <w:t xml:space="preserve"> the plural.</w:t>
      </w:r>
      <w:r>
        <w:rPr>
          <w:sz w:val="24"/>
        </w:rPr>
        <w:t xml:space="preserve"> These are: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substantivized adjectives denoting social rank or position, military ranks, party, creed, gender, nationality, race, groups of people belonging to certain times or epochs, etc. In the plural the use of the article is not obligatory: </w:t>
      </w:r>
      <w:r>
        <w:rPr>
          <w:i/>
          <w:sz w:val="24"/>
        </w:rPr>
        <w:t>nobles, equals, superiors, inferiors, commercials, domestics, privates, regulars, ordinaries, marines, Christians, primitives, moderns, ancients, contemporaries,  liberals, conservatives,  Europeans, Asiatics, Eurasians, Indians, Easterns, blacks, whites,</w:t>
      </w:r>
      <w:r>
        <w:rPr>
          <w:sz w:val="24"/>
        </w:rPr>
        <w:t xml:space="preserve"> etc.</w:t>
      </w:r>
    </w:p>
    <w:p>
      <w:pPr>
        <w:pStyle w:val="Normal"/>
        <w:spacing w:lineRule="auto" w:line="240"/>
        <w:ind w:firstLine="284" w:end="0"/>
        <w:rPr/>
      </w:pPr>
      <w:r>
        <w:rPr>
          <w:sz w:val="24"/>
        </w:rPr>
        <w:t xml:space="preserve">When denoting an individual such words are used in the singular and are preceded by the indefinite article: </w:t>
      </w:r>
      <w:r>
        <w:rPr>
          <w:i/>
          <w:sz w:val="24"/>
        </w:rPr>
        <w:t>a noble, a private, a regular, an ordinary, a Christian, a primitive, a liberal,</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There were </w:t>
      </w:r>
      <w:r>
        <w:rPr>
          <w:i/>
          <w:sz w:val="24"/>
        </w:rPr>
        <w:t>a few deads</w:t>
      </w:r>
      <w:r>
        <w:rPr>
          <w:sz w:val="24"/>
        </w:rPr>
        <w:t xml:space="preserve"> missing from the briefing.</w:t>
      </w:r>
    </w:p>
    <w:p>
      <w:pPr>
        <w:pStyle w:val="Normal"/>
        <w:spacing w:lineRule="auto" w:line="240"/>
        <w:ind w:firstLine="284" w:start="284" w:end="0"/>
        <w:rPr>
          <w:sz w:val="24"/>
        </w:rPr>
      </w:pPr>
      <w:r>
        <w:rPr>
          <w:sz w:val="24"/>
        </w:rPr>
      </w:r>
    </w:p>
    <w:p>
      <w:pPr>
        <w:pStyle w:val="2"/>
        <w:suppressAutoHyphens w:val="false"/>
        <w:ind w:start="284" w:end="0"/>
        <w:rPr/>
      </w:pPr>
      <w:r>
        <w:rPr/>
        <w:t>- How many have you killed?</w:t>
      </w:r>
    </w:p>
    <w:p>
      <w:pPr>
        <w:pStyle w:val="Normal"/>
        <w:spacing w:lineRule="auto" w:line="240"/>
        <w:ind w:firstLine="284" w:start="284" w:end="0"/>
        <w:rPr/>
      </w:pPr>
      <w:r>
        <w:rPr>
          <w:sz w:val="24"/>
        </w:rPr>
        <w:t xml:space="preserve">- One hundred and twenty two </w:t>
      </w:r>
      <w:r>
        <w:rPr>
          <w:i/>
          <w:sz w:val="24"/>
        </w:rPr>
        <w:t>sures.</w:t>
      </w:r>
      <w:r>
        <w:rPr>
          <w:sz w:val="24"/>
        </w:rPr>
        <w:t xml:space="preserve"> Not counting </w:t>
      </w:r>
      <w:r>
        <w:rPr>
          <w:i/>
          <w:sz w:val="24"/>
        </w:rPr>
        <w:t>possibles.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He’s been working like </w:t>
      </w:r>
      <w:r>
        <w:rPr>
          <w:i/>
          <w:sz w:val="24"/>
        </w:rPr>
        <w:t>a black.</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 substantivized adjectives denoting animals and plants: </w:t>
      </w:r>
      <w:r>
        <w:rPr>
          <w:i/>
          <w:sz w:val="24"/>
        </w:rPr>
        <w:t>evergreens, thoroughbreds</w:t>
      </w:r>
      <w:r>
        <w:rPr>
          <w:sz w:val="24"/>
        </w:rPr>
        <w:t xml:space="preserve"> (about horses).</w:t>
      </w:r>
    </w:p>
    <w:p>
      <w:pPr>
        <w:pStyle w:val="Normal"/>
        <w:spacing w:lineRule="auto" w:line="240"/>
        <w:ind w:firstLine="284" w:end="0"/>
        <w:rPr>
          <w:sz w:val="24"/>
        </w:rPr>
      </w:pPr>
      <w:r>
        <w:rPr>
          <w:sz w:val="24"/>
        </w:rPr>
      </w:r>
    </w:p>
    <w:p>
      <w:pPr>
        <w:pStyle w:val="Normal"/>
        <w:spacing w:lineRule="auto" w:line="240"/>
        <w:ind w:firstLine="284" w:end="0"/>
        <w:rPr/>
      </w:pPr>
      <w:r>
        <w:rPr>
          <w:sz w:val="24"/>
        </w:rPr>
        <w:t>3. Some substantivized adjectives have</w:t>
      </w:r>
      <w:r>
        <w:rPr>
          <w:b/>
          <w:sz w:val="24"/>
        </w:rPr>
        <w:t xml:space="preserve"> only the plural form.</w:t>
      </w:r>
      <w:r>
        <w:rPr>
          <w:sz w:val="24"/>
        </w:rPr>
        <w:t xml:space="preserve"> These are: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a) substantivized adjectives denoting studies and examinations. They have either the singular or plural </w:t>
      </w:r>
    </w:p>
    <w:p>
      <w:pPr>
        <w:pStyle w:val="Normal"/>
        <w:spacing w:lineRule="auto" w:line="240"/>
        <w:ind w:firstLine="284" w:start="284" w:end="0"/>
        <w:rPr/>
      </w:pPr>
      <w:r>
        <w:rPr>
          <w:sz w:val="24"/>
        </w:rPr>
        <w:t xml:space="preserve">    </w:t>
      </w:r>
      <w:r>
        <w:rPr>
          <w:sz w:val="24"/>
        </w:rPr>
        <w:t xml:space="preserve">agreement depending on whether they denote one notion or a collection of notions: </w:t>
      </w:r>
      <w:r>
        <w:rPr>
          <w:i/>
          <w:sz w:val="24"/>
        </w:rPr>
        <w:t>classics, finals</w:t>
      </w:r>
      <w:r>
        <w:rPr>
          <w:sz w:val="24"/>
        </w:rPr>
        <w:t xml:space="preserve"> </w:t>
      </w:r>
    </w:p>
    <w:p>
      <w:pPr>
        <w:pStyle w:val="Normal"/>
        <w:spacing w:lineRule="auto" w:line="240"/>
        <w:ind w:firstLine="284" w:start="284" w:end="0"/>
        <w:rPr/>
      </w:pPr>
      <w:r>
        <w:rPr>
          <w:sz w:val="24"/>
        </w:rPr>
        <w:t xml:space="preserve">    </w:t>
      </w:r>
      <w:r>
        <w:rPr>
          <w:sz w:val="24"/>
        </w:rPr>
        <w:t xml:space="preserve">(final examinations), </w:t>
      </w:r>
      <w:r>
        <w:rPr>
          <w:i/>
          <w:sz w:val="24"/>
        </w:rPr>
        <w:t>midsessionals,</w:t>
      </w:r>
      <w:r>
        <w:rPr>
          <w:sz w:val="24"/>
        </w:rPr>
        <w:t xml:space="preserve"> etc.</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Finals</w:t>
      </w:r>
      <w:r>
        <w:rPr>
          <w:sz w:val="24"/>
        </w:rPr>
        <w:t xml:space="preserve"> were approaching.</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xml:space="preserve">b) substantivized adjectives denoting collection of things, substances and foods. Some of these admit </w:t>
      </w:r>
    </w:p>
    <w:p>
      <w:pPr>
        <w:pStyle w:val="Normal"/>
        <w:spacing w:lineRule="auto" w:line="240"/>
        <w:ind w:firstLine="284" w:start="284" w:end="0"/>
        <w:rPr/>
      </w:pPr>
      <w:r>
        <w:rPr>
          <w:sz w:val="24"/>
        </w:rPr>
        <w:t xml:space="preserve">    </w:t>
      </w:r>
      <w:r>
        <w:rPr>
          <w:sz w:val="24"/>
        </w:rPr>
        <w:t xml:space="preserve">either of both the singular and plural agreement </w:t>
      </w:r>
      <w:r>
        <w:rPr>
          <w:i/>
          <w:sz w:val="24"/>
        </w:rPr>
        <w:t xml:space="preserve">(chemicals, movables, necessaries, valuables, eatables,     </w:t>
      </w:r>
    </w:p>
    <w:p>
      <w:pPr>
        <w:pStyle w:val="Normal"/>
        <w:spacing w:lineRule="auto" w:line="240"/>
        <w:ind w:firstLine="284" w:start="284" w:end="0"/>
        <w:rPr/>
      </w:pPr>
      <w:r>
        <w:rPr>
          <w:i/>
          <w:sz w:val="24"/>
        </w:rPr>
        <w:t xml:space="preserve">    </w:t>
      </w:r>
      <w:r>
        <w:rPr>
          <w:i/>
          <w:sz w:val="24"/>
        </w:rPr>
        <w:t xml:space="preserve">greens), </w:t>
      </w:r>
      <w:r>
        <w:rPr>
          <w:sz w:val="24"/>
        </w:rPr>
        <w:t xml:space="preserve">others admit only of a singular agreement </w:t>
      </w:r>
      <w:r>
        <w:rPr>
          <w:i/>
          <w:sz w:val="24"/>
        </w:rPr>
        <w:t>(bitters).</w:t>
      </w:r>
    </w:p>
    <w:p>
      <w:pPr>
        <w:pStyle w:val="Normal"/>
        <w:spacing w:lineRule="auto" w:line="240"/>
        <w:ind w:firstLine="284" w:start="284" w:end="0"/>
        <w:rPr>
          <w:i/>
          <w:i/>
          <w:sz w:val="24"/>
        </w:rPr>
      </w:pPr>
      <w:r>
        <w:rPr>
          <w:i/>
          <w:sz w:val="24"/>
        </w:rPr>
      </w:r>
    </w:p>
    <w:p>
      <w:pPr>
        <w:pStyle w:val="Normal"/>
        <w:spacing w:lineRule="auto" w:line="240"/>
        <w:ind w:firstLine="284" w:start="284" w:end="0"/>
        <w:rPr>
          <w:sz w:val="24"/>
        </w:rPr>
      </w:pPr>
      <w:r>
        <w:rPr>
          <w:sz w:val="24"/>
        </w:rPr>
        <w:t xml:space="preserve">c) substantivized adjectives which are the names of the parts of the body are used with the definite article </w:t>
      </w:r>
    </w:p>
    <w:p>
      <w:pPr>
        <w:pStyle w:val="Normal"/>
        <w:spacing w:lineRule="auto" w:line="240"/>
        <w:ind w:firstLine="284" w:start="284" w:end="0"/>
        <w:rPr/>
      </w:pPr>
      <w:r>
        <w:rPr>
          <w:i/>
          <w:sz w:val="24"/>
        </w:rPr>
        <w:t xml:space="preserve">    </w:t>
      </w:r>
      <w:r>
        <w:rPr>
          <w:i/>
          <w:sz w:val="24"/>
        </w:rPr>
        <w:t>the</w:t>
      </w:r>
      <w:r>
        <w:rPr>
          <w:sz w:val="24"/>
        </w:rPr>
        <w:t xml:space="preserve"> and admit of the plural agreement: </w:t>
      </w:r>
      <w:r>
        <w:rPr>
          <w:i/>
          <w:sz w:val="24"/>
        </w:rPr>
        <w:t>the vitals, the whites</w:t>
      </w:r>
      <w:r>
        <w:rPr>
          <w:sz w:val="24"/>
        </w:rPr>
        <w:t xml:space="preserve"> (of the eyes).</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d) substantivized adjectives denoting colours are used in the plural without any article: </w:t>
      </w:r>
      <w:r>
        <w:rPr>
          <w:i/>
          <w:sz w:val="24"/>
        </w:rPr>
        <w:t xml:space="preserve">greys, reds, </w:t>
      </w:r>
    </w:p>
    <w:p>
      <w:pPr>
        <w:pStyle w:val="Normal"/>
        <w:spacing w:lineRule="auto" w:line="240"/>
        <w:ind w:firstLine="284" w:start="284" w:end="0"/>
        <w:rPr>
          <w:i/>
          <w:i/>
          <w:sz w:val="24"/>
        </w:rPr>
      </w:pPr>
      <w:r>
        <w:rPr>
          <w:i/>
          <w:sz w:val="24"/>
        </w:rPr>
        <w:t xml:space="preserve">    </w:t>
      </w:r>
      <w:r>
        <w:rPr>
          <w:i/>
          <w:sz w:val="24"/>
        </w:rPr>
        <w:t>purples, greens.</w:t>
      </w:r>
    </w:p>
    <w:p>
      <w:pPr>
        <w:pStyle w:val="Normal"/>
        <w:spacing w:lineRule="auto" w:line="240"/>
        <w:ind w:firstLine="284" w:start="284" w:end="0"/>
        <w:rPr>
          <w:b/>
          <w:i/>
          <w:i/>
          <w:sz w:val="24"/>
        </w:rPr>
      </w:pPr>
      <w:r>
        <w:rPr>
          <w:b/>
          <w:i/>
          <w:sz w:val="24"/>
        </w:rPr>
      </w:r>
    </w:p>
    <w:p>
      <w:pPr>
        <w:pStyle w:val="Heading2"/>
        <w:rPr/>
      </w:pPr>
      <w:bookmarkStart w:id="56" w:name="__RefHeading___Toc5112994"/>
      <w:bookmarkEnd w:id="56"/>
      <w:r>
        <w:rPr/>
        <w:t>THE PRONOUN</w:t>
      </w:r>
    </w:p>
    <w:p>
      <w:pPr>
        <w:pStyle w:val="Normal"/>
        <w:rPr/>
      </w:pPr>
      <w:r>
        <w:rPr/>
      </w:r>
    </w:p>
    <w:p>
      <w:pPr>
        <w:pStyle w:val="Normal"/>
        <w:spacing w:lineRule="auto" w:line="240"/>
        <w:ind w:firstLine="284" w:end="0"/>
        <w:rPr/>
      </w:pPr>
      <w:r>
        <w:rPr>
          <w:b/>
          <w:sz w:val="24"/>
        </w:rPr>
        <w:t>§ 214.</w:t>
      </w:r>
      <w:r>
        <w:rPr>
          <w:sz w:val="24"/>
        </w:rPr>
        <w:t xml:space="preserve"> Pronouns are deictic words which point to objects, their properties and relations, their local or temporal reference, or placement without naming them. They constitute a limited class of words (that is </w:t>
      </w:r>
      <w:r>
        <w:rPr>
          <w:i/>
          <w:sz w:val="24"/>
        </w:rPr>
        <w:t xml:space="preserve">a </w:t>
      </w:r>
      <w:r>
        <w:rPr>
          <w:sz w:val="24"/>
        </w:rPr>
        <w:t>closed system) with numerous subclasses. They are generally differentiated into noun-pronouns (substituting nouns) and adjective-pronouns (substituting adjectives).</w:t>
      </w:r>
    </w:p>
    <w:p>
      <w:pPr>
        <w:pStyle w:val="Normal"/>
        <w:spacing w:lineRule="auto" w:line="240"/>
        <w:ind w:firstLine="284" w:end="0"/>
        <w:rPr>
          <w:sz w:val="24"/>
        </w:rPr>
      </w:pPr>
      <w:r>
        <w:rPr>
          <w:sz w:val="24"/>
        </w:rPr>
      </w:r>
    </w:p>
    <w:p>
      <w:pPr>
        <w:pStyle w:val="Heading3"/>
        <w:rPr/>
      </w:pPr>
      <w:bookmarkStart w:id="57" w:name="__RefHeading___Toc5112995"/>
      <w:bookmarkEnd w:id="57"/>
      <w:r>
        <w:rPr/>
        <w:t>Morphological composition and categorical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215.</w:t>
      </w:r>
      <w:r>
        <w:rPr>
          <w:sz w:val="24"/>
        </w:rPr>
        <w:t xml:space="preserve"> Pronouns may be of different structure:</w:t>
      </w:r>
      <w:r>
        <w:rPr>
          <w:b/>
          <w:sz w:val="24"/>
        </w:rPr>
        <w:t xml:space="preserve"> simple, compound, </w:t>
      </w:r>
      <w:r>
        <w:rPr>
          <w:sz w:val="24"/>
        </w:rPr>
        <w:t>and</w:t>
      </w:r>
      <w:r>
        <w:rPr>
          <w:b/>
          <w:sz w:val="24"/>
        </w:rPr>
        <w:t xml:space="preserve"> composite.</w:t>
      </w:r>
    </w:p>
    <w:p>
      <w:pPr>
        <w:pStyle w:val="Normal"/>
        <w:spacing w:lineRule="auto" w:line="240"/>
        <w:ind w:firstLine="284" w:end="0"/>
        <w:rPr>
          <w:b/>
          <w:sz w:val="24"/>
        </w:rPr>
      </w:pPr>
      <w:r>
        <w:rPr>
          <w:b/>
          <w:sz w:val="24"/>
        </w:rPr>
      </w:r>
    </w:p>
    <w:p>
      <w:pPr>
        <w:pStyle w:val="Normal"/>
        <w:spacing w:lineRule="auto" w:line="240"/>
        <w:ind w:firstLine="284" w:end="0"/>
        <w:rPr/>
      </w:pPr>
      <w:r>
        <w:rPr>
          <w:b/>
          <w:sz w:val="24"/>
        </w:rPr>
        <w:t>Simple pronouns</w:t>
      </w:r>
      <w:r>
        <w:rPr>
          <w:sz w:val="24"/>
        </w:rPr>
        <w:t xml:space="preserve"> comprise only one morpheme - the stem:</w:t>
      </w:r>
    </w:p>
    <w:p>
      <w:pPr>
        <w:pStyle w:val="Normal"/>
        <w:spacing w:lineRule="auto" w:line="240"/>
        <w:ind w:firstLine="284" w:end="0"/>
        <w:rPr/>
      </w:pPr>
      <w:r>
        <w:rPr>
          <w:i/>
          <w:sz w:val="24"/>
        </w:rPr>
        <w:t>I, you, he, we,</w:t>
      </w:r>
      <w:r>
        <w:rPr>
          <w:sz w:val="24"/>
        </w:rPr>
        <w:t xml:space="preserve"> etc.; </w:t>
      </w:r>
      <w:r>
        <w:rPr>
          <w:i/>
          <w:sz w:val="24"/>
        </w:rPr>
        <w:t>this, that, some, who, all, one,</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Compound pronouns</w:t>
      </w:r>
      <w:r>
        <w:rPr>
          <w:sz w:val="24"/>
        </w:rPr>
        <w:t xml:space="preserve"> comprise more than one stem:</w:t>
      </w:r>
    </w:p>
    <w:p>
      <w:pPr>
        <w:pStyle w:val="Normal"/>
        <w:spacing w:lineRule="auto" w:line="240"/>
        <w:ind w:firstLine="284" w:end="0"/>
        <w:rPr/>
      </w:pPr>
      <w:r>
        <w:rPr>
          <w:i/>
          <w:sz w:val="24"/>
        </w:rPr>
        <w:t>myself, themselves, somebody, everybody, anything, nothing,</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Composite pronouns</w:t>
      </w:r>
      <w:r>
        <w:rPr>
          <w:sz w:val="24"/>
        </w:rPr>
        <w:t xml:space="preserve"> have</w:t>
      </w:r>
      <w:r>
        <w:rPr>
          <w:b/>
          <w:sz w:val="24"/>
        </w:rPr>
        <w:t xml:space="preserve"> </w:t>
      </w:r>
      <w:r>
        <w:rPr>
          <w:sz w:val="24"/>
        </w:rPr>
        <w:t>the form of a phrase:</w:t>
      </w:r>
    </w:p>
    <w:p>
      <w:pPr>
        <w:pStyle w:val="BodyTextIndent"/>
        <w:suppressAutoHyphens w:val="false"/>
        <w:rPr>
          <w:lang w:val="en-US"/>
        </w:rPr>
      </w:pPr>
      <w:r>
        <w:rPr>
          <w:lang w:val="en-US"/>
        </w:rPr>
        <w:t>each other, one another.</w:t>
      </w:r>
    </w:p>
    <w:p>
      <w:pPr>
        <w:pStyle w:val="Normal"/>
        <w:spacing w:lineRule="auto" w:line="240"/>
        <w:ind w:firstLine="284" w:end="0"/>
        <w:rPr>
          <w:sz w:val="24"/>
          <w:lang w:val="en-US"/>
        </w:rPr>
      </w:pPr>
      <w:r>
        <w:rPr>
          <w:sz w:val="24"/>
          <w:lang w:val="en-US"/>
        </w:rPr>
      </w:r>
    </w:p>
    <w:p>
      <w:pPr>
        <w:pStyle w:val="Normal"/>
        <w:spacing w:lineRule="auto" w:line="240"/>
        <w:ind w:firstLine="284" w:end="0"/>
        <w:rPr/>
      </w:pPr>
      <w:r>
        <w:rPr>
          <w:sz w:val="24"/>
        </w:rPr>
        <w:t>Patterns of morphological change in pronouns vary greatly not only from subclass to subclass, but also within certain subclasses. Some pronouns have the category of number (</w:t>
      </w:r>
      <w:r>
        <w:rPr>
          <w:i/>
          <w:sz w:val="24"/>
        </w:rPr>
        <w:t>I</w:t>
      </w:r>
      <w:r>
        <w:rPr>
          <w:sz w:val="24"/>
        </w:rPr>
        <w:t xml:space="preserve"> - </w:t>
      </w:r>
      <w:r>
        <w:rPr>
          <w:i/>
          <w:sz w:val="24"/>
        </w:rPr>
        <w:t>we, this – these),</w:t>
      </w:r>
      <w:r>
        <w:rPr>
          <w:sz w:val="24"/>
        </w:rPr>
        <w:t xml:space="preserve"> while others have not; some have the category of case expressed in a similar way to that of nouns </w:t>
      </w:r>
      <w:r>
        <w:rPr>
          <w:i/>
          <w:sz w:val="24"/>
        </w:rPr>
        <w:t>(somebody – somebody’s),</w:t>
      </w:r>
      <w:r>
        <w:rPr>
          <w:sz w:val="24"/>
        </w:rPr>
        <w:t xml:space="preserve"> some have a pattern of their own </w:t>
      </w:r>
      <w:r>
        <w:rPr>
          <w:i/>
          <w:sz w:val="24"/>
        </w:rPr>
        <w:t xml:space="preserve">(he - him), </w:t>
      </w:r>
      <w:r>
        <w:rPr>
          <w:sz w:val="24"/>
        </w:rPr>
        <w:t>and others have no case distinctions at all. Some pronouns have person and gender distinctions, such as personal pronouns, while others have none.</w:t>
      </w:r>
    </w:p>
    <w:p>
      <w:pPr>
        <w:pStyle w:val="Normal"/>
        <w:spacing w:lineRule="auto" w:line="240"/>
        <w:ind w:firstLine="284" w:end="0"/>
        <w:rPr/>
      </w:pPr>
      <w:r>
        <w:rPr>
          <w:sz w:val="24"/>
        </w:rPr>
        <w:t xml:space="preserve">The pronouns also have specials forms to distinguish between animate and inanimate objects. This category is to be found again in personal pronouns </w:t>
      </w:r>
      <w:r>
        <w:rPr>
          <w:i/>
          <w:sz w:val="24"/>
        </w:rPr>
        <w:t>(he/she - it),</w:t>
      </w:r>
      <w:r>
        <w:rPr>
          <w:sz w:val="24"/>
        </w:rPr>
        <w:t xml:space="preserve"> possessive pronouns </w:t>
      </w:r>
      <w:r>
        <w:rPr>
          <w:i/>
          <w:sz w:val="24"/>
        </w:rPr>
        <w:t>(himself/herself - itself),</w:t>
      </w:r>
      <w:r>
        <w:rPr>
          <w:sz w:val="24"/>
        </w:rPr>
        <w:t xml:space="preserve"> conjunctive pronouns </w:t>
      </w:r>
      <w:r>
        <w:rPr>
          <w:i/>
          <w:sz w:val="24"/>
        </w:rPr>
        <w:t>(who - what),</w:t>
      </w:r>
      <w:r>
        <w:rPr>
          <w:sz w:val="24"/>
        </w:rPr>
        <w:t xml:space="preserve"> relative pronouns </w:t>
      </w:r>
      <w:r>
        <w:rPr>
          <w:i/>
          <w:sz w:val="24"/>
        </w:rPr>
        <w:t>(who - which),</w:t>
      </w:r>
      <w:r>
        <w:rPr>
          <w:sz w:val="24"/>
        </w:rPr>
        <w:t xml:space="preserve"> and interrogative pronouns </w:t>
      </w:r>
      <w:r>
        <w:rPr>
          <w:i/>
          <w:sz w:val="24"/>
        </w:rPr>
        <w:t>(who - what).</w:t>
      </w:r>
    </w:p>
    <w:p>
      <w:pPr>
        <w:pStyle w:val="Normal"/>
        <w:spacing w:lineRule="auto" w:line="240"/>
        <w:ind w:firstLine="284" w:end="0"/>
        <w:rPr>
          <w:b/>
          <w:i/>
          <w:i/>
          <w:sz w:val="24"/>
        </w:rPr>
      </w:pPr>
      <w:r>
        <w:rPr>
          <w:b/>
          <w:i/>
          <w:sz w:val="24"/>
        </w:rPr>
      </w:r>
    </w:p>
    <w:p>
      <w:pPr>
        <w:pStyle w:val="Heading3"/>
        <w:rPr/>
      </w:pPr>
      <w:bookmarkStart w:id="58" w:name="__RefHeading___Toc5112996"/>
      <w:bookmarkEnd w:id="58"/>
      <w:r>
        <w:rPr/>
        <w:t>Subclasses of pronouns and their functions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216.</w:t>
      </w:r>
      <w:r>
        <w:rPr>
          <w:sz w:val="24"/>
        </w:rPr>
        <w:t xml:space="preserve"> Semantically all pronouns fall into the following subclasses: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I. Personal pronouns</w:t>
      </w:r>
      <w:r>
        <w:rPr>
          <w:sz w:val="24"/>
        </w:rPr>
        <w:t xml:space="preserve"> are noun-pronouns, indicating persons (</w:t>
      </w:r>
      <w:r>
        <w:rPr>
          <w:i/>
          <w:sz w:val="24"/>
        </w:rPr>
        <w:t>I</w:t>
      </w:r>
      <w:r>
        <w:rPr>
          <w:sz w:val="24"/>
        </w:rPr>
        <w:t xml:space="preserve">, </w:t>
      </w:r>
      <w:r>
        <w:rPr>
          <w:i/>
          <w:sz w:val="24"/>
        </w:rPr>
        <w:t>you, he, we, they)</w:t>
      </w:r>
      <w:r>
        <w:rPr>
          <w:sz w:val="24"/>
        </w:rPr>
        <w:t xml:space="preserve"> or non-persons </w:t>
      </w:r>
      <w:r>
        <w:rPr>
          <w:i/>
          <w:sz w:val="24"/>
        </w:rPr>
        <w:t>(it, they)</w:t>
      </w:r>
      <w:r>
        <w:rPr>
          <w:sz w:val="24"/>
        </w:rPr>
        <w:t xml:space="preserve"> from the point of view of their relations to the speaker. Thus </w:t>
      </w:r>
      <w:r>
        <w:rPr>
          <w:i/>
          <w:sz w:val="24"/>
        </w:rPr>
        <w:t>I</w:t>
      </w:r>
      <w:r>
        <w:rPr>
          <w:sz w:val="24"/>
        </w:rPr>
        <w:t xml:space="preserve"> </w:t>
      </w:r>
      <w:r>
        <w:rPr>
          <w:i/>
          <w:sz w:val="24"/>
        </w:rPr>
        <w:t>(me)</w:t>
      </w:r>
      <w:r>
        <w:rPr>
          <w:sz w:val="24"/>
        </w:rPr>
        <w:t xml:space="preserve"> indicates the speaker himself, </w:t>
      </w:r>
      <w:r>
        <w:rPr>
          <w:i/>
          <w:sz w:val="24"/>
        </w:rPr>
        <w:t>we (us)</w:t>
      </w:r>
      <w:r>
        <w:rPr>
          <w:sz w:val="24"/>
        </w:rPr>
        <w:t xml:space="preserve"> indicates the speaker together with some other person or persons, </w:t>
      </w:r>
      <w:r>
        <w:rPr>
          <w:i/>
          <w:sz w:val="24"/>
        </w:rPr>
        <w:t>you</w:t>
      </w:r>
      <w:r>
        <w:rPr>
          <w:sz w:val="24"/>
        </w:rPr>
        <w:t xml:space="preserve"> indicates the person or persons addressed, while </w:t>
      </w:r>
      <w:r>
        <w:rPr>
          <w:i/>
          <w:sz w:val="24"/>
        </w:rPr>
        <w:t>he, she, they (him, her, them)</w:t>
      </w:r>
      <w:r>
        <w:rPr>
          <w:sz w:val="24"/>
        </w:rPr>
        <w:t xml:space="preserve"> indicate persons (or things) which are neither the speaker nor the persons addressed to by the speaker.</w:t>
      </w:r>
    </w:p>
    <w:p>
      <w:pPr>
        <w:pStyle w:val="Normal"/>
        <w:spacing w:lineRule="auto" w:line="240"/>
        <w:ind w:firstLine="284" w:end="0"/>
        <w:rPr/>
      </w:pPr>
      <w:r>
        <w:rPr>
          <w:sz w:val="24"/>
        </w:rPr>
        <w:t xml:space="preserve">Personal pronouns have the category </w:t>
      </w:r>
      <w:r>
        <w:rPr>
          <w:i/>
          <w:sz w:val="24"/>
        </w:rPr>
        <w:t>of person, number, case</w:t>
      </w:r>
      <w:r>
        <w:rPr>
          <w:sz w:val="24"/>
        </w:rPr>
        <w:t xml:space="preserve"> (nominative and objective), and </w:t>
      </w:r>
      <w:r>
        <w:rPr>
          <w:i/>
          <w:sz w:val="24"/>
        </w:rPr>
        <w:t>gender,</w:t>
      </w:r>
      <w:r>
        <w:rPr>
          <w:sz w:val="24"/>
        </w:rPr>
        <w:t xml:space="preserve"> the latter is to be found in the 3rd person only: masculine and feminine is </w:t>
      </w:r>
      <w:r>
        <w:rPr>
          <w:i/>
          <w:sz w:val="24"/>
        </w:rPr>
        <w:t>he - him, she - her;</w:t>
      </w:r>
      <w:r>
        <w:rPr>
          <w:sz w:val="24"/>
        </w:rPr>
        <w:t xml:space="preserve"> neuter case-forms </w:t>
      </w:r>
      <w:r>
        <w:rPr>
          <w:i/>
          <w:sz w:val="24"/>
        </w:rPr>
        <w:t>it</w:t>
      </w:r>
      <w:r>
        <w:rPr>
          <w:sz w:val="24"/>
        </w:rPr>
        <w:t xml:space="preserve"> - </w:t>
      </w:r>
      <w:r>
        <w:rPr>
          <w:i/>
          <w:sz w:val="24"/>
        </w:rPr>
        <w:t>it</w:t>
      </w:r>
      <w:r>
        <w:rPr>
          <w:sz w:val="24"/>
        </w:rPr>
        <w:t xml:space="preserve"> coincide.</w:t>
      </w:r>
    </w:p>
    <w:p>
      <w:pPr>
        <w:pStyle w:val="Normal"/>
        <w:spacing w:lineRule="auto" w:line="240"/>
        <w:ind w:firstLine="284" w:end="0"/>
        <w:rPr>
          <w:b/>
          <w:sz w:val="24"/>
        </w:rPr>
      </w:pPr>
      <w:r>
        <w:rPr>
          <w:b/>
          <w:sz w:val="24"/>
        </w:rPr>
      </w:r>
    </w:p>
    <w:p>
      <w:pPr>
        <w:pStyle w:val="Normal"/>
        <w:spacing w:lineRule="auto" w:line="240"/>
        <w:ind w:firstLine="284" w:end="0"/>
        <w:rPr/>
      </w:pPr>
      <w:r>
        <w:rPr>
          <w:b/>
          <w:sz w:val="24"/>
        </w:rPr>
        <w:t>The nominative case form</w:t>
      </w:r>
      <w:r>
        <w:rPr>
          <w:sz w:val="24"/>
        </w:rPr>
        <w:t xml:space="preserve"> is generally used</w:t>
      </w:r>
      <w:r>
        <w:rPr>
          <w:b/>
          <w:sz w:val="24"/>
        </w:rPr>
        <w:t xml:space="preserve"> as subject</w:t>
      </w:r>
      <w:r>
        <w:rPr>
          <w:sz w:val="24"/>
        </w:rPr>
        <w:t xml:space="preserve"> of the sentence, or</w:t>
      </w:r>
      <w:r>
        <w:rPr>
          <w:b/>
          <w:sz w:val="24"/>
        </w:rPr>
        <w:t xml:space="preserve"> predicative</w:t>
      </w:r>
      <w:r>
        <w:rPr>
          <w:sz w:val="24"/>
        </w:rPr>
        <w:t xml:space="preserve"> in the compound nominal predicate in sentences like: </w:t>
      </w:r>
      <w:r>
        <w:rPr>
          <w:i/>
          <w:sz w:val="24"/>
        </w:rPr>
        <w:t>It was I who did it.</w:t>
      </w:r>
      <w:r>
        <w:rPr>
          <w:sz w:val="24"/>
        </w:rPr>
        <w:t xml:space="preserve"> However, in colloquial style the form of the objective case is preferable, especially in sentences of the type: </w:t>
      </w:r>
      <w:r>
        <w:rPr>
          <w:i/>
          <w:sz w:val="24"/>
        </w:rPr>
        <w:t>It</w:t>
      </w:r>
      <w:r>
        <w:rPr>
          <w:sz w:val="24"/>
        </w:rPr>
        <w:t xml:space="preserve"> </w:t>
      </w:r>
      <w:r>
        <w:rPr>
          <w:i/>
          <w:sz w:val="24"/>
        </w:rPr>
        <w:t>is me.</w:t>
      </w:r>
    </w:p>
    <w:p>
      <w:pPr>
        <w:pStyle w:val="Normal"/>
        <w:spacing w:lineRule="auto" w:line="240"/>
        <w:ind w:firstLine="284" w:end="0"/>
        <w:rPr/>
      </w:pPr>
      <w:r>
        <w:rPr>
          <w:sz w:val="24"/>
        </w:rPr>
        <w:t xml:space="preserve">Both the nominative and the objective case forms are used after the conjunctions </w:t>
      </w:r>
      <w:r>
        <w:rPr>
          <w:i/>
          <w:sz w:val="24"/>
        </w:rPr>
        <w:t>as</w:t>
      </w:r>
      <w:r>
        <w:rPr>
          <w:sz w:val="24"/>
        </w:rPr>
        <w:t xml:space="preserve"> and </w:t>
      </w:r>
      <w:r>
        <w:rPr>
          <w:i/>
          <w:sz w:val="24"/>
        </w:rPr>
        <w:t>than</w:t>
      </w:r>
      <w:r>
        <w:rPr>
          <w:sz w:val="24"/>
        </w:rPr>
        <w:t xml:space="preserve"> in comparative constructions:</w:t>
      </w:r>
    </w:p>
    <w:p>
      <w:pPr>
        <w:pStyle w:val="Normal"/>
        <w:spacing w:lineRule="auto" w:line="240"/>
        <w:ind w:firstLine="284" w:end="0"/>
        <w:rPr>
          <w:sz w:val="24"/>
        </w:rPr>
      </w:pPr>
      <w:r>
        <w:rPr>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b/>
                <w:i/>
                <w:i/>
                <w:sz w:val="24"/>
              </w:rPr>
            </w:pPr>
            <w:r>
              <w:rPr>
                <w:i/>
                <w:sz w:val="24"/>
              </w:rPr>
              <w:t xml:space="preserve">She is as stout as I now;           </w:t>
            </w:r>
          </w:p>
          <w:p>
            <w:pPr>
              <w:pStyle w:val="Normal"/>
              <w:spacing w:lineRule="auto" w:line="240"/>
              <w:ind w:hanging="0" w:end="0"/>
              <w:jc w:val="start"/>
              <w:rPr>
                <w:sz w:val="24"/>
              </w:rPr>
            </w:pPr>
            <w:r>
              <w:rPr>
                <w:i/>
                <w:sz w:val="24"/>
              </w:rPr>
              <w:t>Last year he looked much older than</w:t>
            </w:r>
            <w:r>
              <w:rPr>
                <w:b/>
                <w:i/>
                <w:sz w:val="24"/>
              </w:rPr>
              <w:t xml:space="preserve"> I;</w:t>
            </w:r>
          </w:p>
        </w:tc>
        <w:tc>
          <w:tcPr>
            <w:tcW w:w="5491" w:type="dxa"/>
            <w:tcBorders/>
          </w:tcPr>
          <w:p>
            <w:pPr>
              <w:pStyle w:val="Normal"/>
              <w:spacing w:lineRule="auto" w:line="240"/>
              <w:ind w:hanging="0" w:end="0"/>
              <w:jc w:val="start"/>
              <w:rPr/>
            </w:pPr>
            <w:r>
              <w:rPr>
                <w:i/>
                <w:sz w:val="24"/>
              </w:rPr>
              <w:t>She is as old as</w:t>
            </w:r>
            <w:r>
              <w:rPr>
                <w:b/>
                <w:i/>
                <w:sz w:val="24"/>
              </w:rPr>
              <w:t xml:space="preserve"> me;</w:t>
            </w:r>
            <w:r>
              <w:rPr>
                <w:i/>
                <w:sz w:val="24"/>
              </w:rPr>
              <w:t xml:space="preserve"> </w:t>
            </w:r>
          </w:p>
          <w:p>
            <w:pPr>
              <w:pStyle w:val="Normal"/>
              <w:spacing w:lineRule="auto" w:line="240"/>
              <w:ind w:hanging="0" w:end="0"/>
              <w:jc w:val="start"/>
              <w:rPr>
                <w:sz w:val="24"/>
              </w:rPr>
            </w:pPr>
            <w:r>
              <w:rPr>
                <w:i/>
                <w:sz w:val="24"/>
              </w:rPr>
              <w:t>He was a better friend to you than</w:t>
            </w:r>
            <w:r>
              <w:rPr>
                <w:b/>
                <w:i/>
                <w:sz w:val="24"/>
              </w:rPr>
              <w:t xml:space="preserve"> me.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The nominative case-form (as well as the objective) is used in elliptical sentences: “</w:t>
      </w:r>
      <w:r>
        <w:rPr>
          <w:i/>
          <w:sz w:val="24"/>
        </w:rPr>
        <w:t>Who is there? – I”. “Who did it? – Me”.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The objective case form</w:t>
      </w:r>
      <w:r>
        <w:rPr>
          <w:sz w:val="24"/>
        </w:rPr>
        <w:t xml:space="preserve"> is used mainly as</w:t>
      </w:r>
      <w:r>
        <w:rPr>
          <w:b/>
          <w:sz w:val="24"/>
        </w:rPr>
        <w:t xml:space="preserve"> an object</w:t>
      </w:r>
      <w:r>
        <w:rPr>
          <w:sz w:val="24"/>
        </w:rPr>
        <w:t xml:space="preserve"> (with or without a preposition), occasionally as</w:t>
      </w:r>
      <w:r>
        <w:rPr>
          <w:b/>
          <w:sz w:val="24"/>
        </w:rPr>
        <w:t xml:space="preserve"> an attribute</w:t>
      </w:r>
      <w:r>
        <w:rPr>
          <w:sz w:val="24"/>
        </w:rPr>
        <w:t xml:space="preserve"> in prepositional phrases: </w:t>
      </w:r>
      <w:r>
        <w:rPr>
          <w:i/>
          <w:sz w:val="24"/>
        </w:rPr>
        <w:t>Give</w:t>
      </w:r>
      <w:r>
        <w:rPr>
          <w:b/>
          <w:i/>
          <w:sz w:val="24"/>
        </w:rPr>
        <w:t xml:space="preserve"> me </w:t>
      </w:r>
      <w:r>
        <w:rPr>
          <w:i/>
          <w:sz w:val="24"/>
        </w:rPr>
        <w:t xml:space="preserve">your hand; Were you speaking about </w:t>
      </w:r>
      <w:r>
        <w:rPr>
          <w:b/>
          <w:i/>
          <w:sz w:val="24"/>
        </w:rPr>
        <w:t>me</w:t>
      </w:r>
      <w:r>
        <w:rPr>
          <w:i/>
          <w:sz w:val="24"/>
        </w:rPr>
        <w:t xml:space="preserve">?; The better half of </w:t>
      </w:r>
      <w:r>
        <w:rPr>
          <w:b/>
          <w:i/>
          <w:sz w:val="24"/>
        </w:rPr>
        <w:t>me</w:t>
      </w:r>
      <w:r>
        <w:rPr>
          <w:i/>
          <w:sz w:val="24"/>
        </w:rPr>
        <w:t xml:space="preserve"> protested.</w:t>
      </w:r>
    </w:p>
    <w:p>
      <w:pPr>
        <w:pStyle w:val="Normal"/>
        <w:spacing w:lineRule="auto" w:line="240"/>
        <w:ind w:firstLine="284" w:end="0"/>
        <w:rPr/>
      </w:pPr>
      <w:r>
        <w:rPr>
          <w:sz w:val="24"/>
        </w:rPr>
        <w:t>The fact that semantically personal pronouns indicate persons or things restricts their functioning as</w:t>
      </w:r>
      <w:r>
        <w:rPr>
          <w:b/>
          <w:sz w:val="24"/>
        </w:rPr>
        <w:t xml:space="preserve"> adverbial modifiers.</w:t>
      </w:r>
      <w:r>
        <w:rPr>
          <w:sz w:val="24"/>
        </w:rPr>
        <w:t xml:space="preserve"> However, they may occur in this function in a prepositional phrase: </w:t>
      </w:r>
      <w:r>
        <w:rPr>
          <w:i/>
          <w:sz w:val="24"/>
        </w:rPr>
        <w:t>He stood</w:t>
      </w:r>
      <w:r>
        <w:rPr>
          <w:b/>
          <w:i/>
          <w:sz w:val="24"/>
        </w:rPr>
        <w:t xml:space="preserve"> close to me;</w:t>
      </w:r>
      <w:r>
        <w:rPr>
          <w:i/>
          <w:sz w:val="24"/>
        </w:rPr>
        <w:t xml:space="preserve"> Keep </w:t>
      </w:r>
      <w:r>
        <w:rPr>
          <w:b/>
          <w:i/>
          <w:sz w:val="24"/>
        </w:rPr>
        <w:t>behind me.</w:t>
      </w:r>
    </w:p>
    <w:p>
      <w:pPr>
        <w:pStyle w:val="Normal"/>
        <w:spacing w:lineRule="auto" w:line="240"/>
        <w:ind w:firstLine="284" w:end="0"/>
        <w:rPr/>
      </w:pPr>
      <w:r>
        <w:rPr>
          <w:sz w:val="24"/>
        </w:rPr>
        <w:t xml:space="preserve">The pronoun </w:t>
      </w:r>
      <w:r>
        <w:rPr>
          <w:i/>
          <w:sz w:val="24"/>
        </w:rPr>
        <w:t>you</w:t>
      </w:r>
      <w:r>
        <w:rPr>
          <w:sz w:val="24"/>
        </w:rPr>
        <w:t xml:space="preserve"> implies a person, sometimes an animal, or an inanimate object, when the latter is personified: </w:t>
      </w:r>
      <w:r>
        <w:rPr>
          <w:i/>
          <w:sz w:val="24"/>
        </w:rPr>
        <w:t>Glad to see you here, Mary; Oh, Cat, you are as clever as a man ...</w:t>
      </w:r>
    </w:p>
    <w:p>
      <w:pPr>
        <w:pStyle w:val="Normal"/>
        <w:spacing w:lineRule="auto" w:line="240"/>
        <w:ind w:firstLine="284" w:end="0"/>
        <w:rPr/>
      </w:pPr>
      <w:r>
        <w:rPr>
          <w:sz w:val="24"/>
        </w:rPr>
        <w:t xml:space="preserve">Its singular and plural forms, as well as the objective case forms, coincide: </w:t>
      </w:r>
      <w:r>
        <w:rPr>
          <w:i/>
          <w:sz w:val="24"/>
        </w:rPr>
        <w:t>Are you in, John?; Where are you going, children?</w:t>
      </w:r>
      <w:r>
        <w:rPr>
          <w:sz w:val="24"/>
        </w:rPr>
        <w:t xml:space="preserve"> The plural and the singular forms are differentiated only through their co-referents (denoted by </w:t>
      </w:r>
      <w:r>
        <w:rPr>
          <w:i/>
          <w:sz w:val="24"/>
        </w:rPr>
        <w:t>John, children),</w:t>
      </w:r>
      <w:r>
        <w:rPr>
          <w:sz w:val="24"/>
        </w:rPr>
        <w:t xml:space="preserve"> as both agree with the verb in the plural.</w:t>
      </w:r>
    </w:p>
    <w:p>
      <w:pPr>
        <w:pStyle w:val="Normal"/>
        <w:spacing w:lineRule="auto" w:line="240"/>
        <w:ind w:firstLine="284" w:end="0"/>
        <w:rPr/>
      </w:pPr>
      <w:r>
        <w:rPr>
          <w:sz w:val="24"/>
        </w:rPr>
        <w:t xml:space="preserve">Historically, the form </w:t>
      </w:r>
      <w:r>
        <w:rPr>
          <w:i/>
          <w:sz w:val="24"/>
        </w:rPr>
        <w:t>you</w:t>
      </w:r>
      <w:r>
        <w:rPr>
          <w:sz w:val="24"/>
        </w:rPr>
        <w:t xml:space="preserve"> is the plural form, the singular form being </w:t>
      </w:r>
      <w:r>
        <w:rPr>
          <w:i/>
          <w:sz w:val="24"/>
        </w:rPr>
        <w:t>thou</w:t>
      </w:r>
      <w:r>
        <w:rPr>
          <w:sz w:val="24"/>
        </w:rPr>
        <w:t xml:space="preserve"> (the objective case </w:t>
      </w:r>
      <w:r>
        <w:rPr>
          <w:i/>
          <w:sz w:val="24"/>
        </w:rPr>
        <w:t>thee).</w:t>
      </w:r>
      <w:r>
        <w:rPr>
          <w:sz w:val="24"/>
        </w:rPr>
        <w:t xml:space="preserve"> It is no longer used nowadays except in poetry and other literary texts, where it produces a particular stylistic effect: “</w:t>
      </w:r>
      <w:r>
        <w:rPr>
          <w:i/>
          <w:sz w:val="24"/>
        </w:rPr>
        <w:t>So”, said the messenger, “Then thou are the spokesman.”</w:t>
      </w:r>
    </w:p>
    <w:p>
      <w:pPr>
        <w:pStyle w:val="Normal"/>
        <w:spacing w:lineRule="auto" w:line="240"/>
        <w:ind w:firstLine="284" w:end="0"/>
        <w:rPr/>
      </w:pPr>
      <w:r>
        <w:rPr>
          <w:sz w:val="24"/>
        </w:rPr>
        <w:t xml:space="preserve">The pronouns </w:t>
      </w:r>
      <w:r>
        <w:rPr>
          <w:i/>
          <w:sz w:val="24"/>
        </w:rPr>
        <w:t>he (him), she (her)</w:t>
      </w:r>
      <w:r>
        <w:rPr>
          <w:sz w:val="24"/>
        </w:rPr>
        <w:t xml:space="preserve"> usually refer to persons, </w:t>
      </w:r>
      <w:r>
        <w:rPr>
          <w:i/>
          <w:sz w:val="24"/>
        </w:rPr>
        <w:t>he -</w:t>
      </w:r>
      <w:r>
        <w:rPr>
          <w:sz w:val="24"/>
        </w:rPr>
        <w:t xml:space="preserve"> to male, </w:t>
      </w:r>
      <w:r>
        <w:rPr>
          <w:i/>
          <w:sz w:val="24"/>
        </w:rPr>
        <w:t>she -</w:t>
      </w:r>
      <w:r>
        <w:rPr>
          <w:sz w:val="24"/>
        </w:rPr>
        <w:t xml:space="preserve"> to female. However some other phenomena are often referred to as </w:t>
      </w:r>
      <w:r>
        <w:rPr>
          <w:i/>
          <w:sz w:val="24"/>
        </w:rPr>
        <w:t>he</w:t>
      </w:r>
      <w:r>
        <w:rPr>
          <w:sz w:val="24"/>
        </w:rPr>
        <w:t xml:space="preserve"> or </w:t>
      </w:r>
      <w:r>
        <w:rPr>
          <w:i/>
          <w:sz w:val="24"/>
        </w:rPr>
        <w:t>she</w:t>
      </w:r>
      <w:r>
        <w:rPr>
          <w:sz w:val="24"/>
        </w:rPr>
        <w:t xml:space="preserve"> in poetry and fiction. Those referred to as </w:t>
      </w:r>
      <w:r>
        <w:rPr>
          <w:i/>
          <w:sz w:val="24"/>
        </w:rPr>
        <w:t>he</w:t>
      </w:r>
      <w:r>
        <w:rPr>
          <w:sz w:val="24"/>
        </w:rPr>
        <w:t xml:space="preserve"> are: </w:t>
      </w:r>
      <w:r>
        <w:rPr>
          <w:i/>
          <w:sz w:val="24"/>
        </w:rPr>
        <w:t>sun, wind, fear, love;</w:t>
      </w:r>
      <w:r>
        <w:rPr>
          <w:sz w:val="24"/>
        </w:rPr>
        <w:t xml:space="preserve"> those referred to as </w:t>
      </w:r>
      <w:r>
        <w:rPr>
          <w:i/>
          <w:sz w:val="24"/>
        </w:rPr>
        <w:t>she</w:t>
      </w:r>
      <w:r>
        <w:rPr>
          <w:sz w:val="24"/>
        </w:rPr>
        <w:t xml:space="preserve"> are: </w:t>
      </w:r>
      <w:r>
        <w:rPr>
          <w:i/>
          <w:sz w:val="24"/>
        </w:rPr>
        <w:t>earth, moon, ship, boat, car, hope, justice, modesty</w:t>
      </w:r>
      <w:r>
        <w:rPr>
          <w:sz w:val="24"/>
        </w:rPr>
        <w:t xml:space="preserve"> and some others. Also countries, especially native countries, are referred to as </w:t>
      </w:r>
      <w:r>
        <w:rPr>
          <w:i/>
          <w:sz w:val="24"/>
        </w:rPr>
        <w:t>she:</w:t>
      </w:r>
      <w:r>
        <w:rPr>
          <w:sz w:val="24"/>
        </w:rPr>
        <w:t xml:space="preserve"> England, France, Italy, the USA,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was born in Ireland. </w:t>
      </w:r>
      <w:r>
        <w:rPr>
          <w:i/>
          <w:sz w:val="24"/>
        </w:rPr>
        <w:t>She</w:t>
      </w:r>
      <w:r>
        <w:rPr>
          <w:sz w:val="24"/>
        </w:rPr>
        <w:t xml:space="preserve"> is the best country for me.</w:t>
      </w:r>
    </w:p>
    <w:p>
      <w:pPr>
        <w:pStyle w:val="Normal"/>
        <w:spacing w:lineRule="auto" w:line="240"/>
        <w:ind w:firstLine="284" w:end="0"/>
        <w:rPr>
          <w:sz w:val="24"/>
        </w:rPr>
      </w:pPr>
      <w:r>
        <w:rPr>
          <w:sz w:val="24"/>
        </w:rPr>
      </w:r>
    </w:p>
    <w:p>
      <w:pPr>
        <w:pStyle w:val="Normal"/>
        <w:spacing w:lineRule="auto" w:line="240"/>
        <w:ind w:firstLine="284" w:end="0"/>
        <w:rPr/>
      </w:pPr>
      <w:r>
        <w:rPr>
          <w:sz w:val="24"/>
        </w:rPr>
        <w:t>The nominative case forms are used as</w:t>
      </w:r>
      <w:r>
        <w:rPr>
          <w:b/>
          <w:sz w:val="24"/>
        </w:rPr>
        <w:t xml:space="preserve"> subject</w:t>
      </w:r>
      <w:r>
        <w:rPr>
          <w:sz w:val="24"/>
        </w:rPr>
        <w:t xml:space="preserve"> or</w:t>
      </w:r>
      <w:r>
        <w:rPr>
          <w:b/>
          <w:sz w:val="24"/>
        </w:rPr>
        <w:t xml:space="preserve"> predicative;</w:t>
      </w:r>
      <w:r>
        <w:rPr>
          <w:sz w:val="24"/>
        </w:rPr>
        <w:t xml:space="preserve"> when used as predicatives both nominative and objective case forms are possible: </w:t>
      </w:r>
      <w:r>
        <w:rPr>
          <w:i/>
          <w:sz w:val="24"/>
        </w:rPr>
        <w:t>At last he lost his way; It was he; It is him.</w:t>
      </w:r>
      <w:r>
        <w:rPr>
          <w:sz w:val="24"/>
        </w:rPr>
        <w:t xml:space="preserve"> It keeps true also for comparative constructions: </w:t>
      </w:r>
      <w:r>
        <w:rPr>
          <w:i/>
          <w:sz w:val="24"/>
        </w:rPr>
        <w:t>She did it better than he (him).</w:t>
      </w:r>
    </w:p>
    <w:p>
      <w:pPr>
        <w:pStyle w:val="Normal"/>
        <w:spacing w:lineRule="auto" w:line="240"/>
        <w:ind w:firstLine="284" w:end="0"/>
        <w:rPr/>
      </w:pPr>
      <w:r>
        <w:rPr>
          <w:sz w:val="24"/>
        </w:rPr>
        <w:t xml:space="preserve">The pronoun </w:t>
      </w:r>
      <w:r>
        <w:rPr>
          <w:i/>
          <w:sz w:val="24"/>
        </w:rPr>
        <w:t>it</w:t>
      </w:r>
      <w:r>
        <w:rPr>
          <w:sz w:val="24"/>
        </w:rPr>
        <w:t xml:space="preserve"> can perform functions varying so greatly that three statuses of this word should be differentiated. They are</w:t>
      </w:r>
      <w:r>
        <w:rPr>
          <w:b/>
          <w:sz w:val="24"/>
        </w:rPr>
        <w:t xml:space="preserve"> the personal pronoun it, the impersonal pronoun it,</w:t>
      </w:r>
      <w:r>
        <w:rPr>
          <w:sz w:val="24"/>
        </w:rPr>
        <w:t xml:space="preserve"> and</w:t>
      </w:r>
      <w:r>
        <w:rPr>
          <w:b/>
          <w:sz w:val="24"/>
        </w:rPr>
        <w:t xml:space="preserve"> the demonstrative pronoun it.</w:t>
      </w:r>
    </w:p>
    <w:p>
      <w:pPr>
        <w:pStyle w:val="Normal"/>
        <w:spacing w:lineRule="auto" w:line="240"/>
        <w:ind w:firstLine="284" w:end="0"/>
        <w:rPr/>
      </w:pPr>
      <w:r>
        <w:rPr>
          <w:b/>
          <w:sz w:val="24"/>
        </w:rPr>
        <w:t xml:space="preserve">The personal pronoun </w:t>
      </w:r>
      <w:r>
        <w:rPr>
          <w:i/>
          <w:sz w:val="24"/>
        </w:rPr>
        <w:t>it</w:t>
      </w:r>
      <w:r>
        <w:rPr>
          <w:sz w:val="24"/>
        </w:rPr>
        <w:t xml:space="preserve"> refers to non-persons, that is, to animals, things and abstract notions,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room was large. Somebody had already cleaned</w:t>
      </w:r>
      <w:r>
        <w:rPr>
          <w:b/>
          <w:i/>
          <w:sz w:val="24"/>
        </w:rPr>
        <w:t xml:space="preserve"> it.</w:t>
      </w:r>
    </w:p>
    <w:p>
      <w:pPr>
        <w:pStyle w:val="Normal"/>
        <w:spacing w:lineRule="auto" w:line="240"/>
        <w:ind w:firstLine="284" w:start="284" w:end="0"/>
        <w:rPr/>
      </w:pPr>
      <w:r>
        <w:rPr>
          <w:i/>
          <w:sz w:val="24"/>
        </w:rPr>
        <w:t>We had no mutual understanding, and I wanted</w:t>
      </w:r>
      <w:r>
        <w:rPr>
          <w:b/>
          <w:i/>
          <w:sz w:val="24"/>
        </w:rPr>
        <w:t xml:space="preserve"> it</w:t>
      </w:r>
      <w:r>
        <w:rPr>
          <w:i/>
          <w:sz w:val="24"/>
        </w:rPr>
        <w:t xml:space="preserve"> badly.</w:t>
      </w:r>
    </w:p>
    <w:p>
      <w:pPr>
        <w:pStyle w:val="Normal"/>
        <w:spacing w:lineRule="auto" w:line="240"/>
        <w:ind w:firstLine="284" w:start="284" w:end="0"/>
        <w:rPr/>
      </w:pPr>
      <w:r>
        <w:rPr>
          <w:i/>
          <w:sz w:val="24"/>
        </w:rPr>
        <w:t>The dog was sitting by him. Several times</w:t>
      </w:r>
      <w:r>
        <w:rPr>
          <w:b/>
          <w:i/>
          <w:sz w:val="24"/>
        </w:rPr>
        <w:t xml:space="preserve"> it</w:t>
      </w:r>
      <w:r>
        <w:rPr>
          <w:i/>
          <w:sz w:val="24"/>
        </w:rPr>
        <w:t xml:space="preserve"> had turned and looked up at the boy.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However when speaking of pet animals, especially cats and dogs, it is usual to refer to them as </w:t>
      </w:r>
      <w:r>
        <w:rPr>
          <w:i/>
          <w:sz w:val="24"/>
        </w:rPr>
        <w:t>he</w:t>
      </w:r>
      <w:r>
        <w:rPr>
          <w:sz w:val="24"/>
        </w:rPr>
        <w:t xml:space="preserve"> or </w:t>
      </w:r>
      <w:r>
        <w:rPr>
          <w:i/>
          <w:sz w:val="24"/>
        </w:rPr>
        <w:t>she</w:t>
      </w:r>
      <w:r>
        <w:rPr>
          <w:sz w:val="24"/>
        </w:rPr>
        <w:t xml:space="preserve"> depending on whether they are male or female, as in:</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He</w:t>
      </w:r>
      <w:r>
        <w:rPr>
          <w:i/>
          <w:sz w:val="24"/>
        </w:rPr>
        <w:t xml:space="preserve"> is a very nice dog.</w:t>
      </w:r>
      <w:r>
        <w:rPr>
          <w:b/>
          <w:i/>
          <w:sz w:val="24"/>
        </w:rPr>
        <w:t xml:space="preserve"> He</w:t>
      </w:r>
      <w:r>
        <w:rPr>
          <w:i/>
          <w:sz w:val="24"/>
        </w:rPr>
        <w:t xml:space="preserve"> is my friend.</w:t>
      </w:r>
      <w:r>
        <w:rPr>
          <w:b/>
          <w:i/>
          <w:sz w:val="24"/>
        </w:rPr>
        <w:t xml:space="preserve"> He</w:t>
      </w:r>
      <w:r>
        <w:rPr>
          <w:i/>
          <w:sz w:val="24"/>
        </w:rPr>
        <w:t xml:space="preserve"> knows how I feel. </w:t>
      </w:r>
    </w:p>
    <w:p>
      <w:pPr>
        <w:pStyle w:val="Normal"/>
        <w:spacing w:lineRule="auto" w:line="240"/>
        <w:ind w:firstLine="284" w:start="284" w:end="0"/>
        <w:rPr/>
      </w:pPr>
      <w:r>
        <w:rPr>
          <w:i/>
          <w:sz w:val="24"/>
        </w:rPr>
        <w:t xml:space="preserve">It’s Pussy. </w:t>
      </w:r>
      <w:r>
        <w:rPr>
          <w:b/>
          <w:i/>
          <w:sz w:val="24"/>
        </w:rPr>
        <w:t>She</w:t>
      </w:r>
      <w:r>
        <w:rPr>
          <w:i/>
          <w:sz w:val="24"/>
        </w:rPr>
        <w:t xml:space="preserve"> wants to go out.</w:t>
      </w:r>
    </w:p>
    <w:p>
      <w:pPr>
        <w:pStyle w:val="Normal"/>
        <w:spacing w:lineRule="auto" w:line="240"/>
        <w:ind w:firstLine="284" w:start="284" w:end="0"/>
        <w:rPr>
          <w:b/>
          <w:i/>
          <w:i/>
          <w:sz w:val="24"/>
        </w:rPr>
      </w:pPr>
      <w:r>
        <w:rPr>
          <w:b/>
          <w:i/>
          <w:sz w:val="24"/>
        </w:rPr>
      </w:r>
    </w:p>
    <w:p>
      <w:pPr>
        <w:pStyle w:val="Normal"/>
        <w:spacing w:lineRule="auto" w:line="240"/>
        <w:ind w:firstLine="284" w:end="0"/>
        <w:rPr/>
      </w:pPr>
      <w:r>
        <w:rPr>
          <w:b/>
          <w:sz w:val="24"/>
        </w:rPr>
        <w:t xml:space="preserve">The demonstrative pronoun </w:t>
      </w:r>
      <w:r>
        <w:rPr>
          <w:b/>
          <w:i/>
          <w:sz w:val="24"/>
        </w:rPr>
        <w:t>it</w:t>
      </w:r>
      <w:r>
        <w:rPr>
          <w:sz w:val="24"/>
        </w:rPr>
        <w:t xml:space="preserve"> indicates non-persons or certain situa</w:t>
        <w:softHyphen/>
        <w:t>tions, mentioned in the previous context:</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Some were dancing, some tried to sing. A big man, bottle in hand, lay by the armchair. Clouds or smoke </w:t>
      </w:r>
    </w:p>
    <w:p>
      <w:pPr>
        <w:pStyle w:val="Normal"/>
        <w:spacing w:lineRule="auto" w:line="240"/>
        <w:ind w:firstLine="284" w:start="284" w:end="0"/>
        <w:rPr/>
      </w:pPr>
      <w:r>
        <w:rPr>
          <w:i/>
          <w:sz w:val="24"/>
        </w:rPr>
        <w:t>hung under the ceiling. Suddenly I felt sick of</w:t>
      </w:r>
      <w:r>
        <w:rPr>
          <w:b/>
          <w:i/>
          <w:sz w:val="24"/>
        </w:rPr>
        <w:t xml:space="preserve"> it</w:t>
      </w:r>
      <w:r>
        <w:rPr>
          <w:i/>
          <w:sz w:val="24"/>
        </w:rPr>
        <w:t xml:space="preserve"> all.</w:t>
      </w:r>
    </w:p>
    <w:p>
      <w:pPr>
        <w:pStyle w:val="Normal"/>
        <w:spacing w:lineRule="auto" w:line="240"/>
        <w:ind w:firstLine="284" w:end="0"/>
        <w:rPr>
          <w:i/>
          <w:i/>
          <w:sz w:val="24"/>
        </w:rPr>
      </w:pPr>
      <w:r>
        <w:rPr>
          <w:i/>
          <w:sz w:val="24"/>
        </w:rPr>
      </w:r>
    </w:p>
    <w:p>
      <w:pPr>
        <w:pStyle w:val="Normal"/>
        <w:spacing w:lineRule="auto" w:line="240"/>
        <w:ind w:firstLine="284" w:end="0"/>
        <w:rPr/>
      </w:pPr>
      <w:r>
        <w:rPr>
          <w:sz w:val="24"/>
        </w:rPr>
        <w:t>Besides its anaphoric use,</w:t>
      </w:r>
      <w:r>
        <w:rPr>
          <w:b/>
          <w:sz w:val="24"/>
        </w:rPr>
        <w:t xml:space="preserve"> it</w:t>
      </w:r>
      <w:r>
        <w:rPr>
          <w:sz w:val="24"/>
        </w:rPr>
        <w:t xml:space="preserve"> is also used with</w:t>
      </w:r>
      <w:r>
        <w:rPr>
          <w:b/>
          <w:sz w:val="24"/>
        </w:rPr>
        <w:t xml:space="preserve"> demonstrative force </w:t>
      </w:r>
      <w:r>
        <w:rPr>
          <w:sz w:val="24"/>
        </w:rPr>
        <w:t>when preceding the words it points to:</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It’s</w:t>
      </w:r>
      <w:r>
        <w:rPr>
          <w:i/>
          <w:sz w:val="24"/>
        </w:rPr>
        <w:t xml:space="preserve"> my husband.</w:t>
      </w:r>
      <w:r>
        <w:rPr>
          <w:b/>
          <w:i/>
          <w:sz w:val="24"/>
        </w:rPr>
        <w:t xml:space="preserve"> It’s</w:t>
      </w:r>
      <w:r>
        <w:rPr>
          <w:i/>
          <w:sz w:val="24"/>
        </w:rPr>
        <w:t xml:space="preserve"> Mary.</w:t>
      </w:r>
      <w:r>
        <w:rPr>
          <w:b/>
          <w:i/>
          <w:sz w:val="24"/>
        </w:rPr>
        <w:t xml:space="preserve"> It</w:t>
      </w:r>
      <w:r>
        <w:rPr>
          <w:i/>
          <w:sz w:val="24"/>
        </w:rPr>
        <w:t xml:space="preserve"> was a red rose.</w:t>
      </w:r>
    </w:p>
    <w:p>
      <w:pPr>
        <w:pStyle w:val="Normal"/>
        <w:spacing w:lineRule="auto" w:line="240"/>
        <w:ind w:firstLine="284" w:end="0"/>
        <w:rPr>
          <w:b/>
          <w:i/>
          <w:i/>
          <w:sz w:val="24"/>
        </w:rPr>
      </w:pPr>
      <w:r>
        <w:rPr>
          <w:b/>
          <w:i/>
          <w:sz w:val="24"/>
        </w:rPr>
      </w:r>
    </w:p>
    <w:p>
      <w:pPr>
        <w:pStyle w:val="Normal"/>
        <w:spacing w:lineRule="auto" w:line="240"/>
        <w:ind w:firstLine="284" w:end="0"/>
        <w:rPr/>
      </w:pPr>
      <w:r>
        <w:rPr>
          <w:b/>
          <w:i/>
          <w:sz w:val="24"/>
        </w:rPr>
        <w:t>It</w:t>
      </w:r>
      <w:r>
        <w:rPr>
          <w:sz w:val="24"/>
        </w:rPr>
        <w:t xml:space="preserve"> may also have the force of a purely formal element of the sentence, as the formal subject or object devoid of any lexical meaning. Its function is to point to the real subject or object which comes after the predicate and is expressed either by an infinitive (an infinitive phrase) or by a gerund (a gerundial phrase), or else by a clause.</w:t>
      </w:r>
    </w:p>
    <w:p>
      <w:pPr>
        <w:pStyle w:val="Normal"/>
        <w:spacing w:lineRule="auto" w:line="240"/>
        <w:ind w:firstLine="284" w:end="0"/>
        <w:rPr>
          <w:b/>
          <w:sz w:val="24"/>
        </w:rPr>
      </w:pPr>
      <w:r>
        <w:rPr>
          <w:b/>
          <w:sz w:val="24"/>
        </w:rPr>
      </w:r>
    </w:p>
    <w:p>
      <w:pPr>
        <w:pStyle w:val="Normal"/>
        <w:spacing w:lineRule="auto" w:line="240"/>
        <w:ind w:firstLine="284" w:start="284" w:end="0"/>
        <w:rPr/>
      </w:pPr>
      <w:r>
        <w:rPr>
          <w:b/>
          <w:i/>
          <w:sz w:val="24"/>
        </w:rPr>
        <w:t>It</w:t>
      </w:r>
      <w:r>
        <w:rPr>
          <w:sz w:val="24"/>
        </w:rPr>
        <w:t xml:space="preserve"> </w:t>
      </w:r>
      <w:r>
        <w:rPr>
          <w:i/>
          <w:sz w:val="24"/>
        </w:rPr>
        <w:t xml:space="preserve">was nice to stop here. </w:t>
      </w:r>
    </w:p>
    <w:p>
      <w:pPr>
        <w:pStyle w:val="Normal"/>
        <w:spacing w:lineRule="auto" w:line="240"/>
        <w:ind w:firstLine="284" w:start="284" w:end="0"/>
        <w:rPr/>
      </w:pPr>
      <w:r>
        <w:rPr>
          <w:b/>
          <w:i/>
          <w:sz w:val="24"/>
        </w:rPr>
        <w:t>It</w:t>
      </w:r>
      <w:r>
        <w:rPr>
          <w:i/>
          <w:sz w:val="24"/>
        </w:rPr>
        <w:t xml:space="preserve"> was useless trying to see him.</w:t>
      </w:r>
    </w:p>
    <w:p>
      <w:pPr>
        <w:pStyle w:val="Normal"/>
        <w:spacing w:lineRule="auto" w:line="240"/>
        <w:ind w:firstLine="284" w:start="284" w:end="0"/>
        <w:rPr/>
      </w:pPr>
      <w:r>
        <w:rPr>
          <w:b/>
          <w:i/>
          <w:sz w:val="24"/>
        </w:rPr>
        <w:t>It</w:t>
      </w:r>
      <w:r>
        <w:rPr>
          <w:sz w:val="24"/>
        </w:rPr>
        <w:t xml:space="preserve"> </w:t>
      </w:r>
      <w:r>
        <w:rPr>
          <w:i/>
          <w:sz w:val="24"/>
        </w:rPr>
        <w:t>was clear to everybody that she was not well.</w:t>
      </w:r>
    </w:p>
    <w:p>
      <w:pPr>
        <w:pStyle w:val="Normal"/>
        <w:spacing w:lineRule="auto" w:line="240"/>
        <w:ind w:firstLine="284" w:start="284" w:end="0"/>
        <w:rPr/>
      </w:pPr>
      <w:r>
        <w:rPr>
          <w:i/>
          <w:sz w:val="24"/>
        </w:rPr>
        <w:t>May I take</w:t>
      </w:r>
      <w:r>
        <w:rPr>
          <w:b/>
          <w:i/>
          <w:sz w:val="24"/>
        </w:rPr>
        <w:t xml:space="preserve"> it</w:t>
      </w:r>
      <w:r>
        <w:rPr>
          <w:i/>
          <w:sz w:val="24"/>
        </w:rPr>
        <w:t xml:space="preserve"> that you will keep your word?</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w:t>
      </w:r>
      <w:r>
        <w:rPr>
          <w:b/>
          <w:sz w:val="24"/>
        </w:rPr>
        <w:t xml:space="preserve"> </w:t>
      </w:r>
      <w:r>
        <w:rPr>
          <w:b/>
          <w:i/>
          <w:sz w:val="24"/>
        </w:rPr>
        <w:t xml:space="preserve">it </w:t>
      </w:r>
      <w:r>
        <w:rPr>
          <w:sz w:val="24"/>
        </w:rPr>
        <w:t xml:space="preserve"> refers to the predicative (or any part in this position) it selves as means of producing emphasis: the word in the predicative position becomes prominent and therefore becomes the information focus of the sentence: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It was he who did it. </w:t>
      </w:r>
    </w:p>
    <w:p>
      <w:pPr>
        <w:pStyle w:val="Normal"/>
        <w:spacing w:lineRule="auto" w:line="240"/>
        <w:ind w:firstLine="284" w:start="284" w:end="0"/>
        <w:rPr>
          <w:sz w:val="24"/>
          <w:lang w:val="ru-RU"/>
        </w:rPr>
      </w:pPr>
      <w:r>
        <w:rPr>
          <w:sz w:val="24"/>
          <w:lang w:val="ru-RU"/>
        </w:rPr>
        <w:t>Именно он это сделал. (Как раз он это сделал).</w:t>
      </w:r>
    </w:p>
    <w:p>
      <w:pPr>
        <w:pStyle w:val="Normal"/>
        <w:spacing w:lineRule="auto" w:line="240"/>
        <w:ind w:firstLine="284" w:start="284" w:end="0"/>
        <w:rPr/>
      </w:pPr>
      <w:r>
        <w:rPr>
          <w:sz w:val="24"/>
        </w:rPr>
        <w:t>It was</w:t>
      </w:r>
      <w:r>
        <w:rPr>
          <w:b/>
          <w:sz w:val="24"/>
        </w:rPr>
        <w:t xml:space="preserve"> there</w:t>
      </w:r>
      <w:r>
        <w:rPr>
          <w:sz w:val="24"/>
        </w:rPr>
        <w:t xml:space="preserve"> that we met. </w:t>
      </w:r>
    </w:p>
    <w:p>
      <w:pPr>
        <w:pStyle w:val="Normal"/>
        <w:spacing w:lineRule="auto" w:line="240"/>
        <w:ind w:firstLine="284" w:start="284" w:end="0"/>
        <w:rPr>
          <w:sz w:val="24"/>
          <w:lang w:val="ru-RU"/>
        </w:rPr>
      </w:pPr>
      <w:r>
        <w:rPr>
          <w:sz w:val="24"/>
          <w:lang w:val="ru-RU"/>
        </w:rPr>
        <w:t>Именно там мы встретились. (Там-то мы и встретились).</w:t>
      </w:r>
    </w:p>
    <w:p>
      <w:pPr>
        <w:pStyle w:val="Normal"/>
        <w:spacing w:lineRule="auto" w:line="240"/>
        <w:ind w:firstLine="284" w:start="284" w:end="0"/>
        <w:rPr/>
      </w:pPr>
      <w:r>
        <w:rPr>
          <w:sz w:val="24"/>
        </w:rPr>
        <w:t>It was</w:t>
      </w:r>
      <w:r>
        <w:rPr>
          <w:b/>
          <w:sz w:val="24"/>
        </w:rPr>
        <w:t xml:space="preserve"> to this room</w:t>
      </w:r>
      <w:r>
        <w:rPr>
          <w:sz w:val="24"/>
        </w:rPr>
        <w:t xml:space="preserve"> that Soames went. </w:t>
      </w:r>
    </w:p>
    <w:p>
      <w:pPr>
        <w:pStyle w:val="Normal"/>
        <w:pBdr>
          <w:bottom w:val="single" w:sz="4" w:space="1" w:color="000000"/>
        </w:pBdr>
        <w:spacing w:lineRule="auto" w:line="240"/>
        <w:ind w:firstLine="284" w:start="284" w:end="0"/>
        <w:rPr>
          <w:sz w:val="24"/>
          <w:lang w:val="ru-RU"/>
        </w:rPr>
      </w:pPr>
      <w:r>
        <w:rPr>
          <w:sz w:val="24"/>
          <w:lang w:val="ru-RU"/>
        </w:rPr>
        <w:t>Именно в эту комнату пошел Соме.*</w:t>
      </w:r>
    </w:p>
    <w:p>
      <w:pPr>
        <w:pStyle w:val="3"/>
        <w:suppressAutoHyphens w:val="false"/>
        <w:rPr/>
      </w:pPr>
      <w:r>
        <w:rPr/>
        <w:t>* See Syntax, § 121.</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b/>
          <w:sz w:val="24"/>
        </w:rPr>
        <w:t xml:space="preserve">The impersonal pronoun </w:t>
      </w:r>
      <w:r>
        <w:rPr>
          <w:b/>
          <w:i/>
          <w:sz w:val="24"/>
        </w:rPr>
        <w:t>it</w:t>
      </w:r>
      <w:r>
        <w:rPr>
          <w:sz w:val="24"/>
        </w:rPr>
        <w:t xml:space="preserve"> functions as a purely structural element -the subject of impersonal sentences describing various states of nature and environment, or things, time, measure, or distance, etc., as in:</w:t>
      </w:r>
      <w:r>
        <w:rPr>
          <w:b/>
          <w:sz w:val="24"/>
        </w:rPr>
        <w:t xml:space="preserve"> </w:t>
      </w:r>
      <w:r>
        <w:rPr>
          <w:b/>
          <w:i/>
          <w:sz w:val="24"/>
        </w:rPr>
        <w:t>It</w:t>
      </w:r>
      <w:r>
        <w:rPr>
          <w:i/>
          <w:sz w:val="24"/>
        </w:rPr>
        <w:t xml:space="preserve"> was raining;</w:t>
      </w:r>
      <w:r>
        <w:rPr>
          <w:b/>
          <w:i/>
          <w:sz w:val="24"/>
        </w:rPr>
        <w:t xml:space="preserve"> It</w:t>
      </w:r>
      <w:r>
        <w:rPr>
          <w:i/>
          <w:sz w:val="24"/>
        </w:rPr>
        <w:t xml:space="preserve"> was cold that day;</w:t>
      </w:r>
      <w:r>
        <w:rPr>
          <w:b/>
          <w:i/>
          <w:sz w:val="24"/>
        </w:rPr>
        <w:t xml:space="preserve"> It’s</w:t>
      </w:r>
      <w:r>
        <w:rPr>
          <w:i/>
          <w:sz w:val="24"/>
        </w:rPr>
        <w:t xml:space="preserve"> spring already;</w:t>
      </w:r>
      <w:r>
        <w:rPr>
          <w:b/>
          <w:i/>
          <w:sz w:val="24"/>
        </w:rPr>
        <w:t xml:space="preserve"> It’s</w:t>
      </w:r>
      <w:r>
        <w:rPr>
          <w:i/>
          <w:sz w:val="24"/>
        </w:rPr>
        <w:t xml:space="preserve"> 10 o’clock;</w:t>
      </w:r>
      <w:r>
        <w:rPr>
          <w:b/>
          <w:i/>
          <w:sz w:val="24"/>
        </w:rPr>
        <w:t xml:space="preserve"> It’s</w:t>
      </w:r>
      <w:r>
        <w:rPr>
          <w:i/>
          <w:sz w:val="24"/>
        </w:rPr>
        <w:t xml:space="preserve"> still sixty miles to the river.</w:t>
      </w:r>
    </w:p>
    <w:p>
      <w:pPr>
        <w:pStyle w:val="Normal"/>
        <w:spacing w:lineRule="auto" w:line="240"/>
        <w:ind w:firstLine="284" w:end="0"/>
        <w:rPr/>
      </w:pPr>
      <w:r>
        <w:rPr>
          <w:sz w:val="24"/>
        </w:rPr>
        <w:t xml:space="preserve">The pronoun </w:t>
      </w:r>
      <w:r>
        <w:rPr>
          <w:i/>
          <w:sz w:val="24"/>
        </w:rPr>
        <w:t>they (them)</w:t>
      </w:r>
      <w:r>
        <w:rPr>
          <w:sz w:val="24"/>
        </w:rPr>
        <w:t xml:space="preserve"> is the plural form of the pronouns </w:t>
      </w:r>
      <w:r>
        <w:rPr>
          <w:i/>
          <w:sz w:val="24"/>
        </w:rPr>
        <w:t xml:space="preserve">he, she </w:t>
      </w:r>
      <w:r>
        <w:rPr>
          <w:sz w:val="24"/>
        </w:rPr>
        <w:t xml:space="preserve">and the personal </w:t>
      </w:r>
      <w:r>
        <w:rPr>
          <w:i/>
          <w:sz w:val="24"/>
        </w:rPr>
        <w:t>it</w:t>
      </w:r>
      <w:r>
        <w:rPr>
          <w:sz w:val="24"/>
        </w:rPr>
        <w:t xml:space="preserve">. Its syntactic functions are similar to those of the forms in the singular. It may be used as subject </w:t>
      </w:r>
      <w:r>
        <w:rPr>
          <w:i/>
          <w:sz w:val="24"/>
        </w:rPr>
        <w:t>(They had no time)</w:t>
      </w:r>
      <w:r>
        <w:rPr>
          <w:sz w:val="24"/>
        </w:rPr>
        <w:t xml:space="preserve"> and as predicative </w:t>
      </w:r>
      <w:r>
        <w:rPr>
          <w:i/>
          <w:sz w:val="24"/>
        </w:rPr>
        <w:t>(It's they who will answer first).</w:t>
      </w:r>
      <w:r>
        <w:rPr>
          <w:sz w:val="24"/>
        </w:rPr>
        <w:t xml:space="preserve"> The objective case form can also be used in these cases </w:t>
      </w:r>
      <w:r>
        <w:rPr>
          <w:i/>
          <w:sz w:val="24"/>
        </w:rPr>
        <w:t>(That’s them).</w:t>
      </w:r>
      <w:r>
        <w:rPr>
          <w:sz w:val="24"/>
        </w:rPr>
        <w:t xml:space="preserve"> The same form is to be found in </w:t>
      </w:r>
      <w:r>
        <w:rPr>
          <w:b/>
          <w:sz w:val="24"/>
        </w:rPr>
        <w:t>comparative constructions, as objects</w:t>
      </w:r>
      <w:r>
        <w:rPr>
          <w:sz w:val="24"/>
        </w:rPr>
        <w:t xml:space="preserve"> and</w:t>
      </w:r>
      <w:r>
        <w:rPr>
          <w:b/>
          <w:sz w:val="24"/>
        </w:rPr>
        <w:t xml:space="preserve"> adverbial modifiers: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Do you know</w:t>
      </w:r>
      <w:r>
        <w:rPr>
          <w:b/>
          <w:i/>
          <w:sz w:val="24"/>
        </w:rPr>
        <w:t xml:space="preserve"> them,</w:t>
      </w:r>
      <w:r>
        <w:rPr>
          <w:i/>
          <w:sz w:val="24"/>
        </w:rPr>
        <w:t xml:space="preserve"> boy?</w:t>
      </w:r>
      <w:r>
        <w:rPr>
          <w:sz w:val="24"/>
        </w:rPr>
        <w:t xml:space="preserve"> (object)</w:t>
      </w:r>
    </w:p>
    <w:p>
      <w:pPr>
        <w:pStyle w:val="Normal"/>
        <w:spacing w:lineRule="auto" w:line="240"/>
        <w:ind w:firstLine="284" w:start="284" w:end="0"/>
        <w:rPr/>
      </w:pPr>
      <w:r>
        <w:rPr>
          <w:i/>
          <w:sz w:val="24"/>
        </w:rPr>
        <w:t>Try to catch up with</w:t>
      </w:r>
      <w:r>
        <w:rPr>
          <w:b/>
          <w:i/>
          <w:sz w:val="24"/>
        </w:rPr>
        <w:t xml:space="preserve"> them.</w:t>
      </w:r>
      <w:r>
        <w:rPr>
          <w:sz w:val="24"/>
        </w:rPr>
        <w:t xml:space="preserve"> (prepositional object)</w:t>
      </w:r>
    </w:p>
    <w:p>
      <w:pPr>
        <w:pStyle w:val="Normal"/>
        <w:spacing w:lineRule="auto" w:line="240"/>
        <w:ind w:firstLine="284" w:start="284" w:end="0"/>
        <w:rPr/>
      </w:pPr>
      <w:r>
        <w:rPr>
          <w:b/>
          <w:i/>
          <w:sz w:val="24"/>
        </w:rPr>
        <w:t>In front of them</w:t>
      </w:r>
      <w:r>
        <w:rPr>
          <w:i/>
          <w:sz w:val="24"/>
        </w:rPr>
        <w:t xml:space="preserve"> there were seven candles.</w:t>
      </w:r>
      <w:r>
        <w:rPr>
          <w:sz w:val="24"/>
        </w:rPr>
        <w:t xml:space="preserve"> (adverbial modifier)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addition to their usual function when they have personal meaning the pronouns </w:t>
      </w:r>
      <w:r>
        <w:rPr>
          <w:i/>
          <w:sz w:val="24"/>
        </w:rPr>
        <w:t>we, you, they</w:t>
      </w:r>
      <w:r>
        <w:rPr>
          <w:sz w:val="24"/>
        </w:rPr>
        <w:t xml:space="preserve"> may be used as</w:t>
      </w:r>
      <w:r>
        <w:rPr>
          <w:b/>
          <w:sz w:val="24"/>
        </w:rPr>
        <w:t xml:space="preserve"> indefinite-personal,</w:t>
      </w:r>
      <w:r>
        <w:rPr>
          <w:sz w:val="24"/>
        </w:rPr>
        <w:t xml:space="preserve"> indicating people in general or a limited group of people. The difference between them is in their reference: </w:t>
      </w:r>
      <w:r>
        <w:rPr>
          <w:i/>
          <w:sz w:val="24"/>
        </w:rPr>
        <w:t>we</w:t>
      </w:r>
      <w:r>
        <w:rPr>
          <w:sz w:val="24"/>
        </w:rPr>
        <w:t xml:space="preserve"> refers to a group of people including the speaker, </w:t>
      </w:r>
      <w:r>
        <w:rPr>
          <w:i/>
          <w:sz w:val="24"/>
        </w:rPr>
        <w:t>you</w:t>
      </w:r>
      <w:r>
        <w:rPr>
          <w:sz w:val="24"/>
        </w:rPr>
        <w:t xml:space="preserve"> includes only the listener(s), and </w:t>
      </w:r>
      <w:r>
        <w:rPr>
          <w:i/>
          <w:sz w:val="24"/>
        </w:rPr>
        <w:t>they</w:t>
      </w:r>
      <w:r>
        <w:rPr>
          <w:sz w:val="24"/>
        </w:rPr>
        <w:t xml:space="preserve"> excludes both the speaker and the listeners.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As</w:t>
      </w:r>
      <w:r>
        <w:rPr>
          <w:b/>
          <w:sz w:val="24"/>
        </w:rPr>
        <w:t xml:space="preserve"> we know,</w:t>
      </w:r>
      <w:r>
        <w:rPr>
          <w:sz w:val="24"/>
        </w:rPr>
        <w:t xml:space="preserve"> geographic limits between dialects are not easy to establish.</w:t>
      </w:r>
    </w:p>
    <w:p>
      <w:pPr>
        <w:pStyle w:val="Normal"/>
        <w:spacing w:lineRule="auto" w:line="240"/>
        <w:ind w:firstLine="284" w:start="284" w:end="0"/>
        <w:rPr/>
      </w:pPr>
      <w:r>
        <w:rPr>
          <w:b/>
          <w:sz w:val="24"/>
        </w:rPr>
        <w:t>You</w:t>
      </w:r>
      <w:r>
        <w:rPr>
          <w:sz w:val="24"/>
        </w:rPr>
        <w:t xml:space="preserve"> never saw such a commotion up and down the house, in all your life, as when my Uncle Podger </w:t>
      </w:r>
    </w:p>
    <w:p>
      <w:pPr>
        <w:pStyle w:val="Normal"/>
        <w:spacing w:lineRule="auto" w:line="240"/>
        <w:ind w:firstLine="284" w:start="284" w:end="0"/>
        <w:rPr>
          <w:sz w:val="24"/>
        </w:rPr>
      </w:pPr>
      <w:r>
        <w:rPr>
          <w:sz w:val="24"/>
        </w:rPr>
        <w:t>undertook to do a job.</w:t>
      </w:r>
    </w:p>
    <w:p>
      <w:pPr>
        <w:pStyle w:val="Normal"/>
        <w:spacing w:lineRule="auto" w:line="240"/>
        <w:ind w:firstLine="284" w:start="284" w:end="0"/>
        <w:rPr/>
      </w:pPr>
      <w:r>
        <w:rPr>
          <w:sz w:val="24"/>
        </w:rPr>
        <w:t>When</w:t>
      </w:r>
      <w:r>
        <w:rPr>
          <w:b/>
          <w:sz w:val="24"/>
        </w:rPr>
        <w:t xml:space="preserve"> you</w:t>
      </w:r>
      <w:r>
        <w:rPr>
          <w:sz w:val="24"/>
        </w:rPr>
        <w:t xml:space="preserve"> are tired they give</w:t>
      </w:r>
      <w:r>
        <w:rPr>
          <w:b/>
          <w:sz w:val="24"/>
        </w:rPr>
        <w:t xml:space="preserve"> you</w:t>
      </w:r>
      <w:r>
        <w:rPr>
          <w:sz w:val="24"/>
        </w:rPr>
        <w:t xml:space="preserve"> some pills, and in a minute </w:t>
      </w:r>
      <w:r>
        <w:rPr>
          <w:b/>
          <w:sz w:val="24"/>
        </w:rPr>
        <w:t>you</w:t>
      </w:r>
      <w:r>
        <w:rPr>
          <w:sz w:val="24"/>
        </w:rPr>
        <w:t xml:space="preserve"> are your own self again.</w:t>
      </w:r>
    </w:p>
    <w:p>
      <w:pPr>
        <w:pStyle w:val="Normal"/>
        <w:spacing w:lineRule="auto" w:line="240"/>
        <w:ind w:firstLine="284" w:start="284" w:end="0"/>
        <w:rPr/>
      </w:pPr>
      <w:r>
        <w:rPr>
          <w:b/>
          <w:sz w:val="24"/>
        </w:rPr>
        <w:t>They</w:t>
      </w:r>
      <w:r>
        <w:rPr>
          <w:sz w:val="24"/>
        </w:rPr>
        <w:t xml:space="preserve"> say you were in the park with her?</w:t>
      </w:r>
    </w:p>
    <w:p>
      <w:pPr>
        <w:pStyle w:val="Normal"/>
        <w:spacing w:lineRule="auto" w:line="240"/>
        <w:ind w:firstLine="284" w:start="284" w:end="0"/>
        <w:rPr/>
      </w:pPr>
      <w:r>
        <w:rPr>
          <w:sz w:val="24"/>
        </w:rPr>
        <w:t>What do</w:t>
      </w:r>
      <w:r>
        <w:rPr>
          <w:b/>
          <w:sz w:val="24"/>
        </w:rPr>
        <w:t xml:space="preserve"> they</w:t>
      </w:r>
      <w:r>
        <w:rPr>
          <w:sz w:val="24"/>
        </w:rPr>
        <w:t xml:space="preserve"> teach you there?</w:t>
      </w:r>
    </w:p>
    <w:p>
      <w:pPr>
        <w:pStyle w:val="Normal"/>
        <w:spacing w:lineRule="auto" w:line="240"/>
        <w:ind w:firstLine="284" w:end="0"/>
        <w:rPr>
          <w:sz w:val="24"/>
        </w:rPr>
      </w:pPr>
      <w:r>
        <w:rPr>
          <w:sz w:val="24"/>
        </w:rPr>
      </w:r>
    </w:p>
    <w:p>
      <w:pPr>
        <w:pStyle w:val="Normal"/>
        <w:spacing w:lineRule="auto" w:line="240"/>
        <w:ind w:firstLine="284" w:end="0"/>
        <w:rPr/>
      </w:pPr>
      <w:r>
        <w:rPr>
          <w:b/>
          <w:sz w:val="24"/>
        </w:rPr>
        <w:t>§ 217. Possessive pronouns</w:t>
      </w:r>
      <w:r>
        <w:rPr>
          <w:sz w:val="24"/>
        </w:rPr>
        <w:t xml:space="preserve"> indicate possession by persons </w:t>
      </w:r>
      <w:r>
        <w:rPr>
          <w:i/>
          <w:sz w:val="24"/>
        </w:rPr>
        <w:t>(my, mine, your, yours, their, theirs)</w:t>
      </w:r>
      <w:r>
        <w:rPr>
          <w:sz w:val="24"/>
        </w:rPr>
        <w:t xml:space="preserve"> or non-persons </w:t>
      </w:r>
      <w:r>
        <w:rPr>
          <w:i/>
          <w:sz w:val="24"/>
        </w:rPr>
        <w:t>(its, their, theirs).</w:t>
      </w:r>
      <w:r>
        <w:rPr>
          <w:sz w:val="24"/>
        </w:rPr>
        <w:t xml:space="preserve"> They comprise two sets of forms:</w:t>
      </w:r>
      <w:r>
        <w:rPr>
          <w:b/>
          <w:sz w:val="24"/>
        </w:rPr>
        <w:t xml:space="preserve"> the conjoint forms -</w:t>
      </w:r>
      <w:r>
        <w:rPr>
          <w:sz w:val="24"/>
        </w:rPr>
        <w:t xml:space="preserve"> </w:t>
      </w:r>
      <w:r>
        <w:rPr>
          <w:i/>
          <w:sz w:val="24"/>
        </w:rPr>
        <w:t>my, your, his, her, our, their,</w:t>
      </w:r>
      <w:r>
        <w:rPr>
          <w:sz w:val="24"/>
        </w:rPr>
        <w:t xml:space="preserve"> which always combine with nouns and premodify them as attributes and the </w:t>
      </w:r>
      <w:r>
        <w:rPr>
          <w:b/>
          <w:sz w:val="24"/>
        </w:rPr>
        <w:t>absolute forms</w:t>
      </w:r>
      <w:r>
        <w:rPr>
          <w:sz w:val="24"/>
        </w:rPr>
        <w:t xml:space="preserve"> - </w:t>
      </w:r>
      <w:r>
        <w:rPr>
          <w:i/>
          <w:sz w:val="24"/>
        </w:rPr>
        <w:t>mine, yours, his, hers, ours, yours, theirs,</w:t>
      </w:r>
      <w:r>
        <w:rPr>
          <w:sz w:val="24"/>
        </w:rPr>
        <w:t xml:space="preserve"> which do not combine with nouns, but function as their substitutes. Thus, they may be adjective-pronouns when used as conjoint forms and noun-pronouns when used as absolute forms. There is no absolute form corresponding to the pronoun </w:t>
      </w:r>
      <w:r>
        <w:rPr>
          <w:i/>
          <w:sz w:val="24"/>
        </w:rPr>
        <w:t>it</w:t>
      </w:r>
      <w:r>
        <w:rPr>
          <w:sz w:val="24"/>
        </w:rPr>
        <w:t>.</w:t>
      </w:r>
    </w:p>
    <w:p>
      <w:pPr>
        <w:pStyle w:val="Normal"/>
        <w:spacing w:lineRule="auto" w:line="240"/>
        <w:ind w:firstLine="284" w:end="0"/>
        <w:rPr>
          <w:sz w:val="24"/>
        </w:rPr>
      </w:pPr>
      <w:r>
        <w:rPr>
          <w:sz w:val="24"/>
        </w:rPr>
        <w:t>Both conjoint and absolute forms may function with reference to persons and non-persons; pointing back (with anaphorical force) and forward (with anticipatory force).</w:t>
      </w:r>
    </w:p>
    <w:p>
      <w:pPr>
        <w:pStyle w:val="Normal"/>
        <w:spacing w:lineRule="auto" w:line="240"/>
        <w:ind w:firstLine="284" w:end="0"/>
        <w:rPr>
          <w:i/>
          <w:i/>
          <w:sz w:val="24"/>
        </w:rPr>
      </w:pPr>
      <w:r>
        <w:rPr>
          <w:i/>
          <w:sz w:val="24"/>
        </w:rPr>
      </w:r>
    </w:p>
    <w:p>
      <w:pPr>
        <w:pStyle w:val="Normal"/>
        <w:spacing w:lineRule="auto" w:line="240"/>
        <w:ind w:firstLine="284" w:start="284" w:end="0"/>
        <w:rPr/>
      </w:pPr>
      <w:r>
        <w:rPr>
          <w:b/>
          <w:i/>
          <w:sz w:val="24"/>
        </w:rPr>
        <w:t>My</w:t>
      </w:r>
      <w:r>
        <w:rPr>
          <w:i/>
          <w:sz w:val="24"/>
        </w:rPr>
        <w:t xml:space="preserve"> friends are waiting for me.</w:t>
      </w:r>
    </w:p>
    <w:p>
      <w:pPr>
        <w:pStyle w:val="Normal"/>
        <w:spacing w:lineRule="auto" w:line="240"/>
        <w:ind w:firstLine="284" w:start="284" w:end="0"/>
        <w:rPr/>
      </w:pPr>
      <w:r>
        <w:rPr>
          <w:i/>
          <w:sz w:val="24"/>
        </w:rPr>
        <w:t>I liked this house and</w:t>
      </w:r>
      <w:r>
        <w:rPr>
          <w:b/>
          <w:i/>
          <w:sz w:val="24"/>
        </w:rPr>
        <w:t xml:space="preserve"> its</w:t>
      </w:r>
      <w:r>
        <w:rPr>
          <w:i/>
          <w:sz w:val="24"/>
        </w:rPr>
        <w:t xml:space="preserve"> wonderful garden.</w:t>
      </w:r>
    </w:p>
    <w:p>
      <w:pPr>
        <w:pStyle w:val="Normal"/>
        <w:spacing w:lineRule="auto" w:line="240"/>
        <w:ind w:firstLine="284" w:start="284" w:end="0"/>
        <w:rPr/>
      </w:pPr>
      <w:r>
        <w:rPr>
          <w:i/>
          <w:sz w:val="24"/>
        </w:rPr>
        <w:t>Where are the dogs?</w:t>
      </w:r>
      <w:r>
        <w:rPr>
          <w:sz w:val="24"/>
        </w:rPr>
        <w:t xml:space="preserve"> —</w:t>
      </w:r>
      <w:r>
        <w:rPr>
          <w:b/>
          <w:sz w:val="24"/>
        </w:rPr>
        <w:t xml:space="preserve"> </w:t>
      </w:r>
      <w:r>
        <w:rPr>
          <w:b/>
          <w:i/>
          <w:sz w:val="24"/>
        </w:rPr>
        <w:t>Mine</w:t>
      </w:r>
      <w:r>
        <w:rPr>
          <w:i/>
          <w:sz w:val="24"/>
        </w:rPr>
        <w:t xml:space="preserve"> is under the table.</w:t>
      </w:r>
    </w:p>
    <w:p>
      <w:pPr>
        <w:pStyle w:val="Normal"/>
        <w:spacing w:lineRule="auto" w:line="240"/>
        <w:ind w:firstLine="284" w:start="284" w:end="0"/>
        <w:rPr/>
      </w:pPr>
      <w:r>
        <w:rPr>
          <w:i/>
          <w:sz w:val="24"/>
        </w:rPr>
        <w:t>The coat isn't</w:t>
      </w:r>
      <w:r>
        <w:rPr>
          <w:b/>
          <w:i/>
          <w:sz w:val="24"/>
        </w:rPr>
        <w:t xml:space="preserve"> mine,</w:t>
      </w:r>
      <w:r>
        <w:rPr>
          <w:i/>
          <w:sz w:val="24"/>
        </w:rPr>
        <w:t xml:space="preserve"> it’s</w:t>
      </w:r>
      <w:r>
        <w:rPr>
          <w:b/>
          <w:i/>
          <w:sz w:val="24"/>
        </w:rPr>
        <w:t xml:space="preserve"> yours.</w:t>
      </w:r>
    </w:p>
    <w:p>
      <w:pPr>
        <w:pStyle w:val="Normal"/>
        <w:spacing w:lineRule="auto" w:line="240"/>
        <w:ind w:firstLine="284" w:start="284" w:end="0"/>
        <w:rPr/>
      </w:pPr>
      <w:r>
        <w:rPr>
          <w:b/>
          <w:i/>
          <w:sz w:val="24"/>
        </w:rPr>
        <w:t>Hers</w:t>
      </w:r>
      <w:r>
        <w:rPr>
          <w:i/>
          <w:sz w:val="24"/>
        </w:rPr>
        <w:t xml:space="preserve"> was a wonderful room.</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 peculiarity of the English language is that possessive pronouns, not the article, are used with reference to parts of the body, personal belongings, relatives, etc.</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w:t>
      </w:r>
      <w:r>
        <w:rPr>
          <w:sz w:val="24"/>
        </w:rPr>
        <w:t xml:space="preserve"> </w:t>
      </w:r>
      <w:r>
        <w:rPr>
          <w:i/>
          <w:sz w:val="24"/>
        </w:rPr>
        <w:t>raised</w:t>
      </w:r>
      <w:r>
        <w:rPr>
          <w:b/>
          <w:i/>
          <w:sz w:val="24"/>
        </w:rPr>
        <w:t xml:space="preserve"> my</w:t>
      </w:r>
      <w:r>
        <w:rPr>
          <w:i/>
          <w:sz w:val="24"/>
        </w:rPr>
        <w:t xml:space="preserve"> eyebrows.</w:t>
      </w:r>
    </w:p>
    <w:p>
      <w:pPr>
        <w:pStyle w:val="Normal"/>
        <w:spacing w:lineRule="auto" w:line="240"/>
        <w:ind w:firstLine="284" w:start="284" w:end="0"/>
        <w:rPr/>
      </w:pPr>
      <w:r>
        <w:rPr>
          <w:i/>
          <w:sz w:val="24"/>
        </w:rPr>
        <w:t>He rose up and put</w:t>
      </w:r>
      <w:r>
        <w:rPr>
          <w:b/>
          <w:i/>
          <w:sz w:val="24"/>
        </w:rPr>
        <w:t xml:space="preserve"> his</w:t>
      </w:r>
      <w:r>
        <w:rPr>
          <w:i/>
          <w:sz w:val="24"/>
        </w:rPr>
        <w:t xml:space="preserve"> hands in</w:t>
      </w:r>
      <w:r>
        <w:rPr>
          <w:b/>
          <w:i/>
          <w:sz w:val="24"/>
        </w:rPr>
        <w:t xml:space="preserve"> his</w:t>
      </w:r>
      <w:r>
        <w:rPr>
          <w:i/>
          <w:sz w:val="24"/>
        </w:rPr>
        <w:t xml:space="preserve"> small pockets.</w:t>
      </w:r>
    </w:p>
    <w:p>
      <w:pPr>
        <w:pStyle w:val="Normal"/>
        <w:spacing w:lineRule="auto" w:line="240"/>
        <w:ind w:firstLine="284" w:start="284" w:end="0"/>
        <w:rPr/>
      </w:pPr>
      <w:r>
        <w:rPr>
          <w:i/>
          <w:sz w:val="24"/>
        </w:rPr>
        <w:t>Where are you going to spend</w:t>
      </w:r>
      <w:r>
        <w:rPr>
          <w:b/>
          <w:i/>
          <w:sz w:val="24"/>
        </w:rPr>
        <w:t xml:space="preserve"> your</w:t>
      </w:r>
      <w:r>
        <w:rPr>
          <w:i/>
          <w:sz w:val="24"/>
        </w:rPr>
        <w:t xml:space="preserve"> leave?</w:t>
      </w:r>
    </w:p>
    <w:p>
      <w:pPr>
        <w:pStyle w:val="Normal"/>
        <w:spacing w:lineRule="auto" w:line="240"/>
        <w:ind w:firstLine="284" w:start="284" w:end="0"/>
        <w:rPr/>
      </w:pPr>
      <w:r>
        <w:rPr>
          <w:i/>
          <w:sz w:val="24"/>
        </w:rPr>
        <w:t>I can’t see</w:t>
      </w:r>
      <w:r>
        <w:rPr>
          <w:b/>
          <w:i/>
          <w:sz w:val="24"/>
        </w:rPr>
        <w:t xml:space="preserve"> my</w:t>
      </w:r>
      <w:r>
        <w:rPr>
          <w:i/>
          <w:sz w:val="24"/>
        </w:rPr>
        <w:t xml:space="preserve"> way ahead.</w:t>
      </w:r>
    </w:p>
    <w:p>
      <w:pPr>
        <w:pStyle w:val="Normal"/>
        <w:spacing w:lineRule="auto" w:line="240"/>
        <w:ind w:firstLine="284" w:start="284" w:end="0"/>
        <w:rPr>
          <w:b/>
          <w:i/>
          <w:i/>
          <w:sz w:val="24"/>
        </w:rPr>
      </w:pPr>
      <w:r>
        <w:rPr>
          <w:b/>
          <w:i/>
          <w:sz w:val="24"/>
        </w:rPr>
      </w:r>
    </w:p>
    <w:p>
      <w:pPr>
        <w:pStyle w:val="Normal"/>
        <w:spacing w:lineRule="auto" w:line="240"/>
        <w:ind w:firstLine="284" w:end="0"/>
        <w:rPr/>
      </w:pPr>
      <w:r>
        <w:rPr>
          <w:b/>
          <w:sz w:val="24"/>
        </w:rPr>
        <w:t>§ 218. Reflexive pronouns</w:t>
      </w:r>
      <w:r>
        <w:rPr>
          <w:sz w:val="24"/>
        </w:rPr>
        <w:t xml:space="preserve"> indicate identity between the person or non-person they denote and that denoted by the subject of the sentence. They are: </w:t>
      </w:r>
      <w:r>
        <w:rPr>
          <w:i/>
          <w:sz w:val="24"/>
        </w:rPr>
        <w:t>myself, yourself, herself, himself, itself, ourselves, yourselves, themselves,</w:t>
      </w:r>
      <w:r>
        <w:rPr>
          <w:sz w:val="24"/>
        </w:rPr>
        <w:t xml:space="preserve"> structurally derived either from the possessive pronouns </w:t>
      </w:r>
      <w:r>
        <w:rPr>
          <w:i/>
          <w:sz w:val="24"/>
        </w:rPr>
        <w:t>(myself, yourself, ourselves, yourselves),</w:t>
      </w:r>
      <w:r>
        <w:rPr>
          <w:sz w:val="24"/>
        </w:rPr>
        <w:t xml:space="preserve"> or from personal pronouns </w:t>
      </w:r>
      <w:r>
        <w:rPr>
          <w:i/>
          <w:sz w:val="24"/>
        </w:rPr>
        <w:t>(himself, herself, itself, themselves);</w:t>
      </w:r>
      <w:r>
        <w:rPr>
          <w:sz w:val="24"/>
        </w:rPr>
        <w:t xml:space="preserve"> the pronoun </w:t>
      </w:r>
      <w:r>
        <w:rPr>
          <w:i/>
          <w:sz w:val="24"/>
        </w:rPr>
        <w:t>oneself is</w:t>
      </w:r>
      <w:r>
        <w:rPr>
          <w:sz w:val="24"/>
        </w:rPr>
        <w:t xml:space="preserve"> derived from the indefinite pronoun </w:t>
      </w:r>
      <w:r>
        <w:rPr>
          <w:i/>
          <w:sz w:val="24"/>
        </w:rPr>
        <w:t>one.</w:t>
      </w:r>
    </w:p>
    <w:p>
      <w:pPr>
        <w:pStyle w:val="Normal"/>
        <w:spacing w:lineRule="auto" w:line="240"/>
        <w:ind w:firstLine="284" w:end="0"/>
        <w:rPr/>
      </w:pPr>
      <w:r>
        <w:rPr>
          <w:sz w:val="24"/>
        </w:rPr>
        <w:t>Reflexive pronouns derived from possessive and personal pronouns have the categories of person, number, and gender in the 3d person singu</w:t>
        <w:softHyphen/>
        <w:t xml:space="preserve">lar only. The generalising reflexive pronoun </w:t>
      </w:r>
      <w:r>
        <w:rPr>
          <w:i/>
          <w:sz w:val="24"/>
        </w:rPr>
        <w:t>oneself</w:t>
      </w:r>
      <w:r>
        <w:rPr>
          <w:sz w:val="24"/>
        </w:rPr>
        <w:t xml:space="preserve">  has none of these.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Oh, I can do it</w:t>
      </w:r>
      <w:r>
        <w:rPr>
          <w:b/>
          <w:i/>
          <w:sz w:val="24"/>
        </w:rPr>
        <w:t xml:space="preserve"> myself.</w:t>
      </w:r>
      <w:r>
        <w:rPr>
          <w:i/>
          <w:sz w:val="24"/>
        </w:rPr>
        <w:t xml:space="preserve"> He felt</w:t>
      </w:r>
      <w:r>
        <w:rPr>
          <w:b/>
          <w:i/>
          <w:sz w:val="24"/>
        </w:rPr>
        <w:t xml:space="preserve"> himself </w:t>
      </w:r>
      <w:r>
        <w:rPr>
          <w:i/>
          <w:sz w:val="24"/>
        </w:rPr>
        <w:t>grow hot to the roots of his hair.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If these are several homogeneous subjects denoting different persons including the 1st, the 1st person plural reflexive is used: </w:t>
      </w:r>
      <w:r>
        <w:rPr>
          <w:i/>
          <w:sz w:val="24"/>
        </w:rPr>
        <w:t>You, mother, and I must now think about</w:t>
      </w:r>
      <w:r>
        <w:rPr>
          <w:b/>
          <w:i/>
          <w:sz w:val="24"/>
        </w:rPr>
        <w:t xml:space="preserve"> ourselves.</w:t>
      </w:r>
      <w:r>
        <w:rPr>
          <w:sz w:val="24"/>
        </w:rPr>
        <w:t xml:space="preserve"> If there is no 1st person, the 2nd person plural reflexive is used: </w:t>
      </w:r>
      <w:r>
        <w:rPr>
          <w:i/>
          <w:sz w:val="24"/>
        </w:rPr>
        <w:t>You and mother must now think</w:t>
      </w:r>
      <w:r>
        <w:rPr>
          <w:b/>
          <w:i/>
          <w:sz w:val="24"/>
        </w:rPr>
        <w:t xml:space="preserve"> of yourselves.</w:t>
      </w:r>
    </w:p>
    <w:p>
      <w:pPr>
        <w:pStyle w:val="Normal"/>
        <w:spacing w:lineRule="auto" w:line="240"/>
        <w:ind w:firstLine="284" w:end="0"/>
        <w:rPr/>
      </w:pPr>
      <w:r>
        <w:rPr>
          <w:sz w:val="24"/>
        </w:rPr>
        <w:t xml:space="preserve">If the subject is the indefinite pronoun </w:t>
      </w:r>
      <w:r>
        <w:rPr>
          <w:i/>
          <w:sz w:val="24"/>
        </w:rPr>
        <w:t>one,</w:t>
      </w:r>
      <w:r>
        <w:rPr>
          <w:sz w:val="24"/>
        </w:rPr>
        <w:t xml:space="preserve"> the corresponding reflexive is used: </w:t>
      </w:r>
      <w:r>
        <w:rPr>
          <w:i/>
          <w:sz w:val="24"/>
        </w:rPr>
        <w:t>One must not deceive</w:t>
      </w:r>
      <w:r>
        <w:rPr>
          <w:b/>
          <w:i/>
          <w:sz w:val="24"/>
        </w:rPr>
        <w:t xml:space="preserve"> oneself.</w:t>
      </w:r>
      <w:r>
        <w:rPr>
          <w:sz w:val="24"/>
        </w:rPr>
        <w:t xml:space="preserve"> If the subject is expressed by any other indefinite pronoun </w:t>
      </w:r>
      <w:r>
        <w:rPr>
          <w:i/>
          <w:sz w:val="24"/>
        </w:rPr>
        <w:t>himself or themselves</w:t>
      </w:r>
      <w:r>
        <w:rPr>
          <w:sz w:val="24"/>
        </w:rPr>
        <w:t xml:space="preserve"> is used: </w:t>
      </w:r>
      <w:r>
        <w:rPr>
          <w:i/>
          <w:sz w:val="24"/>
        </w:rPr>
        <w:t>Has anybody hurt</w:t>
      </w:r>
      <w:r>
        <w:rPr>
          <w:b/>
          <w:i/>
          <w:sz w:val="24"/>
        </w:rPr>
        <w:t xml:space="preserve"> himself?</w:t>
      </w:r>
    </w:p>
    <w:p>
      <w:pPr>
        <w:pStyle w:val="Normal"/>
        <w:spacing w:lineRule="auto" w:line="240"/>
        <w:ind w:firstLine="284" w:end="0"/>
        <w:rPr/>
      </w:pPr>
      <w:r>
        <w:rPr>
          <w:sz w:val="24"/>
        </w:rPr>
        <w:t xml:space="preserve">The most common functions of the reflexive pronouns are those of an </w:t>
      </w:r>
      <w:r>
        <w:rPr>
          <w:b/>
          <w:sz w:val="24"/>
        </w:rPr>
        <w:t>apposition and objects (direct, indirect, prepositional):</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Cedric</w:t>
      </w:r>
      <w:r>
        <w:rPr>
          <w:b/>
          <w:i/>
          <w:sz w:val="24"/>
        </w:rPr>
        <w:t xml:space="preserve"> himself</w:t>
      </w:r>
      <w:r>
        <w:rPr>
          <w:i/>
          <w:sz w:val="24"/>
        </w:rPr>
        <w:t xml:space="preserve"> knew nothing whatever about it.</w:t>
      </w:r>
      <w:r>
        <w:rPr>
          <w:sz w:val="24"/>
        </w:rPr>
        <w:t xml:space="preserve"> (apposition)</w:t>
      </w:r>
    </w:p>
    <w:p>
      <w:pPr>
        <w:pStyle w:val="Normal"/>
        <w:spacing w:lineRule="auto" w:line="240"/>
        <w:ind w:firstLine="284" w:start="284" w:end="0"/>
        <w:rPr/>
      </w:pPr>
      <w:r>
        <w:rPr>
          <w:i/>
          <w:sz w:val="24"/>
        </w:rPr>
        <w:t>I</w:t>
      </w:r>
      <w:r>
        <w:rPr>
          <w:sz w:val="24"/>
        </w:rPr>
        <w:t xml:space="preserve"> </w:t>
      </w:r>
      <w:r>
        <w:rPr>
          <w:i/>
          <w:sz w:val="24"/>
        </w:rPr>
        <w:t>have all kinds of beautiful sentiments</w:t>
      </w:r>
      <w:r>
        <w:rPr>
          <w:b/>
          <w:i/>
          <w:sz w:val="24"/>
        </w:rPr>
        <w:t xml:space="preserve"> myself.</w:t>
      </w:r>
      <w:r>
        <w:rPr>
          <w:sz w:val="24"/>
        </w:rPr>
        <w:t xml:space="preserve"> (apposition)</w:t>
      </w:r>
    </w:p>
    <w:p>
      <w:pPr>
        <w:pStyle w:val="Normal"/>
        <w:spacing w:lineRule="auto" w:line="240"/>
        <w:ind w:firstLine="284" w:start="284" w:end="0"/>
        <w:rPr/>
      </w:pPr>
      <w:r>
        <w:rPr>
          <w:i/>
          <w:sz w:val="24"/>
        </w:rPr>
        <w:t>I</w:t>
      </w:r>
      <w:r>
        <w:rPr>
          <w:sz w:val="24"/>
        </w:rPr>
        <w:t xml:space="preserve"> </w:t>
      </w:r>
      <w:r>
        <w:rPr>
          <w:i/>
          <w:sz w:val="24"/>
        </w:rPr>
        <w:t>learned to dress</w:t>
      </w:r>
      <w:r>
        <w:rPr>
          <w:b/>
          <w:i/>
          <w:sz w:val="24"/>
        </w:rPr>
        <w:t xml:space="preserve"> myself</w:t>
      </w:r>
      <w:r>
        <w:rPr>
          <w:i/>
          <w:sz w:val="24"/>
        </w:rPr>
        <w:t xml:space="preserve"> many years ago.</w:t>
      </w:r>
      <w:r>
        <w:rPr>
          <w:sz w:val="24"/>
        </w:rPr>
        <w:t xml:space="preserve"> (direct object)</w:t>
      </w:r>
    </w:p>
    <w:p>
      <w:pPr>
        <w:pStyle w:val="Normal"/>
        <w:spacing w:lineRule="auto" w:line="240"/>
        <w:ind w:firstLine="284" w:start="284" w:end="0"/>
        <w:rPr/>
      </w:pPr>
      <w:r>
        <w:rPr>
          <w:i/>
          <w:sz w:val="24"/>
        </w:rPr>
        <w:t>“</w:t>
      </w:r>
      <w:r>
        <w:rPr>
          <w:i/>
          <w:sz w:val="24"/>
        </w:rPr>
        <w:t>How well you talk,” said the Miller’s wife pouring</w:t>
      </w:r>
      <w:r>
        <w:rPr>
          <w:b/>
          <w:i/>
          <w:sz w:val="24"/>
        </w:rPr>
        <w:t xml:space="preserve"> herself a</w:t>
      </w:r>
      <w:r>
        <w:rPr>
          <w:i/>
          <w:sz w:val="24"/>
        </w:rPr>
        <w:t xml:space="preserve"> large glass of warm ale.</w:t>
      </w:r>
      <w:r>
        <w:rPr>
          <w:sz w:val="24"/>
        </w:rPr>
        <w:t xml:space="preserve"> (indirect object)</w:t>
      </w:r>
    </w:p>
    <w:p>
      <w:pPr>
        <w:pStyle w:val="Normal"/>
        <w:spacing w:lineRule="auto" w:line="240"/>
        <w:ind w:firstLine="284" w:start="284" w:end="0"/>
        <w:rPr/>
      </w:pPr>
      <w:r>
        <w:rPr>
          <w:i/>
          <w:sz w:val="24"/>
        </w:rPr>
        <w:t>She talks only</w:t>
      </w:r>
      <w:r>
        <w:rPr>
          <w:b/>
          <w:i/>
          <w:sz w:val="24"/>
        </w:rPr>
        <w:t xml:space="preserve"> about herself.</w:t>
      </w:r>
      <w:r>
        <w:rPr>
          <w:sz w:val="24"/>
        </w:rPr>
        <w:t xml:space="preserve"> (prepositional object)</w:t>
      </w:r>
    </w:p>
    <w:p>
      <w:pPr>
        <w:pStyle w:val="Normal"/>
        <w:spacing w:lineRule="auto" w:line="240"/>
        <w:ind w:firstLine="284" w:end="0"/>
        <w:rPr>
          <w:sz w:val="24"/>
        </w:rPr>
      </w:pPr>
      <w:r>
        <w:rPr>
          <w:sz w:val="24"/>
        </w:rPr>
      </w:r>
    </w:p>
    <w:p>
      <w:pPr>
        <w:pStyle w:val="Normal"/>
        <w:spacing w:lineRule="auto" w:line="240"/>
        <w:ind w:firstLine="284" w:end="0"/>
        <w:rPr/>
      </w:pPr>
      <w:r>
        <w:rPr>
          <w:sz w:val="24"/>
        </w:rPr>
        <w:t>Less common are the functions of the</w:t>
      </w:r>
      <w:r>
        <w:rPr>
          <w:b/>
          <w:sz w:val="24"/>
        </w:rPr>
        <w:t xml:space="preserve"> subject, predicative, attribute, and adverbial modifiers: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My wife and</w:t>
      </w:r>
      <w:r>
        <w:rPr>
          <w:b/>
          <w:i/>
          <w:sz w:val="24"/>
        </w:rPr>
        <w:t xml:space="preserve"> myself</w:t>
      </w:r>
      <w:r>
        <w:rPr>
          <w:i/>
          <w:sz w:val="24"/>
        </w:rPr>
        <w:t xml:space="preserve"> welcome you, sir.</w:t>
      </w:r>
      <w:r>
        <w:rPr>
          <w:sz w:val="24"/>
        </w:rPr>
        <w:t xml:space="preserve"> (subject)</w:t>
      </w:r>
    </w:p>
    <w:p>
      <w:pPr>
        <w:pStyle w:val="Normal"/>
        <w:spacing w:lineRule="auto" w:line="240"/>
        <w:ind w:firstLine="284" w:start="284" w:end="0"/>
        <w:rPr/>
      </w:pPr>
      <w:r>
        <w:rPr>
          <w:i/>
          <w:sz w:val="24"/>
        </w:rPr>
        <w:t>In some minutes she became</w:t>
      </w:r>
      <w:r>
        <w:rPr>
          <w:b/>
          <w:i/>
          <w:sz w:val="24"/>
        </w:rPr>
        <w:t xml:space="preserve"> herself</w:t>
      </w:r>
      <w:r>
        <w:rPr>
          <w:i/>
          <w:sz w:val="24"/>
        </w:rPr>
        <w:t xml:space="preserve"> again.</w:t>
      </w:r>
      <w:r>
        <w:rPr>
          <w:sz w:val="24"/>
        </w:rPr>
        <w:t xml:space="preserve"> (predicative)</w:t>
      </w:r>
    </w:p>
    <w:p>
      <w:pPr>
        <w:pStyle w:val="Normal"/>
        <w:spacing w:lineRule="auto" w:line="240"/>
        <w:ind w:firstLine="284" w:start="284" w:end="0"/>
        <w:rPr/>
      </w:pPr>
      <w:r>
        <w:rPr>
          <w:i/>
          <w:sz w:val="24"/>
        </w:rPr>
        <w:t>She showed me a large picture of</w:t>
      </w:r>
      <w:r>
        <w:rPr>
          <w:b/>
          <w:i/>
          <w:sz w:val="24"/>
        </w:rPr>
        <w:t xml:space="preserve"> herself</w:t>
      </w:r>
      <w:r>
        <w:rPr>
          <w:i/>
          <w:sz w:val="24"/>
        </w:rPr>
        <w:t xml:space="preserve"> as a bride.</w:t>
      </w:r>
      <w:r>
        <w:rPr>
          <w:sz w:val="24"/>
        </w:rPr>
        <w:t xml:space="preserve"> (attribute)</w:t>
      </w:r>
    </w:p>
    <w:p>
      <w:pPr>
        <w:pStyle w:val="Normal"/>
        <w:spacing w:lineRule="auto" w:line="240"/>
        <w:ind w:firstLine="284" w:start="284" w:end="0"/>
        <w:rPr/>
      </w:pPr>
      <w:r>
        <w:rPr>
          <w:i/>
          <w:sz w:val="24"/>
        </w:rPr>
        <w:t>My brother was a Robbins like</w:t>
      </w:r>
      <w:r>
        <w:rPr>
          <w:b/>
          <w:i/>
          <w:sz w:val="24"/>
        </w:rPr>
        <w:t xml:space="preserve"> myself.</w:t>
      </w:r>
      <w:r>
        <w:rPr>
          <w:sz w:val="24"/>
        </w:rPr>
        <w:t xml:space="preserve"> (adverbial modifier of comparison)</w:t>
      </w:r>
    </w:p>
    <w:p>
      <w:pPr>
        <w:pStyle w:val="Normal"/>
        <w:spacing w:lineRule="auto" w:line="240"/>
        <w:ind w:firstLine="284" w:start="284" w:end="0"/>
        <w:rPr/>
      </w:pPr>
      <w:r>
        <w:rPr>
          <w:i/>
          <w:sz w:val="24"/>
        </w:rPr>
        <w:t>He lived in a tiny cottage all by</w:t>
      </w:r>
      <w:r>
        <w:rPr>
          <w:b/>
          <w:i/>
          <w:sz w:val="24"/>
        </w:rPr>
        <w:t xml:space="preserve"> himself.</w:t>
      </w:r>
      <w:r>
        <w:rPr>
          <w:sz w:val="24"/>
        </w:rPr>
        <w:t xml:space="preserve"> (adverbial modifier of manner)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219. Reciprocal pronouns</w:t>
      </w:r>
      <w:r>
        <w:rPr>
          <w:sz w:val="24"/>
        </w:rPr>
        <w:t xml:space="preserve"> indicate a mutual relationship between two or more than two persons, or occasionally non-persons </w:t>
      </w:r>
      <w:r>
        <w:rPr>
          <w:i/>
          <w:sz w:val="24"/>
        </w:rPr>
        <w:t>(each other, one another)</w:t>
      </w:r>
      <w:r>
        <w:rPr>
          <w:sz w:val="24"/>
        </w:rPr>
        <w:t xml:space="preserve"> who are at the same time the doer and the object of the same action. Thus </w:t>
      </w:r>
      <w:r>
        <w:rPr>
          <w:i/>
          <w:sz w:val="24"/>
        </w:rPr>
        <w:t>They loved each other</w:t>
      </w:r>
      <w:r>
        <w:rPr>
          <w:sz w:val="24"/>
        </w:rPr>
        <w:t xml:space="preserve"> means that the doer A loved the object </w:t>
      </w:r>
      <w:r>
        <w:rPr>
          <w:sz w:val="24"/>
          <w:lang w:val="ru-RU"/>
        </w:rPr>
        <w:t>В</w:t>
      </w:r>
      <w:r>
        <w:rPr>
          <w:sz w:val="24"/>
        </w:rPr>
        <w:t xml:space="preserve"> and at the same time the doer</w:t>
      </w:r>
      <w:r>
        <w:rPr>
          <w:sz w:val="24"/>
          <w:lang w:val="ru-RU"/>
        </w:rPr>
        <w:t xml:space="preserve"> В</w:t>
      </w:r>
      <w:r>
        <w:rPr>
          <w:sz w:val="24"/>
        </w:rPr>
        <w:t xml:space="preserve"> loved the object A.</w:t>
      </w:r>
    </w:p>
    <w:p>
      <w:pPr>
        <w:pStyle w:val="Normal"/>
        <w:spacing w:lineRule="auto" w:line="240"/>
        <w:ind w:firstLine="284" w:end="0"/>
        <w:rPr/>
      </w:pPr>
      <w:r>
        <w:rPr>
          <w:sz w:val="24"/>
        </w:rPr>
        <w:t xml:space="preserve">The pronoun </w:t>
      </w:r>
      <w:r>
        <w:rPr>
          <w:i/>
          <w:sz w:val="24"/>
        </w:rPr>
        <w:t>each other</w:t>
      </w:r>
      <w:r>
        <w:rPr>
          <w:sz w:val="24"/>
        </w:rPr>
        <w:t xml:space="preserve"> generally implies that only two persons are involved, </w:t>
      </w:r>
      <w:r>
        <w:rPr>
          <w:i/>
          <w:sz w:val="24"/>
        </w:rPr>
        <w:t>one another</w:t>
      </w:r>
      <w:r>
        <w:rPr>
          <w:sz w:val="24"/>
        </w:rPr>
        <w:t xml:space="preserve"> usually being preferred when more than two persons are involved.</w:t>
      </w:r>
    </w:p>
    <w:p>
      <w:pPr>
        <w:pStyle w:val="Normal"/>
        <w:spacing w:lineRule="auto" w:line="240"/>
        <w:ind w:firstLine="284" w:end="0"/>
        <w:rPr/>
      </w:pPr>
      <w:r>
        <w:rPr>
          <w:sz w:val="24"/>
        </w:rPr>
        <w:t xml:space="preserve">Both of them are composite words and have only one grammatical category - the category of case </w:t>
      </w:r>
      <w:r>
        <w:rPr>
          <w:i/>
          <w:sz w:val="24"/>
        </w:rPr>
        <w:t>(each other’s, one another’s).</w:t>
      </w:r>
    </w:p>
    <w:p>
      <w:pPr>
        <w:pStyle w:val="Normal"/>
        <w:spacing w:lineRule="auto" w:line="240"/>
        <w:ind w:firstLine="284" w:end="0"/>
        <w:rPr/>
      </w:pPr>
      <w:r>
        <w:rPr>
          <w:sz w:val="24"/>
        </w:rPr>
        <w:t>Reciprocal pronouns in their</w:t>
      </w:r>
      <w:r>
        <w:rPr>
          <w:b/>
          <w:sz w:val="24"/>
        </w:rPr>
        <w:t xml:space="preserve"> common case form</w:t>
      </w:r>
      <w:r>
        <w:rPr>
          <w:sz w:val="24"/>
        </w:rPr>
        <w:t xml:space="preserve"> function as</w:t>
      </w:r>
      <w:r>
        <w:rPr>
          <w:b/>
          <w:sz w:val="24"/>
        </w:rPr>
        <w:t xml:space="preserve"> objects:</w:t>
      </w:r>
    </w:p>
    <w:p>
      <w:pPr>
        <w:pStyle w:val="Normal"/>
        <w:spacing w:lineRule="auto" w:line="240"/>
        <w:ind w:firstLine="284" w:end="0"/>
        <w:rPr/>
      </w:pPr>
      <w:r>
        <w:rPr>
          <w:i/>
          <w:sz w:val="24"/>
        </w:rPr>
        <w:t>Now they hate</w:t>
      </w:r>
      <w:r>
        <w:rPr>
          <w:b/>
          <w:i/>
          <w:sz w:val="24"/>
        </w:rPr>
        <w:t xml:space="preserve"> each other.</w:t>
      </w:r>
      <w:r>
        <w:rPr>
          <w:i/>
          <w:sz w:val="24"/>
        </w:rPr>
        <w:t xml:space="preserve"> They often quarrelled with</w:t>
      </w:r>
      <w:r>
        <w:rPr>
          <w:b/>
          <w:i/>
          <w:sz w:val="24"/>
        </w:rPr>
        <w:t xml:space="preserve"> one another.</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xml:space="preserve">The possessive case forms </w:t>
      </w:r>
      <w:r>
        <w:rPr>
          <w:sz w:val="24"/>
        </w:rPr>
        <w:t>are used as</w:t>
      </w:r>
      <w:r>
        <w:rPr>
          <w:b/>
          <w:sz w:val="24"/>
        </w:rPr>
        <w:t xml:space="preserve"> attributes:</w:t>
      </w:r>
    </w:p>
    <w:p>
      <w:pPr>
        <w:pStyle w:val="Normal"/>
        <w:spacing w:lineRule="auto" w:line="240"/>
        <w:ind w:firstLine="284" w:end="0"/>
        <w:rPr>
          <w:b/>
          <w:i/>
          <w:i/>
          <w:sz w:val="24"/>
        </w:rPr>
      </w:pPr>
      <w:r>
        <w:rPr>
          <w:b/>
          <w:i/>
          <w:sz w:val="24"/>
        </w:rPr>
      </w:r>
    </w:p>
    <w:p>
      <w:pPr>
        <w:pStyle w:val="Normal"/>
        <w:spacing w:lineRule="auto" w:line="240"/>
        <w:ind w:firstLine="284" w:end="0"/>
        <w:rPr/>
      </w:pPr>
      <w:r>
        <w:rPr>
          <w:i/>
          <w:sz w:val="24"/>
        </w:rPr>
        <w:t>They stood silent, in</w:t>
      </w:r>
      <w:r>
        <w:rPr>
          <w:b/>
          <w:i/>
          <w:sz w:val="24"/>
        </w:rPr>
        <w:t xml:space="preserve"> each other’s</w:t>
      </w:r>
      <w:r>
        <w:rPr>
          <w:i/>
          <w:sz w:val="24"/>
        </w:rPr>
        <w:t xml:space="preserve"> arms.</w:t>
      </w:r>
    </w:p>
    <w:p>
      <w:pPr>
        <w:pStyle w:val="Normal"/>
        <w:spacing w:lineRule="auto" w:line="240"/>
        <w:ind w:firstLine="284" w:end="0"/>
        <w:rPr>
          <w:b/>
          <w:i/>
          <w:i/>
          <w:sz w:val="24"/>
        </w:rPr>
      </w:pPr>
      <w:r>
        <w:rPr>
          <w:b/>
          <w:i/>
          <w:sz w:val="24"/>
        </w:rPr>
      </w:r>
    </w:p>
    <w:p>
      <w:pPr>
        <w:pStyle w:val="Normal"/>
        <w:pBdr>
          <w:bottom w:val="single" w:sz="4" w:space="1" w:color="000000"/>
        </w:pBdr>
        <w:spacing w:lineRule="auto" w:line="240"/>
        <w:ind w:firstLine="284" w:end="0"/>
        <w:rPr/>
      </w:pPr>
      <w:r>
        <w:rPr>
          <w:b/>
          <w:sz w:val="24"/>
        </w:rPr>
        <w:t>§ 220. Demonstrative pronouns</w:t>
      </w:r>
      <w:r>
        <w:rPr>
          <w:sz w:val="24"/>
        </w:rPr>
        <w:t xml:space="preserve"> point to persons or non-persons or their properties: </w:t>
      </w:r>
      <w:r>
        <w:rPr>
          <w:i/>
          <w:sz w:val="24"/>
        </w:rPr>
        <w:t>this (these), that (those), such.*</w:t>
      </w:r>
      <w:r>
        <w:rPr>
          <w:sz w:val="24"/>
        </w:rPr>
        <w:t xml:space="preserve"> The first two of them have the category of number. </w:t>
      </w:r>
      <w:r>
        <w:rPr>
          <w:i/>
          <w:sz w:val="24"/>
        </w:rPr>
        <w:t>This (these)</w:t>
      </w:r>
      <w:r>
        <w:rPr>
          <w:sz w:val="24"/>
        </w:rPr>
        <w:t xml:space="preserve"> and </w:t>
      </w:r>
      <w:r>
        <w:rPr>
          <w:i/>
          <w:sz w:val="24"/>
        </w:rPr>
        <w:t>that (those)</w:t>
      </w:r>
      <w:r>
        <w:rPr>
          <w:sz w:val="24"/>
        </w:rPr>
        <w:t xml:space="preserve"> function both as noun-pronouns and adjective-pronouns; </w:t>
      </w:r>
      <w:r>
        <w:rPr>
          <w:i/>
          <w:sz w:val="24"/>
        </w:rPr>
        <w:t>such</w:t>
      </w:r>
      <w:r>
        <w:rPr>
          <w:sz w:val="24"/>
        </w:rPr>
        <w:t xml:space="preserve"> functions only as an adjective-pronoun:</w:t>
      </w:r>
    </w:p>
    <w:p>
      <w:pPr>
        <w:pStyle w:val="Normal"/>
        <w:spacing w:lineRule="auto" w:line="240"/>
        <w:ind w:firstLine="284" w:end="0"/>
        <w:rPr/>
      </w:pPr>
      <w:r>
        <w:rPr>
          <w:sz w:val="20"/>
        </w:rPr>
        <w:t xml:space="preserve">* The demonstrative of </w:t>
      </w:r>
      <w:r>
        <w:rPr>
          <w:i/>
          <w:sz w:val="20"/>
        </w:rPr>
        <w:t>it</w:t>
      </w:r>
      <w:r>
        <w:rPr>
          <w:sz w:val="20"/>
        </w:rPr>
        <w:t xml:space="preserve"> was given above. See Personal pronouns.</w:t>
      </w:r>
    </w:p>
    <w:p>
      <w:pPr>
        <w:pStyle w:val="Normal"/>
        <w:spacing w:lineRule="auto" w:line="240"/>
        <w:ind w:firstLine="284" w:end="0"/>
        <w:rPr>
          <w:i/>
          <w:i/>
          <w:sz w:val="24"/>
        </w:rPr>
      </w:pPr>
      <w:r>
        <w:rPr>
          <w:i/>
          <w:sz w:val="24"/>
        </w:rPr>
      </w:r>
    </w:p>
    <w:tbl>
      <w:tblPr>
        <w:tblW w:w="10448" w:type="dxa"/>
        <w:jc w:val="start"/>
        <w:tblInd w:w="534" w:type="dxa"/>
        <w:tblLayout w:type="fixed"/>
        <w:tblCellMar>
          <w:top w:w="0" w:type="dxa"/>
          <w:start w:w="108" w:type="dxa"/>
          <w:bottom w:w="0" w:type="dxa"/>
          <w:end w:w="108" w:type="dxa"/>
        </w:tblCellMar>
      </w:tblPr>
      <w:tblGrid>
        <w:gridCol w:w="2835"/>
        <w:gridCol w:w="1559"/>
        <w:gridCol w:w="6054"/>
      </w:tblGrid>
      <w:tr>
        <w:trPr/>
        <w:tc>
          <w:tcPr>
            <w:tcW w:w="2835" w:type="dxa"/>
            <w:tcBorders/>
          </w:tcPr>
          <w:p>
            <w:pPr>
              <w:pStyle w:val="Normal"/>
              <w:spacing w:lineRule="auto" w:line="240"/>
              <w:ind w:hanging="0" w:end="0"/>
              <w:rPr/>
            </w:pPr>
            <w:r>
              <mc:AlternateContent>
                <mc:Choice Requires="wps">
                  <w:drawing>
                    <wp:anchor behindDoc="0" distT="0" distB="0" distL="114935" distR="114935" simplePos="0" locked="0" layoutInCell="0" allowOverlap="1" relativeHeight="235">
                      <wp:simplePos x="0" y="0"/>
                      <wp:positionH relativeFrom="margin">
                        <wp:posOffset>1925955</wp:posOffset>
                      </wp:positionH>
                      <wp:positionV relativeFrom="paragraph">
                        <wp:posOffset>5715</wp:posOffset>
                      </wp:positionV>
                      <wp:extent cx="91440" cy="274320"/>
                      <wp:effectExtent l="0" t="5080" r="635" b="5080"/>
                      <wp:wrapNone/>
                      <wp:docPr id="221"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51.65pt;margin-top:0.45pt;width:7.15pt;height:21.55pt;mso-wrap-style:none;v-text-anchor:middle;mso-position-horizontal-relative:margin" type="_x0000_t88">
                      <v:fill o:detectmouseclick="t" on="false"/>
                      <v:stroke color="black" weight="9360" joinstyle="miter" endcap="flat"/>
                      <w10:wrap type="none"/>
                    </v:shape>
                  </w:pict>
                </mc:Fallback>
              </mc:AlternateContent>
            </w:r>
            <w:r>
              <w:rPr>
                <w:b/>
                <w:i/>
                <w:sz w:val="24"/>
              </w:rPr>
              <w:t>This</w:t>
            </w:r>
            <w:r>
              <w:rPr>
                <w:i/>
                <w:sz w:val="24"/>
              </w:rPr>
              <w:t xml:space="preserve"> is my brother Rob.</w:t>
            </w:r>
            <w:r>
              <w:rPr>
                <w:b/>
                <w:i/>
                <w:sz w:val="24"/>
              </w:rPr>
              <w:t xml:space="preserve"> </w:t>
            </w:r>
          </w:p>
          <w:p>
            <w:pPr>
              <w:pStyle w:val="Normal"/>
              <w:spacing w:lineRule="auto" w:line="240"/>
              <w:ind w:hanging="0" w:end="0"/>
              <w:rPr>
                <w:sz w:val="24"/>
              </w:rPr>
            </w:pPr>
            <w:r>
              <w:rPr>
                <w:b/>
                <w:i/>
                <w:sz w:val="24"/>
              </w:rPr>
              <w:t>That</w:t>
            </w:r>
            <w:r>
              <w:rPr>
                <w:i/>
                <w:sz w:val="24"/>
              </w:rPr>
              <w:t xml:space="preserve"> is very kind of you.</w:t>
            </w:r>
          </w:p>
        </w:tc>
        <w:tc>
          <w:tcPr>
            <w:tcW w:w="7613" w:type="dxa"/>
            <w:gridSpan w:val="2"/>
            <w:tcBorders/>
          </w:tcPr>
          <w:p>
            <w:pPr>
              <w:pStyle w:val="Normal"/>
              <w:spacing w:lineRule="auto" w:line="240"/>
              <w:ind w:hanging="0" w:end="0"/>
              <w:rPr>
                <w:sz w:val="24"/>
              </w:rPr>
            </w:pPr>
            <w:r>
              <w:rPr>
                <w:sz w:val="24"/>
              </w:rPr>
              <w:t>(noun-pronouns)</w:t>
            </w:r>
          </w:p>
        </w:tc>
      </w:tr>
      <w:tr>
        <w:trPr/>
        <w:tc>
          <w:tcPr>
            <w:tcW w:w="4394" w:type="dxa"/>
            <w:gridSpan w:val="2"/>
            <w:tcBorders/>
          </w:tcPr>
          <w:p>
            <w:pPr>
              <w:pStyle w:val="Normal"/>
              <w:spacing w:lineRule="auto" w:line="240"/>
              <w:ind w:hanging="0" w:end="0"/>
              <w:rPr/>
            </w:pPr>
            <w:r>
              <mc:AlternateContent>
                <mc:Choice Requires="wps">
                  <w:drawing>
                    <wp:anchor behindDoc="0" distT="0" distB="0" distL="114935" distR="114935" simplePos="0" locked="0" layoutInCell="0" allowOverlap="1" relativeHeight="236">
                      <wp:simplePos x="0" y="0"/>
                      <wp:positionH relativeFrom="margin">
                        <wp:posOffset>3023235</wp:posOffset>
                      </wp:positionH>
                      <wp:positionV relativeFrom="paragraph">
                        <wp:posOffset>20955</wp:posOffset>
                      </wp:positionV>
                      <wp:extent cx="91440" cy="274320"/>
                      <wp:effectExtent l="0" t="5080" r="635" b="5080"/>
                      <wp:wrapNone/>
                      <wp:docPr id="222" name=""/>
                      <a:graphic xmlns:a="http://schemas.openxmlformats.org/drawingml/2006/main">
                        <a:graphicData uri="http://schemas.microsoft.com/office/word/2010/wordprocessingShape">
                          <wps:wsp>
                            <wps:cNvSpPr/>
                            <wps:spPr>
                              <a:xfrm>
                                <a:off x="0" y="0"/>
                                <a:ext cx="91440" cy="274320"/>
                              </a:xfrm>
                              <a:custGeom>
                                <a:avLst/>
                                <a:gdLst>
                                  <a:gd name="textAreaLeft" fmla="*/ 0 w 51840"/>
                                  <a:gd name="textAreaRight" fmla="*/ 18720 w 51840"/>
                                  <a:gd name="textAreaTop" fmla="*/ 3960 h 155520"/>
                                  <a:gd name="textAreaBottom" fmla="*/ 151560 h 15552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238.05pt;margin-top:1.65pt;width:7.15pt;height:21.55pt;mso-wrap-style:none;v-text-anchor:middle;mso-position-horizontal-relative:margin" type="_x0000_t88">
                      <v:fill o:detectmouseclick="t" on="false"/>
                      <v:stroke color="black" weight="9360" joinstyle="miter" endcap="flat"/>
                      <w10:wrap type="none"/>
                    </v:shape>
                  </w:pict>
                </mc:Fallback>
              </mc:AlternateContent>
            </w:r>
            <w:r>
              <w:rPr>
                <w:b/>
                <w:i/>
                <w:sz w:val="24"/>
              </w:rPr>
              <w:t xml:space="preserve">This </w:t>
            </w:r>
            <w:r>
              <w:rPr>
                <w:i/>
                <w:sz w:val="24"/>
              </w:rPr>
              <w:t>house is too large just for one person.</w:t>
            </w:r>
          </w:p>
          <w:p>
            <w:pPr>
              <w:pStyle w:val="Normal"/>
              <w:spacing w:lineRule="auto" w:line="240"/>
              <w:ind w:hanging="0" w:end="0"/>
              <w:rPr>
                <w:sz w:val="24"/>
              </w:rPr>
            </w:pPr>
            <w:r>
              <w:rPr>
                <w:i/>
                <w:sz w:val="24"/>
              </w:rPr>
              <w:t>She is</w:t>
            </w:r>
            <w:r>
              <w:rPr>
                <w:b/>
                <w:i/>
                <w:sz w:val="24"/>
              </w:rPr>
              <w:t xml:space="preserve"> such</w:t>
            </w:r>
            <w:r>
              <w:rPr>
                <w:i/>
                <w:sz w:val="24"/>
              </w:rPr>
              <w:t xml:space="preserve"> a silly little tiring.</w:t>
            </w:r>
          </w:p>
        </w:tc>
        <w:tc>
          <w:tcPr>
            <w:tcW w:w="6054" w:type="dxa"/>
            <w:tcBorders/>
          </w:tcPr>
          <w:p>
            <w:pPr>
              <w:pStyle w:val="Normal"/>
              <w:spacing w:lineRule="auto" w:line="240"/>
              <w:ind w:hanging="0" w:end="0"/>
              <w:rPr>
                <w:sz w:val="24"/>
              </w:rPr>
            </w:pPr>
            <w:r>
              <w:rPr>
                <w:sz w:val="24"/>
              </w:rPr>
              <w:t>(adjective-pronouns)</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general demonstrative meaning of </w:t>
      </w:r>
      <w:r>
        <w:rPr>
          <w:i/>
          <w:sz w:val="24"/>
        </w:rPr>
        <w:t>this (these)</w:t>
      </w:r>
      <w:r>
        <w:rPr>
          <w:sz w:val="24"/>
        </w:rPr>
        <w:t xml:space="preserve"> is of relatively </w:t>
      </w:r>
      <w:r>
        <w:rPr>
          <w:i/>
          <w:sz w:val="24"/>
        </w:rPr>
        <w:t xml:space="preserve">near </w:t>
      </w:r>
      <w:r>
        <w:rPr>
          <w:sz w:val="24"/>
        </w:rPr>
        <w:t xml:space="preserve">reference in time or space, while </w:t>
      </w:r>
      <w:r>
        <w:rPr>
          <w:i/>
          <w:sz w:val="24"/>
        </w:rPr>
        <w:t>that (those)</w:t>
      </w:r>
      <w:r>
        <w:rPr>
          <w:sz w:val="24"/>
        </w:rPr>
        <w:t xml:space="preserve"> implies </w:t>
      </w:r>
      <w:r>
        <w:rPr>
          <w:i/>
          <w:sz w:val="24"/>
        </w:rPr>
        <w:t>distant</w:t>
      </w:r>
      <w:r>
        <w:rPr>
          <w:sz w:val="24"/>
        </w:rPr>
        <w:t xml:space="preserve"> reference in time or space. Both of them are commonly used anaphorically, pointing to things, persons, or situations denoted in the preceding context, as in the following examples with </w:t>
      </w:r>
      <w:r>
        <w:rPr>
          <w:i/>
          <w:sz w:val="24"/>
        </w:rPr>
        <w:t>this</w:t>
      </w:r>
      <w:r>
        <w:rPr>
          <w:sz w:val="24"/>
        </w:rPr>
        <w:t xml:space="preserve"> and </w:t>
      </w:r>
      <w:r>
        <w:rPr>
          <w:i/>
          <w:sz w:val="24"/>
        </w:rPr>
        <w:t>that: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 tried the door.</w:t>
      </w:r>
      <w:r>
        <w:rPr>
          <w:b/>
          <w:i/>
          <w:sz w:val="24"/>
        </w:rPr>
        <w:t xml:space="preserve"> This</w:t>
      </w:r>
      <w:r>
        <w:rPr>
          <w:i/>
          <w:sz w:val="24"/>
        </w:rPr>
        <w:t xml:space="preserve"> did not yield. </w:t>
      </w:r>
    </w:p>
    <w:p>
      <w:pPr>
        <w:pStyle w:val="Normal"/>
        <w:spacing w:lineRule="auto" w:line="240"/>
        <w:ind w:firstLine="284" w:start="284" w:end="0"/>
        <w:rPr/>
      </w:pPr>
      <w:r>
        <w:rPr>
          <w:i/>
          <w:sz w:val="24"/>
        </w:rPr>
        <w:t>A tall blonde came forward.</w:t>
      </w:r>
      <w:r>
        <w:rPr>
          <w:b/>
          <w:i/>
          <w:sz w:val="24"/>
        </w:rPr>
        <w:t xml:space="preserve"> This</w:t>
      </w:r>
      <w:r>
        <w:rPr>
          <w:i/>
          <w:sz w:val="24"/>
        </w:rPr>
        <w:t xml:space="preserve"> was the barman’s wife. </w:t>
      </w:r>
    </w:p>
    <w:p>
      <w:pPr>
        <w:pStyle w:val="Normal"/>
        <w:spacing w:lineRule="auto" w:line="240"/>
        <w:ind w:firstLine="284" w:start="284" w:end="0"/>
        <w:rPr/>
      </w:pPr>
      <w:r>
        <w:rPr>
          <w:i/>
          <w:sz w:val="24"/>
        </w:rPr>
        <w:t>“</w:t>
      </w:r>
      <w:r>
        <w:rPr>
          <w:i/>
          <w:sz w:val="24"/>
        </w:rPr>
        <w:t>I often wondered how you were getting on.” –</w:t>
      </w:r>
      <w:r>
        <w:rPr>
          <w:b/>
          <w:i/>
          <w:sz w:val="24"/>
        </w:rPr>
        <w:t xml:space="preserve"> </w:t>
      </w:r>
      <w:r>
        <w:rPr>
          <w:i/>
          <w:sz w:val="24"/>
        </w:rPr>
        <w:t>“</w:t>
      </w:r>
      <w:r>
        <w:rPr>
          <w:b/>
          <w:i/>
          <w:sz w:val="24"/>
        </w:rPr>
        <w:t>That</w:t>
      </w:r>
      <w:r>
        <w:rPr>
          <w:i/>
          <w:sz w:val="24"/>
        </w:rPr>
        <w:t xml:space="preserve"> was very kind of you.”</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Sometimes, however, these pronouns may be used with anticipatory force, pointing to something new, or something still to come: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w:t>
      </w:r>
      <w:r>
        <w:rPr>
          <w:sz w:val="24"/>
        </w:rPr>
        <w:t xml:space="preserve"> </w:t>
      </w:r>
      <w:r>
        <w:rPr>
          <w:i/>
          <w:sz w:val="24"/>
        </w:rPr>
        <w:t>know</w:t>
      </w:r>
      <w:r>
        <w:rPr>
          <w:b/>
          <w:i/>
          <w:sz w:val="24"/>
        </w:rPr>
        <w:t xml:space="preserve"> this</w:t>
      </w:r>
      <w:r>
        <w:rPr>
          <w:i/>
          <w:sz w:val="24"/>
        </w:rPr>
        <w:t xml:space="preserve"> – you’re a traitor.</w:t>
      </w:r>
    </w:p>
    <w:p>
      <w:pPr>
        <w:pStyle w:val="Normal"/>
        <w:spacing w:lineRule="auto" w:line="240"/>
        <w:ind w:firstLine="284" w:start="284" w:end="0"/>
        <w:rPr/>
      </w:pPr>
      <w:r>
        <w:rPr>
          <w:b/>
          <w:i/>
          <w:sz w:val="24"/>
        </w:rPr>
        <w:t>This</w:t>
      </w:r>
      <w:r>
        <w:rPr>
          <w:i/>
          <w:sz w:val="24"/>
        </w:rPr>
        <w:t xml:space="preserve"> time</w:t>
      </w:r>
      <w:r>
        <w:rPr>
          <w:i/>
          <w:sz w:val="24"/>
          <w:lang w:val="ru-RU"/>
        </w:rPr>
        <w:t xml:space="preserve"> I'll</w:t>
      </w:r>
      <w:r>
        <w:rPr>
          <w:i/>
          <w:sz w:val="24"/>
        </w:rPr>
        <w:t xml:space="preserve"> win.</w:t>
      </w:r>
    </w:p>
    <w:p>
      <w:pPr>
        <w:pStyle w:val="Normal"/>
        <w:spacing w:lineRule="auto" w:line="240"/>
        <w:ind w:firstLine="284" w:start="284" w:end="0"/>
        <w:rPr/>
      </w:pPr>
      <w:r>
        <w:rPr>
          <w:i/>
          <w:sz w:val="24"/>
        </w:rPr>
        <w:t>I’ve never seen</w:t>
      </w:r>
      <w:r>
        <w:rPr>
          <w:b/>
          <w:i/>
          <w:sz w:val="24"/>
        </w:rPr>
        <w:t xml:space="preserve"> this</w:t>
      </w:r>
      <w:r>
        <w:rPr>
          <w:i/>
          <w:sz w:val="24"/>
        </w:rPr>
        <w:t xml:space="preserve"> dress of yours.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When used with words denoting periods of time (a day and its parts, week, month, year, century) the pronoun </w:t>
      </w:r>
      <w:r>
        <w:rPr>
          <w:i/>
          <w:sz w:val="24"/>
        </w:rPr>
        <w:t>this</w:t>
      </w:r>
      <w:r>
        <w:rPr>
          <w:sz w:val="24"/>
        </w:rPr>
        <w:t xml:space="preserve"> implies that these periods include the moment of speaking:</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This year he is going abroad. I had no breakfast</w:t>
      </w:r>
      <w:r>
        <w:rPr>
          <w:b/>
          <w:i/>
          <w:sz w:val="24"/>
        </w:rPr>
        <w:t xml:space="preserve"> this</w:t>
      </w:r>
      <w:r>
        <w:rPr>
          <w:i/>
          <w:sz w:val="24"/>
        </w:rPr>
        <w:t xml:space="preserve"> morning. I haven’t seen her</w:t>
      </w:r>
      <w:r>
        <w:rPr>
          <w:b/>
          <w:i/>
          <w:sz w:val="24"/>
        </w:rPr>
        <w:t xml:space="preserve"> this</w:t>
      </w:r>
      <w:r>
        <w:rPr>
          <w:i/>
          <w:sz w:val="24"/>
        </w:rPr>
        <w:t xml:space="preserve"> week.</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When used with the words </w:t>
      </w:r>
      <w:r>
        <w:rPr>
          <w:i/>
          <w:sz w:val="24"/>
        </w:rPr>
        <w:t>town, country, government</w:t>
      </w:r>
      <w:r>
        <w:rPr>
          <w:sz w:val="24"/>
        </w:rPr>
        <w:t xml:space="preserve"> the pronoun </w:t>
      </w:r>
      <w:r>
        <w:rPr>
          <w:i/>
          <w:sz w:val="24"/>
        </w:rPr>
        <w:t>this</w:t>
      </w:r>
      <w:r>
        <w:rPr>
          <w:sz w:val="24"/>
        </w:rPr>
        <w:t xml:space="preserve"> implies ones in which the speaker lives or is staying at the moment of speaking. Phrases like </w:t>
      </w:r>
      <w:r>
        <w:rPr>
          <w:i/>
          <w:sz w:val="24"/>
        </w:rPr>
        <w:t>in this town, in this country, this government,</w:t>
      </w:r>
      <w:r>
        <w:rPr>
          <w:sz w:val="24"/>
        </w:rPr>
        <w:t xml:space="preserve"> etc., should be translated into Russian by the actual names of the town or country as in the following: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Englishman: I do like this country -</w:t>
      </w:r>
      <w:r>
        <w:rPr>
          <w:sz w:val="24"/>
          <w:lang w:val="ru-RU"/>
        </w:rPr>
        <w:t xml:space="preserve"> Я очень люблю Англию </w:t>
      </w:r>
    </w:p>
    <w:p>
      <w:pPr>
        <w:pStyle w:val="Normal"/>
        <w:spacing w:lineRule="auto" w:line="240"/>
        <w:ind w:firstLine="284" w:start="284" w:end="0"/>
        <w:rPr/>
      </w:pPr>
      <w:r>
        <w:rPr>
          <w:sz w:val="24"/>
        </w:rPr>
        <w:t>or by a possessive pronoun:</w:t>
      </w:r>
      <w:r>
        <w:rPr>
          <w:sz w:val="24"/>
          <w:lang w:val="ru-RU"/>
        </w:rPr>
        <w:t xml:space="preserve"> Я очень люблю свою (нашу) страну.</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The pronoun </w:t>
      </w:r>
      <w:r>
        <w:rPr>
          <w:i/>
          <w:sz w:val="24"/>
        </w:rPr>
        <w:t>that (those)</w:t>
      </w:r>
      <w:r>
        <w:rPr>
          <w:sz w:val="24"/>
        </w:rPr>
        <w:t xml:space="preserve"> pointing to something relatively remote in space or time may refer to something already known or past: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Do you see</w:t>
      </w:r>
      <w:r>
        <w:rPr>
          <w:b/>
          <w:i/>
          <w:sz w:val="24"/>
        </w:rPr>
        <w:t xml:space="preserve"> that</w:t>
      </w:r>
      <w:r>
        <w:rPr>
          <w:i/>
          <w:sz w:val="24"/>
        </w:rPr>
        <w:t xml:space="preserve"> red roof over there?</w:t>
      </w:r>
      <w:r>
        <w:rPr>
          <w:b/>
          <w:i/>
          <w:sz w:val="24"/>
        </w:rPr>
        <w:t xml:space="preserve"> That’s</w:t>
      </w:r>
      <w:r>
        <w:rPr>
          <w:i/>
          <w:sz w:val="24"/>
        </w:rPr>
        <w:t xml:space="preserve"> my house. </w:t>
      </w:r>
    </w:p>
    <w:p>
      <w:pPr>
        <w:pStyle w:val="Normal"/>
        <w:spacing w:lineRule="auto" w:line="240"/>
        <w:ind w:firstLine="284" w:start="284" w:end="0"/>
        <w:rPr/>
      </w:pPr>
      <w:r>
        <w:rPr>
          <w:i/>
          <w:sz w:val="24"/>
        </w:rPr>
        <w:t>Oh!</w:t>
      </w:r>
      <w:r>
        <w:rPr>
          <w:b/>
          <w:i/>
          <w:sz w:val="24"/>
        </w:rPr>
        <w:t xml:space="preserve"> that</w:t>
      </w:r>
      <w:r>
        <w:rPr>
          <w:i/>
          <w:sz w:val="24"/>
        </w:rPr>
        <w:t xml:space="preserve"> was a sad mistake.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That (those)</w:t>
      </w:r>
      <w:r>
        <w:rPr>
          <w:sz w:val="24"/>
        </w:rPr>
        <w:t xml:space="preserve"> can be used either as a</w:t>
      </w:r>
      <w:r>
        <w:rPr>
          <w:b/>
          <w:sz w:val="24"/>
        </w:rPr>
        <w:t xml:space="preserve"> noun-substitute</w:t>
      </w:r>
      <w:r>
        <w:rPr>
          <w:sz w:val="24"/>
        </w:rPr>
        <w:t xml:space="preserve"> or as a</w:t>
      </w:r>
      <w:r>
        <w:rPr>
          <w:b/>
          <w:sz w:val="24"/>
        </w:rPr>
        <w:t xml:space="preserve"> sentence-substitute.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The perfume of the rose is more subtle that</w:t>
      </w:r>
      <w:r>
        <w:rPr>
          <w:b/>
          <w:i/>
          <w:sz w:val="24"/>
        </w:rPr>
        <w:t xml:space="preserve"> that</w:t>
      </w:r>
      <w:r>
        <w:rPr>
          <w:i/>
          <w:sz w:val="24"/>
        </w:rPr>
        <w:t xml:space="preserve"> of the lily.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Syntactically the pronouns </w:t>
      </w:r>
      <w:r>
        <w:rPr>
          <w:i/>
          <w:sz w:val="24"/>
        </w:rPr>
        <w:t>this</w:t>
      </w:r>
      <w:r>
        <w:rPr>
          <w:sz w:val="24"/>
        </w:rPr>
        <w:t xml:space="preserve"> and </w:t>
      </w:r>
      <w:r>
        <w:rPr>
          <w:i/>
          <w:sz w:val="24"/>
        </w:rPr>
        <w:t>that</w:t>
      </w:r>
      <w:r>
        <w:rPr>
          <w:sz w:val="24"/>
        </w:rPr>
        <w:t xml:space="preserve"> can be</w:t>
      </w:r>
      <w:r>
        <w:rPr>
          <w:b/>
          <w:sz w:val="24"/>
        </w:rPr>
        <w:t xml:space="preserve"> subject, predicative, object,</w:t>
      </w:r>
      <w:r>
        <w:rPr>
          <w:sz w:val="24"/>
        </w:rPr>
        <w:t xml:space="preserve"> or</w:t>
      </w:r>
      <w:r>
        <w:rPr>
          <w:b/>
          <w:sz w:val="24"/>
        </w:rPr>
        <w:t xml:space="preserve"> attribute.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This</w:t>
      </w:r>
      <w:r>
        <w:rPr>
          <w:i/>
          <w:sz w:val="24"/>
        </w:rPr>
        <w:t xml:space="preserve"> was my old dear car again.</w:t>
      </w:r>
    </w:p>
    <w:p>
      <w:pPr>
        <w:pStyle w:val="Normal"/>
        <w:spacing w:lineRule="auto" w:line="240"/>
        <w:ind w:firstLine="284" w:start="284" w:end="0"/>
        <w:rPr/>
      </w:pPr>
      <w:r>
        <w:rPr>
          <w:i/>
          <w:sz w:val="24"/>
        </w:rPr>
        <w:t>His story was like</w:t>
      </w:r>
      <w:r>
        <w:rPr>
          <w:b/>
          <w:i/>
          <w:sz w:val="24"/>
        </w:rPr>
        <w:t xml:space="preserve"> that.</w:t>
      </w:r>
    </w:p>
    <w:p>
      <w:pPr>
        <w:pStyle w:val="Normal"/>
        <w:spacing w:lineRule="auto" w:line="240"/>
        <w:ind w:firstLine="284" w:start="284" w:end="0"/>
        <w:rPr/>
      </w:pPr>
      <w:r>
        <w:rPr>
          <w:i/>
          <w:sz w:val="24"/>
        </w:rPr>
        <w:t>Do you remember</w:t>
      </w:r>
      <w:r>
        <w:rPr>
          <w:b/>
          <w:i/>
          <w:sz w:val="24"/>
        </w:rPr>
        <w:t xml:space="preserve"> this?</w:t>
      </w:r>
    </w:p>
    <w:p>
      <w:pPr>
        <w:pStyle w:val="Normal"/>
        <w:spacing w:lineRule="auto" w:line="240"/>
        <w:ind w:firstLine="284" w:start="284" w:end="0"/>
        <w:rPr/>
      </w:pPr>
      <w:r>
        <w:rPr>
          <w:i/>
          <w:sz w:val="24"/>
        </w:rPr>
        <w:t>The woods are so beautiful at</w:t>
      </w:r>
      <w:r>
        <w:rPr>
          <w:b/>
          <w:i/>
          <w:sz w:val="24"/>
        </w:rPr>
        <w:t xml:space="preserve"> this</w:t>
      </w:r>
      <w:r>
        <w:rPr>
          <w:i/>
          <w:sz w:val="24"/>
        </w:rPr>
        <w:t xml:space="preserve"> time of year.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When used as attributes both </w:t>
      </w:r>
      <w:r>
        <w:rPr>
          <w:i/>
          <w:sz w:val="24"/>
        </w:rPr>
        <w:t>this</w:t>
      </w:r>
      <w:r>
        <w:rPr>
          <w:sz w:val="24"/>
        </w:rPr>
        <w:t xml:space="preserve"> and </w:t>
      </w:r>
      <w:r>
        <w:rPr>
          <w:i/>
          <w:sz w:val="24"/>
        </w:rPr>
        <w:t>that</w:t>
      </w:r>
      <w:r>
        <w:rPr>
          <w:sz w:val="24"/>
        </w:rPr>
        <w:t xml:space="preserve"> exclude the use of the article. The pronoun </w:t>
      </w:r>
      <w:r>
        <w:rPr>
          <w:i/>
          <w:sz w:val="24"/>
        </w:rPr>
        <w:t>such</w:t>
      </w:r>
      <w:r>
        <w:rPr>
          <w:sz w:val="24"/>
        </w:rPr>
        <w:t xml:space="preserve"> points to a certain quality in things, persons, or situations. It is more often used anaphorically, although can also be used in its anticipatory function.</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w:t>
      </w:r>
      <w:r>
        <w:rPr>
          <w:sz w:val="24"/>
        </w:rPr>
        <w:t xml:space="preserve"> </w:t>
      </w:r>
      <w:r>
        <w:rPr>
          <w:i/>
          <w:sz w:val="24"/>
        </w:rPr>
        <w:t>like</w:t>
      </w:r>
      <w:r>
        <w:rPr>
          <w:b/>
          <w:i/>
          <w:sz w:val="24"/>
        </w:rPr>
        <w:t xml:space="preserve"> such</w:t>
      </w:r>
      <w:r>
        <w:rPr>
          <w:i/>
          <w:sz w:val="24"/>
        </w:rPr>
        <w:t xml:space="preserve"> little towns as this.</w:t>
      </w:r>
    </w:p>
    <w:p>
      <w:pPr>
        <w:pStyle w:val="Normal"/>
        <w:spacing w:lineRule="auto" w:line="240"/>
        <w:ind w:firstLine="284" w:start="284" w:end="0"/>
        <w:rPr/>
      </w:pPr>
      <w:r>
        <w:rPr>
          <w:i/>
          <w:sz w:val="24"/>
        </w:rPr>
        <w:t>He could not love her.</w:t>
      </w:r>
      <w:r>
        <w:rPr>
          <w:b/>
          <w:i/>
          <w:sz w:val="24"/>
        </w:rPr>
        <w:t xml:space="preserve"> Such</w:t>
      </w:r>
      <w:r>
        <w:rPr>
          <w:i/>
          <w:sz w:val="24"/>
        </w:rPr>
        <w:t xml:space="preserve"> was everyone’s verdict.</w:t>
      </w:r>
    </w:p>
    <w:p>
      <w:pPr>
        <w:pStyle w:val="Normal"/>
        <w:spacing w:lineRule="auto" w:line="240"/>
        <w:ind w:firstLine="284" w:start="284" w:end="0"/>
        <w:rPr/>
      </w:pPr>
      <w:r>
        <w:rPr>
          <w:i/>
          <w:sz w:val="24"/>
        </w:rPr>
        <w:t>You can buy there</w:t>
      </w:r>
      <w:r>
        <w:rPr>
          <w:b/>
          <w:i/>
          <w:sz w:val="24"/>
        </w:rPr>
        <w:t xml:space="preserve"> such</w:t>
      </w:r>
      <w:r>
        <w:rPr>
          <w:i/>
          <w:sz w:val="24"/>
        </w:rPr>
        <w:t xml:space="preserve"> things as buns, sausage rolls, and plum cakes.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Such</w:t>
      </w:r>
      <w:r>
        <w:rPr>
          <w:sz w:val="24"/>
        </w:rPr>
        <w:t xml:space="preserve"> never precedes the definite article, though it often occurs with the indefinite one, which is placed after </w:t>
      </w:r>
      <w:r>
        <w:rPr>
          <w:i/>
          <w:sz w:val="24"/>
        </w:rPr>
        <w:t>such.</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i/>
          <w:i/>
          <w:sz w:val="24"/>
        </w:rPr>
      </w:pPr>
      <w:r>
        <w:rPr>
          <w:i/>
          <w:sz w:val="24"/>
        </w:rPr>
        <w:t>I’ve never seen such a beauty.</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221. Indefinite pronouns</w:t>
      </w:r>
      <w:r>
        <w:rPr>
          <w:sz w:val="24"/>
        </w:rPr>
        <w:t xml:space="preserve"> indicate persons or non-persons or else their properties in a general way without defining the class of objects they belong to, class or properties they possess. They are: </w:t>
      </w:r>
      <w:r>
        <w:rPr>
          <w:i/>
          <w:sz w:val="24"/>
        </w:rPr>
        <w:t>some, any, somebody, anybody, someone, anyone, something, anything, one.</w:t>
      </w:r>
    </w:p>
    <w:p>
      <w:pPr>
        <w:pStyle w:val="Normal"/>
        <w:spacing w:lineRule="auto" w:line="240"/>
        <w:ind w:firstLine="284" w:end="0"/>
        <w:rPr/>
      </w:pPr>
      <w:r>
        <w:rPr>
          <w:i/>
          <w:sz w:val="24"/>
        </w:rPr>
        <w:t>Some</w:t>
      </w:r>
      <w:r>
        <w:rPr>
          <w:sz w:val="24"/>
        </w:rPr>
        <w:t xml:space="preserve"> and </w:t>
      </w:r>
      <w:r>
        <w:rPr>
          <w:i/>
          <w:sz w:val="24"/>
        </w:rPr>
        <w:t>any</w:t>
      </w:r>
      <w:r>
        <w:rPr>
          <w:sz w:val="24"/>
        </w:rPr>
        <w:t xml:space="preserve"> are both noun-pronouns and adjective-pronouns; their compounds in </w:t>
      </w:r>
      <w:r>
        <w:rPr>
          <w:i/>
          <w:sz w:val="24"/>
        </w:rPr>
        <w:t>-body, -one,</w:t>
      </w:r>
      <w:r>
        <w:rPr>
          <w:sz w:val="24"/>
        </w:rPr>
        <w:t xml:space="preserve"> or </w:t>
      </w:r>
      <w:r>
        <w:rPr>
          <w:i/>
          <w:sz w:val="24"/>
        </w:rPr>
        <w:t>-thing,</w:t>
      </w:r>
      <w:r>
        <w:rPr>
          <w:sz w:val="24"/>
        </w:rPr>
        <w:t xml:space="preserve"> as well as the pronoun </w:t>
      </w:r>
      <w:r>
        <w:rPr>
          <w:i/>
          <w:sz w:val="24"/>
        </w:rPr>
        <w:t>one,</w:t>
      </w:r>
      <w:r>
        <w:rPr>
          <w:sz w:val="24"/>
        </w:rPr>
        <w:t xml:space="preserve"> are only noun-pronouns.</w:t>
      </w:r>
    </w:p>
    <w:p>
      <w:pPr>
        <w:pStyle w:val="Normal"/>
        <w:spacing w:lineRule="auto" w:line="240"/>
        <w:ind w:firstLine="284" w:end="0"/>
        <w:rPr/>
      </w:pPr>
      <w:r>
        <w:rPr>
          <w:i/>
          <w:sz w:val="24"/>
        </w:rPr>
        <w:t>Some, any, something, anything</w:t>
      </w:r>
      <w:r>
        <w:rPr>
          <w:sz w:val="24"/>
        </w:rPr>
        <w:t xml:space="preserve"> have no grammatical categories, </w:t>
      </w:r>
      <w:r>
        <w:rPr>
          <w:i/>
          <w:sz w:val="24"/>
        </w:rPr>
        <w:t>somebody, anybody, someone, anyone,</w:t>
      </w:r>
      <w:r>
        <w:rPr>
          <w:sz w:val="24"/>
        </w:rPr>
        <w:t xml:space="preserve"> and </w:t>
      </w:r>
      <w:r>
        <w:rPr>
          <w:i/>
          <w:sz w:val="24"/>
        </w:rPr>
        <w:t>one</w:t>
      </w:r>
      <w:r>
        <w:rPr>
          <w:sz w:val="24"/>
        </w:rPr>
        <w:t xml:space="preserve"> have the category of case </w:t>
      </w:r>
      <w:r>
        <w:rPr>
          <w:i/>
          <w:sz w:val="24"/>
        </w:rPr>
        <w:t>(somebody’s, anybody’s, someone’s, anyone’s, one’s).</w:t>
      </w:r>
    </w:p>
    <w:p>
      <w:pPr>
        <w:pStyle w:val="Normal"/>
        <w:spacing w:lineRule="auto" w:line="240"/>
        <w:ind w:firstLine="284" w:end="0"/>
        <w:rPr/>
      </w:pPr>
      <w:r>
        <w:rPr>
          <w:i/>
          <w:sz w:val="24"/>
        </w:rPr>
        <w:t>Some</w:t>
      </w:r>
      <w:r>
        <w:rPr>
          <w:sz w:val="24"/>
        </w:rPr>
        <w:t xml:space="preserve"> and </w:t>
      </w:r>
      <w:r>
        <w:rPr>
          <w:i/>
          <w:sz w:val="24"/>
        </w:rPr>
        <w:t>any</w:t>
      </w:r>
      <w:r>
        <w:rPr>
          <w:sz w:val="24"/>
        </w:rPr>
        <w:t xml:space="preserve"> indicate</w:t>
      </w:r>
      <w:r>
        <w:rPr>
          <w:b/>
          <w:sz w:val="24"/>
        </w:rPr>
        <w:t xml:space="preserve"> qualities</w:t>
      </w:r>
      <w:r>
        <w:rPr>
          <w:sz w:val="24"/>
        </w:rPr>
        <w:t xml:space="preserve"> or</w:t>
      </w:r>
      <w:r>
        <w:rPr>
          <w:b/>
          <w:sz w:val="24"/>
        </w:rPr>
        <w:t xml:space="preserve"> quantities,</w:t>
      </w:r>
      <w:r>
        <w:rPr>
          <w:sz w:val="24"/>
        </w:rPr>
        <w:t xml:space="preserve"> depending on the class and grammatical form of the noun with which they are used as attributes or for which they function as their substitutes. The idea</w:t>
      </w:r>
      <w:r>
        <w:rPr>
          <w:b/>
          <w:sz w:val="24"/>
        </w:rPr>
        <w:t xml:space="preserve"> of quantity</w:t>
      </w:r>
      <w:r>
        <w:rPr>
          <w:sz w:val="24"/>
        </w:rPr>
        <w:t xml:space="preserve"> is actualised if they combine with: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count nouns in the plural:</w:t>
      </w:r>
    </w:p>
    <w:p>
      <w:pPr>
        <w:pStyle w:val="Normal"/>
        <w:spacing w:lineRule="auto" w:line="240"/>
        <w:ind w:firstLine="284" w:start="284" w:end="0"/>
        <w:rPr/>
      </w:pPr>
      <w:r>
        <w:rPr>
          <w:i/>
          <w:sz w:val="24"/>
        </w:rPr>
        <w:t>Are there</w:t>
      </w:r>
      <w:r>
        <w:rPr>
          <w:b/>
          <w:i/>
          <w:sz w:val="24"/>
        </w:rPr>
        <w:t xml:space="preserve"> any</w:t>
      </w:r>
      <w:r>
        <w:rPr>
          <w:i/>
          <w:sz w:val="24"/>
        </w:rPr>
        <w:t xml:space="preserve"> roses in your garden? I have a tot of flowers in my garden,</w:t>
      </w:r>
      <w:r>
        <w:rPr>
          <w:b/>
          <w:i/>
          <w:sz w:val="24"/>
        </w:rPr>
        <w:t xml:space="preserve"> some</w:t>
      </w:r>
      <w:r>
        <w:rPr>
          <w:i/>
          <w:sz w:val="24"/>
        </w:rPr>
        <w:t xml:space="preserve"> of them are sweet-</w:t>
      </w:r>
    </w:p>
    <w:p>
      <w:pPr>
        <w:pStyle w:val="Normal"/>
        <w:spacing w:lineRule="auto" w:line="240"/>
        <w:ind w:firstLine="284" w:start="284" w:end="0"/>
        <w:rPr/>
      </w:pPr>
      <w:r>
        <w:rPr>
          <w:i/>
          <w:sz w:val="24"/>
        </w:rPr>
        <w:t>scented,</w:t>
      </w:r>
      <w:r>
        <w:rPr>
          <w:b/>
          <w:i/>
          <w:sz w:val="24"/>
        </w:rPr>
        <w:t xml:space="preserve"> some</w:t>
      </w:r>
      <w:r>
        <w:rPr>
          <w:i/>
          <w:sz w:val="24"/>
        </w:rPr>
        <w:t xml:space="preserve"> are not.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b) nouns of material:</w:t>
      </w:r>
    </w:p>
    <w:p>
      <w:pPr>
        <w:pStyle w:val="Normal"/>
        <w:spacing w:lineRule="auto" w:line="240"/>
        <w:ind w:firstLine="284" w:start="284" w:end="0"/>
        <w:rPr/>
      </w:pPr>
      <w:r>
        <w:rPr>
          <w:i/>
          <w:sz w:val="24"/>
        </w:rPr>
        <w:t>Give me</w:t>
      </w:r>
      <w:r>
        <w:rPr>
          <w:b/>
          <w:i/>
          <w:sz w:val="24"/>
        </w:rPr>
        <w:t xml:space="preserve"> some</w:t>
      </w:r>
      <w:r>
        <w:rPr>
          <w:i/>
          <w:sz w:val="24"/>
        </w:rPr>
        <w:t xml:space="preserve"> water, please. Can you see</w:t>
      </w:r>
      <w:r>
        <w:rPr>
          <w:b/>
          <w:i/>
          <w:sz w:val="24"/>
        </w:rPr>
        <w:t xml:space="preserve"> any</w:t>
      </w:r>
      <w:r>
        <w:rPr>
          <w:i/>
          <w:sz w:val="24"/>
        </w:rPr>
        <w:t xml:space="preserve"> snow on the mountaintop?</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c) abstract nouns:</w:t>
      </w:r>
    </w:p>
    <w:p>
      <w:pPr>
        <w:pStyle w:val="Normal"/>
        <w:spacing w:lineRule="auto" w:line="240"/>
        <w:ind w:firstLine="284" w:start="284" w:end="0"/>
        <w:rPr/>
      </w:pPr>
      <w:r>
        <w:rPr>
          <w:i/>
          <w:sz w:val="24"/>
        </w:rPr>
        <w:t>She won’t</w:t>
      </w:r>
      <w:r>
        <w:rPr>
          <w:sz w:val="24"/>
        </w:rPr>
        <w:t xml:space="preserve"> </w:t>
      </w:r>
      <w:r>
        <w:rPr>
          <w:i/>
          <w:sz w:val="24"/>
        </w:rPr>
        <w:t>give you</w:t>
      </w:r>
      <w:r>
        <w:rPr>
          <w:b/>
          <w:i/>
          <w:sz w:val="24"/>
        </w:rPr>
        <w:t xml:space="preserve"> any</w:t>
      </w:r>
      <w:r>
        <w:rPr>
          <w:i/>
          <w:sz w:val="24"/>
        </w:rPr>
        <w:t xml:space="preserve"> trouble.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When used before noun-phrases with cardinal numerals </w:t>
      </w:r>
      <w:r>
        <w:rPr>
          <w:i/>
          <w:sz w:val="24"/>
        </w:rPr>
        <w:t>some</w:t>
      </w:r>
      <w:r>
        <w:rPr>
          <w:sz w:val="24"/>
        </w:rPr>
        <w:t xml:space="preserve"> denotes </w:t>
      </w:r>
      <w:r>
        <w:rPr>
          <w:b/>
          <w:sz w:val="24"/>
        </w:rPr>
        <w:t>approximate quantity:</w:t>
      </w:r>
      <w:r>
        <w:rPr>
          <w:sz w:val="24"/>
        </w:rPr>
        <w:t xml:space="preserve"> </w:t>
      </w:r>
      <w:r>
        <w:rPr>
          <w:i/>
          <w:sz w:val="24"/>
        </w:rPr>
        <w:t>some ten years ago, some twenty people</w:t>
      </w:r>
      <w:r>
        <w:rPr>
          <w:sz w:val="24"/>
          <w:lang w:val="ru-RU"/>
        </w:rPr>
        <w:t xml:space="preserve"> (около, приблизительно).</w:t>
      </w:r>
    </w:p>
    <w:p>
      <w:pPr>
        <w:pStyle w:val="Normal"/>
        <w:spacing w:lineRule="auto" w:line="240"/>
        <w:ind w:firstLine="284" w:end="0"/>
        <w:rPr/>
      </w:pPr>
      <w:r>
        <w:rPr>
          <w:sz w:val="24"/>
        </w:rPr>
        <w:t>The idea of</w:t>
      </w:r>
      <w:r>
        <w:rPr>
          <w:b/>
          <w:sz w:val="24"/>
        </w:rPr>
        <w:t xml:space="preserve"> quality</w:t>
      </w:r>
      <w:r>
        <w:rPr>
          <w:sz w:val="24"/>
        </w:rPr>
        <w:t xml:space="preserve"> is actualised when </w:t>
      </w:r>
      <w:r>
        <w:rPr>
          <w:i/>
          <w:sz w:val="24"/>
        </w:rPr>
        <w:t>some</w:t>
      </w:r>
      <w:r>
        <w:rPr>
          <w:sz w:val="24"/>
        </w:rPr>
        <w:t xml:space="preserve"> and </w:t>
      </w:r>
      <w:r>
        <w:rPr>
          <w:i/>
          <w:sz w:val="24"/>
        </w:rPr>
        <w:t>any</w:t>
      </w:r>
      <w:r>
        <w:rPr>
          <w:sz w:val="24"/>
        </w:rPr>
        <w:t xml:space="preserve"> combine with count nouns in the singular. In a positive statement </w:t>
      </w:r>
      <w:r>
        <w:rPr>
          <w:i/>
          <w:sz w:val="24"/>
        </w:rPr>
        <w:t>any</w:t>
      </w:r>
      <w:r>
        <w:rPr>
          <w:sz w:val="24"/>
        </w:rPr>
        <w:t xml:space="preserve"> acquires the meaning of ‘</w:t>
      </w:r>
      <w:r>
        <w:rPr>
          <w:sz w:val="24"/>
          <w:lang w:val="ru-RU"/>
        </w:rPr>
        <w:t>любой'.</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i/>
          <w:sz w:val="24"/>
        </w:rPr>
        <w:t>They bought</w:t>
      </w:r>
      <w:r>
        <w:rPr>
          <w:b/>
          <w:i/>
          <w:sz w:val="24"/>
        </w:rPr>
        <w:t xml:space="preserve"> some</w:t>
      </w:r>
      <w:r>
        <w:rPr>
          <w:i/>
          <w:sz w:val="24"/>
        </w:rPr>
        <w:t xml:space="preserve"> old house in the country,</w:t>
      </w:r>
      <w:r>
        <w:rPr>
          <w:sz w:val="24"/>
          <w:lang w:val="ru-RU"/>
        </w:rPr>
        <w:t xml:space="preserve"> (какой-то дом) </w:t>
      </w:r>
    </w:p>
    <w:p>
      <w:pPr>
        <w:pStyle w:val="Normal"/>
        <w:spacing w:lineRule="auto" w:line="240"/>
        <w:ind w:firstLine="284" w:start="284" w:end="0"/>
        <w:rPr/>
      </w:pPr>
      <w:r>
        <w:rPr>
          <w:b/>
          <w:i/>
          <w:sz w:val="24"/>
        </w:rPr>
        <w:t>Any</w:t>
      </w:r>
      <w:r>
        <w:rPr>
          <w:i/>
          <w:sz w:val="24"/>
        </w:rPr>
        <w:t xml:space="preserve"> horse will do now.</w:t>
      </w:r>
      <w:r>
        <w:rPr>
          <w:sz w:val="24"/>
          <w:lang w:val="ru-RU"/>
        </w:rPr>
        <w:t xml:space="preserve"> (любая лошадь)</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Very often the idea of quality and that of quantity go together: </w:t>
      </w:r>
      <w:r>
        <w:rPr>
          <w:i/>
          <w:sz w:val="24"/>
        </w:rPr>
        <w:t>Some people will do it of their own free will</w:t>
      </w:r>
      <w:r>
        <w:rPr>
          <w:sz w:val="24"/>
        </w:rPr>
        <w:t xml:space="preserve"> means </w:t>
      </w:r>
      <w:r>
        <w:rPr>
          <w:i/>
          <w:sz w:val="24"/>
        </w:rPr>
        <w:t>a certain type of persons</w:t>
      </w:r>
      <w:r>
        <w:rPr>
          <w:sz w:val="24"/>
        </w:rPr>
        <w:t xml:space="preserve"> and</w:t>
      </w:r>
      <w:r>
        <w:rPr>
          <w:sz w:val="24"/>
          <w:lang w:val="ru-RU"/>
        </w:rPr>
        <w:t xml:space="preserve"> о </w:t>
      </w:r>
      <w:r>
        <w:rPr>
          <w:i/>
          <w:sz w:val="24"/>
        </w:rPr>
        <w:t>certain number of people.</w:t>
      </w:r>
    </w:p>
    <w:p>
      <w:pPr>
        <w:pStyle w:val="Normal"/>
        <w:spacing w:lineRule="auto" w:line="240"/>
        <w:ind w:firstLine="284" w:end="0"/>
        <w:rPr/>
      </w:pPr>
      <w:r>
        <w:rPr>
          <w:i/>
          <w:sz w:val="24"/>
        </w:rPr>
        <w:t>Some</w:t>
      </w:r>
      <w:r>
        <w:rPr>
          <w:sz w:val="24"/>
        </w:rPr>
        <w:t xml:space="preserve"> and </w:t>
      </w:r>
      <w:r>
        <w:rPr>
          <w:i/>
          <w:sz w:val="24"/>
        </w:rPr>
        <w:t>any,</w:t>
      </w:r>
      <w:r>
        <w:rPr>
          <w:sz w:val="24"/>
        </w:rPr>
        <w:t xml:space="preserve"> indicating both indefinite qualities and quantities, differ in meaning: </w:t>
      </w:r>
      <w:r>
        <w:rPr>
          <w:i/>
          <w:sz w:val="24"/>
        </w:rPr>
        <w:t>some</w:t>
      </w:r>
      <w:r>
        <w:rPr>
          <w:sz w:val="24"/>
        </w:rPr>
        <w:t xml:space="preserve"> has</w:t>
      </w:r>
      <w:r>
        <w:rPr>
          <w:b/>
          <w:sz w:val="24"/>
        </w:rPr>
        <w:t xml:space="preserve"> assertive force,</w:t>
      </w:r>
      <w:r>
        <w:rPr>
          <w:sz w:val="24"/>
        </w:rPr>
        <w:t xml:space="preserve"> that is presupposes the presence of some quality or quantity. It generally corresponds to the Russian</w:t>
      </w:r>
      <w:r>
        <w:rPr>
          <w:sz w:val="24"/>
          <w:lang w:val="ru-RU"/>
        </w:rPr>
        <w:t xml:space="preserve"> неко</w:t>
        <w:softHyphen/>
        <w:t>торый, какой-то, некоторое количество.</w:t>
      </w:r>
      <w:r>
        <w:rPr>
          <w:sz w:val="24"/>
        </w:rPr>
        <w:t xml:space="preserve"> </w:t>
      </w:r>
      <w:r>
        <w:rPr>
          <w:i/>
          <w:sz w:val="24"/>
        </w:rPr>
        <w:t>Any</w:t>
      </w:r>
      <w:r>
        <w:rPr>
          <w:sz w:val="24"/>
        </w:rPr>
        <w:t xml:space="preserve"> has a</w:t>
      </w:r>
      <w:r>
        <w:rPr>
          <w:b/>
          <w:sz w:val="24"/>
        </w:rPr>
        <w:t xml:space="preserve"> non-assertive force, </w:t>
      </w:r>
      <w:r>
        <w:rPr>
          <w:sz w:val="24"/>
        </w:rPr>
        <w:t>that is, does not presuppose the presence of any quality or quantity, and generally corresponds to the Russian</w:t>
      </w:r>
      <w:r>
        <w:rPr>
          <w:sz w:val="24"/>
          <w:lang w:val="ru-RU"/>
        </w:rPr>
        <w:t xml:space="preserve"> какой-нибудь, какой-либо, сколько-нибудь.</w:t>
      </w:r>
    </w:p>
    <w:p>
      <w:pPr>
        <w:pStyle w:val="Normal"/>
        <w:spacing w:lineRule="auto" w:line="240"/>
        <w:ind w:firstLine="284" w:end="0"/>
        <w:rPr/>
      </w:pPr>
      <w:r>
        <w:rPr>
          <w:sz w:val="24"/>
        </w:rPr>
        <w:t xml:space="preserve">The difference in meaning predetermines their use. </w:t>
      </w:r>
      <w:r>
        <w:rPr>
          <w:i/>
          <w:sz w:val="24"/>
        </w:rPr>
        <w:t>Some</w:t>
      </w:r>
      <w:r>
        <w:rPr>
          <w:sz w:val="24"/>
        </w:rPr>
        <w:t xml:space="preserve"> is commonly used in</w:t>
      </w:r>
      <w:r>
        <w:rPr>
          <w:b/>
          <w:sz w:val="24"/>
        </w:rPr>
        <w:t xml:space="preserve"> </w:t>
      </w:r>
      <w:r>
        <w:rPr>
          <w:b/>
          <w:i/>
          <w:sz w:val="24"/>
        </w:rPr>
        <w:t>affirmative</w:t>
      </w:r>
      <w:r>
        <w:rPr>
          <w:sz w:val="24"/>
        </w:rPr>
        <w:t xml:space="preserve"> and</w:t>
      </w:r>
      <w:r>
        <w:rPr>
          <w:b/>
          <w:sz w:val="24"/>
        </w:rPr>
        <w:t xml:space="preserve"> </w:t>
      </w:r>
      <w:r>
        <w:rPr>
          <w:b/>
          <w:i/>
          <w:sz w:val="24"/>
        </w:rPr>
        <w:t>imperative sentences.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There are</w:t>
      </w:r>
      <w:r>
        <w:rPr>
          <w:b/>
          <w:i/>
          <w:sz w:val="24"/>
        </w:rPr>
        <w:t xml:space="preserve"> some</w:t>
      </w:r>
      <w:r>
        <w:rPr>
          <w:i/>
          <w:sz w:val="24"/>
        </w:rPr>
        <w:t xml:space="preserve"> apples on the table. Give him</w:t>
      </w:r>
      <w:r>
        <w:rPr>
          <w:b/>
          <w:i/>
          <w:sz w:val="24"/>
        </w:rPr>
        <w:t xml:space="preserve"> some</w:t>
      </w:r>
      <w:r>
        <w:rPr>
          <w:i/>
          <w:sz w:val="24"/>
        </w:rPr>
        <w:t xml:space="preserve"> milk.</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Any</w:t>
      </w:r>
      <w:r>
        <w:rPr>
          <w:sz w:val="24"/>
        </w:rPr>
        <w:t xml:space="preserve"> is commonly used: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In negative sentences (with negatives </w:t>
      </w:r>
      <w:r>
        <w:rPr>
          <w:i/>
          <w:sz w:val="24"/>
        </w:rPr>
        <w:t>not, no, never, neither... nor),</w:t>
      </w:r>
      <w:r>
        <w:rPr>
          <w:sz w:val="24"/>
        </w:rPr>
        <w:t xml:space="preserve"> in sentences with</w:t>
      </w:r>
      <w:r>
        <w:rPr>
          <w:b/>
          <w:sz w:val="24"/>
        </w:rPr>
        <w:t xml:space="preserve"> incomplete negatives</w:t>
      </w:r>
      <w:r>
        <w:rPr>
          <w:sz w:val="24"/>
        </w:rPr>
        <w:t xml:space="preserve"> </w:t>
      </w:r>
      <w:r>
        <w:rPr>
          <w:i/>
          <w:sz w:val="24"/>
        </w:rPr>
        <w:t xml:space="preserve">(hardly, little, few, least, </w:t>
      </w:r>
      <w:r>
        <w:rPr>
          <w:sz w:val="24"/>
        </w:rPr>
        <w:t>etc.), and with</w:t>
      </w:r>
      <w:r>
        <w:rPr>
          <w:b/>
          <w:sz w:val="24"/>
        </w:rPr>
        <w:t xml:space="preserve"> implied negatives</w:t>
      </w:r>
      <w:r>
        <w:rPr>
          <w:sz w:val="24"/>
        </w:rPr>
        <w:t xml:space="preserve"> </w:t>
      </w:r>
      <w:r>
        <w:rPr>
          <w:i/>
          <w:sz w:val="24"/>
        </w:rPr>
        <w:t>(fail, prevent, reluctant, hard, difficult).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 don’t like</w:t>
      </w:r>
      <w:r>
        <w:rPr>
          <w:b/>
          <w:i/>
          <w:sz w:val="24"/>
        </w:rPr>
        <w:t xml:space="preserve"> any</w:t>
      </w:r>
      <w:r>
        <w:rPr>
          <w:i/>
          <w:sz w:val="24"/>
        </w:rPr>
        <w:t xml:space="preserve"> of them. She has</w:t>
      </w:r>
      <w:r>
        <w:rPr>
          <w:b/>
          <w:i/>
          <w:sz w:val="24"/>
        </w:rPr>
        <w:t xml:space="preserve"> never</w:t>
      </w:r>
      <w:r>
        <w:rPr>
          <w:i/>
          <w:sz w:val="24"/>
        </w:rPr>
        <w:t xml:space="preserve"> lasted</w:t>
      </w:r>
      <w:r>
        <w:rPr>
          <w:b/>
          <w:i/>
          <w:sz w:val="24"/>
        </w:rPr>
        <w:t xml:space="preserve"> any</w:t>
      </w:r>
      <w:r>
        <w:rPr>
          <w:i/>
          <w:sz w:val="24"/>
        </w:rPr>
        <w:t xml:space="preserve"> wine. </w:t>
      </w:r>
    </w:p>
    <w:p>
      <w:pPr>
        <w:pStyle w:val="Normal"/>
        <w:spacing w:lineRule="auto" w:line="240"/>
        <w:ind w:firstLine="284" w:start="284" w:end="0"/>
        <w:rPr/>
      </w:pPr>
      <w:r>
        <w:rPr>
          <w:i/>
          <w:sz w:val="24"/>
        </w:rPr>
        <w:t>I</w:t>
      </w:r>
      <w:r>
        <w:rPr>
          <w:b/>
          <w:i/>
          <w:sz w:val="24"/>
        </w:rPr>
        <w:t xml:space="preserve"> hardly</w:t>
      </w:r>
      <w:r>
        <w:rPr>
          <w:i/>
          <w:sz w:val="24"/>
        </w:rPr>
        <w:t xml:space="preserve"> knew</w:t>
      </w:r>
      <w:r>
        <w:rPr>
          <w:b/>
          <w:i/>
          <w:sz w:val="24"/>
        </w:rPr>
        <w:t xml:space="preserve"> any</w:t>
      </w:r>
      <w:r>
        <w:rPr>
          <w:i/>
          <w:sz w:val="24"/>
        </w:rPr>
        <w:t xml:space="preserve"> of those present. </w:t>
      </w:r>
    </w:p>
    <w:p>
      <w:pPr>
        <w:pStyle w:val="Normal"/>
        <w:spacing w:lineRule="auto" w:line="240"/>
        <w:ind w:firstLine="284" w:start="284" w:end="0"/>
        <w:rPr/>
      </w:pPr>
      <w:r>
        <w:rPr>
          <w:i/>
          <w:sz w:val="24"/>
        </w:rPr>
        <w:t>He</w:t>
      </w:r>
      <w:r>
        <w:rPr>
          <w:b/>
          <w:i/>
          <w:sz w:val="24"/>
        </w:rPr>
        <w:t xml:space="preserve"> failed</w:t>
      </w:r>
      <w:r>
        <w:rPr>
          <w:i/>
          <w:sz w:val="24"/>
        </w:rPr>
        <w:t xml:space="preserve"> to find</w:t>
      </w:r>
      <w:r>
        <w:rPr>
          <w:b/>
          <w:i/>
          <w:sz w:val="24"/>
        </w:rPr>
        <w:t xml:space="preserve"> any</w:t>
      </w:r>
      <w:r>
        <w:rPr>
          <w:i/>
          <w:sz w:val="24"/>
        </w:rPr>
        <w:t xml:space="preserve"> of them.</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In questions, mostly general:</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Did you see</w:t>
      </w:r>
      <w:r>
        <w:rPr>
          <w:b/>
          <w:i/>
          <w:sz w:val="24"/>
        </w:rPr>
        <w:t xml:space="preserve"> any</w:t>
      </w:r>
      <w:r>
        <w:rPr>
          <w:i/>
          <w:sz w:val="24"/>
        </w:rPr>
        <w:t xml:space="preserve"> of them? Is there</w:t>
      </w:r>
      <w:r>
        <w:rPr>
          <w:b/>
          <w:i/>
          <w:sz w:val="24"/>
        </w:rPr>
        <w:t xml:space="preserve"> any</w:t>
      </w:r>
      <w:r>
        <w:rPr>
          <w:i/>
          <w:sz w:val="24"/>
        </w:rPr>
        <w:t xml:space="preserve"> bread there?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3) In conditional clauses: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If</w:t>
      </w:r>
      <w:r>
        <w:rPr>
          <w:b/>
          <w:i/>
          <w:sz w:val="24"/>
        </w:rPr>
        <w:t xml:space="preserve"> any</w:t>
      </w:r>
      <w:r>
        <w:rPr>
          <w:i/>
          <w:sz w:val="24"/>
        </w:rPr>
        <w:t xml:space="preserve"> person learns about it, you will have to leave.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4) In comparative phrases: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 did more for me than</w:t>
      </w:r>
      <w:r>
        <w:rPr>
          <w:b/>
          <w:i/>
          <w:sz w:val="24"/>
        </w:rPr>
        <w:t xml:space="preserve"> any</w:t>
      </w:r>
      <w:r>
        <w:rPr>
          <w:i/>
          <w:sz w:val="24"/>
        </w:rPr>
        <w:t xml:space="preserve"> of you.</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However, </w:t>
      </w:r>
      <w:r>
        <w:rPr>
          <w:i/>
          <w:sz w:val="24"/>
        </w:rPr>
        <w:t>some</w:t>
      </w:r>
      <w:r>
        <w:rPr>
          <w:sz w:val="24"/>
        </w:rPr>
        <w:t xml:space="preserve"> not </w:t>
      </w:r>
      <w:r>
        <w:rPr>
          <w:i/>
          <w:sz w:val="24"/>
        </w:rPr>
        <w:t>any,</w:t>
      </w:r>
      <w:r>
        <w:rPr>
          <w:sz w:val="24"/>
        </w:rPr>
        <w:t xml:space="preserve"> is used in interrogative sentences when their basic meaning is assertive and the speaker suggests that a certain state of affairs exists,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Did you see</w:t>
      </w:r>
      <w:r>
        <w:rPr>
          <w:b/>
          <w:i/>
          <w:sz w:val="24"/>
        </w:rPr>
        <w:t xml:space="preserve"> some</w:t>
      </w:r>
      <w:r>
        <w:rPr>
          <w:i/>
          <w:sz w:val="24"/>
        </w:rPr>
        <w:t xml:space="preserve"> new English books on the shelf?</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speaker suggests that there are new English books on the shelf and the addressee had only to look on them).</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When will you have</w:t>
      </w:r>
      <w:r>
        <w:rPr>
          <w:b/>
          <w:i/>
          <w:sz w:val="24"/>
        </w:rPr>
        <w:t xml:space="preserve"> some</w:t>
      </w:r>
      <w:r>
        <w:rPr>
          <w:i/>
          <w:sz w:val="24"/>
        </w:rPr>
        <w:t xml:space="preserve"> time to show me your presents?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Some,</w:t>
      </w:r>
      <w:r>
        <w:rPr>
          <w:sz w:val="24"/>
        </w:rPr>
        <w:t xml:space="preserve"> not </w:t>
      </w:r>
      <w:r>
        <w:rPr>
          <w:i/>
          <w:sz w:val="24"/>
        </w:rPr>
        <w:t>any,</w:t>
      </w:r>
      <w:r>
        <w:rPr>
          <w:sz w:val="24"/>
        </w:rPr>
        <w:t xml:space="preserve"> is preferable when making invitations or offers if it presupposes an acceptance: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Will you have</w:t>
      </w:r>
      <w:r>
        <w:rPr>
          <w:b/>
          <w:i/>
          <w:sz w:val="24"/>
        </w:rPr>
        <w:t xml:space="preserve"> some</w:t>
      </w:r>
      <w:r>
        <w:rPr>
          <w:i/>
          <w:sz w:val="24"/>
        </w:rPr>
        <w:t xml:space="preserve"> tea? Would you like to see</w:t>
      </w:r>
      <w:r>
        <w:rPr>
          <w:b/>
          <w:i/>
          <w:sz w:val="24"/>
        </w:rPr>
        <w:t xml:space="preserve"> some</w:t>
      </w:r>
      <w:r>
        <w:rPr>
          <w:i/>
          <w:sz w:val="24"/>
        </w:rPr>
        <w:t xml:space="preserve"> of my pictures?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same holds true for negative sentences and conditional clauses with positive orientation.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She would not find</w:t>
      </w:r>
      <w:r>
        <w:rPr>
          <w:b/>
          <w:i/>
          <w:sz w:val="24"/>
        </w:rPr>
        <w:t xml:space="preserve"> some</w:t>
      </w:r>
      <w:r>
        <w:rPr>
          <w:i/>
          <w:sz w:val="24"/>
        </w:rPr>
        <w:t xml:space="preserve"> letters she had left on the table. </w:t>
      </w:r>
    </w:p>
    <w:p>
      <w:pPr>
        <w:pStyle w:val="Normal"/>
        <w:spacing w:lineRule="auto" w:line="240"/>
        <w:ind w:firstLine="284" w:start="284" w:end="0"/>
        <w:rPr/>
      </w:pPr>
      <w:r>
        <w:rPr>
          <w:i/>
          <w:sz w:val="24"/>
        </w:rPr>
        <w:t>If you bring her</w:t>
      </w:r>
      <w:r>
        <w:rPr>
          <w:b/>
          <w:i/>
          <w:sz w:val="24"/>
        </w:rPr>
        <w:t xml:space="preserve"> some</w:t>
      </w:r>
      <w:r>
        <w:rPr>
          <w:i/>
          <w:sz w:val="24"/>
        </w:rPr>
        <w:t xml:space="preserve"> flowers, she'll be only too glad.</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On the other hand </w:t>
      </w:r>
      <w:r>
        <w:rPr>
          <w:i/>
          <w:sz w:val="24"/>
        </w:rPr>
        <w:t>any</w:t>
      </w:r>
      <w:r>
        <w:rPr>
          <w:sz w:val="24"/>
        </w:rPr>
        <w:t xml:space="preserve"> can be found in affirmative sentences if used with the meaning of </w:t>
      </w:r>
      <w:r>
        <w:rPr>
          <w:i/>
          <w:sz w:val="24"/>
        </w:rPr>
        <w:t>no matter what, no matter who,</w:t>
      </w:r>
      <w:r>
        <w:rPr>
          <w:sz w:val="24"/>
        </w:rPr>
        <w:t xml:space="preserve"> as in: </w:t>
      </w:r>
      <w:r>
        <w:rPr>
          <w:i/>
          <w:sz w:val="24"/>
        </w:rPr>
        <w:t>I</w:t>
      </w:r>
      <w:r>
        <w:rPr>
          <w:sz w:val="24"/>
        </w:rPr>
        <w:t xml:space="preserve"> </w:t>
      </w:r>
      <w:r>
        <w:rPr>
          <w:i/>
          <w:sz w:val="24"/>
        </w:rPr>
        <w:t>am so hungry. I’ll eat</w:t>
      </w:r>
      <w:r>
        <w:rPr>
          <w:b/>
          <w:i/>
          <w:sz w:val="24"/>
        </w:rPr>
        <w:t xml:space="preserve"> any</w:t>
      </w:r>
      <w:r>
        <w:rPr>
          <w:i/>
          <w:sz w:val="24"/>
        </w:rPr>
        <w:t xml:space="preserve"> piece of stale bread.</w:t>
      </w:r>
      <w:r>
        <w:rPr>
          <w:b/>
          <w:i/>
          <w:sz w:val="24"/>
        </w:rPr>
        <w:t xml:space="preserve"> Any</w:t>
      </w:r>
      <w:r>
        <w:rPr>
          <w:i/>
          <w:sz w:val="24"/>
        </w:rPr>
        <w:t xml:space="preserve"> of them will do.</w:t>
      </w:r>
      <w:r>
        <w:rPr>
          <w:sz w:val="24"/>
          <w:lang w:val="ru-RU"/>
        </w:rPr>
        <w:t xml:space="preserve"> (Я съем любой черствый кусок хлеба, любой из них подойдет).</w:t>
      </w:r>
    </w:p>
    <w:p>
      <w:pPr>
        <w:pStyle w:val="Normal"/>
        <w:spacing w:lineRule="auto" w:line="240"/>
        <w:ind w:firstLine="284" w:end="0"/>
        <w:rPr/>
      </w:pPr>
      <w:r>
        <w:rPr>
          <w:sz w:val="24"/>
        </w:rPr>
        <w:t xml:space="preserve">Syntactically </w:t>
      </w:r>
      <w:r>
        <w:rPr>
          <w:i/>
          <w:sz w:val="24"/>
        </w:rPr>
        <w:t>some</w:t>
      </w:r>
      <w:r>
        <w:rPr>
          <w:sz w:val="24"/>
        </w:rPr>
        <w:t xml:space="preserve"> and </w:t>
      </w:r>
      <w:r>
        <w:rPr>
          <w:i/>
          <w:sz w:val="24"/>
        </w:rPr>
        <w:t>any</w:t>
      </w:r>
      <w:r>
        <w:rPr>
          <w:sz w:val="24"/>
        </w:rPr>
        <w:t xml:space="preserve"> can be used as subject, object, or attribute.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compound pronouns of this subclass </w:t>
      </w:r>
      <w:r>
        <w:rPr>
          <w:i/>
          <w:sz w:val="24"/>
        </w:rPr>
        <w:t>(something, somebody, someone, anything, anybody, anyone)</w:t>
      </w:r>
      <w:r>
        <w:rPr>
          <w:sz w:val="24"/>
        </w:rPr>
        <w:t xml:space="preserve"> are used only as</w:t>
      </w:r>
      <w:r>
        <w:rPr>
          <w:b/>
          <w:sz w:val="24"/>
        </w:rPr>
        <w:t xml:space="preserve"> noun-pronouns. </w:t>
      </w:r>
      <w:r>
        <w:rPr>
          <w:sz w:val="24"/>
        </w:rPr>
        <w:t xml:space="preserve">Those ending in </w:t>
      </w:r>
      <w:r>
        <w:rPr>
          <w:i/>
          <w:sz w:val="24"/>
        </w:rPr>
        <w:t>-thing</w:t>
      </w:r>
      <w:r>
        <w:rPr>
          <w:sz w:val="24"/>
        </w:rPr>
        <w:t xml:space="preserve"> imply non-persons, and those ending in </w:t>
      </w:r>
      <w:r>
        <w:rPr>
          <w:i/>
          <w:sz w:val="24"/>
        </w:rPr>
        <w:t xml:space="preserve">-body </w:t>
      </w:r>
      <w:r>
        <w:rPr>
          <w:sz w:val="24"/>
        </w:rPr>
        <w:t xml:space="preserve">imply persons. The difference in their communicative value is the same as between </w:t>
      </w:r>
      <w:r>
        <w:rPr>
          <w:i/>
          <w:sz w:val="24"/>
        </w:rPr>
        <w:t>some</w:t>
      </w:r>
      <w:r>
        <w:rPr>
          <w:sz w:val="24"/>
        </w:rPr>
        <w:t xml:space="preserve"> and </w:t>
      </w:r>
      <w:r>
        <w:rPr>
          <w:i/>
          <w:sz w:val="24"/>
        </w:rPr>
        <w:t>any.</w:t>
      </w:r>
      <w:r>
        <w:rPr>
          <w:sz w:val="24"/>
        </w:rPr>
        <w:t xml:space="preserve"> The pronouns with the element </w:t>
      </w:r>
      <w:r>
        <w:rPr>
          <w:i/>
          <w:sz w:val="24"/>
        </w:rPr>
        <w:t>some-</w:t>
      </w:r>
      <w:r>
        <w:rPr>
          <w:sz w:val="24"/>
        </w:rPr>
        <w:t xml:space="preserve"> are used in affirmative and conditional sentences, or in interrogative, negative and conditional sentences if they are assertive: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Something</w:t>
      </w:r>
      <w:r>
        <w:rPr>
          <w:i/>
          <w:sz w:val="24"/>
        </w:rPr>
        <w:t xml:space="preserve"> unexpected always happened to him. </w:t>
      </w:r>
    </w:p>
    <w:p>
      <w:pPr>
        <w:pStyle w:val="Normal"/>
        <w:spacing w:lineRule="auto" w:line="240"/>
        <w:ind w:firstLine="284" w:start="284" w:end="0"/>
        <w:rPr>
          <w:sz w:val="24"/>
          <w:lang w:val="ru-RU"/>
        </w:rPr>
      </w:pPr>
      <w:r>
        <w:rPr>
          <w:sz w:val="24"/>
          <w:lang w:val="ru-RU"/>
        </w:rPr>
        <w:t>Что-нибудь неожиданное всегда случалось с ним.</w:t>
      </w:r>
    </w:p>
    <w:p>
      <w:pPr>
        <w:pStyle w:val="Normal"/>
        <w:spacing w:lineRule="auto" w:line="240"/>
        <w:ind w:firstLine="284" w:start="284" w:end="0"/>
        <w:rPr/>
      </w:pPr>
      <w:r>
        <w:rPr>
          <w:i/>
          <w:sz w:val="24"/>
        </w:rPr>
        <w:t>Let</w:t>
      </w:r>
      <w:r>
        <w:rPr>
          <w:b/>
          <w:i/>
          <w:sz w:val="24"/>
        </w:rPr>
        <w:t xml:space="preserve"> somebody</w:t>
      </w:r>
      <w:r>
        <w:rPr>
          <w:i/>
          <w:sz w:val="24"/>
        </w:rPr>
        <w:t xml:space="preserve"> bring me a glass of water. </w:t>
      </w:r>
    </w:p>
    <w:p>
      <w:pPr>
        <w:pStyle w:val="Normal"/>
        <w:spacing w:lineRule="auto" w:line="240"/>
        <w:ind w:firstLine="284" w:start="284" w:end="0"/>
        <w:rPr>
          <w:sz w:val="24"/>
          <w:lang w:val="ru-RU"/>
        </w:rPr>
      </w:pPr>
      <w:r>
        <w:rPr>
          <w:sz w:val="24"/>
          <w:lang w:val="ru-RU"/>
        </w:rPr>
        <w:t>Пусть кто-нибудь принесет мне стакан воды.</w:t>
      </w:r>
    </w:p>
    <w:p>
      <w:pPr>
        <w:pStyle w:val="Normal"/>
        <w:spacing w:lineRule="auto" w:line="240"/>
        <w:ind w:firstLine="284" w:start="284" w:end="0"/>
        <w:rPr/>
      </w:pPr>
      <w:r>
        <w:rPr>
          <w:i/>
          <w:sz w:val="24"/>
        </w:rPr>
        <w:t>Did</w:t>
      </w:r>
      <w:r>
        <w:rPr>
          <w:b/>
          <w:i/>
          <w:sz w:val="24"/>
        </w:rPr>
        <w:t xml:space="preserve"> somebody</w:t>
      </w:r>
      <w:r>
        <w:rPr>
          <w:i/>
          <w:sz w:val="24"/>
        </w:rPr>
        <w:t xml:space="preserve"> called me up? </w:t>
      </w:r>
    </w:p>
    <w:p>
      <w:pPr>
        <w:pStyle w:val="Normal"/>
        <w:spacing w:lineRule="auto" w:line="240"/>
        <w:ind w:firstLine="284" w:start="284" w:end="0"/>
        <w:rPr>
          <w:sz w:val="24"/>
          <w:lang w:val="ru-RU"/>
        </w:rPr>
      </w:pPr>
      <w:r>
        <w:rPr>
          <w:sz w:val="24"/>
          <w:lang w:val="ru-RU"/>
        </w:rPr>
        <w:t>Мне кто-то звонил?</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The pronouns beginning with </w:t>
      </w:r>
      <w:r>
        <w:rPr>
          <w:i/>
          <w:sz w:val="24"/>
        </w:rPr>
        <w:t>any</w:t>
      </w:r>
      <w:r>
        <w:rPr>
          <w:sz w:val="24"/>
        </w:rPr>
        <w:t xml:space="preserve"> are used in negative and interrogative sentences, in conditional clauses, in comparative phrases and in affirmative sentences meaning </w:t>
      </w:r>
      <w:r>
        <w:rPr>
          <w:i/>
          <w:sz w:val="24"/>
        </w:rPr>
        <w:t>no matter what, no matter who.</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 xml:space="preserve">I don’t see </w:t>
      </w:r>
      <w:r>
        <w:rPr>
          <w:b/>
          <w:i/>
          <w:sz w:val="24"/>
        </w:rPr>
        <w:t>anyone</w:t>
      </w:r>
      <w:r>
        <w:rPr>
          <w:i/>
          <w:sz w:val="24"/>
        </w:rPr>
        <w:t xml:space="preserve"> here.</w:t>
      </w:r>
    </w:p>
    <w:p>
      <w:pPr>
        <w:pStyle w:val="Normal"/>
        <w:spacing w:lineRule="auto" w:line="240"/>
        <w:ind w:firstLine="284" w:start="284" w:end="0"/>
        <w:rPr>
          <w:sz w:val="24"/>
          <w:lang w:val="ru-RU"/>
        </w:rPr>
      </w:pPr>
      <w:r>
        <w:rPr>
          <w:sz w:val="24"/>
          <w:lang w:val="ru-RU"/>
        </w:rPr>
        <w:t>Я никого здесь не вижу.</w:t>
      </w:r>
    </w:p>
    <w:p>
      <w:pPr>
        <w:pStyle w:val="Normal"/>
        <w:spacing w:lineRule="auto" w:line="240"/>
        <w:ind w:firstLine="284" w:start="284" w:end="0"/>
        <w:rPr/>
      </w:pPr>
      <w:r>
        <w:rPr>
          <w:b/>
          <w:i/>
          <w:sz w:val="24"/>
        </w:rPr>
        <w:t>If anyone</w:t>
      </w:r>
      <w:r>
        <w:rPr>
          <w:i/>
          <w:sz w:val="24"/>
        </w:rPr>
        <w:t xml:space="preserve"> calls, ask them to wait a moment.</w:t>
      </w:r>
    </w:p>
    <w:p>
      <w:pPr>
        <w:pStyle w:val="Normal"/>
        <w:spacing w:lineRule="auto" w:line="240"/>
        <w:ind w:firstLine="284" w:start="284" w:end="0"/>
        <w:rPr>
          <w:sz w:val="24"/>
          <w:lang w:val="ru-RU"/>
        </w:rPr>
      </w:pPr>
      <w:r>
        <w:rPr>
          <w:sz w:val="24"/>
          <w:lang w:val="ru-RU"/>
        </w:rPr>
        <w:t>Если кто-нибудь зайдет, попросите подождать минуту.</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b/>
          <w:sz w:val="24"/>
        </w:rPr>
        <w:t xml:space="preserve">The pronoun </w:t>
      </w:r>
      <w:r>
        <w:rPr>
          <w:b/>
          <w:i/>
          <w:sz w:val="24"/>
        </w:rPr>
        <w:t>one</w:t>
      </w:r>
      <w:r>
        <w:rPr>
          <w:sz w:val="24"/>
        </w:rPr>
        <w:t xml:space="preserve"> is </w:t>
      </w:r>
      <w:r>
        <w:rPr>
          <w:i/>
          <w:sz w:val="24"/>
        </w:rPr>
        <w:t>indefinite-personal.</w:t>
      </w:r>
      <w:r>
        <w:rPr>
          <w:sz w:val="24"/>
        </w:rPr>
        <w:t xml:space="preserve"> It indicates people in general implying inclusion of the speaker, much in the same way as the indefinite-personal </w:t>
      </w:r>
      <w:r>
        <w:rPr>
          <w:i/>
          <w:sz w:val="24"/>
        </w:rPr>
        <w:t>we, you, they</w:t>
      </w:r>
      <w:r>
        <w:rPr>
          <w:sz w:val="24"/>
        </w:rPr>
        <w:t xml:space="preserve"> do:</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One</w:t>
      </w:r>
      <w:r>
        <w:rPr>
          <w:sz w:val="24"/>
        </w:rPr>
        <w:t xml:space="preserve"> is used as</w:t>
      </w:r>
      <w:r>
        <w:rPr>
          <w:b/>
          <w:sz w:val="24"/>
        </w:rPr>
        <w:t xml:space="preserve"> subject</w:t>
      </w:r>
      <w:r>
        <w:rPr>
          <w:sz w:val="24"/>
        </w:rPr>
        <w:t xml:space="preserve"> and</w:t>
      </w:r>
      <w:r>
        <w:rPr>
          <w:b/>
          <w:sz w:val="24"/>
        </w:rPr>
        <w:t xml:space="preserve"> attribute</w:t>
      </w:r>
      <w:r>
        <w:rPr>
          <w:sz w:val="24"/>
        </w:rPr>
        <w:t xml:space="preserve"> (in the genitive case)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One</w:t>
      </w:r>
      <w:r>
        <w:rPr>
          <w:i/>
          <w:sz w:val="24"/>
        </w:rPr>
        <w:t xml:space="preserve"> never knows what may happen. </w:t>
      </w:r>
    </w:p>
    <w:p>
      <w:pPr>
        <w:pStyle w:val="Normal"/>
        <w:spacing w:lineRule="auto" w:line="240"/>
        <w:ind w:firstLine="284" w:start="284" w:end="0"/>
        <w:rPr>
          <w:sz w:val="24"/>
          <w:lang w:val="ru-RU"/>
        </w:rPr>
      </w:pPr>
      <w:r>
        <w:rPr>
          <w:sz w:val="24"/>
          <w:lang w:val="ru-RU"/>
        </w:rPr>
        <w:t>Никогда не знаешь, что может случиться.</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The use of </w:t>
      </w:r>
      <w:r>
        <w:rPr>
          <w:i/>
          <w:sz w:val="24"/>
        </w:rPr>
        <w:t>one</w:t>
      </w:r>
      <w:r>
        <w:rPr>
          <w:sz w:val="24"/>
        </w:rPr>
        <w:t xml:space="preserve"> is rather formal. In everyday speech </w:t>
      </w:r>
      <w:r>
        <w:rPr>
          <w:i/>
          <w:sz w:val="24"/>
        </w:rPr>
        <w:t>we</w:t>
      </w:r>
      <w:r>
        <w:rPr>
          <w:b/>
          <w:sz w:val="24"/>
        </w:rPr>
        <w:t xml:space="preserve"> </w:t>
      </w:r>
      <w:r>
        <w:rPr>
          <w:sz w:val="24"/>
        </w:rPr>
        <w:t xml:space="preserve">or </w:t>
      </w:r>
      <w:r>
        <w:rPr>
          <w:i/>
          <w:sz w:val="24"/>
        </w:rPr>
        <w:t>you</w:t>
      </w:r>
      <w:r>
        <w:rPr>
          <w:sz w:val="24"/>
        </w:rPr>
        <w:t xml:space="preserve"> is preferable: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You never know what may happen.</w:t>
      </w:r>
    </w:p>
    <w:p>
      <w:pPr>
        <w:pStyle w:val="Normal"/>
        <w:spacing w:lineRule="auto" w:line="240"/>
        <w:ind w:firstLine="284" w:end="0"/>
        <w:rPr>
          <w:i/>
          <w:i/>
          <w:sz w:val="24"/>
        </w:rPr>
      </w:pPr>
      <w:r>
        <w:rPr>
          <w:i/>
          <w:sz w:val="24"/>
        </w:rPr>
      </w:r>
    </w:p>
    <w:p>
      <w:pPr>
        <w:pStyle w:val="Normal"/>
        <w:spacing w:lineRule="auto" w:line="240"/>
        <w:ind w:firstLine="284" w:end="0"/>
        <w:rPr/>
      </w:pPr>
      <w:r>
        <w:rPr>
          <w:b/>
          <w:sz w:val="24"/>
        </w:rPr>
        <w:t>§ 222. Negative pronouns</w:t>
      </w:r>
      <w:r>
        <w:rPr>
          <w:sz w:val="24"/>
        </w:rPr>
        <w:t xml:space="preserve"> as the term implies render the general meaning of the sentence negative.</w:t>
      </w:r>
    </w:p>
    <w:p>
      <w:pPr>
        <w:pStyle w:val="Normal"/>
        <w:spacing w:lineRule="auto" w:line="240"/>
        <w:ind w:firstLine="284" w:end="0"/>
        <w:rPr/>
      </w:pPr>
      <w:r>
        <w:rPr>
          <w:sz w:val="24"/>
        </w:rPr>
        <w:t xml:space="preserve">They are: </w:t>
      </w:r>
      <w:r>
        <w:rPr>
          <w:i/>
          <w:sz w:val="24"/>
        </w:rPr>
        <w:t>no, none, nothing, nobody, no one, neither. No</w:t>
      </w:r>
      <w:r>
        <w:rPr>
          <w:sz w:val="24"/>
        </w:rPr>
        <w:t xml:space="preserve"> is used only as an adjective-pronoun, </w:t>
      </w:r>
      <w:r>
        <w:rPr>
          <w:i/>
          <w:sz w:val="24"/>
        </w:rPr>
        <w:t>none, nothing, nobody, no one</w:t>
      </w:r>
      <w:r>
        <w:rPr>
          <w:sz w:val="24"/>
        </w:rPr>
        <w:t xml:space="preserve"> as noun-pronouns, </w:t>
      </w:r>
      <w:r>
        <w:rPr>
          <w:i/>
          <w:sz w:val="24"/>
        </w:rPr>
        <w:t>neither</w:t>
      </w:r>
      <w:r>
        <w:rPr>
          <w:sz w:val="24"/>
        </w:rPr>
        <w:t xml:space="preserve"> may be used as both adjective-pronoun and noun-pronoun.</w:t>
      </w:r>
    </w:p>
    <w:p>
      <w:pPr>
        <w:pStyle w:val="2"/>
        <w:suppressAutoHyphens w:val="false"/>
        <w:rPr/>
      </w:pPr>
      <w:r>
        <w:rPr/>
        <w:t>Unlike Russian, in sentences with negative pronouns no other nega</w:t>
        <w:softHyphen/>
        <w:t>tive words can be used:</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i/>
          <w:sz w:val="24"/>
          <w:lang w:val="ru-RU"/>
        </w:rPr>
        <w:t>Я ему</w:t>
      </w:r>
      <w:r>
        <w:rPr>
          <w:b/>
          <w:i/>
          <w:sz w:val="24"/>
          <w:lang w:val="ru-RU"/>
        </w:rPr>
        <w:t xml:space="preserve"> ничего не</w:t>
      </w:r>
      <w:r>
        <w:rPr>
          <w:i/>
          <w:sz w:val="24"/>
          <w:lang w:val="ru-RU"/>
        </w:rPr>
        <w:t xml:space="preserve"> сказал. - 1</w:t>
      </w:r>
      <w:r>
        <w:rPr>
          <w:i/>
          <w:sz w:val="24"/>
        </w:rPr>
        <w:t xml:space="preserve"> told him</w:t>
      </w:r>
      <w:r>
        <w:rPr>
          <w:b/>
          <w:i/>
          <w:sz w:val="24"/>
        </w:rPr>
        <w:t xml:space="preserve"> nothing.</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Only two negative pronouns have the category of case: </w:t>
      </w:r>
      <w:r>
        <w:rPr>
          <w:i/>
          <w:sz w:val="24"/>
        </w:rPr>
        <w:t>nobody – nobody’s, no one - no one’s.</w:t>
      </w:r>
      <w:r>
        <w:rPr>
          <w:sz w:val="24"/>
        </w:rPr>
        <w:t xml:space="preserve"> The other pronouns of this subclass have no grammatical categories.</w:t>
      </w:r>
    </w:p>
    <w:p>
      <w:pPr>
        <w:pStyle w:val="Normal"/>
        <w:spacing w:lineRule="auto" w:line="240"/>
        <w:ind w:firstLine="284" w:end="0"/>
        <w:rPr/>
      </w:pPr>
      <w:r>
        <w:rPr>
          <w:i/>
          <w:sz w:val="24"/>
        </w:rPr>
        <w:t>No</w:t>
      </w:r>
      <w:r>
        <w:rPr>
          <w:sz w:val="24"/>
        </w:rPr>
        <w:t xml:space="preserve"> and </w:t>
      </w:r>
      <w:r>
        <w:rPr>
          <w:i/>
          <w:sz w:val="24"/>
        </w:rPr>
        <w:t>none</w:t>
      </w:r>
      <w:r>
        <w:rPr>
          <w:sz w:val="24"/>
        </w:rPr>
        <w:t xml:space="preserve"> refer to all nouns denoting both persons and things, </w:t>
      </w:r>
      <w:r>
        <w:rPr>
          <w:i/>
          <w:sz w:val="24"/>
        </w:rPr>
        <w:t>nothing</w:t>
      </w:r>
      <w:r>
        <w:rPr>
          <w:sz w:val="24"/>
        </w:rPr>
        <w:t xml:space="preserve"> refers to things, whereas </w:t>
      </w:r>
      <w:r>
        <w:rPr>
          <w:i/>
          <w:sz w:val="24"/>
        </w:rPr>
        <w:t>nobody</w:t>
      </w:r>
      <w:r>
        <w:rPr>
          <w:sz w:val="24"/>
        </w:rPr>
        <w:t xml:space="preserve"> and </w:t>
      </w:r>
      <w:r>
        <w:rPr>
          <w:i/>
          <w:sz w:val="24"/>
        </w:rPr>
        <w:t>no one</w:t>
      </w:r>
      <w:r>
        <w:rPr>
          <w:sz w:val="24"/>
        </w:rPr>
        <w:t xml:space="preserve"> refer to persons only. </w:t>
      </w:r>
      <w:r>
        <w:rPr>
          <w:i/>
          <w:sz w:val="24"/>
        </w:rPr>
        <w:t>Nobody means to offend you.</w:t>
      </w:r>
      <w:r>
        <w:rPr>
          <w:sz w:val="24"/>
        </w:rPr>
        <w:t xml:space="preserve"> The pronoun </w:t>
      </w:r>
      <w:r>
        <w:rPr>
          <w:i/>
          <w:sz w:val="24"/>
        </w:rPr>
        <w:t>neither</w:t>
      </w:r>
      <w:r>
        <w:rPr>
          <w:sz w:val="24"/>
        </w:rPr>
        <w:t xml:space="preserve"> refers to two persons or things and therefore correlates only with count nouns. It has a disjunctive force</w:t>
      </w:r>
      <w:r>
        <w:rPr>
          <w:sz w:val="24"/>
          <w:lang w:val="ru-RU"/>
        </w:rPr>
        <w:t xml:space="preserve"> (ни тот, ни другой).</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b/>
          <w:i/>
          <w:sz w:val="24"/>
        </w:rPr>
        <w:t>No</w:t>
      </w:r>
      <w:r>
        <w:rPr>
          <w:i/>
          <w:sz w:val="24"/>
        </w:rPr>
        <w:t xml:space="preserve"> trees could be seen. I will give you</w:t>
      </w:r>
      <w:r>
        <w:rPr>
          <w:b/>
          <w:i/>
          <w:sz w:val="24"/>
        </w:rPr>
        <w:t xml:space="preserve"> no</w:t>
      </w:r>
      <w:r>
        <w:rPr>
          <w:i/>
          <w:sz w:val="24"/>
        </w:rPr>
        <w:t xml:space="preserve"> trouble.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No</w:t>
      </w:r>
      <w:r>
        <w:rPr>
          <w:sz w:val="24"/>
        </w:rPr>
        <w:t xml:space="preserve"> means </w:t>
      </w:r>
      <w:r>
        <w:rPr>
          <w:i/>
          <w:sz w:val="24"/>
        </w:rPr>
        <w:t>not ... a</w:t>
      </w:r>
      <w:r>
        <w:rPr>
          <w:sz w:val="24"/>
        </w:rPr>
        <w:t xml:space="preserve"> when premodifying count nouns are in the singular. </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w:t>
      </w:r>
      <w:r>
        <w:rPr>
          <w:sz w:val="24"/>
        </w:rPr>
        <w:t xml:space="preserve"> </w:t>
      </w:r>
      <w:r>
        <w:rPr>
          <w:i/>
          <w:sz w:val="24"/>
        </w:rPr>
        <w:t>have no pen.</w:t>
      </w:r>
      <w:r>
        <w:rPr>
          <w:sz w:val="24"/>
        </w:rPr>
        <w:t xml:space="preserve"> = </w:t>
      </w:r>
      <w:r>
        <w:rPr>
          <w:i/>
          <w:sz w:val="24"/>
        </w:rPr>
        <w:t>I</w:t>
      </w:r>
      <w:r>
        <w:rPr>
          <w:sz w:val="24"/>
        </w:rPr>
        <w:t xml:space="preserve"> </w:t>
      </w:r>
      <w:r>
        <w:rPr>
          <w:i/>
          <w:sz w:val="24"/>
        </w:rPr>
        <w:t>have</w:t>
      </w:r>
      <w:r>
        <w:rPr>
          <w:b/>
          <w:i/>
          <w:sz w:val="24"/>
        </w:rPr>
        <w:t xml:space="preserve">n’t a </w:t>
      </w:r>
      <w:r>
        <w:rPr>
          <w:i/>
          <w:sz w:val="24"/>
        </w:rPr>
        <w:t>pen with me.</w:t>
      </w:r>
      <w:r>
        <w:rPr>
          <w:sz w:val="24"/>
          <w:lang w:val="ru-RU"/>
        </w:rPr>
        <w:t xml:space="preserve"> (ни одной ручки)</w:t>
      </w:r>
    </w:p>
    <w:p>
      <w:pPr>
        <w:pStyle w:val="Normal"/>
        <w:spacing w:lineRule="auto" w:line="240"/>
        <w:ind w:firstLine="284" w:end="0"/>
        <w:rPr>
          <w:i/>
          <w:i/>
          <w:sz w:val="24"/>
          <w:lang w:val="ru-RU"/>
        </w:rPr>
      </w:pPr>
      <w:r>
        <w:rPr>
          <w:i/>
          <w:sz w:val="24"/>
          <w:lang w:val="ru-RU"/>
        </w:rPr>
      </w:r>
    </w:p>
    <w:p>
      <w:pPr>
        <w:pStyle w:val="Normal"/>
        <w:spacing w:lineRule="auto" w:line="240"/>
        <w:ind w:firstLine="284" w:end="0"/>
        <w:rPr/>
      </w:pPr>
      <w:r>
        <w:rPr>
          <w:i/>
          <w:sz w:val="24"/>
        </w:rPr>
        <w:t>None</w:t>
      </w:r>
      <w:r>
        <w:rPr>
          <w:sz w:val="24"/>
        </w:rPr>
        <w:t xml:space="preserve"> refers to many people, therefore it agrees with the predicate verb in the plural.</w:t>
      </w:r>
    </w:p>
    <w:p>
      <w:pPr>
        <w:pStyle w:val="Normal"/>
        <w:spacing w:lineRule="auto" w:line="240"/>
        <w:ind w:firstLine="284" w:end="0"/>
        <w:rPr>
          <w:i/>
          <w:i/>
          <w:sz w:val="24"/>
        </w:rPr>
      </w:pPr>
      <w:r>
        <w:rPr>
          <w:i/>
          <w:sz w:val="24"/>
        </w:rPr>
      </w:r>
    </w:p>
    <w:p>
      <w:pPr>
        <w:pStyle w:val="Normal"/>
        <w:spacing w:lineRule="auto" w:line="240"/>
        <w:ind w:firstLine="284" w:start="284" w:end="0"/>
        <w:rPr/>
      </w:pPr>
      <w:r>
        <w:rPr>
          <w:b/>
          <w:i/>
          <w:sz w:val="24"/>
        </w:rPr>
        <w:t>None</w:t>
      </w:r>
      <w:r>
        <w:rPr>
          <w:i/>
          <w:sz w:val="24"/>
        </w:rPr>
        <w:t xml:space="preserve"> were present at the meeting.</w:t>
      </w:r>
    </w:p>
    <w:p>
      <w:pPr>
        <w:pStyle w:val="Normal"/>
        <w:spacing w:lineRule="auto" w:line="240"/>
        <w:ind w:firstLine="284" w:start="284" w:end="0"/>
        <w:rPr/>
      </w:pPr>
      <w:r>
        <w:rPr>
          <w:i/>
          <w:sz w:val="24"/>
        </w:rPr>
        <w:t>I remember</w:t>
      </w:r>
      <w:r>
        <w:rPr>
          <w:b/>
          <w:i/>
          <w:sz w:val="24"/>
        </w:rPr>
        <w:t xml:space="preserve"> none</w:t>
      </w:r>
      <w:r>
        <w:rPr>
          <w:i/>
          <w:sz w:val="24"/>
        </w:rPr>
        <w:t xml:space="preserve"> of the stories.</w:t>
      </w:r>
    </w:p>
    <w:p>
      <w:pPr>
        <w:pStyle w:val="Normal"/>
        <w:spacing w:lineRule="auto" w:line="240"/>
        <w:ind w:firstLine="284" w:start="284" w:end="0"/>
        <w:rPr/>
      </w:pPr>
      <w:r>
        <w:rPr>
          <w:b/>
          <w:i/>
          <w:sz w:val="24"/>
        </w:rPr>
        <w:t>Nothing</w:t>
      </w:r>
      <w:r>
        <w:rPr>
          <w:i/>
          <w:sz w:val="24"/>
        </w:rPr>
        <w:t xml:space="preserve"> happened. I could see</w:t>
      </w:r>
      <w:r>
        <w:rPr>
          <w:b/>
          <w:i/>
          <w:sz w:val="24"/>
        </w:rPr>
        <w:t xml:space="preserve"> nothing</w:t>
      </w:r>
      <w:r>
        <w:rPr>
          <w:i/>
          <w:sz w:val="24"/>
        </w:rPr>
        <w:t xml:space="preserve"> there.</w:t>
      </w:r>
    </w:p>
    <w:p>
      <w:pPr>
        <w:pStyle w:val="Normal"/>
        <w:spacing w:lineRule="auto" w:line="240"/>
        <w:ind w:firstLine="284" w:start="284" w:end="0"/>
        <w:rPr/>
      </w:pPr>
      <w:r>
        <w:rPr>
          <w:b/>
          <w:i/>
          <w:sz w:val="24"/>
        </w:rPr>
        <w:t>Nobody</w:t>
      </w:r>
      <w:r>
        <w:rPr>
          <w:i/>
          <w:sz w:val="24"/>
        </w:rPr>
        <w:t xml:space="preserve"> answered.</w:t>
      </w:r>
      <w:r>
        <w:rPr>
          <w:sz w:val="24"/>
        </w:rPr>
        <w:t xml:space="preserve"> (Not anybody) </w:t>
      </w:r>
      <w:r>
        <w:rPr>
          <w:i/>
          <w:sz w:val="24"/>
        </w:rPr>
        <w:t>No</w:t>
      </w:r>
      <w:r>
        <w:rPr>
          <w:b/>
          <w:i/>
          <w:sz w:val="24"/>
        </w:rPr>
        <w:t xml:space="preserve"> one</w:t>
      </w:r>
      <w:r>
        <w:rPr>
          <w:i/>
          <w:sz w:val="24"/>
        </w:rPr>
        <w:t xml:space="preserve"> stirred.</w:t>
      </w:r>
      <w:r>
        <w:rPr>
          <w:sz w:val="24"/>
        </w:rPr>
        <w:t xml:space="preserve"> (Not anyone)</w:t>
      </w:r>
    </w:p>
    <w:p>
      <w:pPr>
        <w:pStyle w:val="Normal"/>
        <w:spacing w:lineRule="auto" w:line="240"/>
        <w:ind w:firstLine="284" w:start="284" w:end="0"/>
        <w:rPr/>
      </w:pPr>
      <w:r>
        <w:rPr>
          <w:b/>
          <w:i/>
          <w:sz w:val="24"/>
        </w:rPr>
        <w:t>Neither</w:t>
      </w:r>
      <w:r>
        <w:rPr>
          <w:i/>
          <w:sz w:val="24"/>
        </w:rPr>
        <w:t xml:space="preserve"> came back.</w:t>
      </w:r>
      <w:r>
        <w:rPr>
          <w:b/>
          <w:i/>
          <w:sz w:val="24"/>
        </w:rPr>
        <w:t xml:space="preserve"> Neither</w:t>
      </w:r>
      <w:r>
        <w:rPr>
          <w:i/>
          <w:sz w:val="24"/>
        </w:rPr>
        <w:t xml:space="preserve"> book interested me.</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w:t>
      </w:r>
      <w:r>
        <w:rPr>
          <w:b/>
          <w:sz w:val="24"/>
        </w:rPr>
        <w:t xml:space="preserve"> </w:t>
      </w:r>
      <w:r>
        <w:rPr>
          <w:b/>
          <w:i/>
          <w:sz w:val="24"/>
        </w:rPr>
        <w:t>neither</w:t>
      </w:r>
      <w:r>
        <w:rPr>
          <w:sz w:val="24"/>
        </w:rPr>
        <w:t xml:space="preserve"> is used as subject, the predicate verb is in the singular:</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Neither</w:t>
      </w:r>
      <w:r>
        <w:rPr>
          <w:i/>
          <w:sz w:val="24"/>
        </w:rPr>
        <w:t xml:space="preserve"> was present.</w:t>
      </w:r>
    </w:p>
    <w:p>
      <w:pPr>
        <w:pStyle w:val="Normal"/>
        <w:spacing w:lineRule="auto" w:line="240"/>
        <w:ind w:firstLine="284" w:end="0"/>
        <w:rPr>
          <w:i/>
          <w:i/>
          <w:sz w:val="24"/>
        </w:rPr>
      </w:pPr>
      <w:r>
        <w:rPr>
          <w:i/>
          <w:sz w:val="24"/>
        </w:rPr>
      </w:r>
    </w:p>
    <w:p>
      <w:pPr>
        <w:pStyle w:val="Normal"/>
        <w:spacing w:lineRule="auto" w:line="240"/>
        <w:ind w:firstLine="284" w:end="0"/>
        <w:rPr/>
      </w:pPr>
      <w:r>
        <w:rPr>
          <w:b/>
          <w:i/>
          <w:sz w:val="24"/>
        </w:rPr>
        <w:t>Nobody</w:t>
      </w:r>
      <w:r>
        <w:rPr>
          <w:sz w:val="24"/>
        </w:rPr>
        <w:t xml:space="preserve"> and </w:t>
      </w:r>
      <w:r>
        <w:rPr>
          <w:b/>
          <w:i/>
          <w:sz w:val="24"/>
        </w:rPr>
        <w:t>no one</w:t>
      </w:r>
      <w:r>
        <w:rPr>
          <w:sz w:val="24"/>
        </w:rPr>
        <w:t xml:space="preserve"> cannot be postmodified by an of-phrase. Only </w:t>
      </w:r>
      <w:r>
        <w:rPr>
          <w:b/>
          <w:i/>
          <w:sz w:val="24"/>
        </w:rPr>
        <w:t>none</w:t>
      </w:r>
      <w:r>
        <w:rPr>
          <w:sz w:val="24"/>
        </w:rPr>
        <w:t xml:space="preserve"> can be used in this case.</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None</w:t>
      </w:r>
      <w:r>
        <w:rPr>
          <w:sz w:val="24"/>
        </w:rPr>
        <w:t xml:space="preserve"> of my relatives came to our wedding.</w:t>
      </w:r>
    </w:p>
    <w:p>
      <w:pPr>
        <w:pStyle w:val="Normal"/>
        <w:spacing w:lineRule="auto" w:line="240"/>
        <w:ind w:firstLine="284" w:end="0"/>
        <w:rPr>
          <w:sz w:val="24"/>
        </w:rPr>
      </w:pPr>
      <w:r>
        <w:rPr>
          <w:sz w:val="24"/>
        </w:rPr>
      </w:r>
    </w:p>
    <w:p>
      <w:pPr>
        <w:pStyle w:val="Normal"/>
        <w:spacing w:lineRule="auto" w:line="240"/>
        <w:ind w:firstLine="284" w:end="0"/>
        <w:rPr/>
      </w:pPr>
      <w:r>
        <w:rPr>
          <w:b/>
          <w:sz w:val="24"/>
        </w:rPr>
        <w:t>§ 223. Detaching pronouns</w:t>
      </w:r>
      <w:r>
        <w:rPr>
          <w:sz w:val="24"/>
        </w:rPr>
        <w:t xml:space="preserve"> indicate the detachment of some object from other objects of the same class. There are only two pronouns of this subclass - </w:t>
      </w:r>
      <w:r>
        <w:rPr>
          <w:i/>
          <w:sz w:val="24"/>
        </w:rPr>
        <w:t>other, another.</w:t>
      </w:r>
      <w:r>
        <w:rPr>
          <w:sz w:val="24"/>
        </w:rPr>
        <w:t xml:space="preserve"> They are used both as noun-pronouns and as adjective-pronouns.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One of the girls was pretty, while</w:t>
      </w:r>
      <w:r>
        <w:rPr>
          <w:b/>
          <w:i/>
          <w:sz w:val="24"/>
        </w:rPr>
        <w:t xml:space="preserve"> the other</w:t>
      </w:r>
      <w:r>
        <w:rPr>
          <w:i/>
          <w:sz w:val="24"/>
        </w:rPr>
        <w:t xml:space="preserve"> was terribly plain. </w:t>
      </w:r>
    </w:p>
    <w:p>
      <w:pPr>
        <w:pStyle w:val="Normal"/>
        <w:spacing w:lineRule="auto" w:line="240"/>
        <w:ind w:firstLine="284" w:start="284" w:end="0"/>
        <w:rPr/>
      </w:pPr>
      <w:r>
        <w:rPr>
          <w:i/>
          <w:sz w:val="24"/>
        </w:rPr>
        <w:t>He gulped one cup, then</w:t>
      </w:r>
      <w:r>
        <w:rPr>
          <w:b/>
          <w:i/>
          <w:sz w:val="24"/>
        </w:rPr>
        <w:t xml:space="preserve"> another. </w:t>
      </w:r>
    </w:p>
    <w:p>
      <w:pPr>
        <w:pStyle w:val="Normal"/>
        <w:spacing w:lineRule="auto" w:line="240"/>
        <w:ind w:firstLine="284" w:start="284" w:end="0"/>
        <w:rPr/>
      </w:pPr>
      <w:r>
        <w:rPr>
          <w:i/>
          <w:sz w:val="24"/>
        </w:rPr>
        <w:t>I live on the</w:t>
      </w:r>
      <w:r>
        <w:rPr>
          <w:b/>
          <w:i/>
          <w:sz w:val="24"/>
        </w:rPr>
        <w:t xml:space="preserve"> other</w:t>
      </w:r>
      <w:r>
        <w:rPr>
          <w:i/>
          <w:sz w:val="24"/>
        </w:rPr>
        <w:t xml:space="preserve"> side.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Both </w:t>
      </w:r>
      <w:r>
        <w:rPr>
          <w:i/>
          <w:sz w:val="24"/>
        </w:rPr>
        <w:t>other</w:t>
      </w:r>
      <w:r>
        <w:rPr>
          <w:sz w:val="24"/>
        </w:rPr>
        <w:t xml:space="preserve"> and </w:t>
      </w:r>
      <w:r>
        <w:rPr>
          <w:i/>
          <w:sz w:val="24"/>
        </w:rPr>
        <w:t>another</w:t>
      </w:r>
      <w:r>
        <w:rPr>
          <w:sz w:val="24"/>
        </w:rPr>
        <w:t xml:space="preserve"> have the category of case </w:t>
      </w:r>
      <w:r>
        <w:rPr>
          <w:i/>
          <w:sz w:val="24"/>
        </w:rPr>
        <w:t>(other – other’s, another – another’s),</w:t>
      </w:r>
      <w:r>
        <w:rPr>
          <w:sz w:val="24"/>
        </w:rPr>
        <w:t xml:space="preserve"> but only </w:t>
      </w:r>
      <w:r>
        <w:rPr>
          <w:i/>
          <w:sz w:val="24"/>
        </w:rPr>
        <w:t>other</w:t>
      </w:r>
      <w:r>
        <w:rPr>
          <w:sz w:val="24"/>
        </w:rPr>
        <w:t xml:space="preserve"> has the category of number </w:t>
      </w:r>
      <w:r>
        <w:rPr>
          <w:i/>
          <w:sz w:val="24"/>
        </w:rPr>
        <w:t>(other -others).</w:t>
      </w:r>
    </w:p>
    <w:p>
      <w:pPr>
        <w:pStyle w:val="Normal"/>
        <w:spacing w:lineRule="auto" w:line="240"/>
        <w:ind w:firstLine="284" w:end="0"/>
        <w:rPr/>
      </w:pPr>
      <w:r>
        <w:rPr>
          <w:sz w:val="24"/>
        </w:rPr>
        <w:t xml:space="preserve">The pronoun </w:t>
      </w:r>
      <w:r>
        <w:rPr>
          <w:i/>
          <w:sz w:val="24"/>
        </w:rPr>
        <w:t>other</w:t>
      </w:r>
      <w:r>
        <w:rPr>
          <w:sz w:val="24"/>
        </w:rPr>
        <w:t xml:space="preserve"> has dual reference, personal and non-personal, and correlates with all subclasses of nouns in the singular and in the plural:</w:t>
      </w:r>
    </w:p>
    <w:p>
      <w:pPr>
        <w:pStyle w:val="Normal"/>
        <w:spacing w:lineRule="auto" w:line="240"/>
        <w:ind w:firstLine="284" w:end="0"/>
        <w:rPr>
          <w:sz w:val="24"/>
        </w:rPr>
      </w:pPr>
      <w:r>
        <w:rPr>
          <w:sz w:val="24"/>
        </w:rPr>
      </w:r>
    </w:p>
    <w:p>
      <w:pPr>
        <w:pStyle w:val="Normal"/>
        <w:spacing w:lineRule="auto" w:line="240"/>
        <w:ind w:firstLine="284" w:start="284" w:end="0"/>
        <w:rPr/>
      </w:pPr>
      <w:r>
        <w:rPr>
          <w:b/>
          <w:i/>
          <w:sz w:val="24"/>
        </w:rPr>
        <w:t>Other</w:t>
      </w:r>
      <w:r>
        <w:rPr>
          <w:i/>
          <w:sz w:val="24"/>
        </w:rPr>
        <w:t xml:space="preserve"> times have come,</w:t>
      </w:r>
      <w:r>
        <w:rPr>
          <w:b/>
          <w:i/>
          <w:sz w:val="24"/>
        </w:rPr>
        <w:t xml:space="preserve"> other</w:t>
      </w:r>
      <w:r>
        <w:rPr>
          <w:i/>
          <w:sz w:val="24"/>
        </w:rPr>
        <w:t xml:space="preserve"> people are of importance.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Unlike the majority of pronouns, </w:t>
      </w:r>
      <w:r>
        <w:rPr>
          <w:i/>
          <w:sz w:val="24"/>
        </w:rPr>
        <w:t>other</w:t>
      </w:r>
      <w:r>
        <w:rPr>
          <w:sz w:val="24"/>
        </w:rPr>
        <w:t xml:space="preserve"> (both as a noun-pronoun and as an adjective-pronoun) can be preceded by the definite article and other determiners.</w:t>
      </w:r>
    </w:p>
    <w:p>
      <w:pPr>
        <w:pStyle w:val="Normal"/>
        <w:spacing w:lineRule="auto" w:line="240"/>
        <w:ind w:firstLine="284" w:end="0"/>
        <w:rPr>
          <w:b/>
          <w:sz w:val="24"/>
        </w:rPr>
      </w:pPr>
      <w:r>
        <w:rPr>
          <w:b/>
          <w:sz w:val="24"/>
        </w:rPr>
      </w:r>
    </w:p>
    <w:p>
      <w:pPr>
        <w:pStyle w:val="Normal"/>
        <w:spacing w:lineRule="auto" w:line="240"/>
        <w:ind w:firstLine="284" w:start="284" w:end="0"/>
        <w:rPr/>
      </w:pPr>
      <w:r>
        <w:rPr>
          <w:b/>
          <w:i/>
          <w:sz w:val="24"/>
        </w:rPr>
        <w:t>The other</w:t>
      </w:r>
      <w:r>
        <w:rPr>
          <w:i/>
          <w:sz w:val="24"/>
        </w:rPr>
        <w:t xml:space="preserve"> tree was half-withered.</w:t>
      </w:r>
    </w:p>
    <w:p>
      <w:pPr>
        <w:pStyle w:val="Normal"/>
        <w:spacing w:lineRule="auto" w:line="240"/>
        <w:ind w:firstLine="284" w:start="284" w:end="0"/>
        <w:rPr/>
      </w:pPr>
      <w:r>
        <w:rPr>
          <w:i/>
          <w:sz w:val="24"/>
        </w:rPr>
        <w:t>Then he gave me</w:t>
      </w:r>
      <w:r>
        <w:rPr>
          <w:b/>
          <w:i/>
          <w:sz w:val="24"/>
        </w:rPr>
        <w:t xml:space="preserve"> his other</w:t>
      </w:r>
      <w:r>
        <w:rPr>
          <w:i/>
          <w:sz w:val="24"/>
        </w:rPr>
        <w:t xml:space="preserve"> hand.</w:t>
      </w:r>
    </w:p>
    <w:p>
      <w:pPr>
        <w:pStyle w:val="Normal"/>
        <w:spacing w:lineRule="auto" w:line="240"/>
        <w:ind w:firstLine="284" w:start="284" w:end="0"/>
        <w:rPr/>
      </w:pPr>
      <w:r>
        <w:rPr>
          <w:b/>
          <w:i/>
          <w:sz w:val="24"/>
        </w:rPr>
        <w:t>That other</w:t>
      </w:r>
      <w:r>
        <w:rPr>
          <w:i/>
          <w:sz w:val="24"/>
        </w:rPr>
        <w:t xml:space="preserve"> question quite upset me.</w:t>
      </w:r>
    </w:p>
    <w:p>
      <w:pPr>
        <w:pStyle w:val="Normal"/>
        <w:spacing w:lineRule="auto" w:line="240"/>
        <w:ind w:firstLine="284" w:start="284" w:end="0"/>
        <w:rPr/>
      </w:pPr>
      <w:r>
        <w:rPr>
          <w:i/>
          <w:sz w:val="24"/>
        </w:rPr>
        <w:t>Show me</w:t>
      </w:r>
      <w:r>
        <w:rPr>
          <w:b/>
          <w:i/>
          <w:sz w:val="24"/>
        </w:rPr>
        <w:t xml:space="preserve"> some other</w:t>
      </w:r>
      <w:r>
        <w:rPr>
          <w:i/>
          <w:sz w:val="24"/>
        </w:rPr>
        <w:t xml:space="preserve"> pictures.</w:t>
      </w:r>
    </w:p>
    <w:p>
      <w:pPr>
        <w:pStyle w:val="Normal"/>
        <w:spacing w:lineRule="auto" w:line="240"/>
        <w:ind w:firstLine="284" w:start="284" w:end="0"/>
        <w:rPr/>
      </w:pPr>
      <w:r>
        <w:rPr>
          <w:b/>
          <w:i/>
          <w:sz w:val="24"/>
        </w:rPr>
        <w:t>His</w:t>
      </w:r>
      <w:r>
        <w:rPr>
          <w:i/>
          <w:sz w:val="24"/>
        </w:rPr>
        <w:t xml:space="preserve"> </w:t>
      </w:r>
      <w:r>
        <w:rPr>
          <w:b/>
          <w:i/>
          <w:sz w:val="24"/>
        </w:rPr>
        <w:t>sister’s other</w:t>
      </w:r>
      <w:r>
        <w:rPr>
          <w:i/>
          <w:sz w:val="24"/>
        </w:rPr>
        <w:t xml:space="preserve"> child was only five then.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In these sentences </w:t>
      </w:r>
      <w:r>
        <w:rPr>
          <w:i/>
          <w:sz w:val="24"/>
        </w:rPr>
        <w:t>other</w:t>
      </w:r>
      <w:r>
        <w:rPr>
          <w:sz w:val="24"/>
        </w:rPr>
        <w:t xml:space="preserve"> is used as an attribute. The attributive func</w:t>
        <w:softHyphen/>
        <w:t xml:space="preserve">tion can also be performed by the noun-pronoun </w:t>
      </w:r>
      <w:r>
        <w:rPr>
          <w:i/>
          <w:sz w:val="24"/>
        </w:rPr>
        <w:t>other</w:t>
      </w:r>
      <w:r>
        <w:rPr>
          <w:sz w:val="24"/>
        </w:rPr>
        <w:t xml:space="preserve"> in the genitive case, as in:</w:t>
      </w:r>
      <w:r>
        <w:rPr>
          <w:b/>
          <w:sz w:val="24"/>
        </w:rPr>
        <w:t xml:space="preserve"> </w:t>
      </w:r>
      <w:r>
        <w:rPr>
          <w:b/>
          <w:i/>
          <w:sz w:val="24"/>
        </w:rPr>
        <w:t>The other’s</w:t>
      </w:r>
      <w:r>
        <w:rPr>
          <w:i/>
          <w:sz w:val="24"/>
        </w:rPr>
        <w:t xml:space="preserve"> mouth twitched</w:t>
      </w:r>
      <w:r>
        <w:rPr>
          <w:sz w:val="24"/>
        </w:rPr>
        <w:t xml:space="preserve"> where </w:t>
      </w:r>
      <w:r>
        <w:rPr>
          <w:i/>
          <w:sz w:val="24"/>
        </w:rPr>
        <w:t>other's</w:t>
      </w:r>
      <w:r>
        <w:rPr>
          <w:sz w:val="24"/>
        </w:rPr>
        <w:t xml:space="preserve"> stands for some noun from the previous context.</w:t>
      </w:r>
    </w:p>
    <w:p>
      <w:pPr>
        <w:pStyle w:val="Normal"/>
        <w:spacing w:lineRule="auto" w:line="240"/>
        <w:ind w:firstLine="284" w:end="0"/>
        <w:rPr/>
      </w:pPr>
      <w:r>
        <w:rPr>
          <w:sz w:val="24"/>
        </w:rPr>
        <w:t xml:space="preserve">The pronoun </w:t>
      </w:r>
      <w:r>
        <w:rPr>
          <w:i/>
          <w:sz w:val="24"/>
        </w:rPr>
        <w:t>another</w:t>
      </w:r>
      <w:r>
        <w:rPr>
          <w:sz w:val="24"/>
        </w:rPr>
        <w:t xml:space="preserve"> also has a dual reference, but it</w:t>
      </w:r>
      <w:r>
        <w:rPr>
          <w:b/>
          <w:sz w:val="24"/>
        </w:rPr>
        <w:t xml:space="preserve"> </w:t>
      </w:r>
      <w:r>
        <w:rPr>
          <w:sz w:val="24"/>
        </w:rPr>
        <w:t>correlates only with count nouns in the singular.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Will you have</w:t>
      </w:r>
      <w:r>
        <w:rPr>
          <w:b/>
          <w:i/>
          <w:sz w:val="24"/>
        </w:rPr>
        <w:t xml:space="preserve"> another</w:t>
      </w:r>
      <w:r>
        <w:rPr>
          <w:i/>
          <w:sz w:val="24"/>
        </w:rPr>
        <w:t xml:space="preserve"> cup? </w:t>
      </w:r>
    </w:p>
    <w:p>
      <w:pPr>
        <w:pStyle w:val="Normal"/>
        <w:spacing w:lineRule="auto" w:line="240"/>
        <w:ind w:firstLine="284" w:start="284" w:end="0"/>
        <w:rPr/>
      </w:pPr>
      <w:r>
        <w:rPr>
          <w:i/>
          <w:sz w:val="24"/>
        </w:rPr>
        <w:t>Then</w:t>
      </w:r>
      <w:r>
        <w:rPr>
          <w:b/>
          <w:i/>
          <w:sz w:val="24"/>
        </w:rPr>
        <w:t xml:space="preserve"> another</w:t>
      </w:r>
      <w:r>
        <w:rPr>
          <w:i/>
          <w:sz w:val="24"/>
        </w:rPr>
        <w:t xml:space="preserve"> runner came into view.</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Another</w:t>
      </w:r>
      <w:r>
        <w:rPr>
          <w:sz w:val="24"/>
        </w:rPr>
        <w:t xml:space="preserve"> has two meanings: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a different one -</w:t>
      </w:r>
    </w:p>
    <w:p>
      <w:pPr>
        <w:pStyle w:val="Normal"/>
        <w:spacing w:lineRule="auto" w:line="240"/>
        <w:ind w:firstLine="284" w:start="284" w:end="0"/>
        <w:rPr/>
      </w:pPr>
      <w:r>
        <w:rPr>
          <w:i/>
          <w:sz w:val="24"/>
        </w:rPr>
        <w:t>I</w:t>
      </w:r>
      <w:r>
        <w:rPr>
          <w:sz w:val="24"/>
        </w:rPr>
        <w:t xml:space="preserve"> </w:t>
      </w:r>
      <w:r>
        <w:rPr>
          <w:i/>
          <w:sz w:val="24"/>
        </w:rPr>
        <w:t>don’t very much like this dress, will you show me</w:t>
      </w:r>
      <w:r>
        <w:rPr>
          <w:b/>
          <w:i/>
          <w:sz w:val="24"/>
        </w:rPr>
        <w:t xml:space="preserve"> another.</w:t>
      </w:r>
    </w:p>
    <w:p>
      <w:pPr>
        <w:pStyle w:val="Normal"/>
        <w:spacing w:lineRule="auto" w:line="240"/>
        <w:ind w:firstLine="284" w:end="0"/>
        <w:rPr>
          <w:b/>
          <w:i/>
          <w:i/>
          <w:sz w:val="24"/>
        </w:rPr>
      </w:pPr>
      <w:r>
        <w:rPr>
          <w:b/>
          <w:i/>
          <w:sz w:val="24"/>
        </w:rPr>
      </w:r>
    </w:p>
    <w:p>
      <w:pPr>
        <w:pStyle w:val="Normal"/>
        <w:spacing w:lineRule="auto" w:line="240"/>
        <w:ind w:firstLine="284" w:end="0"/>
        <w:rPr>
          <w:sz w:val="24"/>
        </w:rPr>
      </w:pPr>
      <w:r>
        <w:rPr>
          <w:sz w:val="24"/>
        </w:rPr>
        <w:t>2) one more, one in addition to the one or ones mentioned before –</w:t>
      </w:r>
    </w:p>
    <w:p>
      <w:pPr>
        <w:pStyle w:val="Normal"/>
        <w:spacing w:lineRule="auto" w:line="240"/>
        <w:ind w:firstLine="284" w:start="284" w:end="0"/>
        <w:rPr/>
      </w:pPr>
      <w:r>
        <w:rPr>
          <w:i/>
          <w:sz w:val="24"/>
        </w:rPr>
        <w:t>She asked me a question, then</w:t>
      </w:r>
      <w:r>
        <w:rPr>
          <w:b/>
          <w:i/>
          <w:sz w:val="24"/>
        </w:rPr>
        <w:t xml:space="preserve"> another.</w:t>
      </w:r>
    </w:p>
    <w:p>
      <w:pPr>
        <w:pStyle w:val="Normal"/>
        <w:spacing w:lineRule="auto" w:line="240"/>
        <w:ind w:firstLine="284" w:end="0"/>
        <w:rPr>
          <w:b/>
          <w:i/>
          <w:i/>
          <w:sz w:val="24"/>
        </w:rPr>
      </w:pPr>
      <w:r>
        <w:rPr>
          <w:b/>
          <w:i/>
          <w:sz w:val="24"/>
        </w:rPr>
      </w:r>
    </w:p>
    <w:p>
      <w:pPr>
        <w:pStyle w:val="Normal"/>
        <w:spacing w:lineRule="auto" w:line="240"/>
        <w:ind w:firstLine="284" w:end="0"/>
        <w:rPr>
          <w:sz w:val="24"/>
        </w:rPr>
      </w:pPr>
      <w:r>
        <w:rPr>
          <w:sz w:val="24"/>
        </w:rPr>
        <w:t>Detaching pronouns can be used as subject, object, adverbial modifier and attribute.</w:t>
      </w:r>
    </w:p>
    <w:p>
      <w:pPr>
        <w:pStyle w:val="Normal"/>
        <w:spacing w:lineRule="auto" w:line="240"/>
        <w:ind w:firstLine="284" w:end="0"/>
        <w:rPr>
          <w:sz w:val="24"/>
        </w:rPr>
      </w:pPr>
      <w:r>
        <w:rPr>
          <w:sz w:val="24"/>
        </w:rPr>
      </w:r>
    </w:p>
    <w:p>
      <w:pPr>
        <w:pStyle w:val="Normal"/>
        <w:spacing w:lineRule="auto" w:line="240"/>
        <w:ind w:firstLine="284" w:end="0"/>
        <w:rPr/>
      </w:pPr>
      <w:r>
        <w:rPr>
          <w:b/>
          <w:sz w:val="24"/>
        </w:rPr>
        <w:t>§ 224. Universal pronouns</w:t>
      </w:r>
      <w:r>
        <w:rPr>
          <w:sz w:val="24"/>
        </w:rPr>
        <w:t xml:space="preserve"> indicate all objects (persons and non-persons) as one whole or any representative of the group separately. They are: </w:t>
      </w:r>
      <w:r>
        <w:rPr>
          <w:i/>
          <w:sz w:val="24"/>
        </w:rPr>
        <w:t>all, both, each, every, everything, everybody, everyone, either.</w:t>
      </w:r>
    </w:p>
    <w:p>
      <w:pPr>
        <w:pStyle w:val="Normal"/>
        <w:spacing w:lineRule="auto" w:line="240"/>
        <w:ind w:firstLine="284" w:end="0"/>
        <w:rPr/>
      </w:pPr>
      <w:r>
        <w:rPr>
          <w:sz w:val="24"/>
        </w:rPr>
        <w:t xml:space="preserve">Of these only </w:t>
      </w:r>
      <w:r>
        <w:rPr>
          <w:i/>
          <w:sz w:val="24"/>
        </w:rPr>
        <w:t>everybody</w:t>
      </w:r>
      <w:r>
        <w:rPr>
          <w:sz w:val="24"/>
        </w:rPr>
        <w:t xml:space="preserve"> and </w:t>
      </w:r>
      <w:r>
        <w:rPr>
          <w:i/>
          <w:sz w:val="24"/>
        </w:rPr>
        <w:t>everyone</w:t>
      </w:r>
      <w:r>
        <w:rPr>
          <w:sz w:val="24"/>
        </w:rPr>
        <w:t xml:space="preserve"> have the category of case </w:t>
      </w:r>
      <w:r>
        <w:rPr>
          <w:i/>
          <w:sz w:val="24"/>
        </w:rPr>
        <w:t>(every</w:t>
        <w:softHyphen/>
        <w:t>body - everybody's, everyone – everyone’s),</w:t>
      </w:r>
      <w:r>
        <w:rPr>
          <w:sz w:val="24"/>
        </w:rPr>
        <w:t xml:space="preserve"> others have no grammatical categories.</w:t>
      </w:r>
    </w:p>
    <w:p>
      <w:pPr>
        <w:pStyle w:val="Normal"/>
        <w:spacing w:lineRule="auto" w:line="240"/>
        <w:ind w:firstLine="284" w:end="0"/>
        <w:rPr>
          <w:sz w:val="24"/>
        </w:rPr>
      </w:pPr>
      <w:r>
        <w:rPr>
          <w:sz w:val="24"/>
        </w:rPr>
        <w:t>These pronouns, as can be seen from the definition, differ in their reference.</w:t>
      </w:r>
    </w:p>
    <w:p>
      <w:pPr>
        <w:pStyle w:val="Normal"/>
        <w:spacing w:lineRule="auto" w:line="240"/>
        <w:ind w:firstLine="284" w:end="0"/>
        <w:rPr/>
      </w:pPr>
      <w:r>
        <w:rPr>
          <w:sz w:val="24"/>
        </w:rPr>
        <w:t xml:space="preserve">Some universal pronouns </w:t>
      </w:r>
      <w:r>
        <w:rPr>
          <w:i/>
          <w:sz w:val="24"/>
        </w:rPr>
        <w:t>(all, everybody)</w:t>
      </w:r>
      <w:r>
        <w:rPr>
          <w:sz w:val="24"/>
        </w:rPr>
        <w:t xml:space="preserve"> have always</w:t>
      </w:r>
      <w:r>
        <w:rPr>
          <w:b/>
          <w:sz w:val="24"/>
        </w:rPr>
        <w:t xml:space="preserve"> collective</w:t>
      </w:r>
      <w:r>
        <w:rPr>
          <w:sz w:val="24"/>
        </w:rPr>
        <w:t xml:space="preserve"> or </w:t>
      </w:r>
      <w:r>
        <w:rPr>
          <w:b/>
          <w:sz w:val="24"/>
        </w:rPr>
        <w:t>all-embracing reference.</w:t>
      </w:r>
      <w:r>
        <w:rPr>
          <w:sz w:val="24"/>
        </w:rPr>
        <w:t xml:space="preserve"> They correspond to the Russian</w:t>
      </w:r>
      <w:r>
        <w:rPr>
          <w:sz w:val="24"/>
          <w:lang w:val="ru-RU"/>
        </w:rPr>
        <w:t xml:space="preserve"> </w:t>
      </w:r>
      <w:r>
        <w:rPr>
          <w:i/>
          <w:sz w:val="24"/>
          <w:lang w:val="ru-RU"/>
        </w:rPr>
        <w:t>все, весь, целый, всё</w:t>
      </w:r>
      <w:r>
        <w:rPr>
          <w:sz w:val="24"/>
        </w:rPr>
        <w:t xml:space="preserve"> as in:</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All</w:t>
      </w:r>
      <w:r>
        <w:rPr>
          <w:i/>
          <w:sz w:val="24"/>
        </w:rPr>
        <w:t xml:space="preserve"> were present. </w:t>
      </w:r>
    </w:p>
    <w:p>
      <w:pPr>
        <w:pStyle w:val="Normal"/>
        <w:spacing w:lineRule="auto" w:line="240"/>
        <w:ind w:firstLine="284" w:start="284" w:end="0"/>
        <w:rPr/>
      </w:pPr>
      <w:r>
        <w:rPr>
          <w:b/>
          <w:i/>
          <w:sz w:val="24"/>
          <w:lang w:val="ru-RU"/>
        </w:rPr>
        <w:t>Все</w:t>
      </w:r>
      <w:r>
        <w:rPr>
          <w:i/>
          <w:sz w:val="24"/>
          <w:lang w:val="ru-RU"/>
        </w:rPr>
        <w:t xml:space="preserve"> присутствовали.</w:t>
      </w:r>
    </w:p>
    <w:p>
      <w:pPr>
        <w:pStyle w:val="Normal"/>
        <w:spacing w:lineRule="auto" w:line="240"/>
        <w:ind w:firstLine="284" w:start="284" w:end="0"/>
        <w:rPr/>
      </w:pPr>
      <w:r>
        <w:rPr>
          <w:b/>
          <w:i/>
          <w:sz w:val="24"/>
        </w:rPr>
        <w:t>All</w:t>
      </w:r>
      <w:r>
        <w:rPr>
          <w:i/>
          <w:sz w:val="24"/>
        </w:rPr>
        <w:t xml:space="preserve"> night long she sat by the window. </w:t>
      </w:r>
    </w:p>
    <w:p>
      <w:pPr>
        <w:pStyle w:val="Normal"/>
        <w:spacing w:lineRule="auto" w:line="240"/>
        <w:ind w:firstLine="284" w:start="284" w:end="0"/>
        <w:rPr/>
      </w:pPr>
      <w:r>
        <w:rPr>
          <w:b/>
          <w:i/>
          <w:sz w:val="24"/>
          <w:lang w:val="ru-RU"/>
        </w:rPr>
        <w:t>Всю</w:t>
      </w:r>
      <w:r>
        <w:rPr>
          <w:i/>
          <w:sz w:val="24"/>
          <w:lang w:val="ru-RU"/>
        </w:rPr>
        <w:t xml:space="preserve"> ночь напролет она просидела у окна.</w:t>
      </w:r>
    </w:p>
    <w:p>
      <w:pPr>
        <w:pStyle w:val="Normal"/>
        <w:spacing w:lineRule="auto" w:line="240"/>
        <w:ind w:firstLine="284" w:start="284" w:end="0"/>
        <w:rPr/>
      </w:pPr>
      <w:r>
        <w:rPr>
          <w:i/>
          <w:sz w:val="24"/>
        </w:rPr>
        <w:t>I haven’t read</w:t>
      </w:r>
      <w:r>
        <w:rPr>
          <w:b/>
          <w:i/>
          <w:sz w:val="24"/>
        </w:rPr>
        <w:t xml:space="preserve"> all</w:t>
      </w:r>
      <w:r>
        <w:rPr>
          <w:i/>
          <w:sz w:val="24"/>
        </w:rPr>
        <w:t xml:space="preserve"> the book. </w:t>
      </w:r>
    </w:p>
    <w:p>
      <w:pPr>
        <w:pStyle w:val="Normal"/>
        <w:spacing w:lineRule="auto" w:line="240"/>
        <w:ind w:firstLine="284" w:start="284" w:end="0"/>
        <w:rPr/>
      </w:pPr>
      <w:r>
        <w:rPr>
          <w:i/>
          <w:sz w:val="24"/>
          <w:lang w:val="ru-RU"/>
        </w:rPr>
        <w:t>Я не прочел</w:t>
      </w:r>
      <w:r>
        <w:rPr>
          <w:b/>
          <w:i/>
          <w:sz w:val="24"/>
          <w:lang w:val="ru-RU"/>
        </w:rPr>
        <w:t xml:space="preserve"> всей</w:t>
      </w:r>
      <w:r>
        <w:rPr>
          <w:i/>
          <w:sz w:val="24"/>
          <w:lang w:val="ru-RU"/>
        </w:rPr>
        <w:t xml:space="preserve"> книги.</w:t>
      </w:r>
    </w:p>
    <w:p>
      <w:pPr>
        <w:pStyle w:val="Normal"/>
        <w:spacing w:lineRule="auto" w:line="240"/>
        <w:ind w:firstLine="284" w:start="284" w:end="0"/>
        <w:rPr/>
      </w:pPr>
      <w:r>
        <w:rPr>
          <w:b/>
          <w:i/>
          <w:sz w:val="24"/>
        </w:rPr>
        <w:t>Everything</w:t>
      </w:r>
      <w:r>
        <w:rPr>
          <w:i/>
          <w:sz w:val="24"/>
        </w:rPr>
        <w:t xml:space="preserve"> looks so beautiful in spring. </w:t>
      </w:r>
    </w:p>
    <w:p>
      <w:pPr>
        <w:pStyle w:val="Normal"/>
        <w:spacing w:lineRule="auto" w:line="240"/>
        <w:ind w:firstLine="284" w:start="284" w:end="0"/>
        <w:rPr/>
      </w:pPr>
      <w:r>
        <w:rPr>
          <w:b/>
          <w:i/>
          <w:sz w:val="24"/>
          <w:lang w:val="ru-RU"/>
        </w:rPr>
        <w:t>Все</w:t>
      </w:r>
      <w:r>
        <w:rPr>
          <w:i/>
          <w:sz w:val="24"/>
          <w:lang w:val="ru-RU"/>
        </w:rPr>
        <w:t xml:space="preserve"> так красиво весной.</w:t>
      </w:r>
    </w:p>
    <w:p>
      <w:pPr>
        <w:pStyle w:val="Normal"/>
        <w:spacing w:lineRule="auto" w:line="240"/>
        <w:ind w:firstLine="284" w:start="284" w:end="0"/>
        <w:rPr/>
      </w:pPr>
      <w:r>
        <w:rPr>
          <w:i/>
          <w:sz w:val="24"/>
        </w:rPr>
        <w:t>She is</w:t>
      </w:r>
      <w:r>
        <w:rPr>
          <w:b/>
          <w:i/>
          <w:sz w:val="24"/>
        </w:rPr>
        <w:t xml:space="preserve"> everything</w:t>
      </w:r>
      <w:r>
        <w:rPr>
          <w:i/>
          <w:sz w:val="24"/>
        </w:rPr>
        <w:t xml:space="preserve"> to me. </w:t>
      </w:r>
    </w:p>
    <w:p>
      <w:pPr>
        <w:pStyle w:val="Normal"/>
        <w:spacing w:lineRule="auto" w:line="240"/>
        <w:ind w:firstLine="284" w:start="284" w:end="0"/>
        <w:rPr/>
      </w:pPr>
      <w:r>
        <w:rPr>
          <w:i/>
          <w:sz w:val="24"/>
          <w:lang w:val="ru-RU"/>
        </w:rPr>
        <w:t>Она для меня</w:t>
      </w:r>
      <w:r>
        <w:rPr>
          <w:b/>
          <w:i/>
          <w:sz w:val="24"/>
          <w:lang w:val="ru-RU"/>
        </w:rPr>
        <w:t xml:space="preserve"> всё.</w:t>
      </w:r>
    </w:p>
    <w:p>
      <w:pPr>
        <w:pStyle w:val="Normal"/>
        <w:spacing w:lineRule="auto" w:line="240"/>
        <w:ind w:firstLine="284" w:end="0"/>
        <w:rPr>
          <w:b/>
          <w:i/>
          <w:i/>
          <w:sz w:val="24"/>
          <w:lang w:val="ru-RU"/>
        </w:rPr>
      </w:pPr>
      <w:r>
        <w:rPr>
          <w:b/>
          <w:i/>
          <w:sz w:val="24"/>
          <w:lang w:val="ru-RU"/>
        </w:rPr>
      </w:r>
    </w:p>
    <w:p>
      <w:pPr>
        <w:pStyle w:val="Normal"/>
        <w:spacing w:lineRule="auto" w:line="240"/>
        <w:ind w:firstLine="284" w:end="0"/>
        <w:rPr/>
      </w:pPr>
      <w:r>
        <w:rPr>
          <w:sz w:val="24"/>
        </w:rPr>
        <w:t xml:space="preserve">Two pronouns </w:t>
      </w:r>
      <w:r>
        <w:rPr>
          <w:i/>
          <w:sz w:val="24"/>
        </w:rPr>
        <w:t>(both, either)</w:t>
      </w:r>
      <w:r>
        <w:rPr>
          <w:sz w:val="24"/>
        </w:rPr>
        <w:t xml:space="preserve"> indicate a group comprising two persons or non-persons treated either as a whole </w:t>
      </w:r>
      <w:r>
        <w:rPr>
          <w:i/>
          <w:sz w:val="24"/>
        </w:rPr>
        <w:t>(both)</w:t>
      </w:r>
      <w:r>
        <w:rPr>
          <w:sz w:val="24"/>
        </w:rPr>
        <w:t xml:space="preserve"> or as consisting of individual objects in a group of two </w:t>
      </w:r>
      <w:r>
        <w:rPr>
          <w:i/>
          <w:sz w:val="24"/>
        </w:rPr>
        <w:t>(either -</w:t>
      </w:r>
      <w:r>
        <w:rPr>
          <w:sz w:val="24"/>
          <w:lang w:val="ru-RU"/>
        </w:rPr>
        <w:t xml:space="preserve"> каждый из двух).</w:t>
      </w:r>
      <w:r>
        <w:rPr>
          <w:sz w:val="24"/>
        </w:rPr>
        <w:t xml:space="preserve"> In accordance with their reference </w:t>
      </w:r>
      <w:r>
        <w:rPr>
          <w:i/>
          <w:sz w:val="24"/>
        </w:rPr>
        <w:t>both</w:t>
      </w:r>
      <w:r>
        <w:rPr>
          <w:sz w:val="24"/>
        </w:rPr>
        <w:t xml:space="preserve"> takes a predicate-verb in the plural and </w:t>
      </w:r>
      <w:r>
        <w:rPr>
          <w:i/>
          <w:sz w:val="24"/>
        </w:rPr>
        <w:t>either -</w:t>
      </w:r>
      <w:r>
        <w:rPr>
          <w:sz w:val="24"/>
        </w:rPr>
        <w:t xml:space="preserve"> in the singular. The article is usually placed after </w:t>
      </w:r>
      <w:r>
        <w:rPr>
          <w:i/>
          <w:sz w:val="24"/>
        </w:rPr>
        <w:t>both.</w:t>
      </w:r>
    </w:p>
    <w:p>
      <w:pPr>
        <w:pStyle w:val="Normal"/>
        <w:spacing w:lineRule="auto" w:line="240"/>
        <w:ind w:firstLine="284" w:end="0"/>
        <w:rPr>
          <w:i/>
          <w:i/>
          <w:sz w:val="24"/>
        </w:rPr>
      </w:pPr>
      <w:r>
        <w:rPr>
          <w:i/>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pPr>
            <w:r>
              <w:rPr>
                <w:b/>
                <w:i/>
                <w:sz w:val="24"/>
              </w:rPr>
              <w:t>Both</w:t>
            </w:r>
            <w:r>
              <w:rPr>
                <w:i/>
                <w:sz w:val="24"/>
              </w:rPr>
              <w:t xml:space="preserve"> have come in time.</w:t>
            </w:r>
            <w:r>
              <w:rPr>
                <w:b/>
                <w:i/>
                <w:sz w:val="24"/>
              </w:rPr>
              <w:t xml:space="preserve"> </w:t>
            </w:r>
          </w:p>
          <w:p>
            <w:pPr>
              <w:pStyle w:val="Normal"/>
              <w:spacing w:lineRule="auto" w:line="240"/>
              <w:ind w:hanging="0" w:end="0"/>
              <w:jc w:val="start"/>
              <w:rPr/>
            </w:pPr>
            <w:r>
              <w:rPr>
                <w:b/>
                <w:i/>
                <w:sz w:val="24"/>
              </w:rPr>
              <w:t>Both</w:t>
            </w:r>
            <w:r>
              <w:rPr>
                <w:i/>
                <w:sz w:val="24"/>
              </w:rPr>
              <w:t xml:space="preserve"> the windows were shut.</w:t>
            </w:r>
            <w:r>
              <w:rPr>
                <w:b/>
                <w:i/>
                <w:sz w:val="24"/>
              </w:rPr>
              <w:t xml:space="preserve"> </w:t>
            </w:r>
          </w:p>
          <w:p>
            <w:pPr>
              <w:pStyle w:val="Normal"/>
              <w:spacing w:lineRule="auto" w:line="240"/>
              <w:ind w:hanging="0" w:end="0"/>
              <w:jc w:val="start"/>
              <w:rPr>
                <w:sz w:val="24"/>
              </w:rPr>
            </w:pPr>
            <w:r>
              <w:rPr>
                <w:b/>
                <w:i/>
                <w:sz w:val="24"/>
              </w:rPr>
              <w:t>Either</w:t>
            </w:r>
            <w:r>
              <w:rPr>
                <w:i/>
                <w:sz w:val="24"/>
              </w:rPr>
              <w:t xml:space="preserve"> of these will do.</w:t>
            </w:r>
          </w:p>
        </w:tc>
        <w:tc>
          <w:tcPr>
            <w:tcW w:w="5491" w:type="dxa"/>
            <w:tcBorders/>
          </w:tcPr>
          <w:p>
            <w:pPr>
              <w:pStyle w:val="Normal"/>
              <w:spacing w:lineRule="auto" w:line="240"/>
              <w:ind w:hanging="0" w:end="0"/>
              <w:jc w:val="start"/>
              <w:rPr/>
            </w:pPr>
            <w:r>
              <w:rPr>
                <w:i/>
                <w:sz w:val="24"/>
                <w:lang w:val="ru-RU"/>
              </w:rPr>
              <w:t>-</w:t>
            </w:r>
            <w:r>
              <w:rPr>
                <w:b/>
                <w:i/>
                <w:sz w:val="24"/>
                <w:lang w:val="ru-RU"/>
              </w:rPr>
              <w:t xml:space="preserve"> Оба</w:t>
            </w:r>
            <w:r>
              <w:rPr>
                <w:i/>
                <w:sz w:val="24"/>
                <w:lang w:val="ru-RU"/>
              </w:rPr>
              <w:t xml:space="preserve"> пришли вовремя. </w:t>
            </w:r>
          </w:p>
          <w:p>
            <w:pPr>
              <w:pStyle w:val="Normal"/>
              <w:spacing w:lineRule="auto" w:line="240"/>
              <w:ind w:hanging="0" w:end="0"/>
              <w:jc w:val="start"/>
              <w:rPr>
                <w:sz w:val="24"/>
                <w:lang w:val="ru-RU"/>
              </w:rPr>
            </w:pPr>
            <w:r>
              <w:rPr>
                <w:i/>
                <w:sz w:val="24"/>
              </w:rPr>
              <w:t>-</w:t>
            </w:r>
            <w:r>
              <w:rPr>
                <w:b/>
                <w:i/>
                <w:sz w:val="24"/>
                <w:lang w:val="ru-RU"/>
              </w:rPr>
              <w:t xml:space="preserve"> Оба</w:t>
            </w:r>
            <w:r>
              <w:rPr>
                <w:i/>
                <w:sz w:val="24"/>
                <w:lang w:val="ru-RU"/>
              </w:rPr>
              <w:t xml:space="preserve"> окна были закрыты. </w:t>
            </w:r>
          </w:p>
          <w:p>
            <w:pPr>
              <w:pStyle w:val="Normal"/>
              <w:spacing w:lineRule="auto" w:line="240"/>
              <w:ind w:hanging="0" w:end="0"/>
              <w:jc w:val="start"/>
              <w:rPr>
                <w:sz w:val="24"/>
              </w:rPr>
            </w:pPr>
            <w:r>
              <w:rPr>
                <w:b/>
                <w:sz w:val="24"/>
              </w:rPr>
              <w:t>-</w:t>
            </w:r>
            <w:r>
              <w:rPr>
                <w:b/>
                <w:sz w:val="24"/>
                <w:lang w:val="ru-RU"/>
              </w:rPr>
              <w:t xml:space="preserve"> Любой</w:t>
            </w:r>
            <w:r>
              <w:rPr>
                <w:sz w:val="24"/>
                <w:lang w:val="ru-RU"/>
              </w:rPr>
              <w:t xml:space="preserve"> из них подойдет.</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Some pronouns </w:t>
      </w:r>
      <w:r>
        <w:rPr>
          <w:i/>
          <w:sz w:val="24"/>
        </w:rPr>
        <w:t>(every, each, either)</w:t>
      </w:r>
      <w:r>
        <w:rPr>
          <w:sz w:val="24"/>
        </w:rPr>
        <w:t xml:space="preserve"> always have</w:t>
      </w:r>
      <w:r>
        <w:rPr>
          <w:b/>
          <w:sz w:val="24"/>
        </w:rPr>
        <w:t xml:space="preserve"> individual reference </w:t>
      </w:r>
      <w:r>
        <w:rPr>
          <w:sz w:val="24"/>
          <w:lang w:val="ru-RU"/>
        </w:rPr>
        <w:t>(каждый, другой),</w:t>
      </w:r>
      <w:r>
        <w:rPr>
          <w:sz w:val="24"/>
        </w:rPr>
        <w:t xml:space="preserve"> therefore they agree with the predicate-verb in the singular.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She searched</w:t>
      </w:r>
      <w:r>
        <w:rPr>
          <w:b/>
          <w:i/>
          <w:sz w:val="24"/>
        </w:rPr>
        <w:t xml:space="preserve"> every</w:t>
      </w:r>
      <w:r>
        <w:rPr>
          <w:i/>
          <w:sz w:val="24"/>
        </w:rPr>
        <w:t xml:space="preserve"> corner, but found nothing. </w:t>
      </w:r>
    </w:p>
    <w:p>
      <w:pPr>
        <w:pStyle w:val="Normal"/>
        <w:spacing w:lineRule="auto" w:line="240"/>
        <w:ind w:firstLine="284" w:start="284" w:end="0"/>
        <w:rPr/>
      </w:pPr>
      <w:r>
        <w:rPr>
          <w:b/>
          <w:i/>
          <w:sz w:val="24"/>
        </w:rPr>
        <w:t>Each</w:t>
      </w:r>
      <w:r>
        <w:rPr>
          <w:i/>
          <w:sz w:val="24"/>
        </w:rPr>
        <w:t xml:space="preserve"> of them keeps silent.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Two pronouns </w:t>
      </w:r>
      <w:r>
        <w:rPr>
          <w:i/>
          <w:sz w:val="24"/>
        </w:rPr>
        <w:t>(everybody, everyone)</w:t>
      </w:r>
      <w:r>
        <w:rPr>
          <w:sz w:val="24"/>
        </w:rPr>
        <w:t xml:space="preserve"> may have both</w:t>
      </w:r>
      <w:r>
        <w:rPr>
          <w:b/>
          <w:sz w:val="24"/>
        </w:rPr>
        <w:t xml:space="preserve"> collective</w:t>
      </w:r>
      <w:r>
        <w:rPr>
          <w:sz w:val="24"/>
        </w:rPr>
        <w:t xml:space="preserve"> and </w:t>
      </w:r>
      <w:r>
        <w:rPr>
          <w:b/>
          <w:sz w:val="24"/>
        </w:rPr>
        <w:t>individual reference.</w:t>
      </w:r>
      <w:r>
        <w:rPr>
          <w:sz w:val="24"/>
        </w:rPr>
        <w:t xml:space="preserve"> In the first case it corresponds to the Russian</w:t>
      </w:r>
      <w:r>
        <w:rPr>
          <w:sz w:val="24"/>
          <w:lang w:val="ru-RU"/>
        </w:rPr>
        <w:t xml:space="preserve"> </w:t>
      </w:r>
      <w:r>
        <w:rPr>
          <w:i/>
          <w:sz w:val="24"/>
          <w:lang w:val="ru-RU"/>
        </w:rPr>
        <w:t>все,</w:t>
      </w:r>
      <w:r>
        <w:rPr>
          <w:sz w:val="24"/>
        </w:rPr>
        <w:t xml:space="preserve"> in the second case to the Russian</w:t>
      </w:r>
      <w:r>
        <w:rPr>
          <w:sz w:val="24"/>
          <w:lang w:val="ru-RU"/>
        </w:rPr>
        <w:t xml:space="preserve"> </w:t>
      </w:r>
      <w:r>
        <w:rPr>
          <w:i/>
          <w:sz w:val="24"/>
          <w:lang w:val="ru-RU"/>
        </w:rPr>
        <w:t>каждый.</w:t>
      </w:r>
      <w:r>
        <w:rPr>
          <w:sz w:val="24"/>
        </w:rPr>
        <w:t xml:space="preserve"> This or that reference is generally marked not so much by the predicate-verb, as by correlation with personal or possessive pronouns.</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Everybody</w:t>
      </w:r>
      <w:r>
        <w:rPr>
          <w:i/>
          <w:sz w:val="24"/>
        </w:rPr>
        <w:t xml:space="preserve"> did as</w:t>
      </w:r>
      <w:r>
        <w:rPr>
          <w:b/>
          <w:i/>
          <w:sz w:val="24"/>
        </w:rPr>
        <w:t xml:space="preserve"> he</w:t>
      </w:r>
      <w:r>
        <w:rPr>
          <w:i/>
          <w:sz w:val="24"/>
        </w:rPr>
        <w:t xml:space="preserve"> thought best.</w:t>
      </w:r>
    </w:p>
    <w:p>
      <w:pPr>
        <w:pStyle w:val="Normal"/>
        <w:spacing w:lineRule="auto" w:line="240"/>
        <w:ind w:firstLine="284" w:start="284" w:end="0"/>
        <w:rPr/>
      </w:pPr>
      <w:r>
        <w:rPr>
          <w:b/>
          <w:i/>
          <w:sz w:val="24"/>
        </w:rPr>
        <w:t>Everybody</w:t>
      </w:r>
      <w:r>
        <w:rPr>
          <w:i/>
          <w:sz w:val="24"/>
        </w:rPr>
        <w:t xml:space="preserve"> was eager to give</w:t>
      </w:r>
      <w:r>
        <w:rPr>
          <w:b/>
          <w:i/>
          <w:sz w:val="24"/>
        </w:rPr>
        <w:t xml:space="preserve"> his</w:t>
      </w:r>
      <w:r>
        <w:rPr>
          <w:i/>
          <w:sz w:val="24"/>
        </w:rPr>
        <w:t xml:space="preserve"> evidence.</w:t>
      </w:r>
    </w:p>
    <w:p>
      <w:pPr>
        <w:pStyle w:val="Normal"/>
        <w:spacing w:lineRule="auto" w:line="240"/>
        <w:ind w:firstLine="284" w:start="284" w:end="0"/>
        <w:rPr/>
      </w:pPr>
      <w:r>
        <w:rPr>
          <w:i/>
          <w:sz w:val="24"/>
        </w:rPr>
        <w:t>Tell</w:t>
      </w:r>
      <w:r>
        <w:rPr>
          <w:b/>
          <w:i/>
          <w:sz w:val="24"/>
        </w:rPr>
        <w:t xml:space="preserve"> everybody</w:t>
      </w:r>
      <w:r>
        <w:rPr>
          <w:i/>
          <w:sz w:val="24"/>
        </w:rPr>
        <w:t xml:space="preserve"> that</w:t>
      </w:r>
      <w:r>
        <w:rPr>
          <w:b/>
          <w:i/>
          <w:sz w:val="24"/>
        </w:rPr>
        <w:t xml:space="preserve"> they</w:t>
      </w:r>
      <w:r>
        <w:rPr>
          <w:i/>
          <w:sz w:val="24"/>
        </w:rPr>
        <w:t xml:space="preserve"> are to wait a bit.</w:t>
      </w:r>
    </w:p>
    <w:p>
      <w:pPr>
        <w:pStyle w:val="Normal"/>
        <w:spacing w:lineRule="auto" w:line="240"/>
        <w:ind w:firstLine="284" w:start="284" w:end="0"/>
        <w:rPr/>
      </w:pPr>
      <w:r>
        <w:rPr>
          <w:b/>
          <w:i/>
          <w:sz w:val="24"/>
        </w:rPr>
        <w:t>Everybody</w:t>
      </w:r>
      <w:r>
        <w:rPr>
          <w:i/>
          <w:sz w:val="24"/>
        </w:rPr>
        <w:t xml:space="preserve"> lowered</w:t>
      </w:r>
      <w:r>
        <w:rPr>
          <w:b/>
          <w:i/>
          <w:sz w:val="24"/>
        </w:rPr>
        <w:t xml:space="preserve"> their</w:t>
      </w:r>
      <w:r>
        <w:rPr>
          <w:i/>
          <w:sz w:val="24"/>
        </w:rPr>
        <w:t xml:space="preserve"> eyes.</w:t>
      </w:r>
    </w:p>
    <w:p>
      <w:pPr>
        <w:pStyle w:val="Normal"/>
        <w:spacing w:lineRule="auto" w:line="240"/>
        <w:ind w:firstLine="284" w:start="284" w:end="0"/>
        <w:rPr/>
      </w:pPr>
      <w:r>
        <w:rPr>
          <w:i/>
          <w:sz w:val="24"/>
        </w:rPr>
        <w:t>The women stood by the gates and</w:t>
      </w:r>
      <w:r>
        <w:rPr>
          <w:b/>
          <w:i/>
          <w:sz w:val="24"/>
        </w:rPr>
        <w:t xml:space="preserve"> everyone</w:t>
      </w:r>
      <w:r>
        <w:rPr>
          <w:i/>
          <w:sz w:val="24"/>
        </w:rPr>
        <w:t xml:space="preserve"> told</w:t>
      </w:r>
      <w:r>
        <w:rPr>
          <w:b/>
          <w:i/>
          <w:sz w:val="24"/>
        </w:rPr>
        <w:t xml:space="preserve"> her</w:t>
      </w:r>
      <w:r>
        <w:rPr>
          <w:i/>
          <w:sz w:val="24"/>
        </w:rPr>
        <w:t xml:space="preserve"> own story.</w:t>
      </w:r>
    </w:p>
    <w:p>
      <w:pPr>
        <w:pStyle w:val="Normal"/>
        <w:spacing w:lineRule="auto" w:line="240"/>
        <w:ind w:firstLine="284" w:end="0"/>
        <w:rPr>
          <w:i/>
          <w:i/>
          <w:sz w:val="24"/>
        </w:rPr>
      </w:pPr>
      <w:r>
        <w:rPr>
          <w:i/>
          <w:sz w:val="24"/>
        </w:rPr>
      </w:r>
    </w:p>
    <w:p>
      <w:pPr>
        <w:pStyle w:val="Normal"/>
        <w:spacing w:lineRule="auto" w:line="240"/>
        <w:ind w:firstLine="284" w:end="0"/>
        <w:rPr/>
      </w:pPr>
      <w:r>
        <w:rPr>
          <w:b/>
          <w:sz w:val="24"/>
        </w:rPr>
        <w:t>§ 225. Interrogative pronouns</w:t>
      </w:r>
      <w:r>
        <w:rPr>
          <w:sz w:val="24"/>
        </w:rPr>
        <w:t xml:space="preserve"> indicate persons or non-persons or tlieir properties as unknown to the speaker and requiring to be named in the answer. Accordingly they are used to form special (or pronominal) questions.</w:t>
      </w:r>
    </w:p>
    <w:p>
      <w:pPr>
        <w:pStyle w:val="Normal"/>
        <w:spacing w:lineRule="auto" w:line="240"/>
        <w:ind w:firstLine="284" w:end="0"/>
        <w:rPr/>
      </w:pPr>
      <w:r>
        <w:rPr>
          <w:sz w:val="24"/>
        </w:rPr>
        <w:t xml:space="preserve">This subclass of pronouns comprises </w:t>
      </w:r>
      <w:r>
        <w:rPr>
          <w:i/>
          <w:sz w:val="24"/>
        </w:rPr>
        <w:t>who, whose, what, which, who</w:t>
        <w:softHyphen/>
        <w:t>ever, whatever, whichever.</w:t>
      </w:r>
      <w:r>
        <w:rPr>
          <w:sz w:val="24"/>
        </w:rPr>
        <w:t xml:space="preserve"> Of these only the pronoun </w:t>
      </w:r>
      <w:r>
        <w:rPr>
          <w:i/>
          <w:sz w:val="24"/>
        </w:rPr>
        <w:t>who</w:t>
      </w:r>
      <w:r>
        <w:rPr>
          <w:sz w:val="24"/>
        </w:rPr>
        <w:t xml:space="preserve"> has the category of case — the objective case is </w:t>
      </w:r>
      <w:r>
        <w:rPr>
          <w:i/>
          <w:sz w:val="24"/>
        </w:rPr>
        <w:t>whom.</w:t>
      </w:r>
      <w:r>
        <w:rPr>
          <w:sz w:val="24"/>
        </w:rPr>
        <w:t xml:space="preserve"> However there is a strong tendency in colloquial English to use </w:t>
      </w:r>
      <w:r>
        <w:rPr>
          <w:i/>
          <w:sz w:val="24"/>
        </w:rPr>
        <w:t>who</w:t>
      </w:r>
      <w:r>
        <w:rPr>
          <w:sz w:val="24"/>
        </w:rPr>
        <w:t xml:space="preserve"> instead of </w:t>
      </w:r>
      <w:r>
        <w:rPr>
          <w:i/>
          <w:sz w:val="24"/>
        </w:rPr>
        <w:t>whom,</w:t>
      </w:r>
      <w:r>
        <w:rPr>
          <w:sz w:val="24"/>
        </w:rPr>
        <w:t xml:space="preserve"> especially with prepositions.</w:t>
      </w:r>
    </w:p>
    <w:p>
      <w:pPr>
        <w:pStyle w:val="Normal"/>
        <w:spacing w:lineRule="auto" w:line="240"/>
        <w:ind w:firstLine="284" w:end="0"/>
        <w:rPr>
          <w:sz w:val="24"/>
        </w:rPr>
      </w:pPr>
      <w:r>
        <w:rPr>
          <w:sz w:val="24"/>
        </w:rPr>
      </w:r>
    </w:p>
    <w:p>
      <w:pPr>
        <w:pStyle w:val="Normal"/>
        <w:spacing w:lineRule="auto" w:line="240"/>
        <w:ind w:firstLine="284" w:start="284" w:end="0"/>
        <w:rPr/>
      </w:pPr>
      <w:r>
        <w:rPr>
          <w:b/>
          <w:i/>
          <w:sz w:val="24"/>
        </w:rPr>
        <w:t>Who</w:t>
      </w:r>
      <w:r>
        <w:rPr>
          <w:i/>
          <w:sz w:val="24"/>
        </w:rPr>
        <w:t xml:space="preserve"> did you get it</w:t>
      </w:r>
      <w:r>
        <w:rPr>
          <w:b/>
          <w:i/>
          <w:sz w:val="24"/>
        </w:rPr>
        <w:t xml:space="preserve"> from</w:t>
      </w:r>
      <w:r>
        <w:rPr>
          <w:i/>
          <w:sz w:val="24"/>
        </w:rPr>
        <w:t>?</w:t>
      </w:r>
    </w:p>
    <w:p>
      <w:pPr>
        <w:pStyle w:val="Normal"/>
        <w:spacing w:lineRule="auto" w:line="240"/>
        <w:ind w:firstLine="284" w:start="284" w:end="0"/>
        <w:rPr/>
      </w:pPr>
      <w:r>
        <w:rPr>
          <w:b/>
          <w:i/>
          <w:sz w:val="24"/>
        </w:rPr>
        <w:t>Who</w:t>
      </w:r>
      <w:r>
        <w:rPr>
          <w:i/>
          <w:sz w:val="24"/>
        </w:rPr>
        <w:t xml:space="preserve"> have you been</w:t>
      </w:r>
      <w:r>
        <w:rPr>
          <w:b/>
          <w:i/>
          <w:sz w:val="24"/>
        </w:rPr>
        <w:t xml:space="preserve"> with</w:t>
      </w:r>
      <w:r>
        <w:rPr>
          <w:i/>
          <w:sz w:val="24"/>
        </w:rPr>
        <w:t xml:space="preserve">? </w:t>
      </w:r>
    </w:p>
    <w:p>
      <w:pPr>
        <w:pStyle w:val="Normal"/>
        <w:spacing w:lineRule="auto" w:line="240"/>
        <w:ind w:firstLine="284" w:start="284" w:end="0"/>
        <w:rPr/>
      </w:pPr>
      <w:r>
        <w:rPr>
          <w:b/>
          <w:i/>
          <w:sz w:val="24"/>
        </w:rPr>
        <w:t>Who</w:t>
      </w:r>
      <w:r>
        <w:rPr>
          <w:i/>
          <w:sz w:val="24"/>
        </w:rPr>
        <w:t xml:space="preserve"> do you mean?</w:t>
      </w:r>
      <w:r>
        <w:rPr>
          <w:sz w:val="24"/>
        </w:rPr>
        <w:t xml:space="preserve">                                     </w:t>
      </w:r>
    </w:p>
    <w:p>
      <w:pPr>
        <w:pStyle w:val="Normal"/>
        <w:spacing w:lineRule="auto" w:line="240"/>
        <w:ind w:firstLine="284" w:end="0"/>
        <w:rPr>
          <w:sz w:val="24"/>
        </w:rPr>
      </w:pPr>
      <w:r>
        <w:rPr>
          <w:sz w:val="24"/>
        </w:rPr>
      </w:r>
    </w:p>
    <w:p>
      <w:pPr>
        <w:pStyle w:val="Normal"/>
        <w:spacing w:lineRule="auto" w:line="240"/>
        <w:ind w:hanging="0" w:end="0"/>
        <w:rPr/>
      </w:pPr>
      <w:r>
        <w:rPr>
          <w:sz w:val="24"/>
        </w:rPr>
        <w:t xml:space="preserve">instead of </w:t>
      </w:r>
      <w:r>
        <w:rPr>
          <w:i/>
          <w:sz w:val="24"/>
        </w:rPr>
        <w:t>Whom did you get it from? (or from whom), Whom have you been with? (or with whom). Whom do you mean?</w:t>
      </w:r>
    </w:p>
    <w:p>
      <w:pPr>
        <w:pStyle w:val="Normal"/>
        <w:spacing w:lineRule="auto" w:line="240"/>
        <w:ind w:firstLine="284" w:end="0"/>
        <w:rPr>
          <w:i/>
          <w:i/>
          <w:sz w:val="24"/>
        </w:rPr>
      </w:pPr>
      <w:r>
        <w:rPr>
          <w:i/>
          <w:sz w:val="24"/>
        </w:rPr>
      </w:r>
    </w:p>
    <w:p>
      <w:pPr>
        <w:pStyle w:val="Normal"/>
        <w:spacing w:lineRule="auto" w:line="240"/>
        <w:ind w:firstLine="284" w:end="0"/>
        <w:rPr>
          <w:i/>
          <w:i/>
          <w:sz w:val="24"/>
        </w:rPr>
      </w:pPr>
      <w:r>
        <w:rPr>
          <w:i/>
          <w:sz w:val="24"/>
        </w:rPr>
      </w:r>
    </w:p>
    <w:p>
      <w:pPr>
        <w:pStyle w:val="Normal"/>
        <w:spacing w:lineRule="auto" w:line="240"/>
        <w:ind w:firstLine="284" w:end="0"/>
        <w:rPr/>
      </w:pPr>
      <w:r>
        <w:rPr>
          <w:i/>
          <w:sz w:val="24"/>
        </w:rPr>
        <w:t>Who, whose, whoever</w:t>
      </w:r>
      <w:r>
        <w:rPr>
          <w:sz w:val="24"/>
        </w:rPr>
        <w:t xml:space="preserve"> have personal reference, </w:t>
      </w:r>
      <w:r>
        <w:rPr>
          <w:i/>
          <w:sz w:val="24"/>
        </w:rPr>
        <w:t>what, whatever</w:t>
      </w:r>
      <w:r>
        <w:rPr>
          <w:sz w:val="24"/>
        </w:rPr>
        <w:t xml:space="preserve"> have non-personal reference, and </w:t>
      </w:r>
      <w:r>
        <w:rPr>
          <w:i/>
          <w:sz w:val="24"/>
        </w:rPr>
        <w:t>which</w:t>
      </w:r>
      <w:r>
        <w:rPr>
          <w:sz w:val="24"/>
        </w:rPr>
        <w:t xml:space="preserve"> may have both personal and non-personal reference.</w:t>
      </w:r>
    </w:p>
    <w:p>
      <w:pPr>
        <w:pStyle w:val="Normal"/>
        <w:spacing w:lineRule="auto" w:line="240"/>
        <w:ind w:firstLine="284" w:end="0"/>
        <w:rPr/>
      </w:pPr>
      <w:r>
        <w:rPr>
          <w:sz w:val="24"/>
        </w:rPr>
        <w:t xml:space="preserve">The number of the persons implied by </w:t>
      </w:r>
      <w:r>
        <w:rPr>
          <w:i/>
          <w:sz w:val="24"/>
        </w:rPr>
        <w:t>who</w:t>
      </w:r>
      <w:r>
        <w:rPr>
          <w:sz w:val="24"/>
        </w:rPr>
        <w:t xml:space="preserve"> can be derived from the context. Accordingly the predicate-verb may be in the singular or in the plural.</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Who</w:t>
      </w:r>
      <w:r>
        <w:rPr>
          <w:b/>
          <w:i/>
          <w:sz w:val="24"/>
        </w:rPr>
        <w:t xml:space="preserve"> has come</w:t>
      </w:r>
      <w:r>
        <w:rPr>
          <w:i/>
          <w:sz w:val="24"/>
        </w:rPr>
        <w:t xml:space="preserve">? It’s my brother. </w:t>
      </w:r>
    </w:p>
    <w:p>
      <w:pPr>
        <w:pStyle w:val="Normal"/>
        <w:spacing w:lineRule="auto" w:line="240"/>
        <w:ind w:firstLine="284" w:start="284" w:end="0"/>
        <w:rPr/>
      </w:pPr>
      <w:r>
        <w:rPr>
          <w:i/>
          <w:sz w:val="24"/>
        </w:rPr>
        <w:t>Who</w:t>
      </w:r>
      <w:r>
        <w:rPr>
          <w:b/>
          <w:i/>
          <w:sz w:val="24"/>
        </w:rPr>
        <w:t xml:space="preserve"> are to come</w:t>
      </w:r>
      <w:r>
        <w:rPr>
          <w:i/>
          <w:sz w:val="24"/>
        </w:rPr>
        <w:t xml:space="preserve"> today?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When </w:t>
      </w:r>
      <w:r>
        <w:rPr>
          <w:i/>
          <w:sz w:val="24"/>
        </w:rPr>
        <w:t>who</w:t>
      </w:r>
      <w:r>
        <w:rPr>
          <w:sz w:val="24"/>
        </w:rPr>
        <w:t xml:space="preserve"> is used as predicative, the link verb naturally agrees with the subject:</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Who is she? Who are you? Who were those people?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pronouns </w:t>
      </w:r>
      <w:r>
        <w:rPr>
          <w:i/>
          <w:sz w:val="24"/>
        </w:rPr>
        <w:t>what</w:t>
      </w:r>
      <w:r>
        <w:rPr>
          <w:sz w:val="24"/>
        </w:rPr>
        <w:t xml:space="preserve"> may be both a noun-pronoun</w:t>
      </w:r>
      <w:r>
        <w:rPr>
          <w:sz w:val="24"/>
          <w:lang w:val="ru-RU"/>
        </w:rPr>
        <w:t xml:space="preserve"> (что?)</w:t>
      </w:r>
      <w:r>
        <w:rPr>
          <w:sz w:val="24"/>
        </w:rPr>
        <w:t xml:space="preserve"> and an adjective-pronoun</w:t>
      </w:r>
      <w:r>
        <w:rPr>
          <w:sz w:val="24"/>
          <w:lang w:val="ru-RU"/>
        </w:rPr>
        <w:t xml:space="preserve"> (каков? какой?).</w:t>
      </w:r>
      <w:r>
        <w:rPr>
          <w:sz w:val="24"/>
        </w:rPr>
        <w:t xml:space="preserve"> It has mostly a non-personal reference, as in:</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What</w:t>
      </w:r>
      <w:r>
        <w:rPr>
          <w:i/>
          <w:sz w:val="24"/>
        </w:rPr>
        <w:t xml:space="preserve"> has happened? </w:t>
      </w:r>
    </w:p>
    <w:p>
      <w:pPr>
        <w:pStyle w:val="Normal"/>
        <w:spacing w:lineRule="auto" w:line="240"/>
        <w:ind w:firstLine="284" w:start="284" w:end="0"/>
        <w:rPr/>
      </w:pPr>
      <w:r>
        <w:rPr>
          <w:b/>
          <w:i/>
          <w:sz w:val="24"/>
        </w:rPr>
        <w:t>What</w:t>
      </w:r>
      <w:r>
        <w:rPr>
          <w:i/>
          <w:sz w:val="24"/>
        </w:rPr>
        <w:t xml:space="preserve"> is his name? </w:t>
      </w:r>
    </w:p>
    <w:p>
      <w:pPr>
        <w:pStyle w:val="Normal"/>
        <w:spacing w:lineRule="auto" w:line="240"/>
        <w:ind w:firstLine="284" w:start="284" w:end="0"/>
        <w:rPr/>
      </w:pPr>
      <w:r>
        <w:rPr>
          <w:b/>
          <w:i/>
          <w:sz w:val="24"/>
        </w:rPr>
        <w:t>What</w:t>
      </w:r>
      <w:r>
        <w:rPr>
          <w:i/>
          <w:sz w:val="24"/>
        </w:rPr>
        <w:t xml:space="preserve"> did you say? </w:t>
      </w:r>
    </w:p>
    <w:p>
      <w:pPr>
        <w:pStyle w:val="Normal"/>
        <w:spacing w:lineRule="auto" w:line="240"/>
        <w:ind w:firstLine="284" w:start="284" w:end="0"/>
        <w:rPr/>
      </w:pPr>
      <w:r>
        <w:rPr>
          <w:b/>
          <w:i/>
          <w:sz w:val="24"/>
        </w:rPr>
        <w:t>What</w:t>
      </w:r>
      <w:r>
        <w:rPr>
          <w:i/>
          <w:sz w:val="24"/>
        </w:rPr>
        <w:t xml:space="preserve"> are you looking at? </w:t>
      </w:r>
    </w:p>
    <w:p>
      <w:pPr>
        <w:pStyle w:val="Normal"/>
        <w:spacing w:lineRule="auto" w:line="240"/>
        <w:ind w:firstLine="284" w:start="284" w:end="0"/>
        <w:rPr/>
      </w:pPr>
      <w:r>
        <w:rPr>
          <w:b/>
          <w:i/>
          <w:sz w:val="24"/>
        </w:rPr>
        <w:t>What</w:t>
      </w:r>
      <w:r>
        <w:rPr>
          <w:i/>
          <w:sz w:val="24"/>
        </w:rPr>
        <w:t xml:space="preserve"> book are you reading?</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When </w:t>
      </w:r>
      <w:r>
        <w:rPr>
          <w:i/>
          <w:sz w:val="24"/>
        </w:rPr>
        <w:t>what</w:t>
      </w:r>
      <w:r>
        <w:rPr>
          <w:sz w:val="24"/>
        </w:rPr>
        <w:t xml:space="preserve"> is used as subject it is, unlike </w:t>
      </w:r>
      <w:r>
        <w:rPr>
          <w:i/>
          <w:sz w:val="24"/>
        </w:rPr>
        <w:t>who,</w:t>
      </w:r>
      <w:r>
        <w:rPr>
          <w:sz w:val="24"/>
        </w:rPr>
        <w:t xml:space="preserve"> always used with the predicate verb in the singular.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w:t>
      </w:r>
      <w:r>
        <w:rPr>
          <w:b/>
          <w:i/>
          <w:sz w:val="24"/>
        </w:rPr>
        <w:t xml:space="preserve"> is</w:t>
      </w:r>
      <w:r>
        <w:rPr>
          <w:i/>
          <w:sz w:val="24"/>
        </w:rPr>
        <w:t xml:space="preserve"> there on the table? - Some books and papers.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However when </w:t>
      </w:r>
      <w:r>
        <w:rPr>
          <w:i/>
          <w:sz w:val="24"/>
        </w:rPr>
        <w:t>what</w:t>
      </w:r>
      <w:r>
        <w:rPr>
          <w:sz w:val="24"/>
        </w:rPr>
        <w:t xml:space="preserve"> is used as a predicative the link verb agrees with the subject.</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What are their names?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What</w:t>
      </w:r>
      <w:r>
        <w:rPr>
          <w:sz w:val="24"/>
        </w:rPr>
        <w:t xml:space="preserve"> and </w:t>
      </w:r>
      <w:r>
        <w:rPr>
          <w:i/>
          <w:sz w:val="24"/>
        </w:rPr>
        <w:t>who</w:t>
      </w:r>
      <w:r>
        <w:rPr>
          <w:sz w:val="24"/>
        </w:rPr>
        <w:t xml:space="preserve"> can both be used as predicatives in questions concerning persons. In this case they convey different meanings. </w:t>
      </w:r>
      <w:r>
        <w:rPr>
          <w:i/>
          <w:sz w:val="24"/>
        </w:rPr>
        <w:t xml:space="preserve">Who-questions </w:t>
      </w:r>
      <w:r>
        <w:rPr>
          <w:sz w:val="24"/>
        </w:rPr>
        <w:t xml:space="preserve">inquire about the person's name or parentage, while </w:t>
      </w:r>
      <w:r>
        <w:rPr>
          <w:i/>
          <w:sz w:val="24"/>
        </w:rPr>
        <w:t>what-questions</w:t>
      </w:r>
      <w:r>
        <w:rPr>
          <w:sz w:val="24"/>
        </w:rPr>
        <w:t xml:space="preserve"> inquire about person’s occupation, profession, rank, etc.</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w:t>
      </w:r>
      <w:r>
        <w:rPr>
          <w:b/>
          <w:i/>
          <w:sz w:val="24"/>
        </w:rPr>
        <w:t>Who</w:t>
      </w:r>
      <w:r>
        <w:rPr>
          <w:i/>
          <w:sz w:val="24"/>
        </w:rPr>
        <w:t xml:space="preserve"> are you?”</w:t>
      </w:r>
      <w:r>
        <w:rPr>
          <w:sz w:val="24"/>
        </w:rPr>
        <w:t xml:space="preserve"> — “</w:t>
      </w:r>
      <w:r>
        <w:rPr>
          <w:i/>
          <w:sz w:val="24"/>
        </w:rPr>
        <w:t xml:space="preserve">I am your sister’s son.” </w:t>
      </w:r>
    </w:p>
    <w:p>
      <w:pPr>
        <w:pStyle w:val="Normal"/>
        <w:spacing w:lineRule="auto" w:line="240"/>
        <w:ind w:firstLine="284" w:start="284" w:end="0"/>
        <w:rPr/>
      </w:pPr>
      <w:r>
        <w:rPr>
          <w:b/>
          <w:i/>
          <w:sz w:val="24"/>
        </w:rPr>
        <w:t>“</w:t>
      </w:r>
      <w:r>
        <w:rPr>
          <w:b/>
          <w:i/>
          <w:sz w:val="24"/>
        </w:rPr>
        <w:t>Who</w:t>
      </w:r>
      <w:r>
        <w:rPr>
          <w:i/>
          <w:sz w:val="24"/>
        </w:rPr>
        <w:t xml:space="preserve"> is he?” – “He is Mr. Smith.” </w:t>
      </w:r>
    </w:p>
    <w:p>
      <w:pPr>
        <w:pStyle w:val="Normal"/>
        <w:spacing w:lineRule="auto" w:line="240"/>
        <w:ind w:firstLine="284" w:start="284" w:end="0"/>
        <w:rPr/>
      </w:pPr>
      <w:r>
        <w:rPr>
          <w:b/>
          <w:i/>
          <w:sz w:val="24"/>
        </w:rPr>
        <w:t>“</w:t>
      </w:r>
      <w:r>
        <w:rPr>
          <w:b/>
          <w:i/>
          <w:sz w:val="24"/>
        </w:rPr>
        <w:t xml:space="preserve">What </w:t>
      </w:r>
      <w:r>
        <w:rPr>
          <w:i/>
          <w:sz w:val="24"/>
        </w:rPr>
        <w:t>is she?”- “She is a painter”.</w:t>
      </w:r>
    </w:p>
    <w:p>
      <w:pPr>
        <w:pStyle w:val="Normal"/>
        <w:spacing w:lineRule="auto" w:line="240"/>
        <w:ind w:firstLine="284" w:start="284" w:end="0"/>
        <w:rPr>
          <w:i/>
          <w:i/>
          <w:sz w:val="24"/>
        </w:rPr>
      </w:pPr>
      <w:r>
        <w:rPr>
          <w:i/>
          <w:sz w:val="24"/>
        </w:rPr>
      </w:r>
    </w:p>
    <w:p>
      <w:pPr>
        <w:pStyle w:val="Normal"/>
        <w:spacing w:lineRule="auto" w:line="240"/>
        <w:ind w:firstLine="284" w:end="0"/>
        <w:rPr/>
      </w:pPr>
      <w:r>
        <w:rPr>
          <w:i/>
          <w:sz w:val="24"/>
        </w:rPr>
        <w:t>Which</w:t>
      </w:r>
      <w:r>
        <w:rPr>
          <w:sz w:val="24"/>
        </w:rPr>
        <w:t xml:space="preserve"> is both a noun-pronoun and an adjective-pronoun. It may have either </w:t>
      </w:r>
      <w:r>
        <w:rPr>
          <w:i/>
          <w:sz w:val="24"/>
        </w:rPr>
        <w:t>personal</w:t>
      </w:r>
      <w:r>
        <w:rPr>
          <w:sz w:val="24"/>
        </w:rPr>
        <w:t xml:space="preserve"> or </w:t>
      </w:r>
      <w:r>
        <w:rPr>
          <w:i/>
          <w:sz w:val="24"/>
        </w:rPr>
        <w:t>non-personal reference.</w:t>
      </w:r>
    </w:p>
    <w:p>
      <w:pPr>
        <w:pStyle w:val="Normal"/>
        <w:spacing w:lineRule="auto" w:line="240"/>
        <w:ind w:firstLine="284" w:start="284" w:end="0"/>
        <w:rPr>
          <w:b/>
          <w:i/>
          <w:i/>
          <w:sz w:val="24"/>
        </w:rPr>
      </w:pPr>
      <w:r>
        <w:rPr>
          <w:b/>
          <w:i/>
          <w:sz w:val="24"/>
        </w:rPr>
      </w:r>
    </w:p>
    <w:p>
      <w:pPr>
        <w:pStyle w:val="Normal"/>
        <w:spacing w:lineRule="auto" w:line="240"/>
        <w:ind w:firstLine="284" w:start="284" w:end="0"/>
        <w:rPr/>
      </w:pPr>
      <w:r>
        <w:rPr>
          <w:b/>
          <w:i/>
          <w:sz w:val="24"/>
        </w:rPr>
        <w:t>Which</w:t>
      </w:r>
      <w:r>
        <w:rPr>
          <w:i/>
          <w:sz w:val="24"/>
        </w:rPr>
        <w:t xml:space="preserve"> of these men is your husband? </w:t>
      </w:r>
    </w:p>
    <w:p>
      <w:pPr>
        <w:pStyle w:val="Normal"/>
        <w:spacing w:lineRule="auto" w:line="240"/>
        <w:ind w:firstLine="284" w:start="284" w:end="0"/>
        <w:rPr/>
      </w:pPr>
      <w:r>
        <w:rPr>
          <w:b/>
          <w:i/>
          <w:sz w:val="24"/>
        </w:rPr>
        <w:t>Which</w:t>
      </w:r>
      <w:r>
        <w:rPr>
          <w:i/>
          <w:sz w:val="24"/>
        </w:rPr>
        <w:t xml:space="preserve"> colour do you prefer?</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Which</w:t>
      </w:r>
      <w:r>
        <w:rPr>
          <w:sz w:val="24"/>
        </w:rPr>
        <w:t xml:space="preserve"> always implies a choice among a certain limited group of persons or things, corresponding to the Russian</w:t>
      </w:r>
      <w:r>
        <w:rPr>
          <w:b/>
          <w:sz w:val="24"/>
          <w:lang w:val="ru-RU"/>
        </w:rPr>
        <w:t xml:space="preserve"> который, какой из.</w:t>
      </w:r>
      <w:r>
        <w:rPr>
          <w:sz w:val="24"/>
        </w:rPr>
        <w:t xml:space="preserve"> The same meaning may be rendered by </w:t>
      </w:r>
      <w:r>
        <w:rPr>
          <w:i/>
          <w:sz w:val="24"/>
        </w:rPr>
        <w:t>what,</w:t>
      </w:r>
      <w:r>
        <w:rPr>
          <w:sz w:val="24"/>
        </w:rPr>
        <w:t xml:space="preserve"> but </w:t>
      </w:r>
      <w:r>
        <w:rPr>
          <w:i/>
          <w:sz w:val="24"/>
        </w:rPr>
        <w:t>what</w:t>
      </w:r>
      <w:r>
        <w:rPr>
          <w:sz w:val="24"/>
        </w:rPr>
        <w:t xml:space="preserve"> has always indefinite reference, whereas </w:t>
      </w:r>
      <w:r>
        <w:rPr>
          <w:i/>
          <w:sz w:val="24"/>
        </w:rPr>
        <w:t>which</w:t>
      </w:r>
      <w:r>
        <w:rPr>
          <w:sz w:val="24"/>
        </w:rPr>
        <w:t xml:space="preserve"> has definite reference. Thus the following two questions.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Which books would you like to buy? </w:t>
      </w:r>
    </w:p>
    <w:p>
      <w:pPr>
        <w:pStyle w:val="Normal"/>
        <w:spacing w:lineRule="auto" w:line="240"/>
        <w:ind w:firstLine="284" w:start="284" w:end="0"/>
        <w:rPr>
          <w:i/>
          <w:i/>
          <w:sz w:val="24"/>
        </w:rPr>
      </w:pPr>
      <w:r>
        <w:rPr>
          <w:i/>
          <w:sz w:val="24"/>
        </w:rPr>
        <w:t>What books would you like to buy?</w:t>
      </w:r>
    </w:p>
    <w:p>
      <w:pPr>
        <w:pStyle w:val="Normal"/>
        <w:spacing w:lineRule="auto" w:line="240"/>
        <w:ind w:firstLine="284" w:end="0"/>
        <w:rPr>
          <w:i/>
          <w:i/>
          <w:sz w:val="24"/>
        </w:rPr>
      </w:pPr>
      <w:r>
        <w:rPr>
          <w:i/>
          <w:sz w:val="24"/>
        </w:rPr>
      </w:r>
    </w:p>
    <w:p>
      <w:pPr>
        <w:pStyle w:val="Normal"/>
        <w:spacing w:lineRule="auto" w:line="240"/>
        <w:ind w:hanging="0" w:end="0"/>
        <w:rPr/>
      </w:pPr>
      <w:r>
        <w:rPr>
          <w:sz w:val="24"/>
        </w:rPr>
        <w:t>differ in meaning, as the first implies that one is to choose from a given number of books and that one knows what kind of books they are. When answering this question one may either specify the books or just point to them saying</w:t>
      </w:r>
      <w:r>
        <w:rPr>
          <w:b/>
          <w:sz w:val="24"/>
        </w:rPr>
        <w:t xml:space="preserve"> “these”.</w:t>
      </w:r>
      <w:r>
        <w:rPr>
          <w:sz w:val="24"/>
        </w:rPr>
        <w:t xml:space="preserve"> The second sentence implies that one is to choose from an indefinite number of books, from books in general. This sentence corresponds to the Russian</w:t>
      </w:r>
      <w:r>
        <w:rPr>
          <w:sz w:val="24"/>
          <w:lang w:val="ru-RU"/>
        </w:rPr>
        <w:t xml:space="preserve"> Какие (какого жанра и т. п.) книги Вы хотели бы купить?</w:t>
      </w:r>
      <w:r>
        <w:rPr>
          <w:sz w:val="24"/>
        </w:rPr>
        <w:t xml:space="preserve"> When answering this question, one simply has to specify them.</w:t>
      </w:r>
    </w:p>
    <w:p>
      <w:pPr>
        <w:pStyle w:val="Normal"/>
        <w:spacing w:lineRule="auto" w:line="240"/>
        <w:ind w:firstLine="284" w:end="0"/>
        <w:rPr/>
      </w:pPr>
      <w:r>
        <w:rPr>
          <w:sz w:val="24"/>
        </w:rPr>
        <w:t xml:space="preserve">The pronouns </w:t>
      </w:r>
      <w:r>
        <w:rPr>
          <w:i/>
          <w:sz w:val="24"/>
        </w:rPr>
        <w:t>whoever, whatever, whichever</w:t>
      </w:r>
      <w:r>
        <w:rPr>
          <w:sz w:val="24"/>
        </w:rPr>
        <w:t xml:space="preserve"> are noun-pronouns. </w:t>
      </w:r>
      <w:r>
        <w:rPr>
          <w:i/>
          <w:sz w:val="24"/>
        </w:rPr>
        <w:t>Whoever</w:t>
      </w:r>
      <w:r>
        <w:rPr>
          <w:sz w:val="24"/>
        </w:rPr>
        <w:t xml:space="preserve"> has personal reference, </w:t>
      </w:r>
      <w:r>
        <w:rPr>
          <w:i/>
          <w:sz w:val="24"/>
        </w:rPr>
        <w:t>whatever</w:t>
      </w:r>
      <w:r>
        <w:rPr>
          <w:sz w:val="24"/>
        </w:rPr>
        <w:t xml:space="preserve"> has non-personal reference, </w:t>
      </w:r>
      <w:r>
        <w:rPr>
          <w:i/>
          <w:sz w:val="24"/>
        </w:rPr>
        <w:t>whichever</w:t>
      </w:r>
      <w:r>
        <w:rPr>
          <w:sz w:val="24"/>
        </w:rPr>
        <w:t xml:space="preserve"> may have either personal or non-personal one. When used in questions they express indignation or surprise.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Whoever</w:t>
      </w:r>
      <w:r>
        <w:rPr>
          <w:i/>
          <w:sz w:val="24"/>
        </w:rPr>
        <w:t xml:space="preserve"> could have done it? </w:t>
      </w:r>
    </w:p>
    <w:p>
      <w:pPr>
        <w:pStyle w:val="Normal"/>
        <w:spacing w:lineRule="auto" w:line="240"/>
        <w:ind w:firstLine="284" w:start="284" w:end="0"/>
        <w:rPr/>
      </w:pPr>
      <w:r>
        <w:rPr>
          <w:b/>
          <w:i/>
          <w:sz w:val="24"/>
        </w:rPr>
        <w:t>Whichever</w:t>
      </w:r>
      <w:r>
        <w:rPr>
          <w:i/>
          <w:sz w:val="24"/>
        </w:rPr>
        <w:t xml:space="preserve"> was it? </w:t>
      </w:r>
    </w:p>
    <w:p>
      <w:pPr>
        <w:pStyle w:val="Normal"/>
        <w:spacing w:lineRule="auto" w:line="240"/>
        <w:ind w:firstLine="284" w:start="284" w:end="0"/>
        <w:rPr/>
      </w:pPr>
      <w:r>
        <w:rPr>
          <w:b/>
          <w:i/>
          <w:sz w:val="24"/>
        </w:rPr>
        <w:t>Whatever</w:t>
      </w:r>
      <w:r>
        <w:rPr>
          <w:i/>
          <w:sz w:val="24"/>
        </w:rPr>
        <w:t xml:space="preserve"> are you trying to do? </w:t>
      </w:r>
    </w:p>
    <w:p>
      <w:pPr>
        <w:pStyle w:val="Normal"/>
        <w:spacing w:lineRule="auto" w:line="240"/>
        <w:ind w:firstLine="284" w:start="284" w:end="0"/>
        <w:rPr/>
      </w:pPr>
      <w:r>
        <w:rPr>
          <w:b/>
          <w:i/>
          <w:sz w:val="24"/>
        </w:rPr>
        <w:t>Whatever</w:t>
      </w:r>
      <w:r>
        <w:rPr>
          <w:i/>
          <w:sz w:val="24"/>
        </w:rPr>
        <w:t xml:space="preserve"> is he talking about?</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226. Conjunctive pronouns</w:t>
      </w:r>
      <w:r>
        <w:rPr>
          <w:sz w:val="24"/>
        </w:rPr>
        <w:t xml:space="preserve"> </w:t>
      </w:r>
      <w:r>
        <w:rPr>
          <w:i/>
          <w:sz w:val="24"/>
        </w:rPr>
        <w:t>(whom, whose, what, which, whoever, whatever, whichever)</w:t>
      </w:r>
      <w:r>
        <w:rPr>
          <w:sz w:val="24"/>
        </w:rPr>
        <w:t xml:space="preserve"> are identical with the interrogative pronouns as to their morphological, referential and syntactical characteristics. They refer to persons and non-persons. The difference between the two subclasses lies in that the conjunctive pronouns, along with their syntactical function in the clause, connect subordinate clauses to the main clause. They are used to connect subject, predicative, and some adverbial clauses, or rather to indicate the subordinate status of these clauses, as the sentence may begin with the clause they introduce.</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Who did it</w:t>
      </w:r>
      <w:r>
        <w:rPr>
          <w:sz w:val="24"/>
        </w:rPr>
        <w:t xml:space="preserve"> will repent. </w:t>
      </w:r>
      <w:r>
        <w:rPr>
          <w:i/>
          <w:sz w:val="24"/>
        </w:rPr>
        <w:t>(who</w:t>
      </w:r>
      <w:r>
        <w:rPr>
          <w:sz w:val="24"/>
        </w:rPr>
        <w:t xml:space="preserve"> opens the subject clause) </w:t>
      </w:r>
    </w:p>
    <w:p>
      <w:pPr>
        <w:pStyle w:val="Normal"/>
        <w:spacing w:lineRule="auto" w:line="240"/>
        <w:ind w:firstLine="284" w:start="284" w:end="0"/>
        <w:rPr/>
      </w:pPr>
      <w:r>
        <w:rPr>
          <w:sz w:val="24"/>
        </w:rPr>
        <w:t>I know</w:t>
      </w:r>
      <w:r>
        <w:rPr>
          <w:b/>
          <w:sz w:val="24"/>
        </w:rPr>
        <w:t xml:space="preserve"> who did</w:t>
      </w:r>
      <w:r>
        <w:rPr>
          <w:sz w:val="24"/>
        </w:rPr>
        <w:t xml:space="preserve"> </w:t>
      </w:r>
      <w:r>
        <w:rPr>
          <w:b/>
          <w:sz w:val="24"/>
        </w:rPr>
        <w:t>it.</w:t>
      </w:r>
      <w:r>
        <w:rPr>
          <w:sz w:val="24"/>
        </w:rPr>
        <w:t xml:space="preserve"> </w:t>
      </w:r>
      <w:r>
        <w:rPr>
          <w:i/>
          <w:sz w:val="24"/>
        </w:rPr>
        <w:t>(who</w:t>
      </w:r>
      <w:r>
        <w:rPr>
          <w:sz w:val="24"/>
        </w:rPr>
        <w:t xml:space="preserve"> opens the object clause)</w:t>
      </w:r>
    </w:p>
    <w:p>
      <w:pPr>
        <w:pStyle w:val="Normal"/>
        <w:spacing w:lineRule="auto" w:line="240"/>
        <w:ind w:firstLine="284" w:start="284" w:end="0"/>
        <w:rPr/>
      </w:pPr>
      <w:r>
        <w:rPr>
          <w:sz w:val="24"/>
        </w:rPr>
        <w:t>They were</w:t>
      </w:r>
      <w:r>
        <w:rPr>
          <w:b/>
          <w:sz w:val="24"/>
        </w:rPr>
        <w:t xml:space="preserve"> what you call model girls.</w:t>
      </w:r>
      <w:r>
        <w:rPr>
          <w:sz w:val="24"/>
        </w:rPr>
        <w:t xml:space="preserve"> </w:t>
      </w:r>
      <w:r>
        <w:rPr>
          <w:i/>
          <w:sz w:val="24"/>
        </w:rPr>
        <w:t>(what</w:t>
      </w:r>
      <w:r>
        <w:rPr>
          <w:sz w:val="24"/>
        </w:rPr>
        <w:t xml:space="preserve"> opens the predicative clause)</w:t>
      </w:r>
    </w:p>
    <w:p>
      <w:pPr>
        <w:pStyle w:val="Normal"/>
        <w:spacing w:lineRule="auto" w:line="240"/>
        <w:ind w:firstLine="284" w:start="284" w:end="0"/>
        <w:rPr/>
      </w:pPr>
      <w:r>
        <w:rPr>
          <w:b/>
          <w:sz w:val="24"/>
        </w:rPr>
        <w:t>Whatever you may do</w:t>
      </w:r>
      <w:r>
        <w:rPr>
          <w:sz w:val="24"/>
        </w:rPr>
        <w:t xml:space="preserve"> you can’t save the situation. </w:t>
      </w:r>
      <w:r>
        <w:rPr>
          <w:i/>
          <w:sz w:val="24"/>
        </w:rPr>
        <w:t>(whatever</w:t>
      </w:r>
      <w:r>
        <w:rPr>
          <w:sz w:val="24"/>
        </w:rPr>
        <w:t xml:space="preserve"> opens the adverbial concessive clause)</w:t>
      </w:r>
    </w:p>
    <w:p>
      <w:pPr>
        <w:pStyle w:val="Normal"/>
        <w:spacing w:lineRule="auto" w:line="240"/>
        <w:ind w:firstLine="284" w:end="0"/>
        <w:rPr>
          <w:sz w:val="24"/>
        </w:rPr>
      </w:pPr>
      <w:r>
        <w:rPr>
          <w:sz w:val="24"/>
        </w:rPr>
      </w:r>
    </w:p>
    <w:p>
      <w:pPr>
        <w:pStyle w:val="Normal"/>
        <w:spacing w:lineRule="auto" w:line="240"/>
        <w:ind w:firstLine="284" w:end="0"/>
        <w:rPr/>
      </w:pPr>
      <w:r>
        <w:rPr>
          <w:sz w:val="24"/>
        </w:rPr>
        <w:t>Conjunctive pronouns always combine two functions -</w:t>
      </w:r>
      <w:r>
        <w:rPr>
          <w:b/>
          <w:sz w:val="24"/>
        </w:rPr>
        <w:t xml:space="preserve"> notional</w:t>
      </w:r>
      <w:r>
        <w:rPr>
          <w:sz w:val="24"/>
        </w:rPr>
        <w:t xml:space="preserve"> and </w:t>
      </w:r>
      <w:r>
        <w:rPr>
          <w:b/>
          <w:sz w:val="24"/>
        </w:rPr>
        <w:t>structural.</w:t>
      </w:r>
      <w:r>
        <w:rPr>
          <w:sz w:val="24"/>
        </w:rPr>
        <w:t xml:space="preserve"> They are </w:t>
      </w:r>
      <w:r>
        <w:rPr>
          <w:i/>
          <w:sz w:val="24"/>
        </w:rPr>
        <w:t>notional</w:t>
      </w:r>
      <w:r>
        <w:rPr>
          <w:sz w:val="24"/>
        </w:rPr>
        <w:t xml:space="preserve"> words because they function as parts of the sentence within a clause and they are </w:t>
      </w:r>
      <w:r>
        <w:rPr>
          <w:i/>
          <w:sz w:val="24"/>
        </w:rPr>
        <w:t>structural</w:t>
      </w:r>
      <w:r>
        <w:rPr>
          <w:sz w:val="24"/>
        </w:rPr>
        <w:t xml:space="preserve"> words because they serve as connectors or markers of the subordinate clause.</w:t>
      </w:r>
    </w:p>
    <w:p>
      <w:pPr>
        <w:pStyle w:val="Normal"/>
        <w:spacing w:lineRule="auto" w:line="240"/>
        <w:ind w:firstLine="284" w:end="0"/>
        <w:rPr/>
      </w:pPr>
      <w:r>
        <w:rPr>
          <w:sz w:val="24"/>
        </w:rPr>
        <w:t xml:space="preserve">The compounds </w:t>
      </w:r>
      <w:r>
        <w:rPr>
          <w:i/>
          <w:sz w:val="24"/>
        </w:rPr>
        <w:t>whoever, whatever,</w:t>
      </w:r>
      <w:r>
        <w:rPr>
          <w:sz w:val="24"/>
        </w:rPr>
        <w:t xml:space="preserve"> and </w:t>
      </w:r>
      <w:r>
        <w:rPr>
          <w:i/>
          <w:sz w:val="24"/>
        </w:rPr>
        <w:t>whichever</w:t>
      </w:r>
      <w:r>
        <w:rPr>
          <w:sz w:val="24"/>
        </w:rPr>
        <w:t xml:space="preserve"> introduce subject and adverbial clauses and have a concessive meaning:</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Whoever told you this</w:t>
      </w:r>
      <w:r>
        <w:rPr>
          <w:sz w:val="24"/>
        </w:rPr>
        <w:t xml:space="preserve"> may be mistaken.</w:t>
      </w:r>
    </w:p>
    <w:p>
      <w:pPr>
        <w:pStyle w:val="Normal"/>
        <w:spacing w:lineRule="auto" w:line="240"/>
        <w:ind w:firstLine="284" w:start="284" w:end="0"/>
        <w:rPr/>
      </w:pPr>
      <w:r>
        <w:rPr>
          <w:b/>
          <w:sz w:val="24"/>
        </w:rPr>
        <w:t>Whichever you choose,</w:t>
      </w:r>
      <w:r>
        <w:rPr>
          <w:sz w:val="24"/>
        </w:rPr>
        <w:t xml:space="preserve"> I’ll help you.</w:t>
      </w:r>
    </w:p>
    <w:p>
      <w:pPr>
        <w:pStyle w:val="Normal"/>
        <w:spacing w:lineRule="auto" w:line="240"/>
        <w:ind w:firstLine="284" w:start="284" w:end="0"/>
        <w:rPr/>
      </w:pPr>
      <w:r>
        <w:rPr>
          <w:b/>
          <w:sz w:val="24"/>
        </w:rPr>
        <w:t xml:space="preserve">Whatever may be the consequences, </w:t>
      </w:r>
      <w:r>
        <w:rPr>
          <w:sz w:val="24"/>
        </w:rPr>
        <w:t>I insist on going on.</w:t>
      </w:r>
    </w:p>
    <w:p>
      <w:pPr>
        <w:pStyle w:val="Normal"/>
        <w:spacing w:lineRule="auto" w:line="240"/>
        <w:ind w:firstLine="284" w:end="0"/>
        <w:rPr>
          <w:sz w:val="24"/>
        </w:rPr>
      </w:pPr>
      <w:r>
        <w:rPr>
          <w:sz w:val="24"/>
        </w:rPr>
      </w:r>
    </w:p>
    <w:p>
      <w:pPr>
        <w:pStyle w:val="Normal"/>
        <w:spacing w:lineRule="auto" w:line="240"/>
        <w:ind w:firstLine="284" w:end="0"/>
        <w:rPr/>
      </w:pPr>
      <w:r>
        <w:rPr>
          <w:b/>
          <w:sz w:val="24"/>
        </w:rPr>
        <w:t>§ 227. Relative pronouns</w:t>
      </w:r>
      <w:r>
        <w:rPr>
          <w:sz w:val="24"/>
        </w:rPr>
        <w:t xml:space="preserve"> refer to persons and non-persons and open </w:t>
      </w:r>
      <w:r>
        <w:rPr>
          <w:b/>
          <w:sz w:val="24"/>
        </w:rPr>
        <w:t>attributive clauses</w:t>
      </w:r>
      <w:r>
        <w:rPr>
          <w:sz w:val="24"/>
        </w:rPr>
        <w:t xml:space="preserve"> which modify words denoting these persons or non-persons. They are </w:t>
      </w:r>
      <w:r>
        <w:rPr>
          <w:i/>
          <w:sz w:val="24"/>
        </w:rPr>
        <w:t>who, whose, which, that. Who,</w:t>
      </w:r>
      <w:r>
        <w:rPr>
          <w:sz w:val="24"/>
        </w:rPr>
        <w:t xml:space="preserve"> like its homonyms, has the category of case </w:t>
      </w:r>
      <w:r>
        <w:rPr>
          <w:i/>
          <w:sz w:val="24"/>
        </w:rPr>
        <w:t>(who-whom),</w:t>
      </w:r>
      <w:r>
        <w:rPr>
          <w:sz w:val="24"/>
        </w:rPr>
        <w:t xml:space="preserve"> the others have no categories.</w:t>
      </w:r>
    </w:p>
    <w:p>
      <w:pPr>
        <w:pStyle w:val="Normal"/>
        <w:spacing w:lineRule="auto" w:line="240"/>
        <w:ind w:firstLine="284" w:end="0"/>
        <w:rPr/>
      </w:pPr>
      <w:r>
        <w:rPr>
          <w:sz w:val="24"/>
        </w:rPr>
        <w:t xml:space="preserve">Relative pronouns, like conjunctive pronouns, have two functions - </w:t>
      </w:r>
      <w:r>
        <w:rPr>
          <w:b/>
          <w:sz w:val="24"/>
        </w:rPr>
        <w:t>notional</w:t>
      </w:r>
      <w:r>
        <w:rPr>
          <w:sz w:val="24"/>
        </w:rPr>
        <w:t xml:space="preserve"> and</w:t>
      </w:r>
      <w:r>
        <w:rPr>
          <w:b/>
          <w:sz w:val="24"/>
        </w:rPr>
        <w:t xml:space="preserve"> structural:</w:t>
      </w:r>
      <w:r>
        <w:rPr>
          <w:sz w:val="24"/>
        </w:rPr>
        <w:t xml:space="preserve"> they are parts of the sentence and connectors between the main clause and the subordinate attributive clause they are used in. But unlike conjunctive pronouns they are always related (hence their name </w:t>
      </w:r>
      <w:r>
        <w:rPr>
          <w:i/>
          <w:sz w:val="24"/>
        </w:rPr>
        <w:t>relative)</w:t>
      </w:r>
      <w:r>
        <w:rPr>
          <w:sz w:val="24"/>
        </w:rPr>
        <w:t xml:space="preserve"> to some noun or pronoun in the main clause. Compare the following sentences:</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211"/>
        <w:gridCol w:w="5771"/>
      </w:tblGrid>
      <w:tr>
        <w:trPr/>
        <w:tc>
          <w:tcPr>
            <w:tcW w:w="5211" w:type="dxa"/>
            <w:tcBorders/>
          </w:tcPr>
          <w:p>
            <w:pPr>
              <w:pStyle w:val="Normal"/>
              <w:spacing w:lineRule="auto" w:line="240"/>
              <w:ind w:hanging="0" w:end="0"/>
              <w:jc w:val="start"/>
              <w:rPr/>
            </w:pPr>
            <w:r>
              <w:rPr>
                <w:b/>
                <w:sz w:val="24"/>
              </w:rPr>
              <w:t>Who</w:t>
            </w:r>
            <w:r>
              <w:rPr>
                <w:sz w:val="24"/>
              </w:rPr>
              <w:t xml:space="preserve"> he was is still a mystery(conjunctive pronoun)  </w:t>
            </w:r>
          </w:p>
          <w:p>
            <w:pPr>
              <w:pStyle w:val="Normal"/>
              <w:spacing w:lineRule="auto" w:line="240"/>
              <w:ind w:hanging="0" w:end="0"/>
              <w:jc w:val="start"/>
              <w:rPr>
                <w:sz w:val="24"/>
              </w:rPr>
            </w:pPr>
            <w:r>
              <w:rPr>
                <w:sz w:val="24"/>
              </w:rPr>
            </w:r>
          </w:p>
          <w:p>
            <w:pPr>
              <w:pStyle w:val="Normal"/>
              <w:spacing w:lineRule="auto" w:line="240"/>
              <w:ind w:hanging="0" w:end="0"/>
              <w:jc w:val="start"/>
              <w:rPr/>
            </w:pPr>
            <w:r>
              <w:rPr>
                <w:sz w:val="24"/>
              </w:rPr>
              <w:t>I don’t know</w:t>
            </w:r>
            <w:r>
              <w:rPr>
                <w:b/>
                <w:sz w:val="24"/>
              </w:rPr>
              <w:t xml:space="preserve"> which</w:t>
            </w:r>
            <w:r>
              <w:rPr>
                <w:sz w:val="24"/>
              </w:rPr>
              <w:t xml:space="preserve"> of the books is better.</w:t>
            </w:r>
          </w:p>
        </w:tc>
        <w:tc>
          <w:tcPr>
            <w:tcW w:w="5771" w:type="dxa"/>
            <w:tcBorders/>
          </w:tcPr>
          <w:p>
            <w:pPr>
              <w:pStyle w:val="Normal"/>
              <w:spacing w:lineRule="auto" w:line="240"/>
              <w:ind w:hanging="0" w:end="0"/>
              <w:jc w:val="start"/>
              <w:rPr/>
            </w:pPr>
            <w:r>
              <w:rPr>
                <w:sz w:val="24"/>
              </w:rPr>
              <w:t>That is the man</w:t>
            </w:r>
            <w:r>
              <w:rPr>
                <w:b/>
                <w:sz w:val="24"/>
              </w:rPr>
              <w:t xml:space="preserve"> who</w:t>
            </w:r>
            <w:r>
              <w:rPr>
                <w:sz w:val="24"/>
              </w:rPr>
              <w:t xml:space="preserve"> has saved your child (relative pronoun)</w:t>
            </w:r>
          </w:p>
          <w:p>
            <w:pPr>
              <w:pStyle w:val="Normal"/>
              <w:spacing w:lineRule="auto" w:line="240"/>
              <w:ind w:hanging="0" w:end="0"/>
              <w:jc w:val="start"/>
              <w:rPr/>
            </w:pPr>
            <w:r>
              <w:rPr>
                <w:sz w:val="24"/>
              </w:rPr>
              <w:t>Here is the book</w:t>
            </w:r>
            <w:r>
              <w:rPr>
                <w:b/>
                <w:sz w:val="24"/>
              </w:rPr>
              <w:t xml:space="preserve"> which</w:t>
            </w:r>
            <w:r>
              <w:rPr>
                <w:sz w:val="24"/>
              </w:rPr>
              <w:t xml:space="preserve"> the lecturer recommended.</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Conjunctive and relative pronouns do not coincide referentially: the conjunctive pronouns </w:t>
      </w:r>
      <w:r>
        <w:rPr>
          <w:i/>
          <w:sz w:val="24"/>
        </w:rPr>
        <w:t>who</w:t>
      </w:r>
      <w:r>
        <w:rPr>
          <w:sz w:val="24"/>
        </w:rPr>
        <w:t xml:space="preserve"> and </w:t>
      </w:r>
      <w:r>
        <w:rPr>
          <w:i/>
          <w:sz w:val="24"/>
        </w:rPr>
        <w:t>whose</w:t>
      </w:r>
      <w:r>
        <w:rPr>
          <w:sz w:val="24"/>
        </w:rPr>
        <w:t xml:space="preserve"> have only personal reference; the relative pronoun </w:t>
      </w:r>
      <w:r>
        <w:rPr>
          <w:i/>
          <w:sz w:val="24"/>
        </w:rPr>
        <w:t>who</w:t>
      </w:r>
      <w:r>
        <w:rPr>
          <w:sz w:val="24"/>
        </w:rPr>
        <w:t xml:space="preserve"> has personal reference, but </w:t>
      </w:r>
      <w:r>
        <w:rPr>
          <w:i/>
          <w:sz w:val="24"/>
        </w:rPr>
        <w:t>whose</w:t>
      </w:r>
      <w:r>
        <w:rPr>
          <w:sz w:val="24"/>
        </w:rPr>
        <w:t xml:space="preserve"> has dual reference (personal and non-personal); the conjunctive pronoun </w:t>
      </w:r>
      <w:r>
        <w:rPr>
          <w:i/>
          <w:sz w:val="24"/>
        </w:rPr>
        <w:t>which</w:t>
      </w:r>
      <w:r>
        <w:rPr>
          <w:sz w:val="24"/>
        </w:rPr>
        <w:t xml:space="preserve"> has dual reference, whereas the relative </w:t>
      </w:r>
      <w:r>
        <w:rPr>
          <w:i/>
          <w:sz w:val="24"/>
        </w:rPr>
        <w:t>which</w:t>
      </w:r>
      <w:r>
        <w:rPr>
          <w:sz w:val="24"/>
        </w:rPr>
        <w:t xml:space="preserve"> has only non-personal reference.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 man</w:t>
      </w:r>
      <w:r>
        <w:rPr>
          <w:b/>
          <w:sz w:val="24"/>
        </w:rPr>
        <w:t xml:space="preserve"> who</w:t>
      </w:r>
      <w:r>
        <w:rPr>
          <w:sz w:val="24"/>
        </w:rPr>
        <w:t xml:space="preserve"> stood at the gate was Jim. </w:t>
      </w:r>
    </w:p>
    <w:p>
      <w:pPr>
        <w:pStyle w:val="Normal"/>
        <w:spacing w:lineRule="auto" w:line="240"/>
        <w:ind w:firstLine="284" w:start="284" w:end="0"/>
        <w:rPr/>
      </w:pPr>
      <w:r>
        <w:rPr>
          <w:sz w:val="24"/>
        </w:rPr>
        <w:t>Then the man</w:t>
      </w:r>
      <w:r>
        <w:rPr>
          <w:b/>
          <w:sz w:val="24"/>
        </w:rPr>
        <w:t xml:space="preserve"> whose</w:t>
      </w:r>
      <w:r>
        <w:rPr>
          <w:sz w:val="24"/>
        </w:rPr>
        <w:t xml:space="preserve"> face I still could not see began singing. </w:t>
      </w:r>
    </w:p>
    <w:p>
      <w:pPr>
        <w:pStyle w:val="Normal"/>
        <w:spacing w:lineRule="auto" w:line="240"/>
        <w:ind w:firstLine="284" w:start="284" w:end="0"/>
        <w:rPr/>
      </w:pPr>
      <w:r>
        <w:rPr>
          <w:sz w:val="24"/>
        </w:rPr>
        <w:t>The village</w:t>
      </w:r>
      <w:r>
        <w:rPr>
          <w:b/>
          <w:sz w:val="24"/>
        </w:rPr>
        <w:t xml:space="preserve"> whose</w:t>
      </w:r>
      <w:r>
        <w:rPr>
          <w:sz w:val="24"/>
        </w:rPr>
        <w:t xml:space="preserve"> roofs were seen in the distance was N. </w:t>
      </w:r>
    </w:p>
    <w:p>
      <w:pPr>
        <w:pStyle w:val="Normal"/>
        <w:spacing w:lineRule="auto" w:line="240"/>
        <w:ind w:firstLine="284" w:start="284" w:end="0"/>
        <w:rPr/>
      </w:pPr>
      <w:r>
        <w:rPr>
          <w:sz w:val="24"/>
        </w:rPr>
        <w:t>I picked up the letter</w:t>
      </w:r>
      <w:r>
        <w:rPr>
          <w:b/>
          <w:sz w:val="24"/>
        </w:rPr>
        <w:t xml:space="preserve"> which</w:t>
      </w:r>
      <w:r>
        <w:rPr>
          <w:sz w:val="24"/>
        </w:rPr>
        <w:t xml:space="preserve"> was on the window sill.</w:t>
      </w:r>
    </w:p>
    <w:p>
      <w:pPr>
        <w:pStyle w:val="Normal"/>
        <w:spacing w:lineRule="auto" w:line="240"/>
        <w:ind w:firstLine="284" w:end="0"/>
        <w:rPr>
          <w:sz w:val="24"/>
        </w:rPr>
      </w:pPr>
      <w:r>
        <w:rPr>
          <w:sz w:val="24"/>
        </w:rPr>
      </w:r>
    </w:p>
    <w:p>
      <w:pPr>
        <w:pStyle w:val="2"/>
        <w:suppressAutoHyphens w:val="false"/>
        <w:rPr/>
      </w:pPr>
      <w:r>
        <w:rPr/>
        <w:t xml:space="preserve">Relative pronouns may function in the subordinate attributive clause as subject, object, attribute, and adverbial modifier (with prepositions). </w:t>
      </w:r>
    </w:p>
    <w:p>
      <w:pPr>
        <w:pStyle w:val="Normal"/>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380"/>
        <w:gridCol w:w="8393"/>
      </w:tblGrid>
      <w:tr>
        <w:trPr/>
        <w:tc>
          <w:tcPr>
            <w:tcW w:w="2380" w:type="dxa"/>
            <w:tcBorders>
              <w:top w:val="single" w:sz="6" w:space="0" w:color="000000"/>
              <w:bottom w:val="single" w:sz="6" w:space="0" w:color="000000"/>
              <w:end w:val="single" w:sz="6" w:space="0" w:color="000000"/>
            </w:tcBorders>
          </w:tcPr>
          <w:p>
            <w:pPr>
              <w:pStyle w:val="Normal"/>
              <w:spacing w:lineRule="auto" w:line="240"/>
              <w:ind w:firstLine="284" w:end="0"/>
              <w:jc w:val="center"/>
              <w:rPr>
                <w:color w:val="000000"/>
                <w:sz w:val="24"/>
              </w:rPr>
            </w:pPr>
            <w:r>
              <w:rPr>
                <w:color w:val="000000"/>
                <w:sz w:val="24"/>
              </w:rPr>
              <w:t>Types of pronouns</w:t>
            </w:r>
          </w:p>
          <w:p>
            <w:pPr>
              <w:pStyle w:val="Normal"/>
              <w:spacing w:lineRule="auto" w:line="240"/>
              <w:ind w:firstLine="284" w:end="0"/>
              <w:jc w:val="center"/>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firstLine="284" w:end="0"/>
              <w:jc w:val="center"/>
              <w:rPr>
                <w:color w:val="000000"/>
                <w:sz w:val="24"/>
              </w:rPr>
            </w:pPr>
            <w:r>
              <w:rPr>
                <w:color w:val="000000"/>
                <w:sz w:val="24"/>
              </w:rPr>
              <w:t>The list of pronouns</w:t>
            </w:r>
          </w:p>
          <w:p>
            <w:pPr>
              <w:pStyle w:val="Normal"/>
              <w:spacing w:lineRule="auto" w:line="240"/>
              <w:ind w:firstLine="284" w:end="0"/>
              <w:jc w:val="center"/>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Personal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 xml:space="preserve">The common case: I, you, he, she, it, we, they. </w:t>
            </w:r>
          </w:p>
          <w:p>
            <w:pPr>
              <w:pStyle w:val="Normal"/>
              <w:spacing w:lineRule="auto" w:line="240"/>
              <w:ind w:hanging="0" w:end="0"/>
              <w:jc w:val="start"/>
              <w:rPr>
                <w:color w:val="000000"/>
                <w:sz w:val="24"/>
              </w:rPr>
            </w:pPr>
            <w:r>
              <w:rPr>
                <w:color w:val="000000"/>
                <w:sz w:val="24"/>
              </w:rPr>
              <w:t>The objective case: me, you, him, her, it, us, them.</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Possessive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 xml:space="preserve">Conjoint forms: my, your, his, her, its, our, their. </w:t>
            </w:r>
          </w:p>
          <w:p>
            <w:pPr>
              <w:pStyle w:val="Normal"/>
              <w:spacing w:lineRule="auto" w:line="240"/>
              <w:ind w:hanging="0" w:end="0"/>
              <w:jc w:val="start"/>
              <w:rPr>
                <w:color w:val="000000"/>
                <w:sz w:val="24"/>
              </w:rPr>
            </w:pPr>
            <w:r>
              <w:rPr>
                <w:color w:val="000000"/>
                <w:sz w:val="24"/>
              </w:rPr>
              <w:t>Absolute forms: mine, yours, his, hers, its, ours, theirs.</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Reflexive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myself, yourself, himself, herself, itself, ourselves, yourselves, themselves.</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Demonstrative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this, that, these, those, such, same.</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Indefinite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some, something, somebody, someone; any, anything, anybody, anyone.</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Negative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no, nothing, nobody, no one, none, neither.</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Universal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all, each, both, either, every, everything, everybody, everyone.</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Detaching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other, another.</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Reciprocal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each other, one another.</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Interrogative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who, what, which, whose, whoever, whatever, whichever.</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Conjunctive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who, what, which, whose, whoever, whatever, whichever.</w:t>
            </w:r>
          </w:p>
          <w:p>
            <w:pPr>
              <w:pStyle w:val="Normal"/>
              <w:spacing w:lineRule="auto" w:line="240"/>
              <w:ind w:hanging="0" w:end="0"/>
              <w:jc w:val="start"/>
              <w:rPr>
                <w:color w:val="000000"/>
                <w:sz w:val="24"/>
              </w:rPr>
            </w:pPr>
            <w:r>
              <w:rPr>
                <w:color w:val="000000"/>
                <w:sz w:val="24"/>
              </w:rPr>
            </w:r>
          </w:p>
        </w:tc>
      </w:tr>
      <w:tr>
        <w:trPr/>
        <w:tc>
          <w:tcPr>
            <w:tcW w:w="2380"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sz w:val="24"/>
              </w:rPr>
            </w:pPr>
            <w:r>
              <w:rPr>
                <w:color w:val="000000"/>
                <w:sz w:val="24"/>
              </w:rPr>
              <w:t>Relative pronouns</w:t>
            </w:r>
          </w:p>
          <w:p>
            <w:pPr>
              <w:pStyle w:val="Normal"/>
              <w:spacing w:lineRule="auto" w:line="240"/>
              <w:ind w:hanging="0" w:end="0"/>
              <w:jc w:val="start"/>
              <w:rPr>
                <w:color w:val="000000"/>
                <w:sz w:val="24"/>
              </w:rPr>
            </w:pPr>
            <w:r>
              <w:rPr>
                <w:color w:val="000000"/>
                <w:sz w:val="24"/>
              </w:rPr>
            </w:r>
          </w:p>
        </w:tc>
        <w:tc>
          <w:tcPr>
            <w:tcW w:w="8393"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sz w:val="24"/>
              </w:rPr>
            </w:pPr>
            <w:r>
              <w:rPr>
                <w:color w:val="000000"/>
                <w:sz w:val="24"/>
              </w:rPr>
              <w:t>who, whose, which, that.</w:t>
            </w:r>
          </w:p>
          <w:p>
            <w:pPr>
              <w:pStyle w:val="Normal"/>
              <w:spacing w:lineRule="auto" w:line="240"/>
              <w:ind w:hanging="0" w:end="0"/>
              <w:jc w:val="start"/>
              <w:rPr>
                <w:color w:val="000000"/>
                <w:sz w:val="24"/>
              </w:rPr>
            </w:pPr>
            <w:r>
              <w:rPr>
                <w:color w:val="000000"/>
                <w:sz w:val="24"/>
              </w:rPr>
            </w:r>
          </w:p>
        </w:tc>
      </w:tr>
    </w:tbl>
    <w:p>
      <w:pPr>
        <w:pStyle w:val="Normal"/>
        <w:spacing w:lineRule="auto" w:line="240"/>
        <w:ind w:firstLine="284" w:end="0"/>
        <w:rPr>
          <w:sz w:val="24"/>
        </w:rPr>
      </w:pPr>
      <w:r>
        <w:rPr>
          <w:sz w:val="24"/>
        </w:rPr>
      </w:r>
    </w:p>
    <w:p>
      <w:pPr>
        <w:pStyle w:val="Heading2"/>
        <w:rPr/>
      </w:pPr>
      <w:bookmarkStart w:id="59" w:name="__RefHeading___Toc5112997"/>
      <w:bookmarkEnd w:id="59"/>
      <w:r>
        <w:rPr/>
        <w:t>THE NUMERAL</w:t>
      </w:r>
    </w:p>
    <w:p>
      <w:pPr>
        <w:pStyle w:val="Normal"/>
        <w:spacing w:lineRule="auto" w:line="240"/>
        <w:ind w:firstLine="284" w:end="0"/>
        <w:rPr>
          <w:sz w:val="24"/>
        </w:rPr>
      </w:pPr>
      <w:r>
        <w:rPr>
          <w:sz w:val="24"/>
        </w:rPr>
      </w:r>
    </w:p>
    <w:p>
      <w:pPr>
        <w:pStyle w:val="Normal"/>
        <w:spacing w:lineRule="auto" w:line="240"/>
        <w:ind w:firstLine="284" w:end="0"/>
        <w:rPr/>
      </w:pPr>
      <w:r>
        <w:rPr>
          <w:b/>
          <w:sz w:val="24"/>
        </w:rPr>
        <w:t>§ 228. The numeral</w:t>
      </w:r>
      <w:r>
        <w:rPr>
          <w:sz w:val="24"/>
        </w:rPr>
        <w:t xml:space="preserve"> denotes an abstract number or the order of thing in succession.</w:t>
      </w:r>
    </w:p>
    <w:p>
      <w:pPr>
        <w:pStyle w:val="Normal"/>
        <w:spacing w:lineRule="auto" w:line="240"/>
        <w:ind w:firstLine="284" w:end="0"/>
        <w:rPr/>
      </w:pPr>
      <w:r>
        <w:rPr>
          <w:sz w:val="24"/>
        </w:rPr>
        <w:t xml:space="preserve">In accordance with this distinction the numerals fall into two groups </w:t>
      </w:r>
      <w:r>
        <w:rPr>
          <w:b/>
          <w:sz w:val="24"/>
        </w:rPr>
        <w:t>cardinal numerals (cardinals)</w:t>
      </w:r>
      <w:r>
        <w:rPr>
          <w:sz w:val="24"/>
        </w:rPr>
        <w:t xml:space="preserve"> and </w:t>
      </w:r>
      <w:r>
        <w:rPr>
          <w:b/>
          <w:sz w:val="24"/>
        </w:rPr>
        <w:t>ordinal numerals (ordinals).</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start"/>
              <w:rPr>
                <w:b/>
              </w:rPr>
            </w:pPr>
            <w:r>
              <w:rPr>
                <w:b/>
              </w:rPr>
              <w:t>Cardinals</w:t>
            </w:r>
          </w:p>
        </w:tc>
        <w:tc>
          <w:tcPr>
            <w:tcW w:w="549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start"/>
              <w:rPr>
                <w:b/>
              </w:rPr>
            </w:pPr>
            <w:r>
              <w:rPr>
                <w:b/>
              </w:rPr>
              <w:t>Ordinals</w:t>
            </w:r>
          </w:p>
        </w:tc>
      </w:tr>
      <w:tr>
        <w:trPr/>
        <w:tc>
          <w:tcPr>
            <w:tcW w:w="549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start"/>
              <w:rPr/>
            </w:pPr>
            <w:r>
              <w:rPr/>
              <w:t>0 nought, zero</w:t>
            </w:r>
          </w:p>
          <w:p>
            <w:pPr>
              <w:pStyle w:val="Normal"/>
              <w:spacing w:lineRule="auto" w:line="240"/>
              <w:ind w:hanging="0" w:end="0"/>
              <w:jc w:val="start"/>
              <w:rPr/>
            </w:pPr>
            <w:r>
              <w:rPr/>
              <w:t>1 one</w:t>
            </w:r>
          </w:p>
          <w:p>
            <w:pPr>
              <w:pStyle w:val="Normal"/>
              <w:spacing w:lineRule="auto" w:line="240"/>
              <w:ind w:hanging="0" w:end="0"/>
              <w:jc w:val="start"/>
              <w:rPr/>
            </w:pPr>
            <w:r>
              <w:rPr/>
              <w:t>2 two</w:t>
            </w:r>
          </w:p>
          <w:p>
            <w:pPr>
              <w:pStyle w:val="Normal"/>
              <w:spacing w:lineRule="auto" w:line="240"/>
              <w:ind w:hanging="0" w:end="0"/>
              <w:jc w:val="start"/>
              <w:rPr/>
            </w:pPr>
            <w:r>
              <w:rPr/>
              <w:t>3 three</w:t>
            </w:r>
          </w:p>
          <w:p>
            <w:pPr>
              <w:pStyle w:val="Normal"/>
              <w:spacing w:lineRule="auto" w:line="240"/>
              <w:ind w:hanging="0" w:end="0"/>
              <w:jc w:val="start"/>
              <w:rPr/>
            </w:pPr>
            <w:r>
              <w:rPr/>
              <w:t>4 four</w:t>
            </w:r>
          </w:p>
          <w:p>
            <w:pPr>
              <w:pStyle w:val="Normal"/>
              <w:spacing w:lineRule="auto" w:line="240"/>
              <w:ind w:hanging="0" w:end="0"/>
              <w:jc w:val="start"/>
              <w:rPr/>
            </w:pPr>
            <w:r>
              <w:rPr/>
              <w:t>5 five</w:t>
            </w:r>
          </w:p>
          <w:p>
            <w:pPr>
              <w:pStyle w:val="Normal"/>
              <w:spacing w:lineRule="auto" w:line="240"/>
              <w:ind w:hanging="0" w:end="0"/>
              <w:jc w:val="start"/>
              <w:rPr/>
            </w:pPr>
            <w:r>
              <w:rPr/>
              <w:t>6 six</w:t>
            </w:r>
          </w:p>
          <w:p>
            <w:pPr>
              <w:pStyle w:val="Normal"/>
              <w:spacing w:lineRule="auto" w:line="240"/>
              <w:ind w:hanging="0" w:end="0"/>
              <w:jc w:val="start"/>
              <w:rPr/>
            </w:pPr>
            <w:r>
              <w:rPr/>
              <w:t>7 seven</w:t>
            </w:r>
          </w:p>
          <w:p>
            <w:pPr>
              <w:pStyle w:val="Normal"/>
              <w:spacing w:lineRule="auto" w:line="240"/>
              <w:ind w:hanging="0" w:end="0"/>
              <w:jc w:val="start"/>
              <w:rPr/>
            </w:pPr>
            <w:r>
              <w:rPr/>
              <w:t>8 eight</w:t>
            </w:r>
          </w:p>
          <w:p>
            <w:pPr>
              <w:pStyle w:val="Normal"/>
              <w:spacing w:lineRule="auto" w:line="240"/>
              <w:ind w:hanging="0" w:end="0"/>
              <w:jc w:val="start"/>
              <w:rPr/>
            </w:pPr>
            <w:r>
              <w:rPr/>
              <w:t>9 nine</w:t>
            </w:r>
          </w:p>
          <w:p>
            <w:pPr>
              <w:pStyle w:val="Normal"/>
              <w:spacing w:lineRule="auto" w:line="240"/>
              <w:ind w:hanging="0" w:end="0"/>
              <w:jc w:val="start"/>
              <w:rPr/>
            </w:pPr>
            <w:r>
              <w:rPr/>
              <w:t>10 ten</w:t>
            </w:r>
          </w:p>
          <w:p>
            <w:pPr>
              <w:pStyle w:val="Normal"/>
              <w:spacing w:lineRule="auto" w:line="240"/>
              <w:ind w:hanging="0" w:end="0"/>
              <w:jc w:val="start"/>
              <w:rPr/>
            </w:pPr>
            <w:r>
              <w:rPr/>
              <w:t>11 eleven</w:t>
            </w:r>
          </w:p>
          <w:p>
            <w:pPr>
              <w:pStyle w:val="Normal"/>
              <w:spacing w:lineRule="auto" w:line="240"/>
              <w:ind w:hanging="0" w:end="0"/>
              <w:jc w:val="start"/>
              <w:rPr/>
            </w:pPr>
            <w:r>
              <w:rPr/>
              <w:t>12 twelve</w:t>
            </w:r>
          </w:p>
          <w:p>
            <w:pPr>
              <w:pStyle w:val="Normal"/>
              <w:spacing w:lineRule="auto" w:line="240"/>
              <w:ind w:hanging="0" w:end="0"/>
              <w:jc w:val="start"/>
              <w:rPr/>
            </w:pPr>
            <w:r>
              <w:rPr/>
              <w:t>13 thirteen</w:t>
            </w:r>
          </w:p>
          <w:p>
            <w:pPr>
              <w:pStyle w:val="Normal"/>
              <w:spacing w:lineRule="auto" w:line="240"/>
              <w:ind w:hanging="0" w:end="0"/>
              <w:jc w:val="start"/>
              <w:rPr/>
            </w:pPr>
            <w:r>
              <w:rPr/>
              <w:t>14 fourteen</w:t>
            </w:r>
          </w:p>
          <w:p>
            <w:pPr>
              <w:pStyle w:val="Normal"/>
              <w:spacing w:lineRule="auto" w:line="240"/>
              <w:ind w:hanging="0" w:end="0"/>
              <w:jc w:val="start"/>
              <w:rPr/>
            </w:pPr>
            <w:r>
              <w:rPr/>
              <w:t>15 fifteen</w:t>
            </w:r>
          </w:p>
          <w:p>
            <w:pPr>
              <w:pStyle w:val="Normal"/>
              <w:spacing w:lineRule="auto" w:line="240"/>
              <w:ind w:hanging="0" w:end="0"/>
              <w:jc w:val="start"/>
              <w:rPr/>
            </w:pPr>
            <w:r>
              <w:rPr/>
              <w:t>16 sixteen</w:t>
            </w:r>
          </w:p>
          <w:p>
            <w:pPr>
              <w:pStyle w:val="Normal"/>
              <w:spacing w:lineRule="auto" w:line="240"/>
              <w:ind w:hanging="0" w:end="0"/>
              <w:jc w:val="start"/>
              <w:rPr/>
            </w:pPr>
            <w:r>
              <w:rPr/>
              <w:t>17 seventeen</w:t>
            </w:r>
          </w:p>
          <w:p>
            <w:pPr>
              <w:pStyle w:val="Normal"/>
              <w:spacing w:lineRule="auto" w:line="240"/>
              <w:ind w:hanging="0" w:end="0"/>
              <w:jc w:val="start"/>
              <w:rPr/>
            </w:pPr>
            <w:r>
              <w:rPr/>
              <w:t>18 eighteen</w:t>
            </w:r>
          </w:p>
          <w:p>
            <w:pPr>
              <w:pStyle w:val="Normal"/>
              <w:spacing w:lineRule="auto" w:line="240"/>
              <w:ind w:hanging="0" w:end="0"/>
              <w:jc w:val="start"/>
              <w:rPr/>
            </w:pPr>
            <w:r>
              <w:rPr/>
              <w:t>19 nineteen</w:t>
            </w:r>
          </w:p>
          <w:p>
            <w:pPr>
              <w:pStyle w:val="Normal"/>
              <w:spacing w:lineRule="auto" w:line="240"/>
              <w:ind w:hanging="0" w:end="0"/>
              <w:jc w:val="start"/>
              <w:rPr/>
            </w:pPr>
            <w:r>
              <w:rPr/>
              <w:t>20 twenty</w:t>
            </w:r>
          </w:p>
          <w:p>
            <w:pPr>
              <w:pStyle w:val="Normal"/>
              <w:spacing w:lineRule="auto" w:line="240"/>
              <w:ind w:hanging="0" w:end="0"/>
              <w:jc w:val="start"/>
              <w:rPr/>
            </w:pPr>
            <w:r>
              <w:rPr/>
              <w:t xml:space="preserve">21 twenty-one, etc. </w:t>
            </w:r>
          </w:p>
          <w:p>
            <w:pPr>
              <w:pStyle w:val="Normal"/>
              <w:spacing w:lineRule="auto" w:line="240"/>
              <w:ind w:hanging="0" w:end="0"/>
              <w:jc w:val="start"/>
              <w:rPr/>
            </w:pPr>
            <w:r>
              <w:rPr/>
              <w:t>30 thirty</w:t>
            </w:r>
          </w:p>
          <w:p>
            <w:pPr>
              <w:pStyle w:val="Normal"/>
              <w:spacing w:lineRule="auto" w:line="240"/>
              <w:ind w:hanging="0" w:end="0"/>
              <w:jc w:val="start"/>
              <w:rPr/>
            </w:pPr>
            <w:r>
              <w:rPr/>
              <w:t>40 forty</w:t>
            </w:r>
          </w:p>
          <w:p>
            <w:pPr>
              <w:pStyle w:val="Normal"/>
              <w:spacing w:lineRule="auto" w:line="240"/>
              <w:ind w:hanging="0" w:end="0"/>
              <w:jc w:val="start"/>
              <w:rPr/>
            </w:pPr>
            <w:r>
              <w:rPr/>
              <w:t>50 fifty</w:t>
            </w:r>
          </w:p>
          <w:p>
            <w:pPr>
              <w:pStyle w:val="Normal"/>
              <w:spacing w:lineRule="auto" w:line="240"/>
              <w:ind w:hanging="0" w:end="0"/>
              <w:jc w:val="start"/>
              <w:rPr/>
            </w:pPr>
            <w:r>
              <w:rPr/>
              <w:t>60 sixty</w:t>
              <w:tab/>
            </w:r>
          </w:p>
          <w:p>
            <w:pPr>
              <w:pStyle w:val="Normal"/>
              <w:spacing w:lineRule="auto" w:line="240"/>
              <w:ind w:hanging="0" w:end="0"/>
              <w:jc w:val="start"/>
              <w:rPr/>
            </w:pPr>
            <w:r>
              <w:rPr/>
              <w:t>70 seventy</w:t>
            </w:r>
          </w:p>
          <w:p>
            <w:pPr>
              <w:pStyle w:val="Normal"/>
              <w:spacing w:lineRule="auto" w:line="240"/>
              <w:ind w:hanging="0" w:end="0"/>
              <w:jc w:val="start"/>
              <w:rPr/>
            </w:pPr>
            <w:r>
              <w:rPr/>
              <w:t>80 eighty</w:t>
            </w:r>
          </w:p>
          <w:p>
            <w:pPr>
              <w:pStyle w:val="Normal"/>
              <w:spacing w:lineRule="auto" w:line="240"/>
              <w:ind w:hanging="0" w:end="0"/>
              <w:jc w:val="start"/>
              <w:rPr/>
            </w:pPr>
            <w:r>
              <w:rPr/>
              <w:t>90 ninety</w:t>
            </w:r>
          </w:p>
          <w:p>
            <w:pPr>
              <w:pStyle w:val="Normal"/>
              <w:spacing w:lineRule="auto" w:line="240"/>
              <w:ind w:hanging="0" w:end="0"/>
              <w:jc w:val="start"/>
              <w:rPr/>
            </w:pPr>
            <w:r>
              <w:rPr/>
              <w:t>100 one (a) hundred</w:t>
            </w:r>
          </w:p>
          <w:p>
            <w:pPr>
              <w:pStyle w:val="BodyText"/>
              <w:suppressAutoHyphens w:val="false"/>
              <w:rPr>
                <w:sz w:val="22"/>
              </w:rPr>
            </w:pPr>
            <w:r>
              <w:rPr>
                <w:sz w:val="22"/>
              </w:rPr>
              <w:t xml:space="preserve">101 one (a) hundred and one, etc. </w:t>
            </w:r>
          </w:p>
          <w:p>
            <w:pPr>
              <w:pStyle w:val="Normal"/>
              <w:spacing w:lineRule="auto" w:line="240"/>
              <w:ind w:hanging="0" w:end="0"/>
              <w:jc w:val="start"/>
              <w:rPr/>
            </w:pPr>
            <w:r>
              <w:rPr/>
              <w:t>1,000 one (a) thousand</w:t>
            </w:r>
          </w:p>
          <w:p>
            <w:pPr>
              <w:pStyle w:val="Normal"/>
              <w:spacing w:lineRule="auto" w:line="240"/>
              <w:ind w:hanging="0" w:end="0"/>
              <w:jc w:val="start"/>
              <w:rPr/>
            </w:pPr>
            <w:r>
              <w:rPr/>
              <w:t>1,001 one (a) thousand and one, etc.</w:t>
              <w:tab/>
            </w:r>
          </w:p>
          <w:p>
            <w:pPr>
              <w:pStyle w:val="Normal"/>
              <w:spacing w:lineRule="auto" w:line="240"/>
              <w:ind w:hanging="0" w:end="0"/>
              <w:jc w:val="start"/>
              <w:rPr/>
            </w:pPr>
            <w:r>
              <w:rPr/>
              <w:t>100,000 one hundred thousand</w:t>
              <w:tab/>
            </w:r>
          </w:p>
          <w:p>
            <w:pPr>
              <w:pStyle w:val="Normal"/>
              <w:numPr>
                <w:ilvl w:val="1"/>
                <w:numId w:val="6"/>
              </w:numPr>
              <w:spacing w:lineRule="auto" w:line="240"/>
              <w:jc w:val="start"/>
              <w:rPr/>
            </w:pPr>
            <w:r>
              <w:rPr/>
              <w:t>one million</w:t>
            </w:r>
          </w:p>
          <w:p>
            <w:pPr>
              <w:pStyle w:val="Normal"/>
              <w:spacing w:lineRule="auto" w:line="240"/>
              <w:ind w:hanging="0" w:end="0"/>
              <w:jc w:val="start"/>
              <w:rPr>
                <w:b/>
              </w:rPr>
            </w:pPr>
            <w:r>
              <w:rPr/>
              <w:t>1.000.001 one million and one, etc.</w:t>
            </w:r>
          </w:p>
        </w:tc>
        <w:tc>
          <w:tcPr>
            <w:tcW w:w="549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start"/>
              <w:rPr>
                <w:b/>
              </w:rPr>
            </w:pPr>
            <w:r>
              <w:rPr>
                <w:b/>
              </w:rPr>
            </w:r>
          </w:p>
          <w:p>
            <w:pPr>
              <w:pStyle w:val="Normal"/>
              <w:spacing w:lineRule="auto" w:line="240"/>
              <w:ind w:hanging="0" w:end="0"/>
              <w:jc w:val="start"/>
              <w:rPr/>
            </w:pPr>
            <w:r>
              <w:rPr/>
              <w:t>1st first</w:t>
            </w:r>
          </w:p>
          <w:p>
            <w:pPr>
              <w:pStyle w:val="Normal"/>
              <w:spacing w:lineRule="auto" w:line="240"/>
              <w:ind w:hanging="0" w:end="0"/>
              <w:jc w:val="start"/>
              <w:rPr/>
            </w:pPr>
            <w:r>
              <w:rPr/>
              <w:t>2nd second</w:t>
            </w:r>
          </w:p>
          <w:p>
            <w:pPr>
              <w:pStyle w:val="Normal"/>
              <w:spacing w:lineRule="auto" w:line="240"/>
              <w:ind w:hanging="0" w:end="0"/>
              <w:jc w:val="start"/>
              <w:rPr/>
            </w:pPr>
            <w:r>
              <w:rPr/>
              <w:t>3rd third</w:t>
            </w:r>
          </w:p>
          <w:p>
            <w:pPr>
              <w:pStyle w:val="Normal"/>
              <w:spacing w:lineRule="auto" w:line="240"/>
              <w:ind w:hanging="0" w:end="0"/>
              <w:jc w:val="start"/>
              <w:rPr/>
            </w:pPr>
            <w:r>
              <w:rPr/>
              <w:t>4th fourth</w:t>
            </w:r>
          </w:p>
          <w:p>
            <w:pPr>
              <w:pStyle w:val="Normal"/>
              <w:spacing w:lineRule="auto" w:line="240"/>
              <w:ind w:hanging="0" w:end="0"/>
              <w:jc w:val="start"/>
              <w:rPr/>
            </w:pPr>
            <w:r>
              <w:rPr/>
              <w:t>5th fifth</w:t>
            </w:r>
          </w:p>
          <w:p>
            <w:pPr>
              <w:pStyle w:val="Normal"/>
              <w:spacing w:lineRule="auto" w:line="240"/>
              <w:ind w:hanging="0" w:end="0"/>
              <w:jc w:val="start"/>
              <w:rPr/>
            </w:pPr>
            <w:r>
              <w:rPr/>
              <w:t>6th sixth</w:t>
            </w:r>
          </w:p>
          <w:p>
            <w:pPr>
              <w:pStyle w:val="Normal"/>
              <w:spacing w:lineRule="auto" w:line="240"/>
              <w:ind w:hanging="0" w:end="0"/>
              <w:jc w:val="start"/>
              <w:rPr/>
            </w:pPr>
            <w:r>
              <w:rPr/>
              <w:t>7th seventh</w:t>
            </w:r>
          </w:p>
          <w:p>
            <w:pPr>
              <w:pStyle w:val="Normal"/>
              <w:spacing w:lineRule="auto" w:line="240"/>
              <w:ind w:hanging="0" w:end="0"/>
              <w:jc w:val="start"/>
              <w:rPr/>
            </w:pPr>
            <w:r>
              <w:rPr/>
              <w:t>8th eighth</w:t>
            </w:r>
          </w:p>
          <w:p>
            <w:pPr>
              <w:pStyle w:val="Normal"/>
              <w:spacing w:lineRule="auto" w:line="240"/>
              <w:ind w:hanging="0" w:end="0"/>
              <w:jc w:val="start"/>
              <w:rPr/>
            </w:pPr>
            <w:r>
              <w:rPr/>
              <w:t>9th ninth</w:t>
            </w:r>
          </w:p>
          <w:p>
            <w:pPr>
              <w:pStyle w:val="Normal"/>
              <w:spacing w:lineRule="auto" w:line="240"/>
              <w:ind w:hanging="0" w:end="0"/>
              <w:jc w:val="start"/>
              <w:rPr/>
            </w:pPr>
            <w:r>
              <w:rPr/>
              <w:t>10th tenth</w:t>
            </w:r>
          </w:p>
          <w:p>
            <w:pPr>
              <w:pStyle w:val="Normal"/>
              <w:spacing w:lineRule="auto" w:line="240"/>
              <w:ind w:hanging="0" w:end="0"/>
              <w:jc w:val="start"/>
              <w:rPr/>
            </w:pPr>
            <w:r>
              <w:rPr/>
              <w:t>11th eleventh</w:t>
            </w:r>
          </w:p>
          <w:p>
            <w:pPr>
              <w:pStyle w:val="Normal"/>
              <w:spacing w:lineRule="auto" w:line="240"/>
              <w:ind w:hanging="0" w:end="0"/>
              <w:jc w:val="start"/>
              <w:rPr/>
            </w:pPr>
            <w:r>
              <w:rPr/>
              <w:t>12th twelfth</w:t>
            </w:r>
          </w:p>
          <w:p>
            <w:pPr>
              <w:pStyle w:val="Normal"/>
              <w:spacing w:lineRule="auto" w:line="240"/>
              <w:ind w:hanging="0" w:end="0"/>
              <w:jc w:val="start"/>
              <w:rPr/>
            </w:pPr>
            <w:r>
              <w:rPr/>
              <w:t>13th thirteenth</w:t>
            </w:r>
          </w:p>
          <w:p>
            <w:pPr>
              <w:pStyle w:val="Normal"/>
              <w:spacing w:lineRule="auto" w:line="240"/>
              <w:ind w:hanging="0" w:end="0"/>
              <w:jc w:val="start"/>
              <w:rPr/>
            </w:pPr>
            <w:r>
              <w:rPr/>
              <w:t>14th fourteenth</w:t>
            </w:r>
          </w:p>
          <w:p>
            <w:pPr>
              <w:pStyle w:val="Normal"/>
              <w:spacing w:lineRule="auto" w:line="240"/>
              <w:ind w:hanging="0" w:end="0"/>
              <w:jc w:val="start"/>
              <w:rPr/>
            </w:pPr>
            <w:r>
              <w:rPr/>
              <w:t>15th fifteenth</w:t>
            </w:r>
          </w:p>
          <w:p>
            <w:pPr>
              <w:pStyle w:val="Normal"/>
              <w:spacing w:lineRule="auto" w:line="240"/>
              <w:ind w:hanging="0" w:end="0"/>
              <w:jc w:val="start"/>
              <w:rPr/>
            </w:pPr>
            <w:r>
              <w:rPr/>
              <w:t>16th sixteenth</w:t>
            </w:r>
          </w:p>
          <w:p>
            <w:pPr>
              <w:pStyle w:val="Normal"/>
              <w:spacing w:lineRule="auto" w:line="240"/>
              <w:ind w:hanging="0" w:end="0"/>
              <w:jc w:val="start"/>
              <w:rPr/>
            </w:pPr>
            <w:r>
              <w:rPr/>
              <w:t>17th seventeenth</w:t>
            </w:r>
          </w:p>
          <w:p>
            <w:pPr>
              <w:pStyle w:val="Normal"/>
              <w:spacing w:lineRule="auto" w:line="240"/>
              <w:ind w:hanging="0" w:end="0"/>
              <w:jc w:val="start"/>
              <w:rPr/>
            </w:pPr>
            <w:r>
              <w:rPr/>
              <w:t>18th eighteenth</w:t>
            </w:r>
          </w:p>
          <w:p>
            <w:pPr>
              <w:pStyle w:val="Normal"/>
              <w:spacing w:lineRule="auto" w:line="240"/>
              <w:ind w:hanging="0" w:end="0"/>
              <w:jc w:val="start"/>
              <w:rPr/>
            </w:pPr>
            <w:r>
              <w:rPr/>
              <w:t>19th nineteenth</w:t>
            </w:r>
          </w:p>
          <w:p>
            <w:pPr>
              <w:pStyle w:val="Normal"/>
              <w:spacing w:lineRule="auto" w:line="240"/>
              <w:ind w:hanging="0" w:end="0"/>
              <w:jc w:val="start"/>
              <w:rPr/>
            </w:pPr>
            <w:r>
              <w:rPr/>
              <w:t>20th twentieth</w:t>
            </w:r>
          </w:p>
          <w:p>
            <w:pPr>
              <w:pStyle w:val="Normal"/>
              <w:spacing w:lineRule="auto" w:line="240"/>
              <w:ind w:hanging="0" w:end="0"/>
              <w:jc w:val="start"/>
              <w:rPr/>
            </w:pPr>
            <w:r>
              <w:rPr/>
              <w:t>21st twenty-first, etc.</w:t>
            </w:r>
          </w:p>
          <w:p>
            <w:pPr>
              <w:pStyle w:val="Normal"/>
              <w:spacing w:lineRule="auto" w:line="240"/>
              <w:ind w:hanging="0" w:end="0"/>
              <w:jc w:val="start"/>
              <w:rPr/>
            </w:pPr>
            <w:r>
              <w:rPr/>
              <w:t>30th thirtieth</w:t>
            </w:r>
          </w:p>
          <w:p>
            <w:pPr>
              <w:pStyle w:val="Normal"/>
              <w:spacing w:lineRule="auto" w:line="240"/>
              <w:ind w:hanging="0" w:end="0"/>
              <w:jc w:val="start"/>
              <w:rPr/>
            </w:pPr>
            <w:r>
              <w:rPr/>
              <w:t>40th fortieth</w:t>
            </w:r>
          </w:p>
          <w:p>
            <w:pPr>
              <w:pStyle w:val="Normal"/>
              <w:spacing w:lineRule="auto" w:line="240"/>
              <w:ind w:hanging="0" w:end="0"/>
              <w:jc w:val="start"/>
              <w:rPr/>
            </w:pPr>
            <w:r>
              <w:rPr/>
              <w:t>50th fiftieth</w:t>
            </w:r>
          </w:p>
          <w:p>
            <w:pPr>
              <w:pStyle w:val="Normal"/>
              <w:spacing w:lineRule="auto" w:line="240"/>
              <w:ind w:hanging="0" w:end="0"/>
              <w:jc w:val="start"/>
              <w:rPr/>
            </w:pPr>
            <w:r>
              <w:rPr/>
              <w:t>60th sixtieth</w:t>
            </w:r>
          </w:p>
          <w:p>
            <w:pPr>
              <w:pStyle w:val="Normal"/>
              <w:spacing w:lineRule="auto" w:line="240"/>
              <w:ind w:hanging="0" w:end="0"/>
              <w:jc w:val="start"/>
              <w:rPr/>
            </w:pPr>
            <w:r>
              <w:rPr/>
              <w:t>70th seventieth</w:t>
            </w:r>
          </w:p>
          <w:p>
            <w:pPr>
              <w:pStyle w:val="Normal"/>
              <w:spacing w:lineRule="auto" w:line="240"/>
              <w:ind w:hanging="0" w:end="0"/>
              <w:jc w:val="start"/>
              <w:rPr/>
            </w:pPr>
            <w:r>
              <w:rPr/>
              <w:t>80th eightieth</w:t>
            </w:r>
          </w:p>
          <w:p>
            <w:pPr>
              <w:pStyle w:val="Normal"/>
              <w:spacing w:lineRule="auto" w:line="240"/>
              <w:ind w:hanging="0" w:end="0"/>
              <w:jc w:val="start"/>
              <w:rPr/>
            </w:pPr>
            <w:r>
              <w:rPr/>
              <w:t>90th ninetieth</w:t>
            </w:r>
          </w:p>
          <w:p>
            <w:pPr>
              <w:pStyle w:val="Normal"/>
              <w:spacing w:lineRule="auto" w:line="240"/>
              <w:ind w:hanging="0" w:end="0"/>
              <w:jc w:val="start"/>
              <w:rPr/>
            </w:pPr>
            <w:r>
              <w:rPr/>
              <w:t>100th (one) hundredth</w:t>
            </w:r>
          </w:p>
          <w:p>
            <w:pPr>
              <w:pStyle w:val="Normal"/>
              <w:spacing w:lineRule="auto" w:line="240"/>
              <w:ind w:hanging="0" w:end="0"/>
              <w:jc w:val="start"/>
              <w:rPr/>
            </w:pPr>
            <w:r>
              <w:rPr/>
              <w:t xml:space="preserve">101st (one) hundred and first, etc. </w:t>
              <w:tab/>
            </w:r>
          </w:p>
          <w:p>
            <w:pPr>
              <w:pStyle w:val="Normal"/>
              <w:spacing w:lineRule="auto" w:line="240"/>
              <w:ind w:hanging="0" w:end="0"/>
              <w:jc w:val="start"/>
              <w:rPr/>
            </w:pPr>
            <w:r>
              <w:rPr/>
              <w:t>1,000th (one) thousandth</w:t>
            </w:r>
          </w:p>
          <w:p>
            <w:pPr>
              <w:pStyle w:val="Normal"/>
              <w:spacing w:lineRule="auto" w:line="240"/>
              <w:ind w:hanging="0" w:end="0"/>
              <w:jc w:val="start"/>
              <w:rPr/>
            </w:pPr>
            <w:r>
              <w:rPr/>
              <w:t xml:space="preserve">1,001st one thousand and first, etc. </w:t>
            </w:r>
          </w:p>
          <w:p>
            <w:pPr>
              <w:pStyle w:val="Normal"/>
              <w:spacing w:lineRule="auto" w:line="240"/>
              <w:ind w:hanging="0" w:end="0"/>
              <w:jc w:val="start"/>
              <w:rPr/>
            </w:pPr>
            <w:r>
              <w:rPr/>
              <w:t>100,000th (one) hundred thousandth</w:t>
              <w:tab/>
            </w:r>
          </w:p>
          <w:p>
            <w:pPr>
              <w:pStyle w:val="Normal"/>
              <w:spacing w:lineRule="auto" w:line="240"/>
              <w:ind w:hanging="0" w:end="0"/>
              <w:jc w:val="start"/>
              <w:rPr/>
            </w:pPr>
            <w:r>
              <w:rPr/>
              <w:t>1,000,000th (one) millionth</w:t>
            </w:r>
          </w:p>
          <w:p>
            <w:pPr>
              <w:pStyle w:val="Normal"/>
              <w:spacing w:lineRule="auto" w:line="240"/>
              <w:ind w:hanging="0" w:end="0"/>
              <w:jc w:val="start"/>
              <w:rPr>
                <w:b/>
              </w:rPr>
            </w:pPr>
            <w:r>
              <w:rPr/>
              <w:t>1,000,001st (one) million and first, etc.</w:t>
            </w:r>
          </w:p>
        </w:tc>
      </w:tr>
    </w:tbl>
    <w:p>
      <w:pPr>
        <w:pStyle w:val="Normal"/>
        <w:spacing w:lineRule="auto" w:line="240"/>
        <w:ind w:firstLine="284" w:end="0"/>
        <w:rPr/>
      </w:pPr>
      <w:r>
        <w:rPr>
          <w:b/>
          <w:sz w:val="24"/>
        </w:rPr>
        <w:tab/>
      </w:r>
      <w:r>
        <w:rPr>
          <w:sz w:val="24"/>
        </w:rPr>
        <w:tab/>
      </w:r>
    </w:p>
    <w:p>
      <w:pPr>
        <w:pStyle w:val="Heading3"/>
        <w:rPr/>
      </w:pPr>
      <w:bookmarkStart w:id="60" w:name="__RefHeading___Toc5112998"/>
      <w:r>
        <w:rPr/>
        <w:t>Morphological composition</w:t>
      </w:r>
      <w:bookmarkEnd w:id="60"/>
      <w:r>
        <w:rPr/>
        <w:t xml:space="preserve"> </w:t>
      </w:r>
    </w:p>
    <w:p>
      <w:pPr>
        <w:pStyle w:val="Heading3"/>
        <w:rPr/>
      </w:pPr>
      <w:r>
        <w:rPr/>
      </w:r>
    </w:p>
    <w:p>
      <w:pPr>
        <w:pStyle w:val="Normal"/>
        <w:spacing w:lineRule="auto" w:line="256"/>
        <w:ind w:firstLine="284" w:end="0"/>
        <w:rPr>
          <w:b/>
        </w:rPr>
      </w:pPr>
      <w:r>
        <w:rPr>
          <w:b/>
        </w:rPr>
        <w:t>The Cardinals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229.</w:t>
      </w:r>
      <w:r>
        <w:rPr>
          <w:sz w:val="24"/>
        </w:rPr>
        <w:t xml:space="preserve"> Among</w:t>
      </w:r>
      <w:r>
        <w:rPr>
          <w:b/>
          <w:sz w:val="24"/>
        </w:rPr>
        <w:t xml:space="preserve"> the cardinals</w:t>
      </w:r>
      <w:r>
        <w:rPr>
          <w:sz w:val="24"/>
        </w:rPr>
        <w:t xml:space="preserve"> there are</w:t>
      </w:r>
      <w:r>
        <w:rPr>
          <w:b/>
          <w:sz w:val="24"/>
        </w:rPr>
        <w:t xml:space="preserve"> simple, derived,</w:t>
      </w:r>
      <w:r>
        <w:rPr>
          <w:sz w:val="24"/>
        </w:rPr>
        <w:t xml:space="preserve"> and</w:t>
      </w:r>
      <w:r>
        <w:rPr>
          <w:b/>
          <w:sz w:val="24"/>
        </w:rPr>
        <w:t xml:space="preserve"> compound </w:t>
      </w:r>
      <w:r>
        <w:rPr>
          <w:sz w:val="24"/>
        </w:rPr>
        <w:t xml:space="preserve">words.                   </w:t>
      </w:r>
    </w:p>
    <w:p>
      <w:pPr>
        <w:pStyle w:val="Normal"/>
        <w:spacing w:lineRule="auto" w:line="240"/>
        <w:ind w:firstLine="284" w:end="0"/>
        <w:rPr/>
      </w:pPr>
      <w:r>
        <w:rPr>
          <w:sz w:val="24"/>
        </w:rPr>
        <w:t xml:space="preserve">The cardinals from </w:t>
      </w:r>
      <w:r>
        <w:rPr>
          <w:i/>
          <w:sz w:val="24"/>
        </w:rPr>
        <w:t>one</w:t>
      </w:r>
      <w:r>
        <w:rPr>
          <w:sz w:val="24"/>
        </w:rPr>
        <w:t xml:space="preserve"> to </w:t>
      </w:r>
      <w:r>
        <w:rPr>
          <w:i/>
          <w:sz w:val="24"/>
        </w:rPr>
        <w:t>twelve, hundred, thousand, million</w:t>
      </w:r>
      <w:r>
        <w:rPr>
          <w:sz w:val="24"/>
        </w:rPr>
        <w:t xml:space="preserve"> are simple words; those from </w:t>
      </w:r>
      <w:r>
        <w:rPr>
          <w:i/>
          <w:sz w:val="24"/>
        </w:rPr>
        <w:t>thirteen</w:t>
      </w:r>
      <w:r>
        <w:rPr>
          <w:sz w:val="24"/>
        </w:rPr>
        <w:t xml:space="preserve"> to </w:t>
      </w:r>
      <w:r>
        <w:rPr>
          <w:i/>
          <w:sz w:val="24"/>
        </w:rPr>
        <w:t>nineteen</w:t>
      </w:r>
      <w:r>
        <w:rPr>
          <w:sz w:val="24"/>
        </w:rPr>
        <w:t xml:space="preserve"> are derived from the corresponding simple ones by means of the suffix </w:t>
      </w:r>
      <w:r>
        <w:rPr>
          <w:i/>
          <w:sz w:val="24"/>
        </w:rPr>
        <w:t>-teen;</w:t>
      </w:r>
      <w:r>
        <w:rPr>
          <w:sz w:val="24"/>
        </w:rPr>
        <w:t xml:space="preserve"> the cardinals denoting </w:t>
      </w:r>
      <w:r>
        <w:rPr>
          <w:i/>
          <w:sz w:val="24"/>
        </w:rPr>
        <w:t>fens</w:t>
      </w:r>
      <w:r>
        <w:rPr>
          <w:sz w:val="24"/>
        </w:rPr>
        <w:t xml:space="preserve"> are derived from the corresponding simple ones by means of the suffix </w:t>
      </w:r>
      <w:r>
        <w:rPr>
          <w:i/>
          <w:sz w:val="24"/>
        </w:rPr>
        <w:t>-ty.</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 xml:space="preserve">Note: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Mind the difference in the spelling of the stem in </w:t>
      </w:r>
      <w:r>
        <w:rPr>
          <w:i/>
          <w:sz w:val="24"/>
        </w:rPr>
        <w:t>three</w:t>
      </w:r>
      <w:r>
        <w:rPr>
          <w:sz w:val="24"/>
        </w:rPr>
        <w:t xml:space="preserve"> and </w:t>
      </w:r>
      <w:r>
        <w:rPr>
          <w:i/>
          <w:sz w:val="24"/>
        </w:rPr>
        <w:t>thirteen (thirty), four</w:t>
      </w:r>
      <w:r>
        <w:rPr>
          <w:sz w:val="24"/>
        </w:rPr>
        <w:t xml:space="preserve"> and </w:t>
      </w:r>
      <w:r>
        <w:rPr>
          <w:i/>
          <w:sz w:val="24"/>
        </w:rPr>
        <w:t>forty, five</w:t>
      </w:r>
      <w:r>
        <w:rPr>
          <w:sz w:val="24"/>
        </w:rPr>
        <w:t xml:space="preserve"> and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fifteen (fifty).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cardinals from </w:t>
      </w:r>
      <w:r>
        <w:rPr>
          <w:i/>
          <w:sz w:val="24"/>
        </w:rPr>
        <w:t>twenty-one</w:t>
      </w:r>
      <w:r>
        <w:rPr>
          <w:sz w:val="24"/>
        </w:rPr>
        <w:t xml:space="preserve"> to </w:t>
      </w:r>
      <w:r>
        <w:rPr>
          <w:i/>
          <w:sz w:val="24"/>
        </w:rPr>
        <w:t>twenty-nine,</w:t>
      </w:r>
      <w:r>
        <w:rPr>
          <w:sz w:val="24"/>
        </w:rPr>
        <w:t xml:space="preserve"> from </w:t>
      </w:r>
      <w:r>
        <w:rPr>
          <w:i/>
          <w:sz w:val="24"/>
        </w:rPr>
        <w:t>thirty-one</w:t>
      </w:r>
      <w:r>
        <w:rPr>
          <w:sz w:val="24"/>
        </w:rPr>
        <w:t xml:space="preserve"> to </w:t>
      </w:r>
      <w:r>
        <w:rPr>
          <w:i/>
          <w:sz w:val="24"/>
        </w:rPr>
        <w:t>thirty-nine,</w:t>
      </w:r>
      <w:r>
        <w:rPr>
          <w:sz w:val="24"/>
        </w:rPr>
        <w:t xml:space="preserve"> etc. and those over </w:t>
      </w:r>
      <w:r>
        <w:rPr>
          <w:i/>
          <w:sz w:val="24"/>
        </w:rPr>
        <w:t>hundred</w:t>
      </w:r>
      <w:r>
        <w:rPr>
          <w:sz w:val="24"/>
        </w:rPr>
        <w:t xml:space="preserve"> are compounds.</w:t>
      </w:r>
    </w:p>
    <w:p>
      <w:pPr>
        <w:pStyle w:val="Normal"/>
        <w:spacing w:lineRule="auto" w:line="240"/>
        <w:ind w:firstLine="284" w:end="0"/>
        <w:rPr/>
      </w:pPr>
      <w:r>
        <w:rPr>
          <w:sz w:val="24"/>
        </w:rPr>
        <w:t xml:space="preserve">In cardinals consisting of </w:t>
      </w:r>
      <w:r>
        <w:rPr>
          <w:i/>
          <w:sz w:val="24"/>
        </w:rPr>
        <w:t>tens</w:t>
      </w:r>
      <w:r>
        <w:rPr>
          <w:sz w:val="24"/>
        </w:rPr>
        <w:t xml:space="preserve"> and </w:t>
      </w:r>
      <w:r>
        <w:rPr>
          <w:i/>
          <w:sz w:val="24"/>
        </w:rPr>
        <w:t>units</w:t>
      </w:r>
      <w:r>
        <w:rPr>
          <w:sz w:val="24"/>
        </w:rPr>
        <w:t xml:space="preserve"> the two words are hyphenated:</w:t>
      </w:r>
    </w:p>
    <w:p>
      <w:pPr>
        <w:pStyle w:val="Normal"/>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3268"/>
        <w:gridCol w:w="3660"/>
        <w:gridCol w:w="3660"/>
      </w:tblGrid>
      <w:tr>
        <w:trPr/>
        <w:tc>
          <w:tcPr>
            <w:tcW w:w="3268" w:type="dxa"/>
            <w:tcBorders/>
          </w:tcPr>
          <w:p>
            <w:pPr>
              <w:pStyle w:val="Normal"/>
              <w:spacing w:lineRule="auto" w:line="240"/>
              <w:ind w:hanging="0" w:end="0"/>
              <w:rPr>
                <w:sz w:val="24"/>
              </w:rPr>
            </w:pPr>
            <w:r>
              <w:rPr>
                <w:sz w:val="24"/>
              </w:rPr>
              <w:t xml:space="preserve">21 - </w:t>
            </w:r>
            <w:r>
              <w:rPr>
                <w:i/>
                <w:sz w:val="24"/>
              </w:rPr>
              <w:t>twenty-one,</w:t>
            </w:r>
          </w:p>
        </w:tc>
        <w:tc>
          <w:tcPr>
            <w:tcW w:w="3660" w:type="dxa"/>
            <w:tcBorders/>
          </w:tcPr>
          <w:p>
            <w:pPr>
              <w:pStyle w:val="Normal"/>
              <w:spacing w:lineRule="auto" w:line="240"/>
              <w:ind w:hanging="0" w:end="0"/>
              <w:rPr>
                <w:sz w:val="24"/>
              </w:rPr>
            </w:pPr>
            <w:r>
              <w:rPr>
                <w:sz w:val="24"/>
              </w:rPr>
              <w:t xml:space="preserve">35 - </w:t>
            </w:r>
            <w:r>
              <w:rPr>
                <w:i/>
                <w:sz w:val="24"/>
              </w:rPr>
              <w:t>thirty-five,</w:t>
            </w:r>
          </w:p>
        </w:tc>
        <w:tc>
          <w:tcPr>
            <w:tcW w:w="3660" w:type="dxa"/>
            <w:tcBorders/>
          </w:tcPr>
          <w:p>
            <w:pPr>
              <w:pStyle w:val="Normal"/>
              <w:spacing w:lineRule="auto" w:line="240"/>
              <w:ind w:hanging="0" w:end="0"/>
              <w:rPr/>
            </w:pPr>
            <w:r>
              <w:rPr>
                <w:sz w:val="24"/>
              </w:rPr>
              <w:t xml:space="preserve">72 - </w:t>
            </w:r>
            <w:r>
              <w:rPr>
                <w:i/>
                <w:sz w:val="24"/>
              </w:rPr>
              <w:t>seventy-two,</w:t>
            </w:r>
            <w:r>
              <w:rPr>
                <w:sz w:val="24"/>
              </w:rPr>
              <w:t xml:space="preserve"> etc.</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cardinals including </w:t>
      </w:r>
      <w:r>
        <w:rPr>
          <w:i/>
          <w:sz w:val="24"/>
        </w:rPr>
        <w:t>hundreds</w:t>
      </w:r>
      <w:r>
        <w:rPr>
          <w:sz w:val="24"/>
        </w:rPr>
        <w:t xml:space="preserve"> and </w:t>
      </w:r>
      <w:r>
        <w:rPr>
          <w:i/>
          <w:sz w:val="24"/>
        </w:rPr>
        <w:t>thousands</w:t>
      </w:r>
      <w:r>
        <w:rPr>
          <w:sz w:val="24"/>
        </w:rPr>
        <w:t xml:space="preserve"> the words denoting </w:t>
      </w:r>
      <w:r>
        <w:rPr>
          <w:i/>
          <w:sz w:val="24"/>
        </w:rPr>
        <w:t>units</w:t>
      </w:r>
      <w:r>
        <w:rPr>
          <w:sz w:val="24"/>
        </w:rPr>
        <w:t xml:space="preserve"> and </w:t>
      </w:r>
      <w:r>
        <w:rPr>
          <w:i/>
          <w:sz w:val="24"/>
        </w:rPr>
        <w:t>tens</w:t>
      </w:r>
      <w:r>
        <w:rPr>
          <w:sz w:val="24"/>
        </w:rPr>
        <w:t xml:space="preserve"> are joined to those denoting </w:t>
      </w:r>
      <w:r>
        <w:rPr>
          <w:i/>
          <w:sz w:val="24"/>
        </w:rPr>
        <w:t>hundreds, thousands,</w:t>
      </w:r>
      <w:r>
        <w:rPr>
          <w:sz w:val="24"/>
        </w:rPr>
        <w:t xml:space="preserve"> by means of the conjunction </w:t>
      </w:r>
      <w:r>
        <w:rPr>
          <w:i/>
          <w:sz w:val="24"/>
        </w:rPr>
        <w:t>and: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103 - </w:t>
      </w:r>
      <w:r>
        <w:rPr>
          <w:i/>
          <w:sz w:val="24"/>
        </w:rPr>
        <w:t>one hundred and three,</w:t>
      </w:r>
    </w:p>
    <w:p>
      <w:pPr>
        <w:pStyle w:val="Normal"/>
        <w:spacing w:lineRule="auto" w:line="240"/>
        <w:ind w:firstLine="284" w:end="0"/>
        <w:rPr/>
      </w:pPr>
      <w:r>
        <w:rPr>
          <w:sz w:val="24"/>
        </w:rPr>
        <w:t xml:space="preserve">225 - </w:t>
      </w:r>
      <w:r>
        <w:rPr>
          <w:i/>
          <w:sz w:val="24"/>
        </w:rPr>
        <w:t xml:space="preserve">two hundred and twenty-five, </w:t>
      </w:r>
    </w:p>
    <w:p>
      <w:pPr>
        <w:pStyle w:val="Normal"/>
        <w:spacing w:lineRule="auto" w:line="240"/>
        <w:ind w:firstLine="284" w:end="0"/>
        <w:rPr/>
      </w:pPr>
      <w:r>
        <w:rPr>
          <w:sz w:val="24"/>
        </w:rPr>
        <w:t xml:space="preserve">3038 - </w:t>
      </w:r>
      <w:r>
        <w:rPr>
          <w:i/>
          <w:sz w:val="24"/>
        </w:rPr>
        <w:t xml:space="preserve">three thousand and thirty-eight, </w:t>
      </w:r>
    </w:p>
    <w:p>
      <w:pPr>
        <w:pStyle w:val="Normal"/>
        <w:spacing w:lineRule="auto" w:line="240"/>
        <w:ind w:firstLine="284" w:end="0"/>
        <w:rPr/>
      </w:pPr>
      <w:r>
        <w:rPr>
          <w:sz w:val="24"/>
        </w:rPr>
        <w:t xml:space="preserve">9651 - </w:t>
      </w:r>
      <w:r>
        <w:rPr>
          <w:i/>
          <w:sz w:val="24"/>
        </w:rPr>
        <w:t>nine thousand six hundred and fifty-one.</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If not part of a composite numeral the words </w:t>
      </w:r>
      <w:r>
        <w:rPr>
          <w:i/>
          <w:sz w:val="24"/>
        </w:rPr>
        <w:t>hundred, thousand</w:t>
      </w:r>
      <w:r>
        <w:rPr>
          <w:sz w:val="24"/>
        </w:rPr>
        <w:t xml:space="preserve"> and </w:t>
      </w:r>
      <w:r>
        <w:rPr>
          <w:i/>
          <w:sz w:val="24"/>
        </w:rPr>
        <w:t>million</w:t>
      </w:r>
      <w:r>
        <w:rPr>
          <w:sz w:val="24"/>
        </w:rPr>
        <w:t xml:space="preserve"> in the singular are always used with</w:t>
      </w:r>
      <w:r>
        <w:rPr>
          <w:b/>
          <w:sz w:val="24"/>
        </w:rPr>
        <w:t xml:space="preserve"> the indefinite article;</w:t>
      </w:r>
      <w:r>
        <w:rPr>
          <w:sz w:val="24"/>
        </w:rPr>
        <w:t xml:space="preserve"> </w:t>
      </w:r>
      <w:r>
        <w:rPr>
          <w:i/>
          <w:sz w:val="24"/>
        </w:rPr>
        <w:t>a hundred pages, a thousand ways;</w:t>
      </w:r>
      <w:r>
        <w:rPr>
          <w:sz w:val="24"/>
        </w:rPr>
        <w:t xml:space="preserve"> in composite numerals both </w:t>
      </w:r>
      <w:r>
        <w:rPr>
          <w:b/>
          <w:sz w:val="24"/>
        </w:rPr>
        <w:t>a</w:t>
      </w:r>
      <w:r>
        <w:rPr>
          <w:sz w:val="24"/>
        </w:rPr>
        <w:t xml:space="preserve"> and</w:t>
      </w:r>
      <w:r>
        <w:rPr>
          <w:b/>
          <w:sz w:val="24"/>
        </w:rPr>
        <w:t xml:space="preserve"> one</w:t>
      </w:r>
      <w:r>
        <w:rPr>
          <w:sz w:val="24"/>
        </w:rPr>
        <w:t xml:space="preserve"> are possible, but</w:t>
      </w:r>
      <w:r>
        <w:rPr>
          <w:b/>
          <w:sz w:val="24"/>
        </w:rPr>
        <w:t xml:space="preserve"> one</w:t>
      </w:r>
      <w:r>
        <w:rPr>
          <w:sz w:val="24"/>
        </w:rPr>
        <w:t xml:space="preserve"> is less common; </w:t>
      </w:r>
      <w:r>
        <w:rPr>
          <w:i/>
          <w:sz w:val="24"/>
        </w:rPr>
        <w:t>a (one) hundred and fifty pages.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words for common fractions are also composite. They are formed from cardinals denoting the numerator and substantivized ordinals denoting the denominator. If the numerator is a numeral higher than one, the ordinal in the denominator takes the plural form. The numerator and denominator may be joined by means of a hyphen or without it: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1/3 - </w:t>
      </w:r>
      <w:r>
        <w:rPr>
          <w:i/>
          <w:sz w:val="24"/>
        </w:rPr>
        <w:t xml:space="preserve">one-third (one third), </w:t>
      </w:r>
    </w:p>
    <w:p>
      <w:pPr>
        <w:pStyle w:val="Normal"/>
        <w:spacing w:lineRule="auto" w:line="240"/>
        <w:ind w:firstLine="284" w:start="284" w:end="0"/>
        <w:rPr/>
      </w:pPr>
      <w:r>
        <w:rPr>
          <w:sz w:val="24"/>
        </w:rPr>
        <w:t xml:space="preserve">2/7 - </w:t>
      </w:r>
      <w:r>
        <w:rPr>
          <w:i/>
          <w:sz w:val="24"/>
        </w:rPr>
        <w:t>two-sevenths (two sevenths),</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mixed numbers the numerals denoting fractions are joined to the numerals denoting integers (whole numbers) by means of the conjunction </w:t>
      </w:r>
      <w:r>
        <w:rPr>
          <w:i/>
          <w:sz w:val="24"/>
        </w:rPr>
        <w:t>and:</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3 1/5 - </w:t>
      </w:r>
      <w:r>
        <w:rPr>
          <w:i/>
          <w:sz w:val="24"/>
        </w:rPr>
        <w:t xml:space="preserve">three and one-fifth, </w:t>
      </w:r>
    </w:p>
    <w:p>
      <w:pPr>
        <w:pStyle w:val="Normal"/>
        <w:spacing w:lineRule="auto" w:line="240"/>
        <w:ind w:firstLine="284" w:start="284" w:end="0"/>
        <w:rPr/>
      </w:pPr>
      <w:r>
        <w:rPr>
          <w:sz w:val="24"/>
        </w:rPr>
        <w:t xml:space="preserve">20 3/8 - </w:t>
      </w:r>
      <w:r>
        <w:rPr>
          <w:i/>
          <w:sz w:val="24"/>
        </w:rPr>
        <w:t>twenty and three-eighths.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In decimal fractions the numerals denoting fractions are joined to those denoting whole numbers by means of the words </w:t>
      </w:r>
      <w:r>
        <w:rPr>
          <w:i/>
          <w:sz w:val="24"/>
        </w:rPr>
        <w:t>point</w:t>
      </w:r>
      <w:r>
        <w:rPr>
          <w:sz w:val="24"/>
        </w:rPr>
        <w:t xml:space="preserve"> or </w:t>
      </w:r>
      <w:r>
        <w:rPr>
          <w:i/>
          <w:sz w:val="24"/>
        </w:rPr>
        <w:t>decimal:</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0.5 - </w:t>
      </w:r>
      <w:r>
        <w:rPr>
          <w:i/>
          <w:sz w:val="24"/>
        </w:rPr>
        <w:t xml:space="preserve">zero point (decimal) five, </w:t>
      </w:r>
    </w:p>
    <w:p>
      <w:pPr>
        <w:pStyle w:val="Normal"/>
        <w:spacing w:lineRule="auto" w:line="240"/>
        <w:ind w:firstLine="284" w:start="284" w:end="0"/>
        <w:rPr/>
      </w:pPr>
      <w:r>
        <w:rPr>
          <w:sz w:val="24"/>
        </w:rPr>
        <w:t xml:space="preserve">2.3 - </w:t>
      </w:r>
      <w:r>
        <w:rPr>
          <w:i/>
          <w:sz w:val="24"/>
        </w:rPr>
        <w:t>two point (decimal) three,</w:t>
      </w:r>
    </w:p>
    <w:p>
      <w:pPr>
        <w:pStyle w:val="Normal"/>
        <w:spacing w:lineRule="auto" w:line="240"/>
        <w:ind w:firstLine="284" w:start="284" w:end="0"/>
        <w:rPr/>
      </w:pPr>
      <w:r>
        <w:rPr>
          <w:sz w:val="24"/>
        </w:rPr>
        <w:t xml:space="preserve">0,5   - </w:t>
      </w:r>
      <w:r>
        <w:rPr>
          <w:i/>
          <w:sz w:val="24"/>
        </w:rPr>
        <w:t xml:space="preserve">zero decimal five, </w:t>
      </w:r>
    </w:p>
    <w:p>
      <w:pPr>
        <w:pStyle w:val="Normal"/>
        <w:spacing w:lineRule="auto" w:line="240"/>
        <w:ind w:firstLine="284" w:start="284" w:end="0"/>
        <w:rPr/>
      </w:pPr>
      <w:r>
        <w:rPr>
          <w:sz w:val="24"/>
        </w:rPr>
        <w:t xml:space="preserve">0,005 - </w:t>
      </w:r>
      <w:r>
        <w:rPr>
          <w:i/>
          <w:sz w:val="24"/>
        </w:rPr>
        <w:t>zero decimal zero zero five.</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ordinals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230.</w:t>
      </w:r>
      <w:r>
        <w:rPr>
          <w:sz w:val="24"/>
        </w:rPr>
        <w:t xml:space="preserve"> Among</w:t>
      </w:r>
      <w:r>
        <w:rPr>
          <w:b/>
          <w:sz w:val="24"/>
        </w:rPr>
        <w:t xml:space="preserve"> the ordinals</w:t>
      </w:r>
      <w:r>
        <w:rPr>
          <w:sz w:val="24"/>
        </w:rPr>
        <w:t xml:space="preserve"> there are also simple, derivative and compound words.</w:t>
      </w:r>
    </w:p>
    <w:p>
      <w:pPr>
        <w:pStyle w:val="Normal"/>
        <w:spacing w:lineRule="auto" w:line="240"/>
        <w:ind w:firstLine="284" w:end="0"/>
        <w:rPr/>
      </w:pPr>
      <w:r>
        <w:rPr>
          <w:sz w:val="24"/>
        </w:rPr>
        <w:t xml:space="preserve">The simple ordinals are </w:t>
      </w:r>
      <w:r>
        <w:rPr>
          <w:i/>
          <w:sz w:val="24"/>
        </w:rPr>
        <w:t>first, second</w:t>
      </w:r>
      <w:r>
        <w:rPr>
          <w:sz w:val="24"/>
        </w:rPr>
        <w:t xml:space="preserve"> and </w:t>
      </w:r>
      <w:r>
        <w:rPr>
          <w:i/>
          <w:sz w:val="24"/>
        </w:rPr>
        <w:t>third.</w:t>
      </w:r>
    </w:p>
    <w:p>
      <w:pPr>
        <w:pStyle w:val="Normal"/>
        <w:spacing w:lineRule="auto" w:line="240"/>
        <w:ind w:firstLine="284" w:end="0"/>
        <w:rPr/>
      </w:pPr>
      <w:r>
        <w:rPr>
          <w:sz w:val="24"/>
        </w:rPr>
        <w:t>The derivative ordinals are derived from the simple and derivative cardinals by means of the suffix</w:t>
      </w:r>
      <w:r>
        <w:rPr>
          <w:b/>
          <w:sz w:val="24"/>
        </w:rPr>
        <w:t xml:space="preserve"> -th:</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four-fourth,  ten-tenth,  sixteen-sixteenth,  twenty-twentieth,</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Before the suffix </w:t>
      </w:r>
      <w:r>
        <w:rPr>
          <w:b/>
          <w:sz w:val="24"/>
        </w:rPr>
        <w:t>-th</w:t>
      </w:r>
      <w:r>
        <w:rPr>
          <w:sz w:val="24"/>
        </w:rPr>
        <w:t xml:space="preserve"> the final</w:t>
      </w:r>
      <w:r>
        <w:rPr>
          <w:sz w:val="24"/>
          <w:lang w:val="ru-RU"/>
        </w:rPr>
        <w:t xml:space="preserve"> </w:t>
      </w:r>
      <w:r>
        <w:rPr>
          <w:b/>
          <w:sz w:val="24"/>
          <w:lang w:val="ru-RU"/>
        </w:rPr>
        <w:t>у</w:t>
      </w:r>
      <w:r>
        <w:rPr>
          <w:sz w:val="24"/>
        </w:rPr>
        <w:t xml:space="preserve"> is replaced by</w:t>
      </w:r>
      <w:r>
        <w:rPr>
          <w:b/>
          <w:sz w:val="24"/>
        </w:rPr>
        <w:t xml:space="preserve"> ie: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thirty - thirtieth,</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Mind the difference in the spelling of the stems in the following cardinals and ordinals: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five-fifth,  nine-ninth.</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 compound ordinals are formed from composite cardinals. In this case only the last component of the compound numeral has the form of the ordinal:</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 xml:space="preserve">twenty-first, forty-second, sixty-seventh, one hundred and first, </w:t>
      </w:r>
      <w:r>
        <w:rPr>
          <w:sz w:val="24"/>
        </w:rPr>
        <w:t>etc.</w:t>
      </w:r>
    </w:p>
    <w:p>
      <w:pPr>
        <w:pStyle w:val="Normal"/>
        <w:spacing w:lineRule="auto" w:line="240"/>
        <w:ind w:firstLine="284" w:end="0"/>
        <w:rPr>
          <w:b/>
          <w:sz w:val="24"/>
        </w:rPr>
      </w:pPr>
      <w:r>
        <w:rPr>
          <w:b/>
          <w:sz w:val="24"/>
        </w:rPr>
      </w:r>
    </w:p>
    <w:p>
      <w:pPr>
        <w:pStyle w:val="Heading3"/>
        <w:rPr/>
      </w:pPr>
      <w:bookmarkStart w:id="61" w:name="__RefHeading___Toc5112999"/>
      <w:bookmarkEnd w:id="61"/>
      <w:r>
        <w:rPr/>
        <w:t>Morphological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231.</w:t>
      </w:r>
      <w:r>
        <w:rPr>
          <w:sz w:val="24"/>
        </w:rPr>
        <w:t xml:space="preserve"> Numerals do not undergo any morphological changes, that is, they do not have morphological categories. In this they differ from nouns with numerical meaning. Thus the numerals </w:t>
      </w:r>
      <w:r>
        <w:rPr>
          <w:i/>
          <w:sz w:val="24"/>
        </w:rPr>
        <w:t>ten</w:t>
      </w:r>
      <w:r>
        <w:rPr>
          <w:sz w:val="24"/>
          <w:lang w:val="ru-RU"/>
        </w:rPr>
        <w:t xml:space="preserve"> (десять),</w:t>
      </w:r>
      <w:r>
        <w:rPr>
          <w:sz w:val="24"/>
        </w:rPr>
        <w:t xml:space="preserve"> </w:t>
      </w:r>
      <w:r>
        <w:rPr>
          <w:i/>
          <w:sz w:val="24"/>
        </w:rPr>
        <w:t>hundred</w:t>
      </w:r>
      <w:r>
        <w:rPr>
          <w:sz w:val="24"/>
          <w:lang w:val="ru-RU"/>
        </w:rPr>
        <w:t xml:space="preserve"> (сто), </w:t>
      </w:r>
      <w:r>
        <w:rPr>
          <w:i/>
          <w:sz w:val="24"/>
        </w:rPr>
        <w:t>thousand</w:t>
      </w:r>
      <w:r>
        <w:rPr>
          <w:sz w:val="24"/>
          <w:lang w:val="ru-RU"/>
        </w:rPr>
        <w:t xml:space="preserve"> (тысяча)</w:t>
      </w:r>
      <w:r>
        <w:rPr>
          <w:b/>
          <w:sz w:val="24"/>
        </w:rPr>
        <w:t xml:space="preserve"> do not have plural forms: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two hundred and fifty,   four thousand people,</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whereas the corresponding homonymous nouns</w:t>
      </w:r>
      <w:r>
        <w:rPr>
          <w:b/>
          <w:sz w:val="24"/>
        </w:rPr>
        <w:t xml:space="preserve"> </w:t>
      </w:r>
      <w:r>
        <w:rPr>
          <w:i/>
          <w:sz w:val="24"/>
        </w:rPr>
        <w:t>ten</w:t>
      </w:r>
      <w:r>
        <w:rPr>
          <w:sz w:val="24"/>
          <w:lang w:val="ru-RU"/>
        </w:rPr>
        <w:t xml:space="preserve"> (десяток),</w:t>
      </w:r>
      <w:r>
        <w:rPr>
          <w:sz w:val="24"/>
        </w:rPr>
        <w:t xml:space="preserve"> </w:t>
      </w:r>
      <w:r>
        <w:rPr>
          <w:i/>
          <w:sz w:val="24"/>
        </w:rPr>
        <w:t xml:space="preserve">hundred </w:t>
      </w:r>
      <w:r>
        <w:rPr>
          <w:sz w:val="24"/>
          <w:lang w:val="ru-RU"/>
        </w:rPr>
        <w:t>(сотня),</w:t>
      </w:r>
      <w:r>
        <w:rPr>
          <w:sz w:val="24"/>
        </w:rPr>
        <w:t xml:space="preserve"> </w:t>
      </w:r>
      <w:r>
        <w:rPr>
          <w:i/>
          <w:sz w:val="24"/>
        </w:rPr>
        <w:t>thousand</w:t>
      </w:r>
      <w:r>
        <w:rPr>
          <w:sz w:val="24"/>
          <w:lang w:val="ru-RU"/>
        </w:rPr>
        <w:t xml:space="preserve"> (тысяча)</w:t>
      </w:r>
      <w:r>
        <w:rPr>
          <w:sz w:val="24"/>
        </w:rPr>
        <w:t xml:space="preserve"> do:</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to count in </w:t>
      </w:r>
      <w:r>
        <w:rPr>
          <w:i/>
          <w:sz w:val="24"/>
        </w:rPr>
        <w:t>tens,   hundreds of people,  thousands of birds, etc.</w:t>
      </w:r>
    </w:p>
    <w:p>
      <w:pPr>
        <w:pStyle w:val="Normal"/>
        <w:spacing w:lineRule="auto" w:line="240"/>
        <w:ind w:firstLine="284" w:end="0"/>
        <w:rPr>
          <w:b/>
          <w:i/>
          <w:i/>
          <w:sz w:val="24"/>
        </w:rPr>
      </w:pPr>
      <w:r>
        <w:rPr>
          <w:b/>
          <w:i/>
          <w:sz w:val="24"/>
        </w:rPr>
      </w:r>
    </w:p>
    <w:p>
      <w:pPr>
        <w:pStyle w:val="Heading3"/>
        <w:rPr/>
      </w:pPr>
      <w:bookmarkStart w:id="62" w:name="__RefHeading___Toc5113000"/>
      <w:bookmarkEnd w:id="62"/>
      <w:r>
        <w:rPr/>
        <w:t>Patterns of combinability</w:t>
      </w:r>
    </w:p>
    <w:p>
      <w:pPr>
        <w:pStyle w:val="Normal"/>
        <w:spacing w:lineRule="auto" w:line="240"/>
        <w:ind w:firstLine="284" w:end="0"/>
        <w:rPr>
          <w:sz w:val="24"/>
        </w:rPr>
      </w:pPr>
      <w:r>
        <w:rPr>
          <w:sz w:val="24"/>
        </w:rPr>
      </w:r>
    </w:p>
    <w:p>
      <w:pPr>
        <w:pStyle w:val="Normal"/>
        <w:spacing w:lineRule="auto" w:line="240"/>
        <w:ind w:firstLine="284" w:end="0"/>
        <w:rPr/>
      </w:pPr>
      <w:r>
        <w:rPr>
          <w:b/>
          <w:sz w:val="24"/>
        </w:rPr>
        <w:t>§ 232.</w:t>
      </w:r>
      <w:r>
        <w:rPr>
          <w:sz w:val="24"/>
        </w:rPr>
        <w:t xml:space="preserve"> Numerals combine mostly with nouns and function as their attributes, usually as premodifying attributes. If a noun has several premodifying attributes including a cardinal or an ordinal, these come first,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three tiny green leaves, seven iron men, the second pale little boy,</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only exception is pronoun determiners, which always begin a series of attributes:</w:t>
      </w:r>
    </w:p>
    <w:p>
      <w:pPr>
        <w:pStyle w:val="Normal"/>
        <w:spacing w:lineRule="auto" w:line="240"/>
        <w:ind w:firstLine="284" w:end="0"/>
        <w:rPr>
          <w:i/>
          <w:i/>
          <w:sz w:val="24"/>
        </w:rPr>
      </w:pPr>
      <w:r>
        <w:rPr>
          <w:i/>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i/>
                <w:i/>
                <w:sz w:val="24"/>
              </w:rPr>
            </w:pPr>
            <w:r>
              <w:rPr>
                <w:i/>
                <w:sz w:val="24"/>
              </w:rPr>
              <w:t xml:space="preserve">his second beautiful wife; </w:t>
            </w:r>
          </w:p>
          <w:p>
            <w:pPr>
              <w:pStyle w:val="Normal"/>
              <w:spacing w:lineRule="auto" w:line="240"/>
              <w:ind w:hanging="0" w:end="0"/>
              <w:jc w:val="start"/>
              <w:rPr>
                <w:i/>
                <w:i/>
                <w:sz w:val="24"/>
              </w:rPr>
            </w:pPr>
            <w:r>
              <w:rPr>
                <w:i/>
                <w:sz w:val="24"/>
              </w:rPr>
              <w:t>these four rooms;</w:t>
            </w:r>
          </w:p>
        </w:tc>
        <w:tc>
          <w:tcPr>
            <w:tcW w:w="5491" w:type="dxa"/>
            <w:tcBorders/>
          </w:tcPr>
          <w:p>
            <w:pPr>
              <w:pStyle w:val="Normal"/>
              <w:spacing w:lineRule="auto" w:line="240"/>
              <w:ind w:hanging="0" w:end="0"/>
              <w:jc w:val="start"/>
              <w:rPr>
                <w:i/>
                <w:i/>
                <w:sz w:val="24"/>
              </w:rPr>
            </w:pPr>
            <w:r>
              <w:rPr>
                <w:i/>
                <w:sz w:val="24"/>
              </w:rPr>
              <w:t>her three little children;</w:t>
            </w:r>
          </w:p>
          <w:p>
            <w:pPr>
              <w:pStyle w:val="Normal"/>
              <w:spacing w:lineRule="auto" w:line="240"/>
              <w:ind w:hanging="0" w:end="0"/>
              <w:jc w:val="start"/>
              <w:rPr>
                <w:i/>
                <w:i/>
                <w:sz w:val="24"/>
              </w:rPr>
            </w:pPr>
            <w:r>
              <w:rPr>
                <w:i/>
                <w:sz w:val="24"/>
              </w:rPr>
              <w:t>every second day,</w:t>
            </w:r>
            <w:r>
              <w:rPr>
                <w:sz w:val="24"/>
              </w:rPr>
              <w:t xml:space="preserve"> etc.</w:t>
            </w:r>
          </w:p>
        </w:tc>
      </w:tr>
    </w:tbl>
    <w:p>
      <w:pPr>
        <w:pStyle w:val="Normal"/>
        <w:spacing w:lineRule="auto" w:line="240"/>
        <w:ind w:firstLine="284" w:end="0"/>
        <w:rPr>
          <w:i/>
          <w:i/>
          <w:sz w:val="24"/>
        </w:rPr>
      </w:pPr>
      <w:r>
        <w:rPr>
          <w:i/>
          <w:sz w:val="24"/>
        </w:rPr>
      </w:r>
    </w:p>
    <w:p>
      <w:pPr>
        <w:pStyle w:val="Normal"/>
        <w:spacing w:lineRule="auto" w:line="240"/>
        <w:ind w:firstLine="284" w:end="0"/>
        <w:rPr/>
      </w:pPr>
      <w:r>
        <w:rPr>
          <w:sz w:val="24"/>
        </w:rPr>
        <w:t>If both a cardinal and an ordinal refer to one head-noun</w:t>
      </w:r>
      <w:r>
        <w:rPr>
          <w:b/>
          <w:sz w:val="24"/>
        </w:rPr>
        <w:t xml:space="preserve"> the ordinal comes first:</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the first three tall girls,  the second two grey dogs,</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Nouns premodified by ordinals are used with</w:t>
      </w:r>
      <w:r>
        <w:rPr>
          <w:b/>
          <w:sz w:val="24"/>
        </w:rPr>
        <w:t xml:space="preserve"> the definite article: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The first men in the moon, the third month,</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When used with the indefinite article, they lose their numerical meaning and acquire that of a pronoun (another, one more), as in:</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a second man entered, then a third </w:t>
      </w:r>
    </w:p>
    <w:p>
      <w:pPr>
        <w:pStyle w:val="Normal"/>
        <w:spacing w:lineRule="auto" w:line="240"/>
        <w:ind w:firstLine="284" w:start="284" w:end="0"/>
        <w:rPr>
          <w:sz w:val="24"/>
          <w:lang w:val="ru-RU"/>
        </w:rPr>
      </w:pPr>
      <w:r>
        <w:rPr>
          <w:sz w:val="24"/>
          <w:lang w:val="ru-RU"/>
        </w:rPr>
        <w:t>(вошел еще один человек, потом еще).</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Postmodifying numerals combine with a limited number of nouns. Postmodifying cardinals are combinable with some nouns denoting items of certain sets of things:</w:t>
      </w:r>
    </w:p>
    <w:p>
      <w:pPr>
        <w:pStyle w:val="Normal"/>
        <w:spacing w:lineRule="auto" w:line="240"/>
        <w:ind w:firstLine="284" w:start="284" w:end="0"/>
        <w:rPr/>
      </w:pPr>
      <w:r>
        <w:rPr>
          <w:i/>
          <w:sz w:val="24"/>
        </w:rPr>
        <w:t xml:space="preserve">pages, paragraphs, chapters, parts of books, acts and scenes of plays, lessons in textbooks, apartments </w:t>
      </w:r>
    </w:p>
    <w:p>
      <w:pPr>
        <w:pStyle w:val="Normal"/>
        <w:spacing w:lineRule="auto" w:line="240"/>
        <w:ind w:firstLine="284" w:start="284" w:end="0"/>
        <w:rPr/>
      </w:pPr>
      <w:r>
        <w:rPr>
          <w:i/>
          <w:sz w:val="24"/>
        </w:rPr>
        <w:t>and rooms, buses or trams (means of transport), grammatical terms,</w:t>
      </w:r>
      <w:r>
        <w:rPr>
          <w:sz w:val="24"/>
        </w:rPr>
        <w:t xml:space="preserve"> etc.;</w:t>
      </w:r>
    </w:p>
    <w:p>
      <w:pPr>
        <w:pStyle w:val="Normal"/>
        <w:spacing w:lineRule="auto" w:line="240"/>
        <w:ind w:firstLine="284" w:start="284" w:end="0"/>
        <w:rPr/>
      </w:pPr>
      <w:r>
        <w:rPr>
          <w:i/>
          <w:sz w:val="24"/>
        </w:rPr>
        <w:t>room two hundred and three, page ten, bus four, participle one,</w:t>
      </w:r>
      <w:r>
        <w:rPr>
          <w:sz w:val="24"/>
        </w:rPr>
        <w:t xml:space="preserve"> etc.</w:t>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In such cases the cardinals have a numbering meaning and thus differ semantically from the ordinals which have an enumerating meaning. Enumeration indicates the order of a thing in a certain succession of things, while numbering indicates a number constantly attached to a thing either in a certain succession or in a certain set of things. Thus, </w:t>
      </w:r>
      <w:r>
        <w:rPr>
          <w:i/>
          <w:sz w:val="24"/>
        </w:rPr>
        <w:t>the first room</w:t>
      </w:r>
      <w:r>
        <w:rPr>
          <w:sz w:val="24"/>
        </w:rPr>
        <w:t xml:space="preserve"> (enumeration) is not necessarily </w:t>
      </w:r>
      <w:r>
        <w:rPr>
          <w:i/>
          <w:sz w:val="24"/>
        </w:rPr>
        <w:t>room one</w:t>
      </w:r>
      <w:r>
        <w:rPr>
          <w:sz w:val="24"/>
        </w:rPr>
        <w:t xml:space="preserve"> (numbering), etc. Compare: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 xml:space="preserve">the first room I looked into was room five, </w:t>
      </w:r>
    </w:p>
    <w:p>
      <w:pPr>
        <w:pStyle w:val="Normal"/>
        <w:pBdr>
          <w:top w:val="single" w:sz="4" w:space="1" w:color="000000"/>
          <w:left w:val="single" w:sz="4" w:space="4" w:color="000000"/>
          <w:bottom w:val="single" w:sz="4" w:space="1" w:color="000000"/>
          <w:right w:val="single" w:sz="4" w:space="4" w:color="000000"/>
        </w:pBdr>
        <w:spacing w:lineRule="auto" w:line="240"/>
        <w:ind w:hanging="0" w:end="0"/>
        <w:rPr>
          <w:sz w:val="24"/>
        </w:rPr>
      </w:pPr>
      <w:r>
        <w:rPr>
          <w:sz w:val="24"/>
        </w:rPr>
        <w:t>or</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the second page that he read was page twenty-three, </w:t>
      </w:r>
      <w:r>
        <w:rPr>
          <w:sz w:val="24"/>
        </w:rPr>
        <w:t>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Postmodifying ordinals occur in combinations with certain proper names, mostly those denoting the members of well-known dynasties: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King Henry VIII - King Henry the Eighth, </w:t>
      </w:r>
    </w:p>
    <w:p>
      <w:pPr>
        <w:pStyle w:val="Normal"/>
        <w:spacing w:lineRule="auto" w:line="240"/>
        <w:ind w:firstLine="284" w:start="284" w:end="0"/>
        <w:rPr/>
      </w:pPr>
      <w:r>
        <w:rPr>
          <w:i/>
          <w:sz w:val="24"/>
        </w:rPr>
        <w:t>Peter I - Peter the First,</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Mind the position of the article in such phrases. It is always attached to the numeral.</w:t>
      </w:r>
    </w:p>
    <w:p>
      <w:pPr>
        <w:pStyle w:val="Normal"/>
        <w:spacing w:lineRule="auto" w:line="240"/>
        <w:ind w:firstLine="284" w:end="0"/>
        <w:rPr/>
      </w:pPr>
      <w:r>
        <w:rPr>
          <w:sz w:val="24"/>
        </w:rPr>
        <w:t>When used as substitutes numerals combine</w:t>
      </w:r>
      <w:r>
        <w:rPr>
          <w:b/>
          <w:sz w:val="24"/>
        </w:rPr>
        <w:t xml:space="preserve"> </w:t>
      </w:r>
      <w:r>
        <w:rPr>
          <w:sz w:val="24"/>
        </w:rPr>
        <w:t>with various verbs: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 saw five of them. They took twenty.</w:t>
      </w:r>
      <w:r>
        <w:rPr>
          <w:i/>
          <w:sz w:val="24"/>
          <w:lang w:val="ru-RU"/>
        </w:rPr>
        <w:t xml:space="preserve"> </w:t>
      </w:r>
    </w:p>
    <w:p>
      <w:pPr>
        <w:pStyle w:val="Normal"/>
        <w:spacing w:lineRule="auto" w:line="240"/>
        <w:ind w:firstLine="284" w:end="0"/>
        <w:rPr>
          <w:i/>
          <w:i/>
          <w:sz w:val="24"/>
          <w:lang w:val="ru-RU"/>
        </w:rPr>
      </w:pPr>
      <w:r>
        <w:rPr>
          <w:i/>
          <w:sz w:val="24"/>
          <w:lang w:val="ru-RU"/>
        </w:rPr>
      </w:r>
    </w:p>
    <w:p>
      <w:pPr>
        <w:pStyle w:val="Normal"/>
        <w:spacing w:lineRule="auto" w:line="240"/>
        <w:ind w:firstLine="284" w:end="0"/>
        <w:rPr>
          <w:sz w:val="24"/>
        </w:rPr>
      </w:pPr>
      <w:r>
        <w:rPr>
          <w:sz w:val="24"/>
        </w:rPr>
        <w:t>As head-words modified by other words numerals are combinable with: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prepositional phrases:</w:t>
      </w:r>
    </w:p>
    <w:p>
      <w:pPr>
        <w:pStyle w:val="Normal"/>
        <w:spacing w:lineRule="auto" w:line="240"/>
        <w:ind w:firstLine="284" w:start="284" w:end="0"/>
        <w:rPr/>
      </w:pPr>
      <w:r>
        <w:rPr>
          <w:i/>
          <w:sz w:val="24"/>
        </w:rPr>
        <w:t>the first of May, one of the men, two of them,</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pronouns:</w:t>
      </w:r>
    </w:p>
    <w:p>
      <w:pPr>
        <w:pStyle w:val="Normal"/>
        <w:spacing w:lineRule="auto" w:line="240"/>
        <w:ind w:firstLine="284" w:start="284" w:end="0"/>
        <w:rPr/>
      </w:pPr>
      <w:r>
        <w:rPr>
          <w:i/>
          <w:sz w:val="24"/>
        </w:rPr>
        <w:t>every three days, all seven, each fifth,</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adjectives:</w:t>
      </w:r>
    </w:p>
    <w:p>
      <w:pPr>
        <w:pStyle w:val="Normal"/>
        <w:spacing w:lineRule="auto" w:line="240"/>
        <w:ind w:firstLine="284" w:start="284" w:end="0"/>
        <w:rPr/>
      </w:pPr>
      <w:r>
        <w:rPr>
          <w:i/>
          <w:sz w:val="24"/>
        </w:rPr>
        <w:t>the best three of them, the last two weeks,</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particles:</w:t>
      </w:r>
    </w:p>
    <w:p>
      <w:pPr>
        <w:pStyle w:val="Normal"/>
        <w:spacing w:lineRule="auto" w:line="240"/>
        <w:ind w:firstLine="284" w:start="284" w:end="0"/>
        <w:rPr/>
      </w:pPr>
      <w:r>
        <w:rPr>
          <w:i/>
          <w:sz w:val="24"/>
        </w:rPr>
        <w:t>just five days ago, only two, only three books, he is nearly sixty,</w:t>
      </w:r>
      <w:r>
        <w:rPr>
          <w:sz w:val="24"/>
        </w:rPr>
        <w:t xml:space="preserve"> etc.</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numeral </w:t>
      </w:r>
      <w:r>
        <w:rPr>
          <w:i/>
          <w:sz w:val="24"/>
        </w:rPr>
        <w:t>first</w:t>
      </w:r>
      <w:r>
        <w:rPr>
          <w:sz w:val="24"/>
        </w:rPr>
        <w:t xml:space="preserve"> may combine with the particle</w:t>
      </w:r>
      <w:r>
        <w:rPr>
          <w:b/>
          <w:sz w:val="24"/>
        </w:rPr>
        <w:t xml:space="preserve"> very:</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the very first of them.</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 they have the function of subject or predicative the numerals are combinable with link verbs, generally the verb</w:t>
      </w:r>
      <w:r>
        <w:rPr>
          <w:b/>
          <w:sz w:val="24"/>
        </w:rPr>
        <w:t xml:space="preserve"> to be:</w:t>
      </w:r>
    </w:p>
    <w:p>
      <w:pPr>
        <w:pStyle w:val="Normal"/>
        <w:spacing w:lineRule="auto" w:line="240"/>
        <w:ind w:firstLine="284" w:end="0"/>
        <w:rPr>
          <w:b/>
          <w:i/>
          <w:i/>
          <w:sz w:val="24"/>
        </w:rPr>
      </w:pPr>
      <w:r>
        <w:rPr>
          <w:b/>
          <w:i/>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i/>
                <w:i/>
                <w:sz w:val="24"/>
              </w:rPr>
            </w:pPr>
            <w:r>
              <w:rPr>
                <w:i/>
                <w:sz w:val="24"/>
              </w:rPr>
              <w:t>ten were present,</w:t>
            </w:r>
          </w:p>
          <w:p>
            <w:pPr>
              <w:pStyle w:val="Normal"/>
              <w:spacing w:lineRule="auto" w:line="240"/>
              <w:ind w:hanging="0" w:end="0"/>
              <w:jc w:val="start"/>
              <w:rPr>
                <w:i/>
                <w:i/>
                <w:sz w:val="24"/>
              </w:rPr>
            </w:pPr>
            <w:r>
              <w:rPr>
                <w:i/>
                <w:sz w:val="24"/>
              </w:rPr>
              <w:t>the first was my father</w:t>
            </w:r>
          </w:p>
        </w:tc>
        <w:tc>
          <w:tcPr>
            <w:tcW w:w="5491" w:type="dxa"/>
            <w:tcBorders/>
          </w:tcPr>
          <w:p>
            <w:pPr>
              <w:pStyle w:val="Normal"/>
              <w:spacing w:lineRule="auto" w:line="240"/>
              <w:ind w:hanging="0" w:end="0"/>
              <w:jc w:val="start"/>
              <w:rPr>
                <w:i/>
                <w:i/>
                <w:sz w:val="24"/>
              </w:rPr>
            </w:pPr>
            <w:r>
              <w:rPr>
                <w:i/>
                <w:sz w:val="24"/>
              </w:rPr>
              <w:t>we are seven,</w:t>
            </w:r>
          </w:p>
          <w:p>
            <w:pPr>
              <w:pStyle w:val="Normal"/>
              <w:spacing w:lineRule="auto" w:line="240"/>
              <w:ind w:hanging="0" w:end="0"/>
              <w:jc w:val="start"/>
              <w:rPr>
                <w:i/>
                <w:i/>
                <w:sz w:val="24"/>
              </w:rPr>
            </w:pPr>
            <w:r>
              <w:rPr>
                <w:i/>
                <w:sz w:val="24"/>
              </w:rPr>
              <w:t>she is the second.</w:t>
            </w:r>
          </w:p>
        </w:tc>
      </w:tr>
    </w:tbl>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Occasionally they are combinable with some other link verbs:</w:t>
      </w:r>
    </w:p>
    <w:p>
      <w:pPr>
        <w:pStyle w:val="Normal"/>
        <w:spacing w:lineRule="auto" w:line="240"/>
        <w:ind w:firstLine="284" w:end="0"/>
        <w:rPr>
          <w:i/>
          <w:i/>
          <w:sz w:val="24"/>
        </w:rPr>
      </w:pPr>
      <w:r>
        <w:rPr>
          <w:i/>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rPr>
                <w:i/>
                <w:i/>
                <w:sz w:val="24"/>
              </w:rPr>
            </w:pPr>
            <w:r>
              <w:rPr>
                <w:i/>
                <w:sz w:val="24"/>
              </w:rPr>
              <w:t>two seemed enough,</w:t>
            </w:r>
          </w:p>
        </w:tc>
        <w:tc>
          <w:tcPr>
            <w:tcW w:w="5491" w:type="dxa"/>
            <w:tcBorders/>
          </w:tcPr>
          <w:p>
            <w:pPr>
              <w:pStyle w:val="Normal"/>
              <w:spacing w:lineRule="auto" w:line="240"/>
              <w:ind w:hanging="0" w:end="0"/>
              <w:rPr>
                <w:i/>
                <w:i/>
                <w:sz w:val="24"/>
              </w:rPr>
            </w:pPr>
            <w:r>
              <w:rPr>
                <w:i/>
                <w:sz w:val="24"/>
              </w:rPr>
              <w:t>the third appeared to be wounded.</w:t>
            </w:r>
          </w:p>
        </w:tc>
      </w:tr>
    </w:tbl>
    <w:p>
      <w:pPr>
        <w:pStyle w:val="Normal"/>
        <w:spacing w:lineRule="auto" w:line="240"/>
        <w:ind w:firstLine="284" w:end="0"/>
        <w:rPr>
          <w:i/>
          <w:i/>
          <w:sz w:val="24"/>
        </w:rPr>
      </w:pPr>
      <w:r>
        <w:rPr>
          <w:i/>
          <w:sz w:val="24"/>
        </w:rPr>
      </w:r>
    </w:p>
    <w:p>
      <w:pPr>
        <w:pStyle w:val="Heading3"/>
        <w:rPr/>
      </w:pPr>
      <w:bookmarkStart w:id="63" w:name="__RefHeading___Toc5113001"/>
      <w:bookmarkEnd w:id="63"/>
      <w:r>
        <w:rPr/>
        <w:t>Syntactic function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233.</w:t>
      </w:r>
      <w:r>
        <w:rPr>
          <w:sz w:val="24"/>
        </w:rPr>
        <w:t xml:space="preserve"> Though cardinals and ordinals have mainly similar syntactic functions they differ in certain details.</w:t>
      </w:r>
    </w:p>
    <w:p>
      <w:pPr>
        <w:pStyle w:val="Normal"/>
        <w:spacing w:lineRule="auto" w:line="240"/>
        <w:ind w:firstLine="284" w:end="0"/>
        <w:rPr/>
      </w:pPr>
      <w:r>
        <w:rPr>
          <w:sz w:val="24"/>
        </w:rPr>
        <w:t>The most characteristic function of both is that</w:t>
      </w:r>
      <w:r>
        <w:rPr>
          <w:b/>
          <w:sz w:val="24"/>
        </w:rPr>
        <w:t xml:space="preserve"> of premodifying attribute: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two rooms, the third person,</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this connection it must be remembered that while the ordinals are used as ordinary attributes, cardinals with the function of an attribute govern the number of the noun they modify:</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one page,</w:t>
      </w:r>
      <w:r>
        <w:rPr>
          <w:sz w:val="24"/>
        </w:rPr>
        <w:t xml:space="preserve"> but </w:t>
      </w:r>
      <w:r>
        <w:rPr>
          <w:i/>
          <w:sz w:val="24"/>
        </w:rPr>
        <w:t>two (three,</w:t>
      </w:r>
      <w:r>
        <w:rPr>
          <w:sz w:val="24"/>
        </w:rPr>
        <w:t xml:space="preserve"> etc.) </w:t>
      </w:r>
      <w:r>
        <w:rPr>
          <w:i/>
          <w:sz w:val="24"/>
        </w:rPr>
        <w:t>pages.</w:t>
      </w:r>
    </w:p>
    <w:p>
      <w:pPr>
        <w:pStyle w:val="Normal"/>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Quite unlike Russian, composite cardinals ending in one (twenty-one, thirty-one, two hundred and one, three hundred and twenty-one, etc.) require</w:t>
      </w:r>
      <w:r>
        <w:rPr>
          <w:b/>
          <w:sz w:val="24"/>
        </w:rPr>
        <w:t xml:space="preserve"> a plural noun: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 xml:space="preserve">     </w:t>
      </w:r>
      <w:r>
        <w:rPr>
          <w:i/>
          <w:sz w:val="24"/>
        </w:rPr>
        <w:t>twenty-one pages, two hundred and one pages.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sz w:val="24"/>
        </w:rPr>
        <w:t>In</w:t>
      </w:r>
      <w:r>
        <w:rPr>
          <w:sz w:val="24"/>
        </w:rPr>
        <w:t xml:space="preserve"> numbering the items of certain sets of things cardinals, not ordinals, are used to modify the nouns denoting these things. The cardinals thus used are always postmodifying. </w:t>
      </w:r>
      <w:r>
        <w:rPr>
          <w:b/>
          <w:sz w:val="24"/>
        </w:rPr>
        <w:t>The nouns modified do not take an article: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page three, lesson one, room thirty-five,</w:t>
      </w:r>
      <w:r>
        <w:rPr>
          <w:sz w:val="24"/>
        </w:rPr>
        <w:t xml:space="preserve"> etc.</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(In Russian both ordinals and cardinals are possible in this case, though ordinals are preferable. Compare: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lang w:val="ru-RU"/>
        </w:rPr>
        <w:t xml:space="preserve">     </w:t>
      </w:r>
      <w:r>
        <w:rPr>
          <w:i/>
          <w:sz w:val="24"/>
          <w:lang w:val="ru-RU"/>
        </w:rPr>
        <w:t>пятая страница</w:t>
      </w:r>
      <w:r>
        <w:rPr>
          <w:sz w:val="24"/>
        </w:rPr>
        <w:t xml:space="preserve"> and</w:t>
      </w:r>
      <w:r>
        <w:rPr>
          <w:sz w:val="24"/>
          <w:lang w:val="ru-RU"/>
        </w:rPr>
        <w:t xml:space="preserve"> </w:t>
      </w:r>
      <w:r>
        <w:rPr>
          <w:i/>
          <w:sz w:val="24"/>
          <w:lang w:val="ru-RU"/>
        </w:rPr>
        <w:t xml:space="preserve">страница пять,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lang w:val="ru-RU"/>
        </w:rPr>
        <w:t xml:space="preserve">     </w:t>
      </w:r>
      <w:r>
        <w:rPr>
          <w:i/>
          <w:sz w:val="24"/>
          <w:lang w:val="ru-RU"/>
        </w:rPr>
        <w:t>десятая аудитория</w:t>
      </w:r>
      <w:r>
        <w:rPr>
          <w:sz w:val="24"/>
        </w:rPr>
        <w:t xml:space="preserve"> and</w:t>
      </w:r>
      <w:r>
        <w:rPr>
          <w:sz w:val="24"/>
          <w:lang w:val="ru-RU"/>
        </w:rPr>
        <w:t xml:space="preserve"> </w:t>
      </w:r>
      <w:r>
        <w:rPr>
          <w:i/>
          <w:sz w:val="24"/>
          <w:lang w:val="ru-RU"/>
        </w:rPr>
        <w:t>аудитория десять.)</w:t>
      </w:r>
    </w:p>
    <w:p>
      <w:pPr>
        <w:pStyle w:val="Normal"/>
        <w:spacing w:lineRule="auto" w:line="240"/>
        <w:ind w:firstLine="284" w:end="0"/>
        <w:rPr>
          <w:i/>
          <w:i/>
          <w:sz w:val="24"/>
          <w:lang w:val="ru-RU"/>
        </w:rPr>
      </w:pPr>
      <w:r>
        <w:rPr>
          <w:i/>
          <w:sz w:val="24"/>
          <w:lang w:val="ru-RU"/>
        </w:rPr>
      </w:r>
    </w:p>
    <w:p>
      <w:pPr>
        <w:pStyle w:val="Normal"/>
        <w:spacing w:lineRule="auto" w:line="240"/>
        <w:ind w:firstLine="284" w:end="0"/>
        <w:rPr/>
      </w:pPr>
      <w:r>
        <w:rPr>
          <w:sz w:val="24"/>
        </w:rPr>
        <w:t>Both cardinals and ordinals may have the functions of</w:t>
      </w:r>
      <w:r>
        <w:rPr>
          <w:b/>
          <w:sz w:val="24"/>
        </w:rPr>
        <w:t xml:space="preserve"> subject, object, predicative</w:t>
      </w:r>
      <w:r>
        <w:rPr>
          <w:sz w:val="24"/>
        </w:rPr>
        <w:t xml:space="preserve"> and</w:t>
      </w:r>
      <w:r>
        <w:rPr>
          <w:b/>
          <w:sz w:val="24"/>
        </w:rPr>
        <w:t xml:space="preserve"> adverbial modifier of time: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Three of us</w:t>
      </w:r>
      <w:r>
        <w:rPr>
          <w:sz w:val="24"/>
        </w:rPr>
        <w:t xml:space="preserve"> went home.</w:t>
      </w:r>
    </w:p>
    <w:p>
      <w:pPr>
        <w:pStyle w:val="Normal"/>
        <w:spacing w:lineRule="auto" w:line="240"/>
        <w:ind w:firstLine="284" w:start="284" w:end="0"/>
        <w:rPr/>
      </w:pPr>
      <w:r>
        <w:rPr>
          <w:sz w:val="24"/>
        </w:rPr>
        <w:t xml:space="preserve">I saw </w:t>
      </w:r>
      <w:r>
        <w:rPr>
          <w:i/>
          <w:sz w:val="24"/>
        </w:rPr>
        <w:t>two of them</w:t>
      </w:r>
      <w:r>
        <w:rPr>
          <w:sz w:val="24"/>
        </w:rPr>
        <w:t xml:space="preserve"> in the forest.</w:t>
      </w:r>
    </w:p>
    <w:p>
      <w:pPr>
        <w:pStyle w:val="Normal"/>
        <w:spacing w:lineRule="auto" w:line="240"/>
        <w:ind w:firstLine="284" w:start="284" w:end="0"/>
        <w:rPr/>
      </w:pPr>
      <w:r>
        <w:rPr>
          <w:sz w:val="24"/>
        </w:rPr>
        <w:t xml:space="preserve">They were </w:t>
      </w:r>
      <w:r>
        <w:rPr>
          <w:i/>
          <w:sz w:val="24"/>
        </w:rPr>
        <w:t>seven.</w:t>
      </w:r>
    </w:p>
    <w:p>
      <w:pPr>
        <w:pStyle w:val="Normal"/>
        <w:spacing w:lineRule="auto" w:line="240"/>
        <w:ind w:firstLine="284" w:start="284" w:end="0"/>
        <w:rPr/>
      </w:pPr>
      <w:r>
        <w:rPr>
          <w:sz w:val="24"/>
        </w:rPr>
        <w:t xml:space="preserve">She got up </w:t>
      </w:r>
      <w:r>
        <w:rPr>
          <w:i/>
          <w:sz w:val="24"/>
        </w:rPr>
        <w:t>at five today.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However, in all these cases a noun is always implied, that is, the numeral functions as a substitute for the noun either mentioned in the previous context, or self-evident from the situation. The only case in which the numerals (cardinals) can really have the function of subject, object or predicative is when they are used with their purely abstract force: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five is more than three; two plus two is four,</w:t>
      </w:r>
      <w:r>
        <w:rPr>
          <w:sz w:val="24"/>
        </w:rPr>
        <w:t xml:space="preserve"> etc.</w:t>
      </w:r>
    </w:p>
    <w:p>
      <w:pPr>
        <w:pStyle w:val="Normal"/>
        <w:spacing w:lineRule="auto" w:line="240"/>
        <w:ind w:firstLine="284" w:end="0"/>
        <w:rPr>
          <w:b/>
          <w:sz w:val="24"/>
        </w:rPr>
      </w:pPr>
      <w:r>
        <w:rPr>
          <w:b/>
          <w:sz w:val="24"/>
        </w:rPr>
      </w:r>
    </w:p>
    <w:p>
      <w:pPr>
        <w:pStyle w:val="Heading3"/>
        <w:rPr/>
      </w:pPr>
      <w:bookmarkStart w:id="64" w:name="__RefHeading___Toc5113002"/>
      <w:bookmarkEnd w:id="64"/>
      <w:r>
        <w:rPr/>
        <w:t>Substantivized numerals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234.</w:t>
      </w:r>
      <w:r>
        <w:rPr>
          <w:sz w:val="24"/>
        </w:rPr>
        <w:t xml:space="preserve"> Numerals can be substantivized, that is, take formal nominal features: the plural suffix </w:t>
      </w:r>
      <w:r>
        <w:rPr>
          <w:i/>
          <w:sz w:val="24"/>
        </w:rPr>
        <w:t>-s,</w:t>
      </w:r>
      <w:r>
        <w:rPr>
          <w:sz w:val="24"/>
        </w:rPr>
        <w:t xml:space="preserve"> an article, and the ability to combine with adjectives and some other modifiers of nouns. When numerals undergo substantivization not only their morphology is changed, but also their meaning. Thus when the numerals </w:t>
      </w:r>
      <w:r>
        <w:rPr>
          <w:i/>
          <w:sz w:val="24"/>
        </w:rPr>
        <w:t>hundred, thousand</w:t>
      </w:r>
      <w:r>
        <w:rPr>
          <w:sz w:val="24"/>
        </w:rPr>
        <w:t xml:space="preserve"> and </w:t>
      </w:r>
      <w:r>
        <w:rPr>
          <w:i/>
          <w:sz w:val="24"/>
        </w:rPr>
        <w:t>million</w:t>
      </w:r>
      <w:r>
        <w:rPr>
          <w:sz w:val="24"/>
        </w:rPr>
        <w:t xml:space="preserve"> are substantivized they acquire the meaning "a great quantity",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hundreds of books, thousands of people, millions of insects,</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Other numerals, both cardinals and ordinals, can also be substantivized. </w:t>
      </w:r>
    </w:p>
    <w:p>
      <w:pPr>
        <w:pStyle w:val="Normal"/>
        <w:spacing w:lineRule="auto" w:line="240"/>
        <w:ind w:firstLine="284" w:end="0"/>
        <w:rPr/>
      </w:pPr>
      <w:r>
        <w:rPr>
          <w:b/>
          <w:sz w:val="24"/>
        </w:rPr>
        <w:t>Cardinals are substantivized</w:t>
      </w:r>
      <w:r>
        <w:rPr>
          <w:sz w:val="24"/>
        </w:rPr>
        <w:t xml:space="preserve"> when they name: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school marks in Russia</w:t>
      </w:r>
    </w:p>
    <w:p>
      <w:pPr>
        <w:pStyle w:val="Normal"/>
        <w:spacing w:lineRule="auto" w:line="240"/>
        <w:ind w:firstLine="284" w:start="284" w:end="0"/>
        <w:rPr>
          <w:i/>
          <w:i/>
          <w:sz w:val="24"/>
        </w:rPr>
      </w:pPr>
      <w:r>
        <w:rPr>
          <w:i/>
          <w:sz w:val="24"/>
        </w:rPr>
        <w:t>(He got a two. He got three fives)</w:t>
      </w:r>
    </w:p>
    <w:p>
      <w:pPr>
        <w:pStyle w:val="Normal"/>
        <w:spacing w:lineRule="auto" w:line="240"/>
        <w:ind w:firstLine="284" w:start="284" w:end="0"/>
        <w:rPr>
          <w:sz w:val="24"/>
        </w:rPr>
      </w:pPr>
      <w:r>
        <w:rPr>
          <w:sz w:val="24"/>
        </w:rPr>
        <w:t>or</w:t>
      </w:r>
    </w:p>
    <w:p>
      <w:pPr>
        <w:pStyle w:val="Normal"/>
        <w:spacing w:lineRule="auto" w:line="240"/>
        <w:ind w:firstLine="284" w:start="284" w:end="0"/>
        <w:rPr>
          <w:sz w:val="24"/>
        </w:rPr>
      </w:pPr>
      <w:r>
        <w:rPr>
          <w:sz w:val="24"/>
        </w:rPr>
        <w:t>school marks in Great Britain</w:t>
      </w:r>
    </w:p>
    <w:p>
      <w:pPr>
        <w:pStyle w:val="Normal"/>
        <w:spacing w:lineRule="auto" w:line="240"/>
        <w:ind w:firstLine="284" w:start="284" w:end="0"/>
        <w:rPr>
          <w:i/>
          <w:i/>
          <w:sz w:val="24"/>
        </w:rPr>
      </w:pPr>
      <w:r>
        <w:rPr>
          <w:i/>
          <w:sz w:val="24"/>
        </w:rPr>
        <w:t>(He got ten. He got three nines last week).</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sets of persons and things:</w:t>
      </w:r>
    </w:p>
    <w:p>
      <w:pPr>
        <w:pStyle w:val="Normal"/>
        <w:spacing w:lineRule="auto" w:line="240"/>
        <w:ind w:firstLine="284" w:start="284" w:end="0"/>
        <w:rPr>
          <w:i/>
          <w:i/>
          <w:sz w:val="24"/>
        </w:rPr>
      </w:pPr>
      <w:r>
        <w:rPr>
          <w:i/>
          <w:sz w:val="24"/>
        </w:rPr>
        <w:t>They came in twos. They followed in fours. Form fours!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3) playing cards:</w:t>
      </w:r>
    </w:p>
    <w:p>
      <w:pPr>
        <w:pStyle w:val="Normal"/>
        <w:spacing w:lineRule="auto" w:line="240"/>
        <w:ind w:firstLine="284" w:start="284" w:end="0"/>
        <w:rPr>
          <w:i/>
          <w:i/>
          <w:sz w:val="24"/>
        </w:rPr>
      </w:pPr>
      <w:r>
        <w:rPr>
          <w:i/>
          <w:sz w:val="24"/>
        </w:rPr>
        <w:t>the two of hearts, the five of spades, the seven of diamonds, the ten of clubs, three of trumps.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4) boats for a certain number of rowers:</w:t>
      </w:r>
    </w:p>
    <w:p>
      <w:pPr>
        <w:pStyle w:val="Normal"/>
        <w:spacing w:lineRule="auto" w:line="240"/>
        <w:ind w:firstLine="284" w:start="284" w:end="0"/>
        <w:rPr>
          <w:i/>
          <w:i/>
          <w:sz w:val="24"/>
        </w:rPr>
      </w:pPr>
      <w:r>
        <w:rPr>
          <w:i/>
          <w:sz w:val="24"/>
        </w:rPr>
        <w:t>a four, an eight.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5) decades:</w:t>
      </w:r>
    </w:p>
    <w:p>
      <w:pPr>
        <w:pStyle w:val="Normal"/>
        <w:spacing w:lineRule="auto" w:line="240"/>
        <w:ind w:firstLine="284" w:start="284" w:end="0"/>
        <w:rPr/>
      </w:pPr>
      <w:r>
        <w:rPr>
          <w:i/>
          <w:sz w:val="24"/>
        </w:rPr>
        <w:t>in the early sixties, in the late fifties,</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meaning of substantivized ordinals is less affected by substantivi</w:t>
        <w:softHyphen/>
        <w:t>zation and remains the same: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w:t>
      </w:r>
      <w:r>
        <w:rPr>
          <w:i/>
          <w:sz w:val="24"/>
        </w:rPr>
        <w:t>the first</w:t>
      </w:r>
      <w:r>
        <w:rPr>
          <w:sz w:val="24"/>
        </w:rPr>
        <w:t xml:space="preserve"> to come. </w:t>
      </w:r>
    </w:p>
    <w:p>
      <w:pPr>
        <w:pStyle w:val="Normal"/>
        <w:spacing w:lineRule="auto" w:line="240"/>
        <w:ind w:firstLine="284" w:start="284" w:end="0"/>
        <w:rPr/>
      </w:pPr>
      <w:r>
        <w:rPr>
          <w:sz w:val="24"/>
        </w:rPr>
        <w:t xml:space="preserve">She was </w:t>
      </w:r>
      <w:r>
        <w:rPr>
          <w:i/>
          <w:sz w:val="24"/>
        </w:rPr>
        <w:t>the fourth</w:t>
      </w:r>
      <w:r>
        <w:rPr>
          <w:sz w:val="24"/>
        </w:rPr>
        <w:t xml:space="preserve"> to leave.</w:t>
      </w:r>
    </w:p>
    <w:p>
      <w:pPr>
        <w:pStyle w:val="Normal"/>
        <w:spacing w:lineRule="auto" w:line="240"/>
        <w:ind w:firstLine="284" w:end="0"/>
        <w:rPr>
          <w:b/>
          <w:sz w:val="24"/>
        </w:rPr>
      </w:pPr>
      <w:r>
        <w:rPr>
          <w:b/>
          <w:sz w:val="24"/>
        </w:rPr>
      </w:r>
    </w:p>
    <w:p>
      <w:pPr>
        <w:pStyle w:val="Heading2"/>
        <w:rPr/>
      </w:pPr>
      <w:bookmarkStart w:id="65" w:name="__RefHeading___Toc5113003"/>
      <w:bookmarkEnd w:id="65"/>
      <w:r>
        <w:rPr/>
        <w:t>THE STATIVE</w:t>
      </w:r>
    </w:p>
    <w:p>
      <w:pPr>
        <w:pStyle w:val="Normal"/>
        <w:rPr/>
      </w:pPr>
      <w:r>
        <w:rPr/>
      </w:r>
    </w:p>
    <w:p>
      <w:pPr>
        <w:pStyle w:val="Normal"/>
        <w:spacing w:lineRule="auto" w:line="240"/>
        <w:ind w:firstLine="284" w:end="0"/>
        <w:rPr/>
      </w:pPr>
      <w:r>
        <w:rPr>
          <w:b/>
          <w:sz w:val="24"/>
        </w:rPr>
        <w:t>§ 235.</w:t>
      </w:r>
      <w:r>
        <w:rPr>
          <w:sz w:val="24"/>
        </w:rPr>
        <w:t xml:space="preserve"> </w:t>
      </w:r>
      <w:r>
        <w:rPr>
          <w:b/>
          <w:sz w:val="24"/>
        </w:rPr>
        <w:t>The stative</w:t>
      </w:r>
      <w:r>
        <w:rPr>
          <w:sz w:val="24"/>
        </w:rPr>
        <w:t xml:space="preserve"> denotes a temporary state of a person or a non-person. Unlike such classes of words as nouns, adjectives, verbs, and adverbs the number of statives functioning in English is limited. There are about 30 stable statives, used both in colloquial and in formal style:</w:t>
      </w:r>
    </w:p>
    <w:p>
      <w:pPr>
        <w:pStyle w:val="Normal"/>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3268"/>
        <w:gridCol w:w="3660"/>
        <w:gridCol w:w="3660"/>
      </w:tblGrid>
      <w:tr>
        <w:trPr/>
        <w:tc>
          <w:tcPr>
            <w:tcW w:w="3268" w:type="dxa"/>
            <w:tcBorders/>
          </w:tcPr>
          <w:p>
            <w:pPr>
              <w:pStyle w:val="Normal"/>
              <w:spacing w:lineRule="auto" w:line="240"/>
              <w:ind w:hanging="0" w:end="0"/>
              <w:jc w:val="start"/>
              <w:rPr/>
            </w:pPr>
            <w:r>
              <w:rPr/>
              <w:t xml:space="preserve">ablaze </w:t>
            </w:r>
          </w:p>
          <w:p>
            <w:pPr>
              <w:pStyle w:val="Normal"/>
              <w:spacing w:lineRule="auto" w:line="240"/>
              <w:ind w:hanging="0" w:end="0"/>
              <w:jc w:val="start"/>
              <w:rPr/>
            </w:pPr>
            <w:r>
              <w:rPr/>
              <w:t xml:space="preserve">adrift </w:t>
            </w:r>
          </w:p>
          <w:p>
            <w:pPr>
              <w:pStyle w:val="Normal"/>
              <w:spacing w:lineRule="auto" w:line="240"/>
              <w:ind w:hanging="0" w:end="0"/>
              <w:jc w:val="start"/>
              <w:rPr/>
            </w:pPr>
            <w:r>
              <w:rPr/>
              <w:t xml:space="preserve">afire </w:t>
            </w:r>
          </w:p>
          <w:p>
            <w:pPr>
              <w:pStyle w:val="Normal"/>
              <w:spacing w:lineRule="auto" w:line="240"/>
              <w:ind w:hanging="0" w:end="0"/>
              <w:jc w:val="start"/>
              <w:rPr/>
            </w:pPr>
            <w:r>
              <w:rPr/>
              <w:t xml:space="preserve">aflame </w:t>
            </w:r>
          </w:p>
          <w:p>
            <w:pPr>
              <w:pStyle w:val="Normal"/>
              <w:spacing w:lineRule="auto" w:line="240"/>
              <w:ind w:hanging="0" w:end="0"/>
              <w:jc w:val="start"/>
              <w:rPr/>
            </w:pPr>
            <w:r>
              <w:rPr/>
              <w:t xml:space="preserve">afloat </w:t>
            </w:r>
          </w:p>
          <w:p>
            <w:pPr>
              <w:pStyle w:val="Normal"/>
              <w:spacing w:lineRule="auto" w:line="240"/>
              <w:ind w:hanging="0" w:end="0"/>
              <w:jc w:val="start"/>
              <w:rPr/>
            </w:pPr>
            <w:r>
              <w:rPr/>
              <w:t xml:space="preserve">afoot </w:t>
            </w:r>
          </w:p>
          <w:p>
            <w:pPr>
              <w:pStyle w:val="Normal"/>
              <w:spacing w:lineRule="auto" w:line="240"/>
              <w:ind w:hanging="0" w:end="0"/>
              <w:jc w:val="start"/>
              <w:rPr/>
            </w:pPr>
            <w:r>
              <w:rPr/>
              <w:t xml:space="preserve">afraid </w:t>
            </w:r>
          </w:p>
          <w:p>
            <w:pPr>
              <w:pStyle w:val="Normal"/>
              <w:spacing w:lineRule="auto" w:line="240"/>
              <w:ind w:hanging="0" w:end="0"/>
              <w:jc w:val="start"/>
              <w:rPr/>
            </w:pPr>
            <w:r>
              <w:rPr/>
              <w:t xml:space="preserve">aghast </w:t>
            </w:r>
          </w:p>
          <w:p>
            <w:pPr>
              <w:pStyle w:val="Normal"/>
              <w:spacing w:lineRule="auto" w:line="240"/>
              <w:ind w:hanging="0" w:end="0"/>
              <w:jc w:val="start"/>
              <w:rPr/>
            </w:pPr>
            <w:r>
              <w:rPr/>
              <w:t xml:space="preserve">aglow </w:t>
            </w:r>
          </w:p>
          <w:p>
            <w:pPr>
              <w:pStyle w:val="Normal"/>
              <w:spacing w:lineRule="auto" w:line="240"/>
              <w:ind w:hanging="0" w:end="0"/>
              <w:jc w:val="start"/>
              <w:rPr>
                <w:sz w:val="24"/>
              </w:rPr>
            </w:pPr>
            <w:r>
              <w:rPr/>
              <w:t>agog</w:t>
            </w:r>
          </w:p>
        </w:tc>
        <w:tc>
          <w:tcPr>
            <w:tcW w:w="3660" w:type="dxa"/>
            <w:tcBorders/>
          </w:tcPr>
          <w:p>
            <w:pPr>
              <w:pStyle w:val="Normal"/>
              <w:spacing w:lineRule="auto" w:line="240"/>
              <w:ind w:hanging="0" w:end="0"/>
              <w:jc w:val="start"/>
              <w:rPr/>
            </w:pPr>
            <w:r>
              <w:rPr/>
              <w:t xml:space="preserve">ahead </w:t>
            </w:r>
          </w:p>
          <w:p>
            <w:pPr>
              <w:pStyle w:val="Normal"/>
              <w:spacing w:lineRule="auto" w:line="240"/>
              <w:ind w:hanging="0" w:end="0"/>
              <w:jc w:val="start"/>
              <w:rPr/>
            </w:pPr>
            <w:r>
              <w:rPr/>
              <w:t xml:space="preserve">akin </w:t>
            </w:r>
          </w:p>
          <w:p>
            <w:pPr>
              <w:pStyle w:val="Normal"/>
              <w:spacing w:lineRule="auto" w:line="240"/>
              <w:ind w:hanging="0" w:end="0"/>
              <w:jc w:val="start"/>
              <w:rPr/>
            </w:pPr>
            <w:r>
              <w:rPr/>
              <w:t xml:space="preserve">ajar </w:t>
            </w:r>
          </w:p>
          <w:p>
            <w:pPr>
              <w:pStyle w:val="Normal"/>
              <w:spacing w:lineRule="auto" w:line="240"/>
              <w:ind w:hanging="0" w:end="0"/>
              <w:jc w:val="start"/>
              <w:rPr/>
            </w:pPr>
            <w:r>
              <w:rPr/>
              <w:t xml:space="preserve">alight </w:t>
            </w:r>
          </w:p>
          <w:p>
            <w:pPr>
              <w:pStyle w:val="Normal"/>
              <w:spacing w:lineRule="auto" w:line="240"/>
              <w:ind w:hanging="0" w:end="0"/>
              <w:jc w:val="start"/>
              <w:rPr/>
            </w:pPr>
            <w:r>
              <w:rPr/>
              <w:t xml:space="preserve">alike </w:t>
            </w:r>
          </w:p>
          <w:p>
            <w:pPr>
              <w:pStyle w:val="Normal"/>
              <w:spacing w:lineRule="auto" w:line="240"/>
              <w:ind w:hanging="0" w:end="0"/>
              <w:jc w:val="start"/>
              <w:rPr/>
            </w:pPr>
            <w:r>
              <w:rPr/>
              <w:t xml:space="preserve">alive </w:t>
            </w:r>
          </w:p>
          <w:p>
            <w:pPr>
              <w:pStyle w:val="Normal"/>
              <w:spacing w:lineRule="auto" w:line="240"/>
              <w:ind w:hanging="0" w:end="0"/>
              <w:jc w:val="start"/>
              <w:rPr/>
            </w:pPr>
            <w:r>
              <w:rPr/>
              <w:t xml:space="preserve">aloof </w:t>
            </w:r>
          </w:p>
          <w:p>
            <w:pPr>
              <w:pStyle w:val="Normal"/>
              <w:spacing w:lineRule="auto" w:line="240"/>
              <w:ind w:hanging="0" w:end="0"/>
              <w:jc w:val="start"/>
              <w:rPr/>
            </w:pPr>
            <w:r>
              <w:rPr/>
              <w:t xml:space="preserve">alone </w:t>
            </w:r>
          </w:p>
          <w:p>
            <w:pPr>
              <w:pStyle w:val="Normal"/>
              <w:spacing w:lineRule="auto" w:line="240"/>
              <w:ind w:hanging="0" w:end="0"/>
              <w:jc w:val="start"/>
              <w:rPr/>
            </w:pPr>
            <w:r>
              <w:rPr/>
              <w:t xml:space="preserve">amiss </w:t>
            </w:r>
          </w:p>
          <w:p>
            <w:pPr>
              <w:pStyle w:val="Normal"/>
              <w:spacing w:lineRule="auto" w:line="240"/>
              <w:ind w:hanging="0" w:end="0"/>
              <w:jc w:val="start"/>
              <w:rPr>
                <w:sz w:val="24"/>
              </w:rPr>
            </w:pPr>
            <w:r>
              <w:rPr/>
              <w:t>ashamed</w:t>
            </w:r>
          </w:p>
        </w:tc>
        <w:tc>
          <w:tcPr>
            <w:tcW w:w="3660" w:type="dxa"/>
            <w:tcBorders/>
          </w:tcPr>
          <w:p>
            <w:pPr>
              <w:pStyle w:val="2"/>
              <w:suppressAutoHyphens w:val="false"/>
              <w:ind w:hanging="0" w:end="0"/>
              <w:jc w:val="start"/>
              <w:rPr/>
            </w:pPr>
            <w:r>
              <w:rPr/>
              <w:t xml:space="preserve">askew </w:t>
            </w:r>
          </w:p>
          <w:p>
            <w:pPr>
              <w:pStyle w:val="2"/>
              <w:suppressAutoHyphens w:val="false"/>
              <w:ind w:hanging="0" w:end="0"/>
              <w:jc w:val="start"/>
              <w:rPr/>
            </w:pPr>
            <w:r>
              <w:rPr/>
              <w:t xml:space="preserve">aslant </w:t>
            </w:r>
          </w:p>
          <w:p>
            <w:pPr>
              <w:pStyle w:val="2"/>
              <w:suppressAutoHyphens w:val="false"/>
              <w:ind w:hanging="0" w:end="0"/>
              <w:jc w:val="start"/>
              <w:rPr/>
            </w:pPr>
            <w:r>
              <w:rPr/>
              <w:t xml:space="preserve">asleep </w:t>
            </w:r>
          </w:p>
          <w:p>
            <w:pPr>
              <w:pStyle w:val="2"/>
              <w:suppressAutoHyphens w:val="false"/>
              <w:ind w:hanging="0" w:end="0"/>
              <w:jc w:val="start"/>
              <w:rPr/>
            </w:pPr>
            <w:r>
              <w:rPr/>
              <w:t xml:space="preserve">aslope </w:t>
            </w:r>
          </w:p>
          <w:p>
            <w:pPr>
              <w:pStyle w:val="2"/>
              <w:suppressAutoHyphens w:val="false"/>
              <w:ind w:hanging="0" w:end="0"/>
              <w:jc w:val="start"/>
              <w:rPr/>
            </w:pPr>
            <w:r>
              <w:rPr/>
              <w:t xml:space="preserve">astir </w:t>
            </w:r>
          </w:p>
          <w:p>
            <w:pPr>
              <w:pStyle w:val="2"/>
              <w:suppressAutoHyphens w:val="false"/>
              <w:ind w:hanging="0" w:end="0"/>
              <w:jc w:val="start"/>
              <w:rPr/>
            </w:pPr>
            <w:r>
              <w:rPr/>
              <w:t xml:space="preserve">astray </w:t>
            </w:r>
          </w:p>
          <w:p>
            <w:pPr>
              <w:pStyle w:val="2"/>
              <w:suppressAutoHyphens w:val="false"/>
              <w:ind w:hanging="0" w:end="0"/>
              <w:jc w:val="start"/>
              <w:rPr/>
            </w:pPr>
            <w:r>
              <w:rPr/>
              <w:t xml:space="preserve">athirst </w:t>
            </w:r>
          </w:p>
          <w:p>
            <w:pPr>
              <w:pStyle w:val="2"/>
              <w:suppressAutoHyphens w:val="false"/>
              <w:ind w:hanging="0" w:end="0"/>
              <w:jc w:val="start"/>
              <w:rPr/>
            </w:pPr>
            <w:r>
              <w:rPr/>
              <w:t xml:space="preserve">awake </w:t>
            </w:r>
          </w:p>
          <w:p>
            <w:pPr>
              <w:pStyle w:val="Normal"/>
              <w:spacing w:lineRule="auto" w:line="240"/>
              <w:ind w:hanging="0" w:end="0"/>
              <w:jc w:val="start"/>
              <w:rPr>
                <w:sz w:val="24"/>
              </w:rPr>
            </w:pPr>
            <w:r>
              <w:rPr/>
              <w:t>awry</w:t>
            </w:r>
          </w:p>
        </w:tc>
      </w:tr>
    </w:tbl>
    <w:p>
      <w:pPr>
        <w:pStyle w:val="Normal"/>
        <w:spacing w:lineRule="auto" w:line="240"/>
        <w:ind w:firstLine="284" w:end="0"/>
        <w:rPr>
          <w:sz w:val="24"/>
        </w:rPr>
      </w:pPr>
      <w:r>
        <w:rPr>
          <w:sz w:val="24"/>
        </w:rPr>
      </w:r>
    </w:p>
    <w:p>
      <w:pPr>
        <w:pStyle w:val="21"/>
        <w:suppressAutoHyphens w:val="false"/>
        <w:rPr/>
      </w:pPr>
      <w:r>
        <w:rPr/>
        <w:t>and about 100 unstable ones, which are seldom used even in formal style and never in colloquial:</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ashudder, atwist, atremble, agleam,</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Semantically statives fall into five groups describing various states of persons or non-persons: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Psychological states of persons:</w:t>
      </w:r>
    </w:p>
    <w:p>
      <w:pPr>
        <w:pStyle w:val="Normal"/>
        <w:spacing w:lineRule="auto" w:line="240"/>
        <w:ind w:firstLine="284" w:start="284" w:end="0"/>
        <w:rPr>
          <w:i/>
          <w:i/>
          <w:sz w:val="24"/>
        </w:rPr>
      </w:pPr>
      <w:r>
        <w:rPr>
          <w:i/>
          <w:sz w:val="24"/>
        </w:rPr>
        <w:t>afraid, aghast, ashamed, aware, agog.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Physical states of persons:</w:t>
      </w:r>
    </w:p>
    <w:p>
      <w:pPr>
        <w:pStyle w:val="BodyTextIndent"/>
        <w:suppressAutoHyphens w:val="false"/>
        <w:ind w:start="284" w:end="0"/>
        <w:rPr>
          <w:lang w:val="en-US"/>
        </w:rPr>
      </w:pPr>
      <w:r>
        <w:rPr>
          <w:lang w:val="en-US"/>
        </w:rPr>
        <w:t>alive, awake, asleep.</w:t>
      </w:r>
    </w:p>
    <w:p>
      <w:pPr>
        <w:pStyle w:val="Normal"/>
        <w:spacing w:lineRule="auto" w:line="240"/>
        <w:ind w:firstLine="284" w:end="0"/>
        <w:rPr>
          <w:i/>
          <w:i/>
          <w:sz w:val="24"/>
          <w:lang w:val="en-US"/>
        </w:rPr>
      </w:pPr>
      <w:r>
        <w:rPr>
          <w:i/>
          <w:sz w:val="24"/>
          <w:lang w:val="en-US"/>
        </w:rPr>
      </w:r>
    </w:p>
    <w:p>
      <w:pPr>
        <w:pStyle w:val="Normal"/>
        <w:spacing w:lineRule="auto" w:line="240"/>
        <w:ind w:firstLine="284" w:end="0"/>
        <w:rPr>
          <w:sz w:val="24"/>
        </w:rPr>
      </w:pPr>
      <w:r>
        <w:rPr>
          <w:sz w:val="24"/>
        </w:rPr>
        <w:t>3. States of motion or activity of persons or non-persons:</w:t>
      </w:r>
    </w:p>
    <w:p>
      <w:pPr>
        <w:pStyle w:val="BodyTextIndent"/>
        <w:suppressAutoHyphens w:val="false"/>
        <w:ind w:start="284" w:end="0"/>
        <w:rPr>
          <w:lang w:val="en-US"/>
        </w:rPr>
      </w:pPr>
      <w:r>
        <w:rPr>
          <w:lang w:val="en-US"/>
        </w:rPr>
        <w:t>afoot, astir, afloat, adrift.</w:t>
      </w:r>
    </w:p>
    <w:p>
      <w:pPr>
        <w:pStyle w:val="Normal"/>
        <w:spacing w:lineRule="auto" w:line="240"/>
        <w:ind w:firstLine="284" w:end="0"/>
        <w:rPr>
          <w:i/>
          <w:i/>
          <w:sz w:val="24"/>
          <w:lang w:val="en-US"/>
        </w:rPr>
      </w:pPr>
      <w:r>
        <w:rPr>
          <w:i/>
          <w:sz w:val="24"/>
          <w:lang w:val="en-US"/>
        </w:rPr>
      </w:r>
    </w:p>
    <w:p>
      <w:pPr>
        <w:pStyle w:val="Normal"/>
        <w:spacing w:lineRule="auto" w:line="240"/>
        <w:ind w:firstLine="284" w:end="0"/>
        <w:rPr/>
      </w:pPr>
      <w:r>
        <w:rPr>
          <w:sz w:val="24"/>
        </w:rPr>
        <w:t>4</w:t>
      </w:r>
      <w:r>
        <w:rPr>
          <w:i/>
          <w:sz w:val="24"/>
        </w:rPr>
        <w:t>.</w:t>
      </w:r>
      <w:r>
        <w:rPr>
          <w:sz w:val="24"/>
        </w:rPr>
        <w:t xml:space="preserve"> Physical states of non-persons:</w:t>
      </w:r>
    </w:p>
    <w:p>
      <w:pPr>
        <w:pStyle w:val="BodyTextIndent"/>
        <w:suppressAutoHyphens w:val="false"/>
        <w:ind w:start="284" w:end="0"/>
        <w:rPr>
          <w:lang w:val="en-US"/>
        </w:rPr>
      </w:pPr>
      <w:r>
        <w:rPr>
          <w:lang w:val="en-US"/>
        </w:rPr>
        <w:t>afire, aflame, alight, aglow, ablaze.</w:t>
      </w:r>
    </w:p>
    <w:p>
      <w:pPr>
        <w:pStyle w:val="Normal"/>
        <w:spacing w:lineRule="auto" w:line="240"/>
        <w:ind w:firstLine="284" w:end="0"/>
        <w:rPr>
          <w:i/>
          <w:i/>
          <w:sz w:val="24"/>
          <w:lang w:val="en-US"/>
        </w:rPr>
      </w:pPr>
      <w:r>
        <w:rPr>
          <w:i/>
          <w:sz w:val="24"/>
          <w:lang w:val="en-US"/>
        </w:rPr>
      </w:r>
    </w:p>
    <w:p>
      <w:pPr>
        <w:pStyle w:val="Normal"/>
        <w:spacing w:lineRule="auto" w:line="240"/>
        <w:ind w:firstLine="284" w:end="0"/>
        <w:rPr/>
      </w:pPr>
      <w:r>
        <w:rPr>
          <w:sz w:val="24"/>
        </w:rPr>
        <w:t>5</w:t>
      </w:r>
      <w:r>
        <w:rPr>
          <w:i/>
          <w:sz w:val="24"/>
        </w:rPr>
        <w:t>.</w:t>
      </w:r>
      <w:r>
        <w:rPr>
          <w:sz w:val="24"/>
        </w:rPr>
        <w:t xml:space="preserve"> The posture of non-persons:</w:t>
      </w:r>
    </w:p>
    <w:p>
      <w:pPr>
        <w:pStyle w:val="Normal"/>
        <w:spacing w:lineRule="auto" w:line="240"/>
        <w:ind w:firstLine="284" w:start="284" w:end="0"/>
        <w:rPr>
          <w:i/>
          <w:i/>
          <w:sz w:val="24"/>
        </w:rPr>
      </w:pPr>
      <w:r>
        <w:rPr>
          <w:i/>
          <w:sz w:val="24"/>
        </w:rPr>
        <w:t>askew, awry, aslant, ajar.</w:t>
      </w:r>
    </w:p>
    <w:p>
      <w:pPr>
        <w:pStyle w:val="Normal"/>
        <w:spacing w:lineRule="auto" w:line="240"/>
        <w:ind w:firstLine="284" w:end="0"/>
        <w:rPr>
          <w:b/>
          <w:i/>
          <w:i/>
          <w:sz w:val="24"/>
        </w:rPr>
      </w:pPr>
      <w:r>
        <w:rPr>
          <w:b/>
          <w:i/>
          <w:sz w:val="24"/>
        </w:rPr>
      </w:r>
    </w:p>
    <w:p>
      <w:pPr>
        <w:pStyle w:val="Heading3"/>
        <w:rPr/>
      </w:pPr>
      <w:bookmarkStart w:id="66" w:name="__RefHeading___Toc5113004"/>
      <w:bookmarkEnd w:id="66"/>
      <w:r>
        <w:rPr/>
        <w:t>Morphological characteristics</w:t>
      </w:r>
    </w:p>
    <w:p>
      <w:pPr>
        <w:pStyle w:val="Normal"/>
        <w:spacing w:lineRule="auto" w:line="240"/>
        <w:ind w:firstLine="284" w:end="0"/>
        <w:rPr>
          <w:sz w:val="24"/>
        </w:rPr>
      </w:pPr>
      <w:r>
        <w:rPr>
          <w:sz w:val="24"/>
        </w:rPr>
      </w:r>
    </w:p>
    <w:p>
      <w:pPr>
        <w:pStyle w:val="Normal"/>
        <w:spacing w:lineRule="auto" w:line="240"/>
        <w:ind w:firstLine="284" w:end="0"/>
        <w:rPr/>
      </w:pPr>
      <w:r>
        <w:rPr>
          <w:b/>
          <w:sz w:val="24"/>
        </w:rPr>
        <w:t>§ 236.</w:t>
      </w:r>
      <w:r>
        <w:rPr>
          <w:sz w:val="24"/>
        </w:rPr>
        <w:t xml:space="preserve"> From the point of view of their morphological composition the class of statives is homogeneous, that is all of them have a special marker, the prefix</w:t>
      </w:r>
      <w:r>
        <w:rPr>
          <w:b/>
          <w:sz w:val="24"/>
        </w:rPr>
        <w:t xml:space="preserve"> a-:</w:t>
      </w:r>
      <w:r>
        <w:rPr>
          <w:sz w:val="24"/>
        </w:rPr>
        <w:t xml:space="preserve"> </w:t>
      </w:r>
      <w:r>
        <w:rPr>
          <w:i/>
          <w:sz w:val="24"/>
        </w:rPr>
        <w:t>asleep, alive, alone, afire,</w:t>
      </w:r>
      <w:r>
        <w:rPr>
          <w:sz w:val="24"/>
        </w:rPr>
        <w:t xml:space="preserve"> etc.</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In English there are some words devoid of the marker -</w:t>
      </w:r>
      <w:r>
        <w:rPr>
          <w:b/>
          <w:sz w:val="24"/>
        </w:rPr>
        <w:t>a-,</w:t>
      </w:r>
      <w:r>
        <w:rPr>
          <w:sz w:val="24"/>
        </w:rPr>
        <w:t xml:space="preserve"> which are semantically and functionally very similar to statives. These are: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 xml:space="preserve">     </w:t>
      </w:r>
      <w:r>
        <w:rPr>
          <w:i/>
          <w:sz w:val="24"/>
        </w:rPr>
        <w:t>fond, glad, ill, sorry, well.</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Their grammatical status is intermediate between that of stative and adjective.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As regards their structure, statives with the marker </w:t>
      </w:r>
      <w:r>
        <w:rPr>
          <w:b/>
          <w:sz w:val="24"/>
        </w:rPr>
        <w:t>a-</w:t>
      </w:r>
      <w:r>
        <w:rPr>
          <w:sz w:val="24"/>
        </w:rPr>
        <w:t xml:space="preserve"> fall into two groups: those that can be divided into morphemes (the prefix </w:t>
      </w:r>
      <w:r>
        <w:rPr>
          <w:b/>
          <w:sz w:val="24"/>
        </w:rPr>
        <w:t>a-</w:t>
      </w:r>
      <w:r>
        <w:rPr>
          <w:sz w:val="24"/>
        </w:rPr>
        <w:t xml:space="preserve"> and the stem of a noun, a verb, or an adjective) </w:t>
      </w:r>
      <w:r>
        <w:rPr>
          <w:i/>
          <w:sz w:val="24"/>
        </w:rPr>
        <w:t>a-sleep, a-fire, a-glow,</w:t>
      </w:r>
      <w:r>
        <w:rPr>
          <w:sz w:val="24"/>
        </w:rPr>
        <w:t xml:space="preserve"> and those that cannot be devived because the part following </w:t>
      </w:r>
      <w:r>
        <w:rPr>
          <w:b/>
          <w:sz w:val="24"/>
        </w:rPr>
        <w:t>a-</w:t>
      </w:r>
      <w:r>
        <w:rPr>
          <w:sz w:val="24"/>
        </w:rPr>
        <w:t xml:space="preserve"> does not correspond to any noun, verb, or adjective stem, as in </w:t>
      </w:r>
      <w:r>
        <w:rPr>
          <w:i/>
          <w:sz w:val="24"/>
        </w:rPr>
        <w:t>a-loof, a-ware, a-fraid.</w:t>
      </w:r>
    </w:p>
    <w:p>
      <w:pPr>
        <w:pStyle w:val="Normal"/>
        <w:spacing w:lineRule="auto" w:line="240"/>
        <w:ind w:firstLine="284" w:end="0"/>
        <w:rPr>
          <w:sz w:val="24"/>
        </w:rPr>
      </w:pPr>
      <w:r>
        <w:rPr>
          <w:sz w:val="24"/>
        </w:rPr>
        <w:t xml:space="preserve">Statives do not change their form to express concord with the word they refer to.                       </w:t>
      </w:r>
    </w:p>
    <w:p>
      <w:pPr>
        <w:pStyle w:val="Normal"/>
        <w:spacing w:lineRule="auto" w:line="240"/>
        <w:ind w:firstLine="284" w:end="0"/>
        <w:rPr>
          <w:b/>
          <w:sz w:val="24"/>
          <w:u w:val="single"/>
        </w:rPr>
      </w:pPr>
      <w:r>
        <w:rPr>
          <w:sz w:val="24"/>
        </w:rPr>
        <w:t xml:space="preserv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sz w:val="24"/>
        </w:rPr>
        <w:t>Note:</w:t>
      </w:r>
      <w:r>
        <w:rPr>
          <w:sz w:val="24"/>
        </w:rPr>
        <w:t xml:space="preserv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There are other words besides statives with the prefix </w:t>
      </w:r>
      <w:r>
        <w:rPr>
          <w:b/>
          <w:sz w:val="24"/>
        </w:rPr>
        <w:t>a-:</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across, along</w:t>
      </w:r>
      <w:r>
        <w:rPr>
          <w:sz w:val="24"/>
        </w:rPr>
        <w:t xml:space="preserve"> (adv. and prep.), </w:t>
      </w:r>
      <w:r>
        <w:rPr>
          <w:i/>
          <w:sz w:val="24"/>
        </w:rPr>
        <w:t>amidst</w:t>
      </w:r>
      <w:r>
        <w:rPr>
          <w:sz w:val="24"/>
        </w:rPr>
        <w:t xml:space="preserve"> (prep.), </w:t>
      </w:r>
      <w:r>
        <w:rPr>
          <w:i/>
          <w:sz w:val="24"/>
        </w:rPr>
        <w:t>anew</w:t>
      </w:r>
      <w:r>
        <w:rPr>
          <w:sz w:val="24"/>
        </w:rPr>
        <w:t xml:space="preserve"> (adv.) </w:t>
      </w:r>
      <w:r>
        <w:rPr>
          <w:i/>
          <w:sz w:val="24"/>
        </w:rPr>
        <w:t>arise</w:t>
      </w:r>
      <w:r>
        <w:rPr>
          <w:sz w:val="24"/>
        </w:rPr>
        <w:t xml:space="preserve"> (verb), </w:t>
      </w:r>
      <w:r>
        <w:rPr>
          <w:i/>
          <w:sz w:val="24"/>
        </w:rPr>
        <w:t>aloud</w:t>
      </w:r>
      <w:r>
        <w:rPr>
          <w:sz w:val="24"/>
        </w:rPr>
        <w:t xml:space="preserve"> (adj.), </w:t>
      </w:r>
      <w:r>
        <w:rPr>
          <w:i/>
          <w:sz w:val="24"/>
        </w:rPr>
        <w:t>amount</w:t>
      </w:r>
      <w:r>
        <w:rPr>
          <w:sz w:val="24"/>
        </w:rPr>
        <w:t xml:space="preserve"> (noun), etc.                       </w:t>
      </w:r>
    </w:p>
    <w:p>
      <w:pPr>
        <w:pStyle w:val="Normal"/>
        <w:spacing w:lineRule="auto" w:line="240"/>
        <w:ind w:firstLine="284" w:end="0"/>
        <w:rPr>
          <w:b/>
          <w:sz w:val="24"/>
        </w:rPr>
      </w:pPr>
      <w:r>
        <w:rPr>
          <w:b/>
          <w:sz w:val="24"/>
        </w:rPr>
      </w:r>
    </w:p>
    <w:p>
      <w:pPr>
        <w:pStyle w:val="Heading3"/>
        <w:rPr/>
      </w:pPr>
      <w:bookmarkStart w:id="67" w:name="__RefHeading___Toc5113005"/>
      <w:bookmarkEnd w:id="67"/>
      <w:r>
        <w:rPr/>
        <w:t>Syntactic function</w:t>
      </w:r>
    </w:p>
    <w:p>
      <w:pPr>
        <w:pStyle w:val="Normal"/>
        <w:spacing w:lineRule="auto" w:line="240"/>
        <w:ind w:firstLine="284" w:end="0"/>
        <w:rPr>
          <w:sz w:val="24"/>
        </w:rPr>
      </w:pPr>
      <w:r>
        <w:rPr>
          <w:sz w:val="24"/>
        </w:rPr>
      </w:r>
    </w:p>
    <w:p>
      <w:pPr>
        <w:pStyle w:val="Normal"/>
        <w:spacing w:lineRule="auto" w:line="240"/>
        <w:ind w:firstLine="284" w:end="0"/>
        <w:rPr/>
      </w:pPr>
      <w:r>
        <w:rPr>
          <w:b/>
          <w:sz w:val="24"/>
        </w:rPr>
        <w:t>§ 237.</w:t>
      </w:r>
      <w:r>
        <w:rPr>
          <w:sz w:val="24"/>
        </w:rPr>
        <w:t xml:space="preserve"> Statives may have three functions in a sentence: that</w:t>
      </w:r>
      <w:r>
        <w:rPr>
          <w:b/>
          <w:sz w:val="24"/>
        </w:rPr>
        <w:t xml:space="preserve"> </w:t>
      </w:r>
      <w:r>
        <w:rPr>
          <w:sz w:val="24"/>
        </w:rPr>
        <w:t>of</w:t>
      </w:r>
      <w:r>
        <w:rPr>
          <w:b/>
          <w:sz w:val="24"/>
        </w:rPr>
        <w:t xml:space="preserve"> predicative </w:t>
      </w:r>
      <w:r>
        <w:rPr>
          <w:sz w:val="24"/>
        </w:rPr>
        <w:t>in a compound nominal or a double predicate (the most common function), that of</w:t>
      </w:r>
      <w:r>
        <w:rPr>
          <w:b/>
          <w:sz w:val="24"/>
        </w:rPr>
        <w:t xml:space="preserve"> objective predicative,</w:t>
      </w:r>
      <w:r>
        <w:rPr>
          <w:sz w:val="24"/>
        </w:rPr>
        <w:t xml:space="preserve"> or occasionally that of</w:t>
      </w:r>
      <w:r>
        <w:rPr>
          <w:b/>
          <w:sz w:val="24"/>
        </w:rPr>
        <w:t xml:space="preserve"> attribute.</w:t>
      </w:r>
    </w:p>
    <w:p>
      <w:pPr>
        <w:pStyle w:val="2"/>
        <w:suppressAutoHyphens w:val="false"/>
        <w:rPr/>
      </w:pPr>
      <w:r>
        <w:rPr/>
        <w:t>When used in the function of predicative statives describe the state of the person or non-person denoted by the subject and are connected with the subject by means of a link verb or in some cases by a notional verb.</w:t>
      </w:r>
    </w:p>
    <w:p>
      <w:pPr>
        <w:pStyle w:val="Normal"/>
        <w:spacing w:lineRule="auto" w:line="240"/>
        <w:ind w:firstLine="284" w:end="0"/>
        <w:rPr>
          <w:b/>
          <w:sz w:val="24"/>
        </w:rPr>
      </w:pPr>
      <w:r>
        <w:rPr>
          <w:b/>
          <w:sz w:val="24"/>
        </w:rPr>
        <w:t>Statives as predicatives within a compound nominal predicate: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w:t>
      </w:r>
      <w:r>
        <w:rPr>
          <w:i/>
          <w:sz w:val="24"/>
        </w:rPr>
        <w:t>was</w:t>
      </w:r>
      <w:r>
        <w:rPr>
          <w:sz w:val="24"/>
        </w:rPr>
        <w:t xml:space="preserve"> terribly </w:t>
      </w:r>
      <w:r>
        <w:rPr>
          <w:i/>
          <w:sz w:val="24"/>
        </w:rPr>
        <w:t>afraid</w:t>
      </w:r>
      <w:r>
        <w:rPr>
          <w:sz w:val="24"/>
        </w:rPr>
        <w:t xml:space="preserve"> of his father. </w:t>
      </w:r>
    </w:p>
    <w:p>
      <w:pPr>
        <w:pStyle w:val="Normal"/>
        <w:spacing w:lineRule="auto" w:line="240"/>
        <w:ind w:firstLine="284" w:start="284" w:end="0"/>
        <w:rPr/>
      </w:pPr>
      <w:r>
        <w:rPr>
          <w:sz w:val="24"/>
        </w:rPr>
        <w:t xml:space="preserve">The house </w:t>
      </w:r>
      <w:r>
        <w:rPr>
          <w:i/>
          <w:sz w:val="24"/>
        </w:rPr>
        <w:t>was ablaze</w:t>
      </w:r>
      <w:r>
        <w:rPr>
          <w:sz w:val="24"/>
        </w:rPr>
        <w:t xml:space="preserve"> with lights.</w:t>
      </w:r>
    </w:p>
    <w:p>
      <w:pPr>
        <w:pStyle w:val="Normal"/>
        <w:spacing w:lineRule="auto" w:line="240"/>
        <w:ind w:firstLine="284" w:start="284" w:end="0"/>
        <w:rPr/>
      </w:pPr>
      <w:r>
        <w:rPr>
          <w:sz w:val="24"/>
        </w:rPr>
        <w:t xml:space="preserve">Soon she </w:t>
      </w:r>
      <w:r>
        <w:rPr>
          <w:i/>
          <w:sz w:val="24"/>
        </w:rPr>
        <w:t>fell</w:t>
      </w:r>
      <w:r>
        <w:rPr>
          <w:sz w:val="24"/>
        </w:rPr>
        <w:t xml:space="preserve"> fast </w:t>
      </w:r>
      <w:r>
        <w:rPr>
          <w:i/>
          <w:sz w:val="24"/>
        </w:rPr>
        <w:t>asleep.</w:t>
      </w:r>
    </w:p>
    <w:p>
      <w:pPr>
        <w:pStyle w:val="Normal"/>
        <w:spacing w:lineRule="auto" w:line="240"/>
        <w:ind w:firstLine="284" w:start="284" w:end="0"/>
        <w:rPr/>
      </w:pPr>
      <w:r>
        <w:rPr>
          <w:sz w:val="24"/>
        </w:rPr>
        <w:t xml:space="preserve">He </w:t>
      </w:r>
      <w:r>
        <w:rPr>
          <w:i/>
          <w:sz w:val="24"/>
        </w:rPr>
        <w:t>seemed afraid</w:t>
      </w:r>
      <w:r>
        <w:rPr>
          <w:sz w:val="24"/>
        </w:rPr>
        <w:t xml:space="preserve"> to go any further.</w:t>
      </w:r>
    </w:p>
    <w:p>
      <w:pPr>
        <w:pStyle w:val="Normal"/>
        <w:spacing w:lineRule="auto" w:line="240"/>
        <w:ind w:firstLine="284" w:start="284" w:end="0"/>
        <w:rPr/>
      </w:pPr>
      <w:r>
        <w:rPr>
          <w:sz w:val="24"/>
        </w:rPr>
        <w:t xml:space="preserve">She </w:t>
      </w:r>
      <w:r>
        <w:rPr>
          <w:i/>
          <w:sz w:val="24"/>
        </w:rPr>
        <w:t>felt alert</w:t>
      </w:r>
      <w:r>
        <w:rPr>
          <w:sz w:val="24"/>
        </w:rPr>
        <w:t xml:space="preserve"> and </w:t>
      </w:r>
      <w:r>
        <w:rPr>
          <w:i/>
          <w:sz w:val="24"/>
        </w:rPr>
        <w:t>young.</w:t>
      </w:r>
    </w:p>
    <w:p>
      <w:pPr>
        <w:pStyle w:val="Normal"/>
        <w:spacing w:lineRule="auto" w:line="240"/>
        <w:ind w:firstLine="284" w:start="284" w:end="0"/>
        <w:rPr/>
      </w:pPr>
      <w:r>
        <w:rPr>
          <w:sz w:val="24"/>
        </w:rPr>
        <w:t xml:space="preserve">Why do they </w:t>
      </w:r>
      <w:r>
        <w:rPr>
          <w:i/>
          <w:sz w:val="24"/>
        </w:rPr>
        <w:t>look</w:t>
      </w:r>
      <w:r>
        <w:rPr>
          <w:sz w:val="24"/>
        </w:rPr>
        <w:t xml:space="preserve"> so frighteningly</w:t>
      </w:r>
      <w:r>
        <w:rPr>
          <w:sz w:val="24"/>
          <w:lang w:val="ru-RU"/>
        </w:rPr>
        <w:t xml:space="preserve"> </w:t>
      </w:r>
      <w:r>
        <w:rPr>
          <w:i/>
          <w:sz w:val="24"/>
          <w:lang w:val="ru-RU"/>
        </w:rPr>
        <w:t>alike</w:t>
      </w:r>
      <w:r>
        <w:rPr>
          <w:sz w:val="24"/>
          <w:lang w:val="ru-RU"/>
        </w:rPr>
        <w:t>?</w:t>
      </w:r>
    </w:p>
    <w:p>
      <w:pPr>
        <w:pStyle w:val="Normal"/>
        <w:spacing w:lineRule="auto" w:line="240"/>
        <w:ind w:firstLine="284" w:start="284" w:end="0"/>
        <w:rPr/>
      </w:pPr>
      <w:r>
        <w:rPr>
          <w:sz w:val="24"/>
        </w:rPr>
        <w:t xml:space="preserve">The Overlords </w:t>
      </w:r>
      <w:r>
        <w:rPr>
          <w:i/>
          <w:sz w:val="24"/>
        </w:rPr>
        <w:t>remained aloof,</w:t>
      </w:r>
      <w:r>
        <w:rPr>
          <w:sz w:val="24"/>
        </w:rPr>
        <w:t xml:space="preserve"> hiding their faces from mankind.</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Statives as predicatives within a double predicate: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w:t>
      </w:r>
      <w:r>
        <w:rPr>
          <w:i/>
          <w:sz w:val="24"/>
        </w:rPr>
        <w:t>sat</w:t>
      </w:r>
      <w:r>
        <w:rPr>
          <w:sz w:val="24"/>
        </w:rPr>
        <w:t xml:space="preserve"> quite </w:t>
      </w:r>
      <w:r>
        <w:rPr>
          <w:i/>
          <w:sz w:val="24"/>
        </w:rPr>
        <w:t>alone</w:t>
      </w:r>
      <w:r>
        <w:rPr>
          <w:sz w:val="24"/>
        </w:rPr>
        <w:t xml:space="preserve"> on that large verandah of his.</w:t>
      </w:r>
    </w:p>
    <w:p>
      <w:pPr>
        <w:pStyle w:val="Normal"/>
        <w:spacing w:lineRule="auto" w:line="240"/>
        <w:ind w:firstLine="284" w:start="284" w:end="0"/>
        <w:rPr/>
      </w:pPr>
      <w:r>
        <w:rPr>
          <w:sz w:val="24"/>
        </w:rPr>
        <w:t xml:space="preserve">For a moment she </w:t>
      </w:r>
      <w:r>
        <w:rPr>
          <w:i/>
          <w:sz w:val="24"/>
        </w:rPr>
        <w:t>stood aghast,</w:t>
      </w:r>
      <w:r>
        <w:rPr>
          <w:sz w:val="24"/>
        </w:rPr>
        <w:t xml:space="preserve"> looking at the door.</w:t>
      </w:r>
    </w:p>
    <w:p>
      <w:pPr>
        <w:pStyle w:val="Normal"/>
        <w:spacing w:lineRule="auto" w:line="240"/>
        <w:ind w:firstLine="284" w:start="284" w:end="0"/>
        <w:rPr/>
      </w:pPr>
      <w:r>
        <w:rPr>
          <w:sz w:val="24"/>
        </w:rPr>
        <w:t xml:space="preserve">She </w:t>
      </w:r>
      <w:r>
        <w:rPr>
          <w:i/>
          <w:sz w:val="24"/>
        </w:rPr>
        <w:t>was lying</w:t>
      </w:r>
      <w:r>
        <w:rPr>
          <w:sz w:val="24"/>
        </w:rPr>
        <w:t xml:space="preserve"> wide </w:t>
      </w:r>
      <w:r>
        <w:rPr>
          <w:i/>
          <w:sz w:val="24"/>
        </w:rPr>
        <w:t>awake</w:t>
      </w:r>
      <w:r>
        <w:rPr>
          <w:sz w:val="24"/>
        </w:rPr>
        <w:t xml:space="preserve"> listening to all the sounds of the night.</w:t>
      </w:r>
    </w:p>
    <w:p>
      <w:pPr>
        <w:pStyle w:val="Normal"/>
        <w:spacing w:lineRule="auto" w:line="240"/>
        <w:ind w:firstLine="284" w:start="284" w:end="0"/>
        <w:rPr/>
      </w:pPr>
      <w:r>
        <w:rPr>
          <w:sz w:val="24"/>
        </w:rPr>
        <w:t xml:space="preserve">She </w:t>
      </w:r>
      <w:r>
        <w:rPr>
          <w:i/>
          <w:sz w:val="24"/>
        </w:rPr>
        <w:t>sounded</w:t>
      </w:r>
      <w:r>
        <w:rPr>
          <w:sz w:val="24"/>
        </w:rPr>
        <w:t xml:space="preserve"> very </w:t>
      </w:r>
      <w:r>
        <w:rPr>
          <w:i/>
          <w:sz w:val="24"/>
        </w:rPr>
        <w:t>high and afraid.</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 they have the function of</w:t>
      </w:r>
      <w:r>
        <w:rPr>
          <w:b/>
          <w:sz w:val="24"/>
        </w:rPr>
        <w:t xml:space="preserve"> objective predicative,</w:t>
      </w:r>
      <w:r>
        <w:rPr>
          <w:sz w:val="24"/>
        </w:rPr>
        <w:t xml:space="preserve"> statives describe the state of the person or non-person denoted by the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First of all </w:t>
      </w:r>
      <w:r>
        <w:rPr>
          <w:i/>
          <w:sz w:val="24"/>
        </w:rPr>
        <w:t>have the fire alight</w:t>
      </w:r>
      <w:r>
        <w:rPr>
          <w:sz w:val="24"/>
        </w:rPr>
        <w:t xml:space="preserve"> in the drawing room.</w:t>
      </w:r>
    </w:p>
    <w:p>
      <w:pPr>
        <w:pStyle w:val="Normal"/>
        <w:spacing w:lineRule="auto" w:line="240"/>
        <w:ind w:firstLine="284" w:start="284" w:end="0"/>
        <w:rPr/>
      </w:pPr>
      <w:r>
        <w:rPr>
          <w:sz w:val="24"/>
        </w:rPr>
        <w:t xml:space="preserve">The large dog </w:t>
      </w:r>
      <w:r>
        <w:rPr>
          <w:i/>
          <w:sz w:val="24"/>
        </w:rPr>
        <w:t>kept him afloat</w:t>
      </w:r>
      <w:r>
        <w:rPr>
          <w:sz w:val="24"/>
        </w:rPr>
        <w:t xml:space="preserve"> until the raft came up.</w:t>
      </w:r>
    </w:p>
    <w:p>
      <w:pPr>
        <w:pStyle w:val="Normal"/>
        <w:spacing w:lineRule="auto" w:line="240"/>
        <w:ind w:firstLine="284" w:start="284" w:end="0"/>
        <w:rPr>
          <w:i/>
          <w:i/>
          <w:sz w:val="24"/>
        </w:rPr>
      </w:pPr>
      <w:r>
        <w:rPr>
          <w:i/>
          <w:sz w:val="24"/>
        </w:rPr>
        <w:t>Don’t keep the door ajar.</w:t>
      </w:r>
    </w:p>
    <w:p>
      <w:pPr>
        <w:pStyle w:val="Normal"/>
        <w:spacing w:lineRule="auto" w:line="240"/>
        <w:ind w:firstLine="284" w:start="284" w:end="0"/>
        <w:rPr/>
      </w:pPr>
      <w:r>
        <w:rPr>
          <w:i/>
          <w:sz w:val="24"/>
        </w:rPr>
        <w:t>Leave me alone,</w:t>
      </w:r>
      <w:r>
        <w:rPr>
          <w:sz w:val="24"/>
        </w:rPr>
        <w:t xml:space="preserve"> you fool.</w:t>
      </w:r>
    </w:p>
    <w:p>
      <w:pPr>
        <w:pStyle w:val="Normal"/>
        <w:spacing w:lineRule="auto" w:line="240"/>
        <w:ind w:firstLine="284" w:start="284" w:end="0"/>
        <w:rPr/>
      </w:pPr>
      <w:r>
        <w:rPr>
          <w:sz w:val="24"/>
        </w:rPr>
        <w:t xml:space="preserve">I’ll </w:t>
      </w:r>
      <w:r>
        <w:rPr>
          <w:i/>
          <w:sz w:val="24"/>
        </w:rPr>
        <w:t>get him awake</w:t>
      </w:r>
      <w:r>
        <w:rPr>
          <w:sz w:val="24"/>
        </w:rPr>
        <w:t xml:space="preserve"> in a minute.</w:t>
      </w:r>
    </w:p>
    <w:p>
      <w:pPr>
        <w:pStyle w:val="Normal"/>
        <w:spacing w:lineRule="auto" w:line="240"/>
        <w:ind w:firstLine="284" w:end="0"/>
        <w:rPr>
          <w:sz w:val="24"/>
        </w:rPr>
      </w:pPr>
      <w:r>
        <w:rPr>
          <w:sz w:val="24"/>
        </w:rPr>
      </w:r>
    </w:p>
    <w:p>
      <w:pPr>
        <w:pStyle w:val="Normal"/>
        <w:spacing w:lineRule="auto" w:line="240"/>
        <w:ind w:firstLine="284" w:end="0"/>
        <w:rPr/>
      </w:pPr>
      <w:r>
        <w:rPr>
          <w:sz w:val="24"/>
        </w:rPr>
        <w:t>Although the</w:t>
      </w:r>
      <w:r>
        <w:rPr>
          <w:b/>
          <w:sz w:val="24"/>
        </w:rPr>
        <w:t xml:space="preserve"> function of attribute</w:t>
      </w:r>
      <w:r>
        <w:rPr>
          <w:sz w:val="24"/>
        </w:rPr>
        <w:t xml:space="preserve"> is not characteristic of statives, some of them may have this function (either detached or undetached attributes).</w:t>
      </w:r>
    </w:p>
    <w:p>
      <w:pPr>
        <w:pStyle w:val="Normal"/>
        <w:spacing w:lineRule="auto" w:line="240"/>
        <w:ind w:firstLine="284" w:end="0"/>
        <w:rPr>
          <w:sz w:val="24"/>
        </w:rPr>
      </w:pPr>
      <w:r>
        <w:rPr>
          <w:sz w:val="24"/>
        </w:rPr>
        <w:t>Statives as undetached attributes are always postmodifying: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No man </w:t>
      </w:r>
      <w:r>
        <w:rPr>
          <w:i/>
          <w:sz w:val="24"/>
        </w:rPr>
        <w:t>alive</w:t>
      </w:r>
      <w:r>
        <w:rPr>
          <w:sz w:val="24"/>
        </w:rPr>
        <w:t xml:space="preserve"> could have done it.</w:t>
      </w:r>
    </w:p>
    <w:p>
      <w:pPr>
        <w:pStyle w:val="Normal"/>
        <w:spacing w:lineRule="auto" w:line="240"/>
        <w:ind w:firstLine="284" w:start="284" w:end="0"/>
        <w:rPr/>
      </w:pPr>
      <w:r>
        <w:rPr>
          <w:sz w:val="24"/>
        </w:rPr>
        <w:t xml:space="preserve">No one </w:t>
      </w:r>
      <w:r>
        <w:rPr>
          <w:i/>
          <w:sz w:val="24"/>
        </w:rPr>
        <w:t>aware</w:t>
      </w:r>
      <w:r>
        <w:rPr>
          <w:sz w:val="24"/>
        </w:rPr>
        <w:t xml:space="preserve"> of the consequences of his deed would have defied the fate.      </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When used as detached attributes, statives may be either post- or premodifying: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microphone, </w:t>
      </w:r>
      <w:r>
        <w:rPr>
          <w:i/>
          <w:sz w:val="24"/>
        </w:rPr>
        <w:t>already alive,</w:t>
      </w:r>
      <w:r>
        <w:rPr>
          <w:sz w:val="24"/>
        </w:rPr>
        <w:t xml:space="preserve"> was waiting for him.</w:t>
      </w:r>
    </w:p>
    <w:p>
      <w:pPr>
        <w:pStyle w:val="Normal"/>
        <w:spacing w:lineRule="auto" w:line="240"/>
        <w:ind w:firstLine="284" w:start="284" w:end="0"/>
        <w:rPr/>
      </w:pPr>
      <w:r>
        <w:rPr>
          <w:sz w:val="24"/>
        </w:rPr>
        <w:t xml:space="preserve">He stood, </w:t>
      </w:r>
      <w:r>
        <w:rPr>
          <w:i/>
          <w:sz w:val="24"/>
        </w:rPr>
        <w:t>alert and listening,</w:t>
      </w:r>
      <w:r>
        <w:rPr>
          <w:sz w:val="24"/>
        </w:rPr>
        <w:t xml:space="preserve"> while the noise from the reef grew steadily around him.</w:t>
      </w:r>
    </w:p>
    <w:p>
      <w:pPr>
        <w:pStyle w:val="Normal"/>
        <w:spacing w:lineRule="auto" w:line="240"/>
        <w:ind w:firstLine="284" w:start="284" w:end="0"/>
        <w:rPr/>
      </w:pPr>
      <w:r>
        <w:rPr>
          <w:i/>
          <w:sz w:val="24"/>
        </w:rPr>
        <w:t>Aloof on her mountain-top,</w:t>
      </w:r>
      <w:r>
        <w:rPr>
          <w:sz w:val="24"/>
        </w:rPr>
        <w:t xml:space="preserve"> she considered the innumerable activities of men.</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In all these cases the stative retains its predicational force.</w:t>
      </w:r>
    </w:p>
    <w:p>
      <w:pPr>
        <w:pStyle w:val="Normal"/>
        <w:spacing w:lineRule="auto" w:line="240"/>
        <w:ind w:firstLine="284" w:end="0"/>
        <w:rPr>
          <w:b/>
          <w:sz w:val="24"/>
        </w:rPr>
      </w:pPr>
      <w:r>
        <w:rPr>
          <w:b/>
          <w:sz w:val="24"/>
        </w:rPr>
      </w:r>
    </w:p>
    <w:p>
      <w:pPr>
        <w:pStyle w:val="Heading2"/>
        <w:rPr/>
      </w:pPr>
      <w:bookmarkStart w:id="68" w:name="__RefHeading___Toc5113006"/>
      <w:bookmarkEnd w:id="68"/>
      <w:r>
        <w:rPr/>
        <w:t>THE ADVERB</w:t>
      </w:r>
    </w:p>
    <w:p>
      <w:pPr>
        <w:pStyle w:val="Normal"/>
        <w:spacing w:lineRule="auto" w:line="240"/>
        <w:ind w:firstLine="284" w:end="0"/>
        <w:rPr>
          <w:sz w:val="24"/>
        </w:rPr>
      </w:pPr>
      <w:r>
        <w:rPr>
          <w:sz w:val="24"/>
        </w:rPr>
      </w:r>
    </w:p>
    <w:p>
      <w:pPr>
        <w:pStyle w:val="Normal"/>
        <w:spacing w:lineRule="auto" w:line="240"/>
        <w:ind w:firstLine="284" w:end="0"/>
        <w:rPr/>
      </w:pPr>
      <w:r>
        <w:rPr>
          <w:b/>
          <w:sz w:val="24"/>
        </w:rPr>
        <w:t>§ 238. The adverb</w:t>
      </w:r>
      <w:r>
        <w:rPr>
          <w:sz w:val="24"/>
        </w:rPr>
        <w:t xml:space="preserve"> is a word denoting circumstances or characteristics which attend or modify an action, state, or quality. It may also intensify a quality or characteristics.</w:t>
      </w:r>
    </w:p>
    <w:p>
      <w:pPr>
        <w:pStyle w:val="Normal"/>
        <w:spacing w:lineRule="auto" w:line="240"/>
        <w:ind w:firstLine="284" w:end="0"/>
        <w:rPr/>
      </w:pPr>
      <w:r>
        <w:rPr>
          <w:sz w:val="24"/>
        </w:rPr>
        <w:t>From this definition it is difficult to define adverbs as a class, because they comprise a most heterogeneous group of words, and there is consi</w:t>
        <w:softHyphen/>
        <w:t xml:space="preserve">derable overlap between the class and other word classes. They have many kinds of form, meaning and function. Alongside such undoubtful adverbs as </w:t>
      </w:r>
      <w:r>
        <w:rPr>
          <w:i/>
          <w:sz w:val="24"/>
        </w:rPr>
        <w:t>here, now, often, seldom, always,</w:t>
      </w:r>
      <w:r>
        <w:rPr>
          <w:sz w:val="24"/>
        </w:rPr>
        <w:t xml:space="preserve"> there are many others which also function as words of other classes. Thus, adverbs like </w:t>
      </w:r>
      <w:r>
        <w:rPr>
          <w:i/>
          <w:sz w:val="24"/>
        </w:rPr>
        <w:t>dead</w:t>
      </w:r>
      <w:r>
        <w:rPr>
          <w:sz w:val="24"/>
        </w:rPr>
        <w:t xml:space="preserve"> (dead tired), </w:t>
      </w:r>
      <w:r>
        <w:rPr>
          <w:i/>
          <w:sz w:val="24"/>
        </w:rPr>
        <w:t xml:space="preserve">clear </w:t>
      </w:r>
      <w:r>
        <w:rPr>
          <w:sz w:val="24"/>
        </w:rPr>
        <w:t xml:space="preserve">(to get clear away), </w:t>
      </w:r>
      <w:r>
        <w:rPr>
          <w:i/>
          <w:sz w:val="24"/>
        </w:rPr>
        <w:t>clean</w:t>
      </w:r>
      <w:r>
        <w:rPr>
          <w:sz w:val="24"/>
        </w:rPr>
        <w:t xml:space="preserve"> (I've clean forgotten), </w:t>
      </w:r>
      <w:r>
        <w:rPr>
          <w:i/>
          <w:sz w:val="24"/>
        </w:rPr>
        <w:t>slow, easy</w:t>
      </w:r>
      <w:r>
        <w:rPr>
          <w:sz w:val="24"/>
        </w:rPr>
        <w:t xml:space="preserve"> (he would say that slow and easy) coincide with corresponding adjectives </w:t>
      </w:r>
      <w:r>
        <w:rPr>
          <w:i/>
          <w:sz w:val="24"/>
        </w:rPr>
        <w:t>(a dead body, clear waters, clean hands).</w:t>
      </w:r>
      <w:r>
        <w:rPr>
          <w:sz w:val="24"/>
        </w:rPr>
        <w:t xml:space="preserve"> Adverbs like </w:t>
      </w:r>
      <w:r>
        <w:rPr>
          <w:i/>
          <w:sz w:val="24"/>
        </w:rPr>
        <w:t>past, above</w:t>
      </w:r>
      <w:r>
        <w:rPr>
          <w:sz w:val="24"/>
        </w:rPr>
        <w:t xml:space="preserve"> are homonymous with prepositions. There is also a special group of pronominal adverbs </w:t>
      </w:r>
      <w:r>
        <w:rPr>
          <w:i/>
          <w:sz w:val="24"/>
        </w:rPr>
        <w:t>when, where, how, why</w:t>
      </w:r>
      <w:r>
        <w:rPr>
          <w:sz w:val="24"/>
        </w:rPr>
        <w:t xml:space="preserve"> used either as interrogative words or as connectives to introduce subordinate clauses.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Where</w:t>
      </w:r>
      <w:r>
        <w:rPr>
          <w:sz w:val="24"/>
        </w:rPr>
        <w:t xml:space="preserve"> shall we go? (an interrogative pronominal adverb) </w:t>
      </w:r>
    </w:p>
    <w:p>
      <w:pPr>
        <w:pStyle w:val="Normal"/>
        <w:spacing w:lineRule="auto" w:line="240"/>
        <w:ind w:firstLine="284" w:start="284" w:end="0"/>
        <w:rPr/>
      </w:pPr>
      <w:r>
        <w:rPr>
          <w:sz w:val="24"/>
        </w:rPr>
        <w:t xml:space="preserve">We’ll go </w:t>
      </w:r>
      <w:r>
        <w:rPr>
          <w:i/>
          <w:sz w:val="24"/>
        </w:rPr>
        <w:t>where</w:t>
      </w:r>
      <w:r>
        <w:rPr>
          <w:sz w:val="24"/>
        </w:rPr>
        <w:t xml:space="preserve"> you want (a conjunctive pronominal adverb).</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Some adverbs may be used rather like a verb, as in “Up. Jenkins! Down, Peter!”, where the first word is like an imperative.</w:t>
      </w:r>
    </w:p>
    <w:p>
      <w:pPr>
        <w:pStyle w:val="Normal"/>
        <w:spacing w:lineRule="auto" w:line="240"/>
        <w:ind w:firstLine="284" w:end="0"/>
        <w:rPr>
          <w:sz w:val="24"/>
        </w:rPr>
      </w:pPr>
      <w:r>
        <w:rPr>
          <w:sz w:val="24"/>
        </w:rPr>
        <w:t>In many cases the border-line between adverbs and words of the other classes is defined syntactically.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walked </w:t>
      </w:r>
      <w:r>
        <w:rPr>
          <w:i/>
          <w:sz w:val="24"/>
        </w:rPr>
        <w:t>past.</w:t>
      </w:r>
      <w:r>
        <w:rPr>
          <w:sz w:val="24"/>
        </w:rPr>
        <w:t xml:space="preserve"> (adverb)</w:t>
      </w:r>
    </w:p>
    <w:p>
      <w:pPr>
        <w:pStyle w:val="Normal"/>
        <w:spacing w:lineRule="auto" w:line="240"/>
        <w:ind w:firstLine="284" w:start="284" w:end="0"/>
        <w:rPr/>
      </w:pPr>
      <w:r>
        <w:rPr>
          <w:sz w:val="24"/>
        </w:rPr>
        <w:t xml:space="preserve">He walked </w:t>
      </w:r>
      <w:r>
        <w:rPr>
          <w:i/>
          <w:sz w:val="24"/>
        </w:rPr>
        <w:t>past</w:t>
      </w:r>
      <w:r>
        <w:rPr>
          <w:sz w:val="24"/>
        </w:rPr>
        <w:t xml:space="preserve"> the house. (preposition)</w:t>
      </w:r>
    </w:p>
    <w:p>
      <w:pPr>
        <w:pStyle w:val="Normal"/>
        <w:spacing w:lineRule="auto" w:line="240"/>
        <w:ind w:firstLine="284" w:start="284" w:end="0"/>
        <w:rPr/>
      </w:pPr>
      <w:r>
        <w:rPr>
          <w:sz w:val="24"/>
        </w:rPr>
        <w:t xml:space="preserve">They took the dog </w:t>
      </w:r>
      <w:r>
        <w:rPr>
          <w:i/>
          <w:sz w:val="24"/>
        </w:rPr>
        <w:t>in.</w:t>
      </w:r>
      <w:r>
        <w:rPr>
          <w:sz w:val="24"/>
        </w:rPr>
        <w:t xml:space="preserve"> (adverb)</w:t>
      </w:r>
    </w:p>
    <w:p>
      <w:pPr>
        <w:pStyle w:val="Normal"/>
        <w:spacing w:lineRule="auto" w:line="240"/>
        <w:ind w:firstLine="284" w:start="284" w:end="0"/>
        <w:rPr/>
      </w:pPr>
      <w:r>
        <w:rPr>
          <w:sz w:val="24"/>
        </w:rPr>
        <w:t xml:space="preserve">They left the dog </w:t>
      </w:r>
      <w:r>
        <w:rPr>
          <w:i/>
          <w:sz w:val="24"/>
        </w:rPr>
        <w:t>in</w:t>
      </w:r>
      <w:r>
        <w:rPr>
          <w:sz w:val="24"/>
        </w:rPr>
        <w:t xml:space="preserve"> the house, (preposition)</w:t>
      </w:r>
    </w:p>
    <w:p>
      <w:pPr>
        <w:pStyle w:val="Normal"/>
        <w:spacing w:lineRule="auto" w:line="240"/>
        <w:ind w:firstLine="284" w:start="284" w:end="0"/>
        <w:rPr/>
      </w:pPr>
      <w:r>
        <w:rPr>
          <w:sz w:val="24"/>
        </w:rPr>
        <w:t xml:space="preserve">He did everything slowly but </w:t>
      </w:r>
      <w:r>
        <w:rPr>
          <w:i/>
          <w:sz w:val="24"/>
        </w:rPr>
        <w:t>surely.</w:t>
      </w:r>
      <w:r>
        <w:rPr>
          <w:sz w:val="24"/>
        </w:rPr>
        <w:t xml:space="preserve"> (adverb)</w:t>
      </w:r>
    </w:p>
    <w:p>
      <w:pPr>
        <w:pStyle w:val="Normal"/>
        <w:spacing w:lineRule="auto" w:line="240"/>
        <w:ind w:firstLine="284" w:start="284" w:end="0"/>
        <w:rPr/>
      </w:pPr>
      <w:r>
        <w:rPr>
          <w:i/>
          <w:sz w:val="24"/>
        </w:rPr>
        <w:t>Surely</w:t>
      </w:r>
      <w:r>
        <w:rPr>
          <w:sz w:val="24"/>
        </w:rPr>
        <w:t xml:space="preserve"> you know him. (modal word)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There are three adverbs connected with numerals: </w:t>
      </w:r>
      <w:r>
        <w:rPr>
          <w:i/>
          <w:sz w:val="24"/>
        </w:rPr>
        <w:t>once, twice,</w:t>
      </w:r>
      <w:r>
        <w:rPr>
          <w:sz w:val="24"/>
        </w:rPr>
        <w:t xml:space="preserve"> and </w:t>
      </w:r>
      <w:r>
        <w:rPr>
          <w:i/>
          <w:sz w:val="24"/>
        </w:rPr>
        <w:t>thrice</w:t>
      </w:r>
      <w:r>
        <w:rPr>
          <w:sz w:val="24"/>
        </w:rPr>
        <w:t xml:space="preserve"> (the latter being archaic). They denote measure or frequency.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went there </w:t>
      </w:r>
      <w:r>
        <w:rPr>
          <w:i/>
          <w:sz w:val="24"/>
        </w:rPr>
        <w:t>once</w:t>
      </w:r>
      <w:r>
        <w:rPr>
          <w:sz w:val="24"/>
        </w:rPr>
        <w:t xml:space="preserve"> a week. </w:t>
      </w:r>
    </w:p>
    <w:p>
      <w:pPr>
        <w:pStyle w:val="Normal"/>
        <w:spacing w:lineRule="auto" w:line="240"/>
        <w:ind w:firstLine="284" w:start="284" w:end="0"/>
        <w:rPr/>
      </w:pPr>
      <w:r>
        <w:rPr>
          <w:sz w:val="24"/>
        </w:rPr>
        <w:t xml:space="preserve">I saw him </w:t>
      </w:r>
      <w:r>
        <w:rPr>
          <w:i/>
          <w:sz w:val="24"/>
        </w:rPr>
        <w:t>twice</w:t>
      </w:r>
      <w:r>
        <w:rPr>
          <w:sz w:val="24"/>
        </w:rPr>
        <w:t xml:space="preserve"> last month.</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Twice</w:t>
      </w:r>
      <w:r>
        <w:rPr>
          <w:sz w:val="24"/>
        </w:rPr>
        <w:t xml:space="preserve"> is also used in the structure </w:t>
      </w:r>
      <w:r>
        <w:rPr>
          <w:i/>
          <w:sz w:val="24"/>
        </w:rPr>
        <w:t>twice as long,</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is </w:t>
      </w:r>
      <w:r>
        <w:rPr>
          <w:i/>
          <w:sz w:val="24"/>
        </w:rPr>
        <w:t>twice as tall</w:t>
      </w:r>
      <w:r>
        <w:rPr>
          <w:sz w:val="24"/>
        </w:rPr>
        <w:t xml:space="preserve"> as his brother. </w:t>
      </w:r>
    </w:p>
    <w:p>
      <w:pPr>
        <w:pStyle w:val="Normal"/>
        <w:spacing w:lineRule="auto" w:line="240"/>
        <w:ind w:firstLine="284" w:start="284" w:end="0"/>
        <w:rPr/>
      </w:pPr>
      <w:r>
        <w:rPr>
          <w:sz w:val="24"/>
        </w:rPr>
        <w:t xml:space="preserve">She is </w:t>
      </w:r>
      <w:r>
        <w:rPr>
          <w:i/>
          <w:sz w:val="24"/>
        </w:rPr>
        <w:t>twice as clever.</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Beginning with </w:t>
      </w:r>
      <w:r>
        <w:rPr>
          <w:i/>
          <w:sz w:val="24"/>
        </w:rPr>
        <w:t>three</w:t>
      </w:r>
      <w:r>
        <w:rPr>
          <w:sz w:val="24"/>
        </w:rPr>
        <w:t xml:space="preserve"> the idea of frequency or repetition is expressed by the phrases </w:t>
      </w:r>
      <w:r>
        <w:rPr>
          <w:i/>
          <w:sz w:val="24"/>
        </w:rPr>
        <w:t>three times, four times;</w:t>
      </w:r>
      <w:r>
        <w:rPr>
          <w:sz w:val="24"/>
        </w:rPr>
        <w:t xml:space="preserve"> He went there </w:t>
      </w:r>
      <w:r>
        <w:rPr>
          <w:i/>
          <w:sz w:val="24"/>
        </w:rPr>
        <w:t>four times;</w:t>
      </w:r>
      <w:r>
        <w:rPr>
          <w:sz w:val="24"/>
        </w:rPr>
        <w:t xml:space="preserve"> he is </w:t>
      </w:r>
      <w:r>
        <w:rPr>
          <w:i/>
          <w:sz w:val="24"/>
        </w:rPr>
        <w:t>four times</w:t>
      </w:r>
      <w:r>
        <w:rPr>
          <w:sz w:val="24"/>
        </w:rPr>
        <w:t xml:space="preserve"> as bigger; she is </w:t>
      </w:r>
      <w:r>
        <w:rPr>
          <w:i/>
          <w:sz w:val="24"/>
        </w:rPr>
        <w:t>ten times</w:t>
      </w:r>
      <w:r>
        <w:rPr>
          <w:sz w:val="24"/>
        </w:rPr>
        <w:t xml:space="preserve"> cleverer.</w:t>
      </w:r>
    </w:p>
    <w:p>
      <w:pPr>
        <w:pStyle w:val="Normal"/>
        <w:spacing w:lineRule="auto" w:line="240"/>
        <w:ind w:firstLine="284" w:end="0"/>
        <w:rPr>
          <w:b/>
          <w:sz w:val="24"/>
        </w:rPr>
      </w:pPr>
      <w:r>
        <w:rPr>
          <w:b/>
          <w:sz w:val="24"/>
        </w:rPr>
      </w:r>
    </w:p>
    <w:p>
      <w:pPr>
        <w:pStyle w:val="Heading3"/>
        <w:rPr/>
      </w:pPr>
      <w:bookmarkStart w:id="69" w:name="__RefHeading___Toc5113007"/>
      <w:bookmarkEnd w:id="69"/>
      <w:r>
        <w:rPr/>
        <w:t>Morphological composition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239.</w:t>
      </w:r>
      <w:r>
        <w:rPr>
          <w:sz w:val="24"/>
        </w:rPr>
        <w:t xml:space="preserve"> Adverbs vary in their structure. There are simple, derived, compound, and composite adverbs.</w:t>
      </w:r>
    </w:p>
    <w:p>
      <w:pPr>
        <w:pStyle w:val="Normal"/>
        <w:spacing w:lineRule="auto" w:line="240"/>
        <w:ind w:firstLine="284" w:end="0"/>
        <w:rPr/>
      </w:pPr>
      <w:r>
        <w:rPr>
          <w:b/>
          <w:sz w:val="24"/>
        </w:rPr>
        <w:t>Simple adverbs</w:t>
      </w:r>
      <w:r>
        <w:rPr>
          <w:sz w:val="24"/>
        </w:rPr>
        <w:t xml:space="preserve"> are </w:t>
      </w:r>
      <w:r>
        <w:rPr>
          <w:i/>
          <w:sz w:val="24"/>
        </w:rPr>
        <w:t>after, here, well, now, soon,</w:t>
      </w:r>
      <w:r>
        <w:rPr>
          <w:sz w:val="24"/>
        </w:rPr>
        <w:t xml:space="preserve"> etc. </w:t>
      </w:r>
    </w:p>
    <w:p>
      <w:pPr>
        <w:pStyle w:val="Normal"/>
        <w:spacing w:lineRule="auto" w:line="240"/>
        <w:ind w:firstLine="284" w:end="0"/>
        <w:rPr/>
      </w:pPr>
      <w:r>
        <w:rPr>
          <w:sz w:val="24"/>
        </w:rPr>
        <w:t>In</w:t>
      </w:r>
      <w:r>
        <w:rPr>
          <w:b/>
          <w:sz w:val="24"/>
        </w:rPr>
        <w:t xml:space="preserve"> derived adverbs</w:t>
      </w:r>
      <w:r>
        <w:rPr>
          <w:sz w:val="24"/>
        </w:rPr>
        <w:t xml:space="preserve"> the most common suffix is</w:t>
      </w:r>
      <w:r>
        <w:rPr>
          <w:b/>
          <w:sz w:val="24"/>
        </w:rPr>
        <w:t xml:space="preserve"> -ly,</w:t>
      </w:r>
      <w:r>
        <w:rPr>
          <w:sz w:val="24"/>
        </w:rPr>
        <w:t xml:space="preserve"> by means of which new adverbs are coined from adjectives and participles: </w:t>
      </w:r>
      <w:r>
        <w:rPr>
          <w:i/>
          <w:sz w:val="24"/>
        </w:rPr>
        <w:t xml:space="preserve">occasionally, lately, immediately, constantly, purely, slowly, charmingly. </w:t>
      </w:r>
    </w:p>
    <w:p>
      <w:pPr>
        <w:pStyle w:val="Normal"/>
        <w:spacing w:lineRule="auto" w:line="240"/>
        <w:ind w:firstLine="284" w:end="0"/>
        <w:rPr>
          <w:b/>
          <w:i/>
          <w:i/>
          <w:sz w:val="24"/>
        </w:rPr>
      </w:pPr>
      <w:r>
        <w:rPr>
          <w:b/>
          <w:i/>
          <w:sz w:val="24"/>
        </w:rPr>
      </w:r>
    </w:p>
    <w:p>
      <w:pPr>
        <w:pStyle w:val="Normal"/>
        <w:spacing w:lineRule="auto" w:line="240"/>
        <w:ind w:firstLine="284" w:end="0"/>
        <w:rPr>
          <w:b/>
        </w:rPr>
      </w:pPr>
      <w:r>
        <w:rPr>
          <w:b/>
        </w:rPr>
        <w:t>The less common snffixes are the following:</w:t>
      </w:r>
    </w:p>
    <w:p>
      <w:pPr>
        <w:pStyle w:val="Normal"/>
        <w:spacing w:lineRule="auto" w:line="240"/>
        <w:ind w:firstLine="284" w:end="0"/>
        <w:rPr>
          <w:b/>
          <w:sz w:val="24"/>
        </w:rPr>
      </w:pPr>
      <w:r>
        <w:rPr>
          <w:b/>
          <w:sz w:val="24"/>
        </w:rPr>
      </w:r>
    </w:p>
    <w:tbl>
      <w:tblPr>
        <w:tblW w:w="10732" w:type="dxa"/>
        <w:jc w:val="start"/>
        <w:tblInd w:w="250" w:type="dxa"/>
        <w:tblLayout w:type="fixed"/>
        <w:tblCellMar>
          <w:top w:w="0" w:type="dxa"/>
          <w:start w:w="108" w:type="dxa"/>
          <w:bottom w:w="0" w:type="dxa"/>
          <w:end w:w="108" w:type="dxa"/>
        </w:tblCellMar>
      </w:tblPr>
      <w:tblGrid>
        <w:gridCol w:w="1843"/>
        <w:gridCol w:w="8889"/>
      </w:tblGrid>
      <w:tr>
        <w:trPr/>
        <w:tc>
          <w:tcPr>
            <w:tcW w:w="1843" w:type="dxa"/>
            <w:tcBorders/>
          </w:tcPr>
          <w:p>
            <w:pPr>
              <w:pStyle w:val="Normal"/>
              <w:spacing w:lineRule="auto" w:line="240"/>
              <w:ind w:hanging="0" w:end="0"/>
              <w:jc w:val="start"/>
              <w:rPr>
                <w:b/>
              </w:rPr>
            </w:pPr>
            <w:r>
              <w:rPr>
                <w:b/>
              </w:rPr>
              <w:t>-wise</w:t>
            </w:r>
          </w:p>
          <w:p>
            <w:pPr>
              <w:pStyle w:val="Normal"/>
              <w:spacing w:lineRule="auto" w:line="240"/>
              <w:ind w:hanging="0" w:end="0"/>
              <w:jc w:val="start"/>
              <w:rPr>
                <w:b/>
              </w:rPr>
            </w:pPr>
            <w:r>
              <w:rPr>
                <w:b/>
              </w:rPr>
              <w:t xml:space="preserve">-ward(s) </w:t>
            </w:r>
          </w:p>
          <w:p>
            <w:pPr>
              <w:pStyle w:val="Normal"/>
              <w:spacing w:lineRule="auto" w:line="240"/>
              <w:ind w:hanging="0" w:end="0"/>
              <w:jc w:val="start"/>
              <w:rPr>
                <w:b/>
              </w:rPr>
            </w:pPr>
            <w:r>
              <w:rPr>
                <w:b/>
              </w:rPr>
              <w:t>-fold</w:t>
            </w:r>
          </w:p>
          <w:p>
            <w:pPr>
              <w:pStyle w:val="Normal"/>
              <w:spacing w:lineRule="auto" w:line="240"/>
              <w:ind w:hanging="0" w:end="0"/>
              <w:jc w:val="start"/>
              <w:rPr>
                <w:b/>
              </w:rPr>
            </w:pPr>
            <w:r>
              <w:rPr>
                <w:b/>
              </w:rPr>
              <w:t>-like</w:t>
            </w:r>
          </w:p>
          <w:p>
            <w:pPr>
              <w:pStyle w:val="Normal"/>
              <w:spacing w:lineRule="auto" w:line="240"/>
              <w:ind w:hanging="0" w:end="0"/>
              <w:jc w:val="start"/>
              <w:rPr>
                <w:b/>
              </w:rPr>
            </w:pPr>
            <w:r>
              <w:rPr>
                <w:b/>
              </w:rPr>
              <w:t>-most</w:t>
            </w:r>
          </w:p>
          <w:p>
            <w:pPr>
              <w:pStyle w:val="Normal"/>
              <w:spacing w:lineRule="auto" w:line="240"/>
              <w:ind w:hanging="0" w:end="0"/>
              <w:jc w:val="start"/>
              <w:rPr>
                <w:b/>
              </w:rPr>
            </w:pPr>
            <w:r>
              <w:rPr>
                <w:b/>
              </w:rPr>
              <w:t>-way(s)</w:t>
            </w:r>
          </w:p>
        </w:tc>
        <w:tc>
          <w:tcPr>
            <w:tcW w:w="8889" w:type="dxa"/>
            <w:tcBorders/>
          </w:tcPr>
          <w:p>
            <w:pPr>
              <w:pStyle w:val="Normal"/>
              <w:spacing w:lineRule="auto" w:line="240"/>
              <w:ind w:hanging="0" w:end="0"/>
              <w:jc w:val="start"/>
              <w:rPr/>
            </w:pPr>
            <w:r>
              <w:rPr/>
              <w:t>clock</w:t>
            </w:r>
            <w:r>
              <w:rPr>
                <w:i/>
              </w:rPr>
              <w:t xml:space="preserve">wise, </w:t>
            </w:r>
            <w:r>
              <w:rPr/>
              <w:t>crab</w:t>
            </w:r>
            <w:r>
              <w:rPr>
                <w:i/>
              </w:rPr>
              <w:t>wise,</w:t>
            </w:r>
            <w:r>
              <w:rPr/>
              <w:t xml:space="preserve"> corkscrew </w:t>
            </w:r>
            <w:r>
              <w:rPr>
                <w:i/>
              </w:rPr>
              <w:t>-wise,</w:t>
            </w:r>
            <w:r>
              <w:rPr/>
              <w:t xml:space="preserve"> education- </w:t>
            </w:r>
            <w:r>
              <w:rPr>
                <w:i/>
              </w:rPr>
              <w:t>wise</w:t>
            </w:r>
          </w:p>
          <w:p>
            <w:pPr>
              <w:pStyle w:val="Normal"/>
              <w:spacing w:lineRule="auto" w:line="240"/>
              <w:ind w:hanging="0" w:end="0"/>
              <w:jc w:val="start"/>
              <w:rPr/>
            </w:pPr>
            <w:r>
              <w:rPr/>
              <w:t>on</w:t>
            </w:r>
            <w:r>
              <w:rPr>
                <w:i/>
              </w:rPr>
              <w:t xml:space="preserve">ward(s), </w:t>
            </w:r>
            <w:r>
              <w:rPr/>
              <w:t>back</w:t>
            </w:r>
            <w:r>
              <w:rPr>
                <w:i/>
              </w:rPr>
              <w:t>ward(s),</w:t>
            </w:r>
            <w:r>
              <w:rPr/>
              <w:t xml:space="preserve"> home</w:t>
            </w:r>
            <w:r>
              <w:rPr>
                <w:i/>
              </w:rPr>
              <w:t>ward(s),</w:t>
            </w:r>
            <w:r>
              <w:rPr/>
              <w:t xml:space="preserve"> east</w:t>
            </w:r>
            <w:r>
              <w:rPr>
                <w:i/>
              </w:rPr>
              <w:t>ward(s)</w:t>
            </w:r>
          </w:p>
          <w:p>
            <w:pPr>
              <w:pStyle w:val="Normal"/>
              <w:spacing w:lineRule="auto" w:line="240"/>
              <w:ind w:hanging="0" w:end="0"/>
              <w:jc w:val="start"/>
              <w:rPr/>
            </w:pPr>
            <w:r>
              <w:rPr/>
              <w:t>two</w:t>
            </w:r>
            <w:r>
              <w:rPr>
                <w:i/>
              </w:rPr>
              <w:t xml:space="preserve">fold, </w:t>
            </w:r>
            <w:r>
              <w:rPr/>
              <w:t>mani</w:t>
            </w:r>
            <w:r>
              <w:rPr>
                <w:i/>
              </w:rPr>
              <w:t xml:space="preserve">fold </w:t>
            </w:r>
          </w:p>
          <w:p>
            <w:pPr>
              <w:pStyle w:val="Normal"/>
              <w:spacing w:lineRule="auto" w:line="240"/>
              <w:ind w:hanging="0" w:end="0"/>
              <w:jc w:val="start"/>
              <w:rPr/>
            </w:pPr>
            <w:r>
              <w:rPr/>
              <w:t>war</w:t>
            </w:r>
            <w:r>
              <w:rPr>
                <w:i/>
              </w:rPr>
              <w:t>like</w:t>
            </w:r>
          </w:p>
          <w:p>
            <w:pPr>
              <w:pStyle w:val="Normal"/>
              <w:spacing w:lineRule="auto" w:line="240"/>
              <w:ind w:hanging="0" w:end="0"/>
              <w:jc w:val="start"/>
              <w:rPr/>
            </w:pPr>
            <w:r>
              <w:rPr/>
              <w:t>inner</w:t>
            </w:r>
            <w:r>
              <w:rPr>
                <w:i/>
              </w:rPr>
              <w:t>most,</w:t>
            </w:r>
            <w:r>
              <w:rPr/>
              <w:t xml:space="preserve"> outer</w:t>
            </w:r>
            <w:r>
              <w:rPr>
                <w:i/>
              </w:rPr>
              <w:t>most</w:t>
            </w:r>
          </w:p>
          <w:p>
            <w:pPr>
              <w:pStyle w:val="Normal"/>
              <w:spacing w:lineRule="auto" w:line="240"/>
              <w:ind w:hanging="0" w:end="0"/>
              <w:jc w:val="start"/>
              <w:rPr>
                <w:b/>
              </w:rPr>
            </w:pPr>
            <w:r>
              <w:rPr/>
              <w:t>long</w:t>
            </w:r>
            <w:r>
              <w:rPr>
                <w:i/>
              </w:rPr>
              <w:t>ways</w:t>
            </w:r>
            <w:r>
              <w:rPr/>
              <w:t>, side</w:t>
            </w:r>
            <w:r>
              <w:rPr>
                <w:i/>
              </w:rPr>
              <w:t>ways</w:t>
            </w:r>
          </w:p>
        </w:tc>
      </w:tr>
    </w:tbl>
    <w:p>
      <w:pPr>
        <w:pStyle w:val="Normal"/>
        <w:spacing w:lineRule="auto" w:line="240"/>
        <w:ind w:firstLine="284" w:end="0"/>
        <w:rPr>
          <w:b/>
          <w:sz w:val="24"/>
        </w:rPr>
      </w:pPr>
      <w:r>
        <w:rPr>
          <w:b/>
          <w:sz w:val="24"/>
        </w:rPr>
      </w:r>
    </w:p>
    <w:p>
      <w:pPr>
        <w:pStyle w:val="2"/>
        <w:suppressAutoHyphens w:val="false"/>
        <w:rPr/>
      </w:pPr>
      <w:r>
        <w:rPr/>
        <w:t xml:space="preserve">Of these suffixes the first two are more ptoductive than the rest. </w:t>
      </w:r>
    </w:p>
    <w:p>
      <w:pPr>
        <w:pStyle w:val="Normal"/>
        <w:spacing w:lineRule="auto" w:line="240"/>
        <w:ind w:firstLine="284" w:end="0"/>
        <w:rPr/>
      </w:pPr>
      <w:r>
        <w:rPr>
          <w:b/>
          <w:sz w:val="24"/>
        </w:rPr>
        <w:t>Compound adverbs</w:t>
      </w:r>
      <w:r>
        <w:rPr>
          <w:sz w:val="24"/>
        </w:rPr>
        <w:t xml:space="preserve"> are formed of two stems: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sometimes, somewhere, everywhere, downstairs,</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Composite phrasal adverbs</w:t>
      </w:r>
      <w:r>
        <w:rPr>
          <w:sz w:val="24"/>
        </w:rPr>
        <w:t xml:space="preserve"> consist of two or more word-forms, as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a great deal, a little bit, far enough, now and then, from time to time, sort of, kind of, a hell of, a lot of, a </w:t>
      </w:r>
    </w:p>
    <w:p>
      <w:pPr>
        <w:pStyle w:val="Normal"/>
        <w:spacing w:lineRule="auto" w:line="240"/>
        <w:ind w:firstLine="284" w:start="284" w:end="0"/>
        <w:rPr>
          <w:i/>
          <w:i/>
          <w:sz w:val="24"/>
        </w:rPr>
      </w:pPr>
      <w:r>
        <w:rPr>
          <w:i/>
          <w:sz w:val="24"/>
        </w:rPr>
        <w:t>great deal of.</w:t>
      </w:r>
    </w:p>
    <w:p>
      <w:pPr>
        <w:pStyle w:val="Normal"/>
        <w:spacing w:lineRule="auto" w:line="240"/>
        <w:ind w:firstLine="284" w:end="0"/>
        <w:rPr>
          <w:b/>
          <w:i/>
          <w:i/>
          <w:sz w:val="24"/>
        </w:rPr>
      </w:pPr>
      <w:r>
        <w:rPr>
          <w:b/>
          <w:i/>
          <w:sz w:val="24"/>
        </w:rPr>
      </w:r>
    </w:p>
    <w:p>
      <w:pPr>
        <w:pStyle w:val="Heading3"/>
        <w:rPr/>
      </w:pPr>
      <w:bookmarkStart w:id="70" w:name="__RefHeading___Toc5113008"/>
      <w:bookmarkEnd w:id="70"/>
      <w:r>
        <w:rPr/>
        <w:t>Morphological characteristics</w:t>
      </w:r>
    </w:p>
    <w:p>
      <w:pPr>
        <w:pStyle w:val="Normal"/>
        <w:spacing w:lineRule="auto" w:line="240"/>
        <w:ind w:firstLine="284" w:end="0"/>
        <w:rPr>
          <w:sz w:val="24"/>
        </w:rPr>
      </w:pPr>
      <w:r>
        <w:rPr>
          <w:sz w:val="24"/>
        </w:rPr>
      </w:r>
    </w:p>
    <w:p>
      <w:pPr>
        <w:pStyle w:val="Normal"/>
        <w:spacing w:lineRule="auto" w:line="240"/>
        <w:ind w:firstLine="284" w:end="0"/>
        <w:rPr/>
      </w:pPr>
      <w:r>
        <w:rPr>
          <w:b/>
          <w:sz w:val="24"/>
        </w:rPr>
        <w:t>§ 240.</w:t>
      </w:r>
      <w:r>
        <w:rPr>
          <w:sz w:val="24"/>
        </w:rPr>
        <w:t xml:space="preserve"> The only pattern of morphological change for adverbs is the same as for adjectives, the degrees of comparison. The three grades are called</w:t>
      </w:r>
      <w:r>
        <w:rPr>
          <w:b/>
          <w:sz w:val="24"/>
        </w:rPr>
        <w:t xml:space="preserve"> positive, comparative,</w:t>
      </w:r>
      <w:r>
        <w:rPr>
          <w:sz w:val="24"/>
        </w:rPr>
        <w:t xml:space="preserve"> and</w:t>
      </w:r>
      <w:r>
        <w:rPr>
          <w:b/>
          <w:sz w:val="24"/>
        </w:rPr>
        <w:t xml:space="preserve"> superlative</w:t>
      </w:r>
      <w:r>
        <w:rPr>
          <w:sz w:val="24"/>
        </w:rPr>
        <w:t xml:space="preserve"> degrees.</w:t>
      </w:r>
    </w:p>
    <w:p>
      <w:pPr>
        <w:pStyle w:val="Normal"/>
        <w:spacing w:lineRule="auto" w:line="240"/>
        <w:ind w:firstLine="284" w:end="0"/>
        <w:rPr>
          <w:sz w:val="24"/>
        </w:rPr>
      </w:pPr>
      <w:r>
        <w:rPr>
          <w:sz w:val="24"/>
        </w:rPr>
        <w:t>Adverbs that are identical in form with adjectives take inflections following the same spelling and phonetic rules as for adjectives:</w:t>
      </w:r>
    </w:p>
    <w:p>
      <w:pPr>
        <w:pStyle w:val="Normal"/>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992"/>
        <w:gridCol w:w="1276"/>
        <w:gridCol w:w="8320"/>
      </w:tblGrid>
      <w:tr>
        <w:trPr/>
        <w:tc>
          <w:tcPr>
            <w:tcW w:w="992" w:type="dxa"/>
            <w:tcBorders/>
          </w:tcPr>
          <w:p>
            <w:pPr>
              <w:pStyle w:val="Normal"/>
              <w:spacing w:lineRule="auto" w:line="240"/>
              <w:ind w:hanging="0" w:end="0"/>
              <w:jc w:val="start"/>
              <w:rPr>
                <w:sz w:val="24"/>
              </w:rPr>
            </w:pPr>
            <w:r>
              <w:rPr>
                <w:sz w:val="24"/>
              </w:rPr>
              <w:t xml:space="preserve">early </w:t>
            </w:r>
          </w:p>
          <w:p>
            <w:pPr>
              <w:pStyle w:val="Normal"/>
              <w:spacing w:lineRule="auto" w:line="240"/>
              <w:ind w:hanging="0" w:end="0"/>
              <w:jc w:val="start"/>
              <w:rPr>
                <w:sz w:val="24"/>
              </w:rPr>
            </w:pPr>
            <w:r>
              <w:rPr>
                <w:sz w:val="24"/>
              </w:rPr>
              <w:t xml:space="preserve">late </w:t>
            </w:r>
          </w:p>
          <w:p>
            <w:pPr>
              <w:pStyle w:val="Normal"/>
              <w:spacing w:lineRule="auto" w:line="240"/>
              <w:ind w:hanging="0" w:end="0"/>
              <w:jc w:val="start"/>
              <w:rPr>
                <w:sz w:val="24"/>
              </w:rPr>
            </w:pPr>
            <w:r>
              <w:rPr>
                <w:sz w:val="24"/>
              </w:rPr>
              <w:t xml:space="preserve">hard </w:t>
            </w:r>
          </w:p>
          <w:p>
            <w:pPr>
              <w:pStyle w:val="Normal"/>
              <w:spacing w:lineRule="auto" w:line="240"/>
              <w:ind w:hanging="0" w:end="0"/>
              <w:jc w:val="start"/>
              <w:rPr>
                <w:sz w:val="24"/>
              </w:rPr>
            </w:pPr>
            <w:r>
              <w:rPr>
                <w:sz w:val="24"/>
              </w:rPr>
              <w:t>slow</w:t>
            </w:r>
          </w:p>
        </w:tc>
        <w:tc>
          <w:tcPr>
            <w:tcW w:w="1276" w:type="dxa"/>
            <w:tcBorders/>
          </w:tcPr>
          <w:p>
            <w:pPr>
              <w:pStyle w:val="Normal"/>
              <w:spacing w:lineRule="auto" w:line="240"/>
              <w:ind w:hanging="0" w:end="0"/>
              <w:jc w:val="start"/>
              <w:rPr>
                <w:sz w:val="24"/>
              </w:rPr>
            </w:pPr>
            <w:r>
              <w:rPr>
                <w:sz w:val="24"/>
              </w:rPr>
              <w:t>- earlier</w:t>
            </w:r>
          </w:p>
          <w:p>
            <w:pPr>
              <w:pStyle w:val="Normal"/>
              <w:spacing w:lineRule="auto" w:line="240"/>
              <w:ind w:hanging="0" w:end="0"/>
              <w:jc w:val="start"/>
              <w:rPr>
                <w:sz w:val="24"/>
              </w:rPr>
            </w:pPr>
            <w:r>
              <w:rPr>
                <w:sz w:val="24"/>
              </w:rPr>
              <w:t>- later</w:t>
            </w:r>
          </w:p>
          <w:p>
            <w:pPr>
              <w:pStyle w:val="Normal"/>
              <w:spacing w:lineRule="auto" w:line="240"/>
              <w:ind w:hanging="0" w:end="0"/>
              <w:jc w:val="start"/>
              <w:rPr>
                <w:sz w:val="24"/>
              </w:rPr>
            </w:pPr>
            <w:r>
              <w:rPr>
                <w:sz w:val="24"/>
              </w:rPr>
              <w:t>- harder</w:t>
            </w:r>
          </w:p>
          <w:p>
            <w:pPr>
              <w:pStyle w:val="Normal"/>
              <w:spacing w:lineRule="auto" w:line="240"/>
              <w:ind w:hanging="0" w:end="0"/>
              <w:jc w:val="start"/>
              <w:rPr>
                <w:sz w:val="24"/>
              </w:rPr>
            </w:pPr>
            <w:r>
              <w:rPr>
                <w:sz w:val="24"/>
              </w:rPr>
              <w:t>- slower</w:t>
            </w:r>
          </w:p>
        </w:tc>
        <w:tc>
          <w:tcPr>
            <w:tcW w:w="8320" w:type="dxa"/>
            <w:tcBorders/>
          </w:tcPr>
          <w:p>
            <w:pPr>
              <w:pStyle w:val="Normal"/>
              <w:spacing w:lineRule="auto" w:line="240"/>
              <w:ind w:hanging="0" w:end="0"/>
              <w:jc w:val="start"/>
              <w:rPr>
                <w:sz w:val="24"/>
              </w:rPr>
            </w:pPr>
            <w:r>
              <w:rPr>
                <w:sz w:val="24"/>
              </w:rPr>
              <w:t>- earliest</w:t>
            </w:r>
          </w:p>
          <w:p>
            <w:pPr>
              <w:pStyle w:val="Normal"/>
              <w:spacing w:lineRule="auto" w:line="240"/>
              <w:ind w:hanging="0" w:end="0"/>
              <w:jc w:val="start"/>
              <w:rPr>
                <w:sz w:val="24"/>
              </w:rPr>
            </w:pPr>
            <w:r>
              <w:rPr>
                <w:sz w:val="24"/>
              </w:rPr>
              <w:t xml:space="preserve">- latest </w:t>
            </w:r>
          </w:p>
          <w:p>
            <w:pPr>
              <w:pStyle w:val="Normal"/>
              <w:spacing w:lineRule="auto" w:line="240"/>
              <w:ind w:hanging="0" w:end="0"/>
              <w:jc w:val="start"/>
              <w:rPr>
                <w:sz w:val="24"/>
              </w:rPr>
            </w:pPr>
            <w:r>
              <w:rPr>
                <w:sz w:val="24"/>
              </w:rPr>
              <w:t xml:space="preserve">- hardest </w:t>
            </w:r>
          </w:p>
          <w:p>
            <w:pPr>
              <w:pStyle w:val="Normal"/>
              <w:spacing w:lineRule="auto" w:line="240"/>
              <w:ind w:hanging="0" w:end="0"/>
              <w:jc w:val="start"/>
              <w:rPr>
                <w:sz w:val="24"/>
              </w:rPr>
            </w:pPr>
            <w:r>
              <w:rPr>
                <w:sz w:val="24"/>
              </w:rPr>
              <w:t>- slowest</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Several adverbs ending in</w:t>
      </w:r>
      <w:r>
        <w:rPr>
          <w:b/>
          <w:sz w:val="24"/>
        </w:rPr>
        <w:t xml:space="preserve"> -ly</w:t>
      </w:r>
      <w:r>
        <w:rPr>
          <w:sz w:val="24"/>
        </w:rPr>
        <w:t xml:space="preserve"> </w:t>
      </w:r>
      <w:r>
        <w:rPr>
          <w:i/>
          <w:sz w:val="24"/>
        </w:rPr>
        <w:t>(quickly, loudly)</w:t>
      </w:r>
      <w:r>
        <w:rPr>
          <w:sz w:val="24"/>
        </w:rPr>
        <w:t xml:space="preserve"> form comparatives according to the same pattern, dropping their adverb-forming suffix. These adverbs acquired the form in</w:t>
      </w:r>
      <w:r>
        <w:rPr>
          <w:b/>
          <w:sz w:val="24"/>
        </w:rPr>
        <w:t xml:space="preserve"> -ly</w:t>
      </w:r>
      <w:r>
        <w:rPr>
          <w:sz w:val="24"/>
        </w:rPr>
        <w:t xml:space="preserve"> only recently and retained the older forms of the comparative and superlative:</w:t>
      </w:r>
    </w:p>
    <w:p>
      <w:pPr>
        <w:pStyle w:val="Normal"/>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992"/>
        <w:gridCol w:w="1134"/>
        <w:gridCol w:w="8462"/>
      </w:tblGrid>
      <w:tr>
        <w:trPr/>
        <w:tc>
          <w:tcPr>
            <w:tcW w:w="992" w:type="dxa"/>
            <w:tcBorders/>
          </w:tcPr>
          <w:p>
            <w:pPr>
              <w:pStyle w:val="Normal"/>
              <w:spacing w:lineRule="auto" w:line="240"/>
              <w:ind w:hanging="0" w:end="0"/>
              <w:jc w:val="start"/>
              <w:rPr>
                <w:sz w:val="24"/>
              </w:rPr>
            </w:pPr>
            <w:r>
              <w:rPr>
                <w:sz w:val="24"/>
              </w:rPr>
              <w:t xml:space="preserve">quickly </w:t>
            </w:r>
          </w:p>
          <w:p>
            <w:pPr>
              <w:pStyle w:val="Normal"/>
              <w:spacing w:lineRule="auto" w:line="240"/>
              <w:ind w:hanging="0" w:end="0"/>
              <w:jc w:val="start"/>
              <w:rPr>
                <w:sz w:val="24"/>
              </w:rPr>
            </w:pPr>
            <w:r>
              <w:rPr>
                <w:sz w:val="24"/>
              </w:rPr>
              <w:t>loudly</w:t>
            </w:r>
          </w:p>
        </w:tc>
        <w:tc>
          <w:tcPr>
            <w:tcW w:w="1134" w:type="dxa"/>
            <w:tcBorders/>
          </w:tcPr>
          <w:p>
            <w:pPr>
              <w:pStyle w:val="Normal"/>
              <w:spacing w:lineRule="auto" w:line="240"/>
              <w:ind w:hanging="0" w:end="0"/>
              <w:jc w:val="start"/>
              <w:rPr>
                <w:sz w:val="24"/>
              </w:rPr>
            </w:pPr>
            <w:r>
              <w:rPr>
                <w:sz w:val="24"/>
              </w:rPr>
              <w:t>- quicker</w:t>
            </w:r>
          </w:p>
          <w:p>
            <w:pPr>
              <w:pStyle w:val="Normal"/>
              <w:spacing w:lineRule="auto" w:line="240"/>
              <w:ind w:hanging="0" w:end="0"/>
              <w:jc w:val="start"/>
              <w:rPr>
                <w:sz w:val="24"/>
              </w:rPr>
            </w:pPr>
            <w:r>
              <w:rPr>
                <w:sz w:val="24"/>
              </w:rPr>
              <w:t>- louder</w:t>
            </w:r>
          </w:p>
        </w:tc>
        <w:tc>
          <w:tcPr>
            <w:tcW w:w="8462" w:type="dxa"/>
            <w:tcBorders/>
          </w:tcPr>
          <w:p>
            <w:pPr>
              <w:pStyle w:val="Normal"/>
              <w:spacing w:lineRule="auto" w:line="240"/>
              <w:ind w:hanging="0" w:end="0"/>
              <w:jc w:val="start"/>
              <w:rPr>
                <w:sz w:val="24"/>
              </w:rPr>
            </w:pPr>
            <w:r>
              <w:rPr>
                <w:sz w:val="24"/>
              </w:rPr>
              <w:t xml:space="preserve">- quickest </w:t>
            </w:r>
          </w:p>
          <w:p>
            <w:pPr>
              <w:pStyle w:val="Normal"/>
              <w:spacing w:lineRule="auto" w:line="240"/>
              <w:ind w:hanging="0" w:end="0"/>
              <w:jc w:val="start"/>
              <w:rPr>
                <w:sz w:val="24"/>
              </w:rPr>
            </w:pPr>
            <w:r>
              <w:rPr>
                <w:sz w:val="24"/>
              </w:rPr>
              <w:t>- loudest</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However most disyllabic adverbs in</w:t>
      </w:r>
      <w:r>
        <w:rPr>
          <w:b/>
          <w:sz w:val="24"/>
        </w:rPr>
        <w:t xml:space="preserve"> -ly</w:t>
      </w:r>
      <w:r>
        <w:rPr>
          <w:sz w:val="24"/>
        </w:rPr>
        <w:t xml:space="preserve"> and all polysyllabic ones form the comparative and superlative analytically, by means of</w:t>
      </w:r>
      <w:r>
        <w:rPr>
          <w:b/>
          <w:sz w:val="24"/>
        </w:rPr>
        <w:t xml:space="preserve"> more</w:t>
      </w:r>
      <w:r>
        <w:rPr>
          <w:sz w:val="24"/>
        </w:rPr>
        <w:t xml:space="preserve"> and</w:t>
      </w:r>
      <w:r>
        <w:rPr>
          <w:b/>
          <w:sz w:val="24"/>
        </w:rPr>
        <w:t xml:space="preserve"> most:</w:t>
      </w:r>
    </w:p>
    <w:p>
      <w:pPr>
        <w:pStyle w:val="Normal"/>
        <w:spacing w:lineRule="auto" w:line="240"/>
        <w:ind w:firstLine="284" w:end="0"/>
        <w:rPr>
          <w:b/>
          <w:sz w:val="24"/>
        </w:rPr>
      </w:pPr>
      <w:r>
        <w:rPr>
          <w:b/>
          <w:sz w:val="24"/>
        </w:rPr>
      </w:r>
    </w:p>
    <w:tbl>
      <w:tblPr>
        <w:tblW w:w="10588" w:type="dxa"/>
        <w:jc w:val="start"/>
        <w:tblInd w:w="392" w:type="dxa"/>
        <w:tblLayout w:type="fixed"/>
        <w:tblCellMar>
          <w:top w:w="0" w:type="dxa"/>
          <w:start w:w="108" w:type="dxa"/>
          <w:bottom w:w="0" w:type="dxa"/>
          <w:end w:w="108" w:type="dxa"/>
        </w:tblCellMar>
      </w:tblPr>
      <w:tblGrid>
        <w:gridCol w:w="992"/>
        <w:gridCol w:w="1701"/>
        <w:gridCol w:w="7895"/>
      </w:tblGrid>
      <w:tr>
        <w:trPr/>
        <w:tc>
          <w:tcPr>
            <w:tcW w:w="992" w:type="dxa"/>
            <w:tcBorders/>
          </w:tcPr>
          <w:p>
            <w:pPr>
              <w:pStyle w:val="Normal"/>
              <w:spacing w:lineRule="auto" w:line="240"/>
              <w:ind w:hanging="0" w:end="0"/>
              <w:jc w:val="start"/>
              <w:rPr>
                <w:sz w:val="24"/>
              </w:rPr>
            </w:pPr>
            <w:r>
              <w:rPr>
                <w:sz w:val="24"/>
              </w:rPr>
              <w:t xml:space="preserve">wisely </w:t>
            </w:r>
          </w:p>
          <w:p>
            <w:pPr>
              <w:pStyle w:val="Normal"/>
              <w:spacing w:lineRule="auto" w:line="240"/>
              <w:ind w:hanging="0" w:end="0"/>
              <w:jc w:val="start"/>
              <w:rPr>
                <w:sz w:val="24"/>
              </w:rPr>
            </w:pPr>
            <w:r>
              <w:rPr>
                <w:sz w:val="24"/>
              </w:rPr>
              <w:t xml:space="preserve">softly </w:t>
            </w:r>
          </w:p>
          <w:p>
            <w:pPr>
              <w:pStyle w:val="Normal"/>
              <w:spacing w:lineRule="auto" w:line="240"/>
              <w:ind w:hanging="0" w:end="0"/>
              <w:jc w:val="start"/>
              <w:rPr>
                <w:sz w:val="24"/>
              </w:rPr>
            </w:pPr>
            <w:r>
              <w:rPr>
                <w:sz w:val="24"/>
              </w:rPr>
              <w:t>deeply</w:t>
            </w:r>
          </w:p>
        </w:tc>
        <w:tc>
          <w:tcPr>
            <w:tcW w:w="1701" w:type="dxa"/>
            <w:tcBorders/>
          </w:tcPr>
          <w:p>
            <w:pPr>
              <w:pStyle w:val="Normal"/>
              <w:spacing w:lineRule="auto" w:line="240"/>
              <w:ind w:hanging="0" w:end="0"/>
              <w:jc w:val="start"/>
              <w:rPr>
                <w:i/>
                <w:i/>
                <w:sz w:val="24"/>
              </w:rPr>
            </w:pPr>
            <w:r>
              <w:rPr>
                <w:i/>
                <w:sz w:val="24"/>
              </w:rPr>
              <w:t>- more wisely</w:t>
            </w:r>
          </w:p>
          <w:p>
            <w:pPr>
              <w:pStyle w:val="Normal"/>
              <w:spacing w:lineRule="auto" w:line="240"/>
              <w:ind w:hanging="0" w:end="0"/>
              <w:jc w:val="start"/>
              <w:rPr>
                <w:sz w:val="24"/>
              </w:rPr>
            </w:pPr>
            <w:r>
              <w:rPr>
                <w:sz w:val="24"/>
              </w:rPr>
              <w:t xml:space="preserve">- </w:t>
            </w:r>
            <w:r>
              <w:rPr>
                <w:i/>
                <w:sz w:val="24"/>
              </w:rPr>
              <w:t>more softly</w:t>
            </w:r>
          </w:p>
          <w:p>
            <w:pPr>
              <w:pStyle w:val="Normal"/>
              <w:spacing w:lineRule="auto" w:line="240"/>
              <w:ind w:hanging="0" w:end="0"/>
              <w:jc w:val="start"/>
              <w:rPr>
                <w:sz w:val="24"/>
              </w:rPr>
            </w:pPr>
            <w:r>
              <w:rPr>
                <w:sz w:val="24"/>
              </w:rPr>
              <w:t xml:space="preserve">- </w:t>
            </w:r>
            <w:r>
              <w:rPr>
                <w:i/>
                <w:sz w:val="24"/>
              </w:rPr>
              <w:t>more deeply</w:t>
            </w:r>
          </w:p>
        </w:tc>
        <w:tc>
          <w:tcPr>
            <w:tcW w:w="7895" w:type="dxa"/>
            <w:tcBorders/>
          </w:tcPr>
          <w:p>
            <w:pPr>
              <w:pStyle w:val="Normal"/>
              <w:spacing w:lineRule="auto" w:line="240"/>
              <w:ind w:hanging="0" w:end="0"/>
              <w:jc w:val="start"/>
              <w:rPr>
                <w:i/>
                <w:i/>
                <w:sz w:val="24"/>
              </w:rPr>
            </w:pPr>
            <w:r>
              <w:rPr>
                <w:i/>
                <w:sz w:val="24"/>
              </w:rPr>
              <w:t xml:space="preserve">- most wisely </w:t>
            </w:r>
          </w:p>
          <w:p>
            <w:pPr>
              <w:pStyle w:val="Normal"/>
              <w:spacing w:lineRule="auto" w:line="240"/>
              <w:ind w:hanging="0" w:end="0"/>
              <w:jc w:val="start"/>
              <w:rPr>
                <w:i/>
                <w:i/>
                <w:sz w:val="24"/>
              </w:rPr>
            </w:pPr>
            <w:r>
              <w:rPr>
                <w:i/>
                <w:sz w:val="24"/>
              </w:rPr>
              <w:t>- most softly</w:t>
            </w:r>
          </w:p>
          <w:p>
            <w:pPr>
              <w:pStyle w:val="Normal"/>
              <w:spacing w:lineRule="auto" w:line="240"/>
              <w:ind w:hanging="0" w:end="0"/>
              <w:jc w:val="start"/>
              <w:rPr>
                <w:sz w:val="24"/>
              </w:rPr>
            </w:pPr>
            <w:r>
              <w:rPr>
                <w:i/>
                <w:sz w:val="24"/>
              </w:rPr>
              <w:t>- most deeply</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adverb </w:t>
      </w:r>
      <w:r>
        <w:rPr>
          <w:i/>
          <w:sz w:val="24"/>
        </w:rPr>
        <w:t>often</w:t>
      </w:r>
      <w:r>
        <w:rPr>
          <w:sz w:val="24"/>
        </w:rPr>
        <w:t xml:space="preserve"> occurs with both types of comparison:</w:t>
      </w:r>
    </w:p>
    <w:p>
      <w:pPr>
        <w:pStyle w:val="Normal"/>
        <w:spacing w:lineRule="auto" w:line="240"/>
        <w:ind w:firstLine="284" w:end="0"/>
        <w:rPr>
          <w:b/>
          <w:sz w:val="24"/>
          <w:lang w:val="ru-RU" w:eastAsia="en-US"/>
        </w:rPr>
      </w:pPr>
      <w:r>
        <w:rPr>
          <w:b/>
          <w:sz w:val="24"/>
          <w:lang w:val="ru-RU" w:eastAsia="en-US"/>
        </w:rPr>
        <mc:AlternateContent>
          <mc:Choice Requires="wps">
            <w:drawing>
              <wp:anchor behindDoc="0" distT="0" distB="0" distL="114935" distR="114935" simplePos="0" locked="0" layoutInCell="1" allowOverlap="1" relativeHeight="237">
                <wp:simplePos x="0" y="0"/>
                <wp:positionH relativeFrom="column">
                  <wp:posOffset>737235</wp:posOffset>
                </wp:positionH>
                <wp:positionV relativeFrom="paragraph">
                  <wp:posOffset>150495</wp:posOffset>
                </wp:positionV>
                <wp:extent cx="91440" cy="365760"/>
                <wp:effectExtent l="0" t="5080" r="635" b="5715"/>
                <wp:wrapNone/>
                <wp:docPr id="223"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8.05pt;margin-top:11.85pt;width:7.15pt;height:28.75pt;mso-wrap-style:none;v-text-anchor:middle" type="_x0000_t87">
                <v:fill o:detectmouseclick="t" on="false"/>
                <v:stroke color="black" weight="9360" joinstyle="miter" endcap="flat"/>
                <w10:wrap type="none"/>
              </v:shape>
            </w:pict>
          </mc:Fallback>
        </mc:AlternateContent>
      </w:r>
    </w:p>
    <w:tbl>
      <w:tblPr>
        <w:tblW w:w="10590" w:type="dxa"/>
        <w:jc w:val="start"/>
        <w:tblInd w:w="392" w:type="dxa"/>
        <w:tblLayout w:type="fixed"/>
        <w:tblCellMar>
          <w:top w:w="0" w:type="dxa"/>
          <w:start w:w="108" w:type="dxa"/>
          <w:bottom w:w="0" w:type="dxa"/>
          <w:end w:w="108" w:type="dxa"/>
        </w:tblCellMar>
      </w:tblPr>
      <w:tblGrid>
        <w:gridCol w:w="992"/>
        <w:gridCol w:w="9598"/>
      </w:tblGrid>
      <w:tr>
        <w:trPr/>
        <w:tc>
          <w:tcPr>
            <w:tcW w:w="992" w:type="dxa"/>
            <w:tcBorders/>
          </w:tcPr>
          <w:p>
            <w:pPr>
              <w:pStyle w:val="Normal"/>
              <w:spacing w:lineRule="auto" w:line="240"/>
              <w:ind w:hanging="0" w:end="0"/>
              <w:rPr>
                <w:i/>
                <w:i/>
                <w:sz w:val="24"/>
                <w:lang w:val="ru-RU"/>
              </w:rPr>
            </w:pPr>
            <w:r>
              <w:rPr>
                <w:i/>
                <w:sz w:val="24"/>
                <w:lang w:val="ru-RU"/>
              </w:rPr>
              <w:t>often</w:t>
            </w:r>
          </w:p>
        </w:tc>
        <w:tc>
          <w:tcPr>
            <w:tcW w:w="9598" w:type="dxa"/>
            <w:tcBorders/>
          </w:tcPr>
          <w:p>
            <w:pPr>
              <w:pStyle w:val="Normal"/>
              <w:spacing w:lineRule="auto" w:line="240"/>
              <w:ind w:hanging="0" w:end="0"/>
              <w:rPr>
                <w:i/>
                <w:i/>
                <w:sz w:val="24"/>
              </w:rPr>
            </w:pPr>
            <w:r>
              <w:rPr>
                <w:i/>
                <w:sz w:val="24"/>
              </w:rPr>
              <w:t xml:space="preserve">oftener </w:t>
            </w:r>
          </w:p>
          <w:p>
            <w:pPr>
              <w:pStyle w:val="Normal"/>
              <w:spacing w:lineRule="auto" w:line="240"/>
              <w:ind w:hanging="0" w:end="0"/>
              <w:rPr>
                <w:b/>
                <w:sz w:val="24"/>
                <w:lang w:val="ru-RU"/>
              </w:rPr>
            </w:pPr>
            <w:r>
              <w:rPr>
                <w:i/>
                <w:sz w:val="24"/>
              </w:rPr>
              <w:t>more often</w:t>
            </w:r>
          </w:p>
        </w:tc>
      </w:tr>
    </w:tbl>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sz w:val="24"/>
        </w:rPr>
        <w:t>As with adjectives, there is a small group of adverbs with comparatives and superlatives formed from different stems</w:t>
      </w:r>
      <w:r>
        <w:rPr>
          <w:b/>
          <w:sz w:val="24"/>
        </w:rPr>
        <w:t xml:space="preserve"> (suppletive forms).</w:t>
      </w:r>
      <w:r>
        <w:rPr>
          <w:sz w:val="24"/>
        </w:rPr>
        <w:t xml:space="preserve"> These comparatives and superlatives are identical with those for the corresponding adjectives and can be differentiated from the latter only syntactically.</w:t>
      </w:r>
    </w:p>
    <w:p>
      <w:pPr>
        <w:pStyle w:val="Normal"/>
        <w:spacing w:lineRule="auto" w:line="240"/>
        <w:ind w:firstLine="284" w:end="0"/>
        <w:rPr>
          <w:sz w:val="24"/>
        </w:rPr>
      </w:pPr>
      <w:r>
        <w:rPr>
          <w:sz w:val="24"/>
        </w:rPr>
      </w:r>
    </w:p>
    <w:tbl>
      <w:tblPr>
        <w:tblW w:w="10588" w:type="dxa"/>
        <w:jc w:val="start"/>
        <w:tblInd w:w="392" w:type="dxa"/>
        <w:tblLayout w:type="fixed"/>
        <w:tblCellMar>
          <w:top w:w="0" w:type="dxa"/>
          <w:start w:w="108" w:type="dxa"/>
          <w:bottom w:w="0" w:type="dxa"/>
          <w:end w:w="108" w:type="dxa"/>
        </w:tblCellMar>
      </w:tblPr>
      <w:tblGrid>
        <w:gridCol w:w="850"/>
        <w:gridCol w:w="1418"/>
        <w:gridCol w:w="8320"/>
      </w:tblGrid>
      <w:tr>
        <w:trPr/>
        <w:tc>
          <w:tcPr>
            <w:tcW w:w="850"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238">
                      <wp:simplePos x="0" y="0"/>
                      <wp:positionH relativeFrom="margin">
                        <wp:posOffset>462915</wp:posOffset>
                      </wp:positionH>
                      <wp:positionV relativeFrom="paragraph">
                        <wp:posOffset>943610</wp:posOffset>
                      </wp:positionV>
                      <wp:extent cx="365760" cy="0"/>
                      <wp:effectExtent l="0" t="5080" r="0" b="5080"/>
                      <wp:wrapNone/>
                      <wp:docPr id="224" name=""/>
                      <a:graphic xmlns:a="http://schemas.openxmlformats.org/drawingml/2006/main">
                        <a:graphicData uri="http://schemas.microsoft.com/office/word/2010/wordprocessingShape">
                          <wps:wsp>
                            <wps:cNvSpPr/>
                            <wps:spPr>
                              <a:xfrm flipH="1">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74.3pt" to="65.2pt,74.3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39">
                      <wp:simplePos x="0" y="0"/>
                      <wp:positionH relativeFrom="margin">
                        <wp:posOffset>462915</wp:posOffset>
                      </wp:positionH>
                      <wp:positionV relativeFrom="paragraph">
                        <wp:posOffset>760730</wp:posOffset>
                      </wp:positionV>
                      <wp:extent cx="365760" cy="182880"/>
                      <wp:effectExtent l="2540" t="4445" r="2540" b="4445"/>
                      <wp:wrapNone/>
                      <wp:docPr id="225" name=""/>
                      <a:graphic xmlns:a="http://schemas.openxmlformats.org/drawingml/2006/main">
                        <a:graphicData uri="http://schemas.microsoft.com/office/word/2010/wordprocessingShape">
                          <wps:wsp>
                            <wps:cNvSpPr/>
                            <wps:spPr>
                              <a:xfrm flipH="1">
                                <a:off x="0" y="0"/>
                                <a:ext cx="36576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59.9pt" to="65.2pt,74.25pt" stroked="t" o:allowincell="f" style="position:absolute;flip:x;mso-position-horizontal-relative:margin">
                      <v:stroke color="black" weight="9360" joinstyle="miter" endcap="flat"/>
                      <v:fill o:detectmouseclick="t" on="false"/>
                      <w10:wrap type="none"/>
                    </v:line>
                  </w:pict>
                </mc:Fallback>
              </mc:AlternateContent>
            </w:r>
            <w:r>
              <w:rPr>
                <w:sz w:val="24"/>
              </w:rPr>
              <w:t xml:space="preserve">well </w:t>
            </w:r>
          </w:p>
          <w:p>
            <w:pPr>
              <w:pStyle w:val="Normal"/>
              <w:spacing w:lineRule="auto" w:line="240"/>
              <w:ind w:hanging="0" w:end="0"/>
              <w:jc w:val="start"/>
              <w:rPr>
                <w:sz w:val="24"/>
              </w:rPr>
            </w:pPr>
            <w:r>
              <w:rPr>
                <w:sz w:val="24"/>
              </w:rPr>
              <w:t xml:space="preserve">badly </w:t>
            </w:r>
          </w:p>
          <w:p>
            <w:pPr>
              <w:pStyle w:val="Normal"/>
              <w:spacing w:lineRule="auto" w:line="240"/>
              <w:ind w:hanging="0" w:end="0"/>
              <w:jc w:val="start"/>
              <w:rPr>
                <w:sz w:val="24"/>
              </w:rPr>
            </w:pPr>
            <w:r>
              <w:rPr>
                <w:sz w:val="24"/>
              </w:rPr>
              <w:t xml:space="preserve">little </w:t>
            </w:r>
          </w:p>
          <w:p>
            <w:pPr>
              <w:pStyle w:val="Normal"/>
              <w:spacing w:lineRule="auto" w:line="240"/>
              <w:ind w:hanging="0" w:end="0"/>
              <w:jc w:val="start"/>
              <w:rPr>
                <w:sz w:val="24"/>
              </w:rPr>
            </w:pPr>
            <w:r>
              <w:rPr>
                <w:sz w:val="24"/>
              </w:rPr>
              <w:t>much</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far</w:t>
            </w:r>
          </w:p>
        </w:tc>
        <w:tc>
          <w:tcPr>
            <w:tcW w:w="1418" w:type="dxa"/>
            <w:tcBorders/>
          </w:tcPr>
          <w:p>
            <w:pPr>
              <w:pStyle w:val="Normal"/>
              <w:spacing w:lineRule="auto" w:line="240"/>
              <w:ind w:hanging="0" w:end="0"/>
              <w:jc w:val="start"/>
              <w:rPr>
                <w:sz w:val="24"/>
              </w:rPr>
            </w:pPr>
            <w:r>
              <w:rPr>
                <w:sz w:val="24"/>
              </w:rPr>
              <w:t>- better</w:t>
            </w:r>
          </w:p>
          <w:p>
            <w:pPr>
              <w:pStyle w:val="Normal"/>
              <w:spacing w:lineRule="auto" w:line="240"/>
              <w:ind w:hanging="0" w:end="0"/>
              <w:jc w:val="start"/>
              <w:rPr>
                <w:sz w:val="24"/>
              </w:rPr>
            </w:pPr>
            <w:r>
              <w:rPr>
                <w:sz w:val="24"/>
              </w:rPr>
              <w:t>- worse</w:t>
            </w:r>
          </w:p>
          <w:p>
            <w:pPr>
              <w:pStyle w:val="Normal"/>
              <w:spacing w:lineRule="auto" w:line="240"/>
              <w:ind w:hanging="0" w:end="0"/>
              <w:jc w:val="start"/>
              <w:rPr>
                <w:sz w:val="24"/>
              </w:rPr>
            </w:pPr>
            <w:r>
              <w:rPr>
                <w:sz w:val="24"/>
              </w:rPr>
              <w:t>- less</w:t>
            </w:r>
          </w:p>
          <w:p>
            <w:pPr>
              <w:pStyle w:val="Normal"/>
              <w:spacing w:lineRule="auto" w:line="240"/>
              <w:ind w:hanging="0" w:end="0"/>
              <w:jc w:val="start"/>
              <w:rPr>
                <w:sz w:val="24"/>
              </w:rPr>
            </w:pPr>
            <w:r>
              <w:rPr>
                <w:sz w:val="24"/>
              </w:rPr>
              <w:t>- more</w:t>
            </w:r>
          </w:p>
          <w:p>
            <w:pPr>
              <w:pStyle w:val="Normal"/>
              <w:spacing w:lineRule="auto" w:line="240"/>
              <w:ind w:hanging="0" w:end="0"/>
              <w:jc w:val="start"/>
              <w:rPr>
                <w:sz w:val="24"/>
              </w:rPr>
            </w:pPr>
            <w:r>
              <w:rPr>
                <w:sz w:val="24"/>
              </w:rPr>
              <w:t xml:space="preserve">  </w:t>
            </w:r>
            <w:r>
              <w:rPr>
                <w:sz w:val="24"/>
              </w:rPr>
              <w:t>further</w:t>
              <w:br/>
              <w:t xml:space="preserve">  farther</w:t>
            </w:r>
          </w:p>
        </w:tc>
        <w:tc>
          <w:tcPr>
            <w:tcW w:w="8320" w:type="dxa"/>
            <w:tcBorders/>
          </w:tcPr>
          <w:p>
            <w:pPr>
              <w:pStyle w:val="Normal"/>
              <w:spacing w:lineRule="auto" w:line="240"/>
              <w:ind w:hanging="0" w:end="0"/>
              <w:jc w:val="start"/>
              <w:rPr>
                <w:sz w:val="24"/>
              </w:rPr>
            </w:pPr>
            <w:r>
              <w:rPr>
                <w:sz w:val="24"/>
              </w:rPr>
              <w:t xml:space="preserve">- best </w:t>
            </w:r>
          </w:p>
          <w:p>
            <w:pPr>
              <w:pStyle w:val="Normal"/>
              <w:spacing w:lineRule="auto" w:line="240"/>
              <w:ind w:hanging="0" w:end="0"/>
              <w:jc w:val="start"/>
              <w:rPr>
                <w:sz w:val="24"/>
              </w:rPr>
            </w:pPr>
            <w:r>
              <w:rPr>
                <w:sz w:val="24"/>
              </w:rPr>
              <w:t xml:space="preserve">- worst </w:t>
            </w:r>
          </w:p>
          <w:p>
            <w:pPr>
              <w:pStyle w:val="Normal"/>
              <w:spacing w:lineRule="auto" w:line="240"/>
              <w:ind w:hanging="0" w:end="0"/>
              <w:jc w:val="start"/>
              <w:rPr>
                <w:sz w:val="24"/>
              </w:rPr>
            </w:pPr>
            <w:r>
              <w:rPr>
                <w:sz w:val="24"/>
              </w:rPr>
              <w:t xml:space="preserve">- least </w:t>
            </w:r>
          </w:p>
          <w:p>
            <w:pPr>
              <w:pStyle w:val="Normal"/>
              <w:spacing w:lineRule="auto" w:line="240"/>
              <w:ind w:hanging="0" w:end="0"/>
              <w:jc w:val="start"/>
              <w:rPr>
                <w:sz w:val="24"/>
              </w:rPr>
            </w:pPr>
            <w:r>
              <w:rPr>
                <w:sz w:val="24"/>
              </w:rPr>
              <w:t xml:space="preserve">- most </w:t>
            </w:r>
          </w:p>
          <w:p>
            <w:pPr>
              <w:pStyle w:val="Normal"/>
              <w:spacing w:lineRule="auto" w:line="240"/>
              <w:ind w:hanging="0" w:end="0"/>
              <w:jc w:val="start"/>
              <w:rPr>
                <w:sz w:val="24"/>
              </w:rPr>
            </w:pPr>
            <w:r>
              <w:rPr>
                <w:sz w:val="24"/>
              </w:rPr>
              <w:t>- furthest</w:t>
            </w:r>
          </w:p>
          <w:p>
            <w:pPr>
              <w:pStyle w:val="Normal"/>
              <w:spacing w:lineRule="auto" w:line="240"/>
              <w:ind w:hanging="0" w:end="0"/>
              <w:jc w:val="start"/>
              <w:rPr>
                <w:sz w:val="24"/>
              </w:rPr>
            </w:pPr>
            <w:r>
              <w:rPr>
                <w:sz w:val="24"/>
              </w:rPr>
              <w:t>- farthest</w:t>
            </w:r>
          </w:p>
        </w:tc>
      </w:tr>
    </w:tbl>
    <w:p>
      <w:pPr>
        <w:pStyle w:val="Normal"/>
        <w:spacing w:lineRule="auto" w:line="240"/>
        <w:ind w:firstLine="284" w:end="0"/>
        <w:rPr>
          <w:sz w:val="24"/>
        </w:rPr>
      </w:pPr>
      <w:r>
        <w:rPr>
          <w:sz w:val="24"/>
        </w:rPr>
      </w:r>
    </w:p>
    <w:p>
      <w:pPr>
        <w:pStyle w:val="Normal"/>
        <w:spacing w:lineRule="auto" w:line="240"/>
        <w:ind w:firstLine="284" w:start="284" w:end="0"/>
        <w:rPr/>
      </w:pPr>
      <w:r>
        <w:rPr>
          <w:sz w:val="24"/>
        </w:rPr>
        <w:t>Which do you like</w:t>
      </w:r>
      <w:r>
        <w:rPr>
          <w:b/>
          <w:sz w:val="24"/>
        </w:rPr>
        <w:t xml:space="preserve"> </w:t>
      </w:r>
      <w:r>
        <w:rPr>
          <w:b/>
          <w:i/>
          <w:sz w:val="24"/>
        </w:rPr>
        <w:t>best</w:t>
      </w:r>
      <w:r>
        <w:rPr>
          <w:i/>
          <w:sz w:val="24"/>
        </w:rPr>
        <w:t>?</w:t>
      </w:r>
    </w:p>
    <w:p>
      <w:pPr>
        <w:pStyle w:val="Normal"/>
        <w:spacing w:lineRule="auto" w:line="240"/>
        <w:ind w:firstLine="284" w:start="284" w:end="0"/>
        <w:rPr/>
      </w:pPr>
      <w:r>
        <w:rPr>
          <w:sz w:val="24"/>
        </w:rPr>
        <w:t>This is</w:t>
      </w:r>
      <w:r>
        <w:rPr>
          <w:b/>
          <w:sz w:val="24"/>
        </w:rPr>
        <w:t xml:space="preserve"> </w:t>
      </w:r>
      <w:r>
        <w:rPr>
          <w:b/>
          <w:i/>
          <w:sz w:val="24"/>
        </w:rPr>
        <w:t>least</w:t>
      </w:r>
      <w:r>
        <w:rPr>
          <w:sz w:val="24"/>
        </w:rPr>
        <w:t xml:space="preserve"> painful for you.</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Either </w:t>
      </w:r>
      <w:r>
        <w:rPr>
          <w:i/>
          <w:sz w:val="24"/>
        </w:rPr>
        <w:t>farther</w:t>
      </w:r>
      <w:r>
        <w:rPr>
          <w:sz w:val="24"/>
        </w:rPr>
        <w:t xml:space="preserve"> (farthest) or </w:t>
      </w:r>
      <w:r>
        <w:rPr>
          <w:i/>
          <w:sz w:val="24"/>
        </w:rPr>
        <w:t>further</w:t>
      </w:r>
      <w:r>
        <w:rPr>
          <w:sz w:val="24"/>
        </w:rPr>
        <w:t xml:space="preserve"> (furthest) are used when speaking of places, directions, or distance: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is too tired to walk any </w:t>
      </w:r>
      <w:r>
        <w:rPr>
          <w:i/>
          <w:sz w:val="24"/>
        </w:rPr>
        <w:t>farther (further).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But only </w:t>
      </w:r>
      <w:r>
        <w:rPr>
          <w:i/>
          <w:sz w:val="24"/>
        </w:rPr>
        <w:t>further</w:t>
      </w:r>
      <w:r>
        <w:rPr>
          <w:sz w:val="24"/>
        </w:rPr>
        <w:t xml:space="preserve"> (furthest) is used with the meaning </w:t>
      </w:r>
      <w:r>
        <w:rPr>
          <w:i/>
          <w:sz w:val="24"/>
        </w:rPr>
        <w:t>more, later: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Don’t try my patience any </w:t>
      </w:r>
      <w:r>
        <w:rPr>
          <w:i/>
          <w:sz w:val="24"/>
        </w:rPr>
        <w:t>further.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Most of the adverbs, however, stand outside the degrees of comparison: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pronominal adverbs denoting place and time </w:t>
      </w:r>
    </w:p>
    <w:p>
      <w:pPr>
        <w:pStyle w:val="Normal"/>
        <w:spacing w:lineRule="auto" w:line="240"/>
        <w:ind w:firstLine="284" w:start="284" w:end="0"/>
        <w:rPr>
          <w:i/>
          <w:i/>
          <w:sz w:val="24"/>
        </w:rPr>
      </w:pPr>
      <w:r>
        <w:rPr>
          <w:i/>
          <w:sz w:val="24"/>
        </w:rPr>
        <w:t>(here, somewhere, there, sometimes, when),</w:t>
      </w:r>
    </w:p>
    <w:p>
      <w:pPr>
        <w:pStyle w:val="Normal"/>
        <w:spacing w:lineRule="auto" w:line="240"/>
        <w:ind w:firstLine="284" w:start="284" w:end="0"/>
        <w:rPr>
          <w:i/>
          <w:i/>
          <w:sz w:val="24"/>
        </w:rPr>
      </w:pPr>
      <w:r>
        <w:rPr>
          <w:i/>
          <w:sz w:val="24"/>
        </w:rPr>
      </w:r>
    </w:p>
    <w:p>
      <w:pPr>
        <w:pStyle w:val="Normal"/>
        <w:spacing w:lineRule="auto" w:line="240"/>
        <w:ind w:firstLine="284" w:start="284" w:end="0"/>
        <w:rPr>
          <w:sz w:val="24"/>
        </w:rPr>
      </w:pPr>
      <w:r>
        <w:rPr>
          <w:sz w:val="24"/>
        </w:rPr>
        <w:t xml:space="preserve">denoting manner </w:t>
      </w:r>
    </w:p>
    <w:p>
      <w:pPr>
        <w:pStyle w:val="Normal"/>
        <w:spacing w:lineRule="auto" w:line="240"/>
        <w:ind w:firstLine="284" w:start="284" w:end="0"/>
        <w:rPr/>
      </w:pPr>
      <w:r>
        <w:rPr>
          <w:i/>
          <w:sz w:val="24"/>
        </w:rPr>
        <w:t>(somehow, thus),</w:t>
      </w:r>
      <w:r>
        <w:rPr>
          <w:sz w:val="24"/>
        </w:rPr>
        <w:t xml:space="preserve"> and</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xml:space="preserve">adverbs of manner denoting gradation </w:t>
      </w:r>
    </w:p>
    <w:p>
      <w:pPr>
        <w:pStyle w:val="Normal"/>
        <w:spacing w:lineRule="auto" w:line="240"/>
        <w:ind w:firstLine="284" w:start="284" w:end="0"/>
        <w:rPr/>
      </w:pPr>
      <w:r>
        <w:rPr>
          <w:i/>
          <w:sz w:val="24"/>
        </w:rPr>
        <w:t>(minimally, optimally, proximally -</w:t>
      </w:r>
      <w:r>
        <w:rPr>
          <w:sz w:val="24"/>
          <w:lang w:val="ru-RU"/>
        </w:rPr>
        <w:t xml:space="preserve"> ближе к центру).</w:t>
      </w:r>
    </w:p>
    <w:p>
      <w:pPr>
        <w:pStyle w:val="Normal"/>
        <w:spacing w:lineRule="auto" w:line="240"/>
        <w:ind w:firstLine="284" w:end="0"/>
        <w:rPr>
          <w:b/>
          <w:sz w:val="24"/>
          <w:lang w:val="ru-RU"/>
        </w:rPr>
      </w:pPr>
      <w:r>
        <w:rPr>
          <w:b/>
          <w:sz w:val="24"/>
          <w:lang w:val="ru-RU"/>
        </w:rPr>
      </w:r>
    </w:p>
    <w:p>
      <w:pPr>
        <w:pStyle w:val="Heading3"/>
        <w:rPr/>
      </w:pPr>
      <w:bookmarkStart w:id="71" w:name="__RefHeading___Toc5113009"/>
      <w:bookmarkEnd w:id="71"/>
      <w:r>
        <w:rPr/>
        <w:t>Semantic characteristics</w:t>
      </w:r>
    </w:p>
    <w:p>
      <w:pPr>
        <w:pStyle w:val="Normal"/>
        <w:spacing w:lineRule="auto" w:line="240"/>
        <w:ind w:firstLine="284" w:end="0"/>
        <w:rPr>
          <w:sz w:val="24"/>
        </w:rPr>
      </w:pPr>
      <w:r>
        <w:rPr>
          <w:sz w:val="24"/>
        </w:rPr>
      </w:r>
    </w:p>
    <w:p>
      <w:pPr>
        <w:pStyle w:val="Normal"/>
        <w:spacing w:lineRule="auto" w:line="240"/>
        <w:ind w:firstLine="284" w:end="0"/>
        <w:rPr/>
      </w:pPr>
      <w:r>
        <w:rPr>
          <w:b/>
          <w:sz w:val="24"/>
        </w:rPr>
        <w:t>§ 241</w:t>
      </w:r>
      <w:r>
        <w:rPr>
          <w:sz w:val="24"/>
        </w:rPr>
        <w:t>. According to their meaning adverbs fall into many groups. Here are the main ones: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Adverbs of place:</w:t>
      </w:r>
      <w:r>
        <w:rPr>
          <w:sz w:val="24"/>
        </w:rPr>
        <w:t xml:space="preserve"> </w:t>
      </w:r>
      <w:r>
        <w:rPr>
          <w:i/>
          <w:sz w:val="24"/>
        </w:rPr>
        <w:t>outside, there, in front,</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Adverbs of time</w:t>
      </w:r>
      <w:r>
        <w:rPr>
          <w:sz w:val="24"/>
        </w:rPr>
        <w:t xml:space="preserve"> include those denoting duration </w:t>
      </w:r>
      <w:r>
        <w:rPr>
          <w:i/>
          <w:sz w:val="24"/>
        </w:rPr>
        <w:t xml:space="preserve">(long, continually), </w:t>
      </w:r>
      <w:r>
        <w:rPr>
          <w:sz w:val="24"/>
        </w:rPr>
        <w:t xml:space="preserve">interval </w:t>
      </w:r>
      <w:r>
        <w:rPr>
          <w:i/>
          <w:sz w:val="24"/>
        </w:rPr>
        <w:t>(all day),</w:t>
      </w:r>
      <w:r>
        <w:rPr>
          <w:sz w:val="24"/>
        </w:rPr>
        <w:t xml:space="preserve"> timing </w:t>
      </w:r>
      <w:r>
        <w:rPr>
          <w:i/>
          <w:sz w:val="24"/>
        </w:rPr>
        <w:t>(yesterday, today, recently, lately, immediately, once, at once, now),</w:t>
      </w:r>
      <w:r>
        <w:rPr>
          <w:sz w:val="24"/>
        </w:rPr>
        <w:t xml:space="preserve"> frequency </w:t>
      </w:r>
      <w:r>
        <w:rPr>
          <w:i/>
          <w:sz w:val="24"/>
        </w:rPr>
        <w:t>(often, now and then, occasionally).</w:t>
      </w:r>
      <w:r>
        <w:rPr>
          <w:sz w:val="24"/>
        </w:rPr>
        <w:t xml:space="preserve"> Several of them denote an indefinite time - </w:t>
      </w:r>
      <w:r>
        <w:rPr>
          <w:i/>
          <w:sz w:val="24"/>
        </w:rPr>
        <w:t>soon, yet, always, already, never, ever.</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Adverbs of manner:</w:t>
      </w:r>
      <w:r>
        <w:rPr>
          <w:sz w:val="24"/>
        </w:rPr>
        <w:t xml:space="preserve"> </w:t>
      </w:r>
      <w:r>
        <w:rPr>
          <w:i/>
          <w:sz w:val="24"/>
        </w:rPr>
        <w:t>well, carefully, intentionally, silently, clearly,</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Adverbs of degree:</w:t>
      </w:r>
      <w:r>
        <w:rPr>
          <w:sz w:val="24"/>
        </w:rPr>
        <w:t xml:space="preserve"> </w:t>
      </w:r>
      <w:r>
        <w:rPr>
          <w:i/>
          <w:sz w:val="24"/>
        </w:rPr>
        <w:t>thoroughly, very, much, completely, quite, rather, a lot, a little, a great deal, badly, greatly, hardly, barely, scarcely, narrowly, just, almost, mostly, enormously, largely, tremendously, keenly, somewhat, too, so, most, all but.</w:t>
      </w:r>
    </w:p>
    <w:p>
      <w:pPr>
        <w:pStyle w:val="Normal"/>
        <w:spacing w:lineRule="auto" w:line="240"/>
        <w:ind w:firstLine="284" w:end="0"/>
        <w:rPr/>
      </w:pPr>
      <w:r>
        <w:rPr>
          <w:sz w:val="24"/>
        </w:rPr>
        <w:t xml:space="preserve">Among these some are synonymous </w:t>
      </w:r>
      <w:r>
        <w:rPr>
          <w:i/>
          <w:sz w:val="24"/>
        </w:rPr>
        <w:t>(much, very),</w:t>
      </w:r>
      <w:r>
        <w:rPr>
          <w:sz w:val="24"/>
        </w:rPr>
        <w:t xml:space="preserve"> but their combinability is different. Thus </w:t>
      </w:r>
      <w:r>
        <w:rPr>
          <w:i/>
          <w:sz w:val="24"/>
        </w:rPr>
        <w:t>much</w:t>
      </w:r>
      <w:r>
        <w:rPr>
          <w:sz w:val="24"/>
        </w:rPr>
        <w:t xml:space="preserve"> is used to modify verbs, nouns, statives and adjectives, and </w:t>
      </w:r>
      <w:r>
        <w:rPr>
          <w:i/>
          <w:sz w:val="24"/>
        </w:rPr>
        <w:t>very</w:t>
      </w:r>
      <w:r>
        <w:rPr>
          <w:sz w:val="24"/>
        </w:rPr>
        <w:t xml:space="preserve"> is used with adjectives and adverbs in the positive and superlative degrees, whereas with comparatives only </w:t>
      </w:r>
      <w:r>
        <w:rPr>
          <w:i/>
          <w:sz w:val="24"/>
        </w:rPr>
        <w:t>much</w:t>
      </w:r>
      <w:r>
        <w:rPr>
          <w:sz w:val="24"/>
        </w:rPr>
        <w:t xml:space="preserve"> is used:</w:t>
      </w:r>
    </w:p>
    <w:p>
      <w:pPr>
        <w:pStyle w:val="Normal"/>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5099"/>
        <w:gridCol w:w="5491"/>
      </w:tblGrid>
      <w:tr>
        <w:trPr/>
        <w:tc>
          <w:tcPr>
            <w:tcW w:w="5099" w:type="dxa"/>
            <w:tcBorders/>
          </w:tcPr>
          <w:p>
            <w:pPr>
              <w:pStyle w:val="Normal"/>
              <w:spacing w:lineRule="auto" w:line="240"/>
              <w:ind w:hanging="0" w:end="0"/>
              <w:jc w:val="start"/>
              <w:rPr>
                <w:sz w:val="24"/>
              </w:rPr>
            </w:pPr>
            <w:r>
              <w:rPr>
                <w:sz w:val="24"/>
              </w:rPr>
              <w:t xml:space="preserve">to travel much </w:t>
            </w:r>
          </w:p>
          <w:p>
            <w:pPr>
              <w:pStyle w:val="Normal"/>
              <w:spacing w:lineRule="auto" w:line="240"/>
              <w:ind w:hanging="0" w:end="0"/>
              <w:jc w:val="start"/>
              <w:rPr>
                <w:sz w:val="24"/>
              </w:rPr>
            </w:pPr>
            <w:r>
              <w:rPr>
                <w:sz w:val="24"/>
              </w:rPr>
              <w:t xml:space="preserve">to be much improved </w:t>
            </w:r>
          </w:p>
          <w:p>
            <w:pPr>
              <w:pStyle w:val="Normal"/>
              <w:spacing w:lineRule="auto" w:line="240"/>
              <w:ind w:hanging="0" w:end="0"/>
              <w:jc w:val="start"/>
              <w:rPr>
                <w:sz w:val="24"/>
              </w:rPr>
            </w:pPr>
            <w:r>
              <w:rPr>
                <w:sz w:val="24"/>
              </w:rPr>
              <w:t xml:space="preserve">much better </w:t>
            </w:r>
          </w:p>
          <w:p>
            <w:pPr>
              <w:pStyle w:val="Normal"/>
              <w:spacing w:lineRule="auto" w:line="240"/>
              <w:ind w:hanging="0" w:end="0"/>
              <w:jc w:val="start"/>
              <w:rPr>
                <w:sz w:val="24"/>
              </w:rPr>
            </w:pPr>
            <w:r>
              <w:rPr>
                <w:sz w:val="24"/>
              </w:rPr>
              <w:t xml:space="preserve">much slower </w:t>
            </w:r>
          </w:p>
          <w:p>
            <w:pPr>
              <w:pStyle w:val="Normal"/>
              <w:spacing w:lineRule="auto" w:line="240"/>
              <w:ind w:hanging="0" w:end="0"/>
              <w:jc w:val="start"/>
              <w:rPr>
                <w:sz w:val="24"/>
              </w:rPr>
            </w:pPr>
            <w:r>
              <w:rPr>
                <w:sz w:val="24"/>
              </w:rPr>
              <w:t xml:space="preserve">very much in love </w:t>
            </w:r>
          </w:p>
          <w:p>
            <w:pPr>
              <w:pStyle w:val="Normal"/>
              <w:spacing w:lineRule="auto" w:line="240"/>
              <w:ind w:hanging="0" w:end="0"/>
              <w:jc w:val="start"/>
              <w:rPr>
                <w:sz w:val="24"/>
              </w:rPr>
            </w:pPr>
            <w:r>
              <w:rPr>
                <w:sz w:val="24"/>
              </w:rPr>
              <w:t xml:space="preserve">very much alive </w:t>
            </w:r>
          </w:p>
          <w:p>
            <w:pPr>
              <w:pStyle w:val="Normal"/>
              <w:spacing w:lineRule="auto" w:line="240"/>
              <w:ind w:hanging="0" w:end="0"/>
              <w:jc w:val="start"/>
              <w:rPr>
                <w:sz w:val="24"/>
              </w:rPr>
            </w:pPr>
            <w:r>
              <w:rPr>
                <w:sz w:val="24"/>
              </w:rPr>
              <w:t xml:space="preserve">very much alike </w:t>
            </w:r>
          </w:p>
          <w:p>
            <w:pPr>
              <w:pStyle w:val="Normal"/>
              <w:spacing w:lineRule="auto" w:line="240"/>
              <w:ind w:hanging="0" w:end="0"/>
              <w:jc w:val="start"/>
              <w:rPr>
                <w:sz w:val="24"/>
              </w:rPr>
            </w:pPr>
            <w:r>
              <w:rPr>
                <w:sz w:val="24"/>
              </w:rPr>
              <w:t>very much afraid</w:t>
            </w:r>
          </w:p>
        </w:tc>
        <w:tc>
          <w:tcPr>
            <w:tcW w:w="5491" w:type="dxa"/>
            <w:tcBorders/>
          </w:tcPr>
          <w:p>
            <w:pPr>
              <w:pStyle w:val="Normal"/>
              <w:spacing w:lineRule="auto" w:line="240"/>
              <w:ind w:hanging="0" w:end="0"/>
              <w:jc w:val="start"/>
              <w:rPr>
                <w:sz w:val="24"/>
              </w:rPr>
            </w:pPr>
            <w:r>
              <w:rPr>
                <w:sz w:val="24"/>
              </w:rPr>
              <w:t>very nice</w:t>
            </w:r>
          </w:p>
          <w:p>
            <w:pPr>
              <w:pStyle w:val="Normal"/>
              <w:spacing w:lineRule="auto" w:line="240"/>
              <w:ind w:hanging="0" w:end="0"/>
              <w:jc w:val="start"/>
              <w:rPr>
                <w:sz w:val="24"/>
              </w:rPr>
            </w:pPr>
            <w:r>
              <w:rPr>
                <w:sz w:val="24"/>
              </w:rPr>
              <w:t xml:space="preserve">very glad </w:t>
            </w:r>
          </w:p>
          <w:p>
            <w:pPr>
              <w:pStyle w:val="Normal"/>
              <w:spacing w:lineRule="auto" w:line="240"/>
              <w:ind w:hanging="0" w:end="0"/>
              <w:jc w:val="start"/>
              <w:rPr>
                <w:sz w:val="24"/>
              </w:rPr>
            </w:pPr>
            <w:r>
              <w:rPr>
                <w:sz w:val="24"/>
              </w:rPr>
              <w:t xml:space="preserve">very slow </w:t>
            </w:r>
          </w:p>
          <w:p>
            <w:pPr>
              <w:pStyle w:val="Normal"/>
              <w:spacing w:lineRule="auto" w:line="240"/>
              <w:ind w:hanging="0" w:end="0"/>
              <w:jc w:val="start"/>
              <w:rPr>
                <w:sz w:val="24"/>
              </w:rPr>
            </w:pPr>
            <w:r>
              <w:rPr>
                <w:sz w:val="24"/>
              </w:rPr>
              <w:t>very quickly</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With participles, however, both </w:t>
      </w:r>
      <w:r>
        <w:rPr>
          <w:i/>
          <w:sz w:val="24"/>
        </w:rPr>
        <w:t>much</w:t>
      </w:r>
      <w:r>
        <w:rPr>
          <w:sz w:val="24"/>
        </w:rPr>
        <w:t xml:space="preserve"> and </w:t>
      </w:r>
      <w:r>
        <w:rPr>
          <w:i/>
          <w:sz w:val="24"/>
        </w:rPr>
        <w:t>very</w:t>
      </w:r>
      <w:r>
        <w:rPr>
          <w:sz w:val="24"/>
        </w:rPr>
        <w:t xml:space="preserve"> may be used, often they go together: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much</w:t>
      </w:r>
      <w:r>
        <w:rPr>
          <w:sz w:val="24"/>
        </w:rPr>
        <w:t xml:space="preserve"> admired, </w:t>
      </w:r>
      <w:r>
        <w:rPr>
          <w:i/>
          <w:sz w:val="24"/>
        </w:rPr>
        <w:t>very</w:t>
      </w:r>
      <w:r>
        <w:rPr>
          <w:sz w:val="24"/>
        </w:rPr>
        <w:t xml:space="preserve"> surprised, </w:t>
      </w:r>
      <w:r>
        <w:rPr>
          <w:i/>
          <w:sz w:val="24"/>
        </w:rPr>
        <w:t>very much</w:t>
      </w:r>
      <w:r>
        <w:rPr>
          <w:sz w:val="24"/>
        </w:rPr>
        <w:t xml:space="preserve"> amused.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Among adverbs of degree there are many the meaning of which has become weakened and which are used as intensifiers, adding emotional colouring to the content of what is said. This group of adverbs is very difficult to define because adverbs of other semantic groups can occasionally function as intensifiers:</w:t>
      </w:r>
    </w:p>
    <w:p>
      <w:pPr>
        <w:pStyle w:val="Normal"/>
        <w:spacing w:lineRule="auto" w:line="240"/>
        <w:ind w:firstLine="284" w:end="0"/>
        <w:rPr>
          <w:b/>
          <w:i/>
          <w:i/>
          <w:sz w:val="24"/>
        </w:rPr>
      </w:pPr>
      <w:r>
        <w:rPr>
          <w:b/>
          <w:i/>
          <w:sz w:val="24"/>
        </w:rPr>
      </w:r>
    </w:p>
    <w:tbl>
      <w:tblPr>
        <w:tblW w:w="10730" w:type="dxa"/>
        <w:jc w:val="start"/>
        <w:tblInd w:w="250" w:type="dxa"/>
        <w:tblLayout w:type="fixed"/>
        <w:tblCellMar>
          <w:top w:w="0" w:type="dxa"/>
          <w:start w:w="108" w:type="dxa"/>
          <w:bottom w:w="0" w:type="dxa"/>
          <w:end w:w="108" w:type="dxa"/>
        </w:tblCellMar>
      </w:tblPr>
      <w:tblGrid>
        <w:gridCol w:w="3410"/>
        <w:gridCol w:w="3660"/>
        <w:gridCol w:w="3660"/>
      </w:tblGrid>
      <w:tr>
        <w:trPr/>
        <w:tc>
          <w:tcPr>
            <w:tcW w:w="3410" w:type="dxa"/>
            <w:tcBorders/>
          </w:tcPr>
          <w:p>
            <w:pPr>
              <w:pStyle w:val="Normal"/>
              <w:spacing w:lineRule="auto" w:line="240"/>
              <w:ind w:hanging="0" w:end="0"/>
              <w:jc w:val="start"/>
              <w:rPr/>
            </w:pPr>
            <w:r>
              <w:rPr>
                <w:b/>
                <w:i/>
                <w:sz w:val="24"/>
              </w:rPr>
              <w:t>awfully</w:t>
            </w:r>
            <w:r>
              <w:rPr>
                <w:i/>
                <w:sz w:val="24"/>
              </w:rPr>
              <w:t xml:space="preserve"> painful,</w:t>
            </w:r>
            <w:r>
              <w:rPr>
                <w:b/>
                <w:i/>
                <w:sz w:val="24"/>
              </w:rPr>
              <w:t xml:space="preserve"> </w:t>
            </w:r>
          </w:p>
          <w:p>
            <w:pPr>
              <w:pStyle w:val="Normal"/>
              <w:spacing w:lineRule="auto" w:line="240"/>
              <w:ind w:hanging="0" w:end="0"/>
              <w:jc w:val="start"/>
              <w:rPr/>
            </w:pPr>
            <w:r>
              <w:rPr>
                <w:b/>
                <w:i/>
                <w:sz w:val="24"/>
              </w:rPr>
              <w:t>very</w:t>
            </w:r>
            <w:r>
              <w:rPr>
                <w:i/>
                <w:sz w:val="24"/>
              </w:rPr>
              <w:t xml:space="preserve"> quiet,</w:t>
            </w:r>
            <w:r>
              <w:rPr>
                <w:b/>
                <w:i/>
                <w:sz w:val="24"/>
              </w:rPr>
              <w:t xml:space="preserve"> </w:t>
            </w:r>
          </w:p>
          <w:p>
            <w:pPr>
              <w:pStyle w:val="Normal"/>
              <w:spacing w:lineRule="auto" w:line="240"/>
              <w:ind w:hanging="0" w:end="0"/>
              <w:jc w:val="start"/>
              <w:rPr/>
            </w:pPr>
            <w:r>
              <w:rPr>
                <w:b/>
                <w:i/>
                <w:sz w:val="24"/>
              </w:rPr>
              <w:t>rather</w:t>
            </w:r>
            <w:r>
              <w:rPr>
                <w:i/>
                <w:sz w:val="24"/>
              </w:rPr>
              <w:t xml:space="preserve"> calm,</w:t>
            </w:r>
            <w:r>
              <w:rPr>
                <w:b/>
                <w:i/>
                <w:sz w:val="24"/>
              </w:rPr>
              <w:t xml:space="preserve"> </w:t>
            </w:r>
          </w:p>
          <w:p>
            <w:pPr>
              <w:pStyle w:val="Normal"/>
              <w:spacing w:lineRule="auto" w:line="240"/>
              <w:ind w:hanging="0" w:end="0"/>
              <w:jc w:val="start"/>
              <w:rPr>
                <w:sz w:val="24"/>
              </w:rPr>
            </w:pPr>
            <w:r>
              <w:rPr>
                <w:b/>
                <w:i/>
                <w:sz w:val="24"/>
              </w:rPr>
              <w:t>most</w:t>
            </w:r>
            <w:r>
              <w:rPr>
                <w:i/>
                <w:sz w:val="24"/>
              </w:rPr>
              <w:t xml:space="preserve"> expensive,</w:t>
            </w:r>
          </w:p>
        </w:tc>
        <w:tc>
          <w:tcPr>
            <w:tcW w:w="3660" w:type="dxa"/>
            <w:tcBorders/>
          </w:tcPr>
          <w:p>
            <w:pPr>
              <w:pStyle w:val="Normal"/>
              <w:spacing w:lineRule="auto" w:line="240"/>
              <w:ind w:hanging="0" w:end="0"/>
              <w:jc w:val="start"/>
              <w:rPr/>
            </w:pPr>
            <w:r>
              <w:rPr>
                <w:b/>
                <w:i/>
                <w:sz w:val="24"/>
              </w:rPr>
              <w:t>terribly</w:t>
            </w:r>
            <w:r>
              <w:rPr>
                <w:i/>
                <w:sz w:val="24"/>
              </w:rPr>
              <w:t xml:space="preserve"> unjust,</w:t>
            </w:r>
          </w:p>
          <w:p>
            <w:pPr>
              <w:pStyle w:val="Normal"/>
              <w:spacing w:lineRule="auto" w:line="240"/>
              <w:ind w:hanging="0" w:end="0"/>
              <w:jc w:val="start"/>
              <w:rPr/>
            </w:pPr>
            <w:r>
              <w:rPr>
                <w:b/>
                <w:i/>
                <w:sz w:val="24"/>
              </w:rPr>
              <w:t>faintly</w:t>
            </w:r>
            <w:r>
              <w:rPr>
                <w:i/>
                <w:sz w:val="24"/>
              </w:rPr>
              <w:t xml:space="preserve"> uneasy,</w:t>
            </w:r>
            <w:r>
              <w:rPr>
                <w:b/>
                <w:i/>
                <w:sz w:val="24"/>
              </w:rPr>
              <w:t xml:space="preserve"> </w:t>
            </w:r>
          </w:p>
          <w:p>
            <w:pPr>
              <w:pStyle w:val="Normal"/>
              <w:spacing w:lineRule="auto" w:line="240"/>
              <w:ind w:hanging="0" w:end="0"/>
              <w:jc w:val="start"/>
              <w:rPr/>
            </w:pPr>
            <w:r>
              <w:rPr>
                <w:b/>
                <w:i/>
                <w:sz w:val="24"/>
              </w:rPr>
              <w:t>really</w:t>
            </w:r>
            <w:r>
              <w:rPr>
                <w:i/>
                <w:sz w:val="24"/>
              </w:rPr>
              <w:t xml:space="preserve"> pretty,</w:t>
            </w:r>
            <w:r>
              <w:rPr>
                <w:b/>
                <w:i/>
                <w:sz w:val="24"/>
              </w:rPr>
              <w:t xml:space="preserve"> </w:t>
            </w:r>
          </w:p>
          <w:p>
            <w:pPr>
              <w:pStyle w:val="Normal"/>
              <w:spacing w:lineRule="auto" w:line="240"/>
              <w:ind w:hanging="0" w:end="0"/>
              <w:jc w:val="start"/>
              <w:rPr>
                <w:sz w:val="24"/>
              </w:rPr>
            </w:pPr>
            <w:r>
              <w:rPr>
                <w:b/>
                <w:i/>
                <w:sz w:val="24"/>
              </w:rPr>
              <w:t>positively</w:t>
            </w:r>
            <w:r>
              <w:rPr>
                <w:i/>
                <w:sz w:val="24"/>
              </w:rPr>
              <w:t xml:space="preserve"> wonderful,</w:t>
            </w:r>
          </w:p>
        </w:tc>
        <w:tc>
          <w:tcPr>
            <w:tcW w:w="3660" w:type="dxa"/>
            <w:tcBorders/>
          </w:tcPr>
          <w:p>
            <w:pPr>
              <w:pStyle w:val="Normal"/>
              <w:spacing w:lineRule="auto" w:line="240"/>
              <w:ind w:hanging="0" w:end="0"/>
              <w:jc w:val="start"/>
              <w:rPr/>
            </w:pPr>
            <w:r>
              <w:rPr>
                <w:b/>
                <w:i/>
                <w:sz w:val="24"/>
              </w:rPr>
              <w:t>extremely</w:t>
            </w:r>
            <w:r>
              <w:rPr>
                <w:i/>
                <w:sz w:val="24"/>
              </w:rPr>
              <w:t xml:space="preserve"> beautiful, </w:t>
            </w:r>
          </w:p>
          <w:p>
            <w:pPr>
              <w:pStyle w:val="Normal"/>
              <w:spacing w:lineRule="auto" w:line="240"/>
              <w:ind w:hanging="0" w:end="0"/>
              <w:jc w:val="start"/>
              <w:rPr/>
            </w:pPr>
            <w:r>
              <w:rPr>
                <w:b/>
                <w:i/>
                <w:sz w:val="24"/>
              </w:rPr>
              <w:t>too</w:t>
            </w:r>
            <w:r>
              <w:rPr>
                <w:i/>
                <w:sz w:val="24"/>
              </w:rPr>
              <w:t xml:space="preserve"> frightful, </w:t>
            </w:r>
          </w:p>
          <w:p>
            <w:pPr>
              <w:pStyle w:val="Normal"/>
              <w:spacing w:lineRule="auto" w:line="240"/>
              <w:ind w:hanging="0" w:end="0"/>
              <w:jc w:val="start"/>
              <w:rPr/>
            </w:pPr>
            <w:r>
              <w:rPr>
                <w:b/>
                <w:i/>
                <w:sz w:val="24"/>
              </w:rPr>
              <w:t>so</w:t>
            </w:r>
            <w:r>
              <w:rPr>
                <w:i/>
                <w:sz w:val="24"/>
              </w:rPr>
              <w:t xml:space="preserve"> nice, </w:t>
            </w:r>
          </w:p>
          <w:p>
            <w:pPr>
              <w:pStyle w:val="Normal"/>
              <w:spacing w:lineRule="auto" w:line="240"/>
              <w:ind w:hanging="0" w:end="0"/>
              <w:jc w:val="start"/>
              <w:rPr>
                <w:sz w:val="24"/>
              </w:rPr>
            </w:pPr>
            <w:r>
              <w:rPr>
                <w:sz w:val="24"/>
              </w:rPr>
              <w:t>etc.</w:t>
            </w:r>
          </w:p>
        </w:tc>
      </w:tr>
    </w:tbl>
    <w:p>
      <w:pPr>
        <w:pStyle w:val="Normal"/>
        <w:spacing w:lineRule="auto" w:line="240"/>
        <w:ind w:firstLine="284" w:end="0"/>
        <w:rPr>
          <w:sz w:val="24"/>
        </w:rPr>
      </w:pPr>
      <w:r>
        <w:rPr>
          <w:sz w:val="24"/>
        </w:rPr>
      </w:r>
    </w:p>
    <w:p>
      <w:pPr>
        <w:pStyle w:val="Heading3"/>
        <w:rPr/>
      </w:pPr>
      <w:bookmarkStart w:id="72" w:name="__RefHeading___Toc5113010"/>
      <w:bookmarkEnd w:id="72"/>
      <w:r>
        <w:rPr/>
        <w:t>Syntactic functions and patterns of combinability</w:t>
      </w:r>
    </w:p>
    <w:p>
      <w:pPr>
        <w:pStyle w:val="Normal"/>
        <w:spacing w:lineRule="auto" w:line="240"/>
        <w:ind w:firstLine="284" w:end="0"/>
        <w:rPr>
          <w:sz w:val="24"/>
        </w:rPr>
      </w:pPr>
      <w:r>
        <w:rPr>
          <w:sz w:val="24"/>
        </w:rPr>
      </w:r>
    </w:p>
    <w:p>
      <w:pPr>
        <w:pStyle w:val="Normal"/>
        <w:spacing w:lineRule="auto" w:line="240"/>
        <w:ind w:firstLine="284" w:end="0"/>
        <w:rPr/>
      </w:pPr>
      <w:r>
        <w:rPr>
          <w:b/>
          <w:sz w:val="24"/>
        </w:rPr>
        <w:t>§ 242.</w:t>
      </w:r>
      <w:r>
        <w:rPr>
          <w:sz w:val="24"/>
        </w:rPr>
        <w:t xml:space="preserve"> Adverbs may perform different functions, modifying different types of words, phrases, sentences. Some adverbs are restricted in their combinability whereas others may modify different words, for instance </w:t>
      </w:r>
      <w:r>
        <w:rPr>
          <w:i/>
          <w:sz w:val="24"/>
        </w:rPr>
        <w:t xml:space="preserve">enough, </w:t>
      </w:r>
      <w:r>
        <w:rPr>
          <w:sz w:val="24"/>
        </w:rPr>
        <w:t xml:space="preserve">which may be used in </w:t>
      </w:r>
      <w:r>
        <w:rPr>
          <w:i/>
          <w:sz w:val="24"/>
        </w:rPr>
        <w:t xml:space="preserve">to work enough, not quickly enough, quick enough. </w:t>
      </w:r>
      <w:r>
        <w:rPr>
          <w:sz w:val="24"/>
        </w:rPr>
        <w:t>The most typical function of the adverb is that of adverbial modifier.</w:t>
      </w:r>
    </w:p>
    <w:p>
      <w:pPr>
        <w:pStyle w:val="Normal"/>
        <w:spacing w:lineRule="auto" w:line="240"/>
        <w:ind w:firstLine="284" w:end="0"/>
        <w:rPr>
          <w:sz w:val="24"/>
        </w:rPr>
      </w:pPr>
      <w:r>
        <w:rPr>
          <w:sz w:val="24"/>
        </w:rPr>
      </w:r>
    </w:p>
    <w:p>
      <w:pPr>
        <w:pStyle w:val="2"/>
        <w:suppressAutoHyphens w:val="false"/>
        <w:rPr/>
      </w:pPr>
      <w:r>
        <w:rPr/>
        <w:t>The combinability and functions of the adverbs are as follows:</w:t>
      </w:r>
    </w:p>
    <w:p>
      <w:pPr>
        <w:pStyle w:val="Normal"/>
        <w:spacing w:lineRule="auto" w:line="240"/>
        <w:ind w:firstLine="284" w:end="0"/>
        <w:rPr>
          <w:sz w:val="24"/>
        </w:rPr>
      </w:pPr>
      <w:r>
        <w:rPr>
          <w:sz w:val="24"/>
        </w:rPr>
      </w:r>
    </w:p>
    <w:p>
      <w:pPr>
        <w:pStyle w:val="Normal"/>
        <w:spacing w:lineRule="auto" w:line="240"/>
        <w:ind w:firstLine="284" w:end="0"/>
        <w:rPr/>
      </w:pPr>
      <w:r>
        <w:rPr>
          <w:sz w:val="24"/>
        </w:rPr>
        <w:t>1. Adverbs may function as</w:t>
      </w:r>
      <w:r>
        <w:rPr>
          <w:b/>
          <w:sz w:val="24"/>
        </w:rPr>
        <w:t xml:space="preserve"> adverbial modifiers</w:t>
      </w:r>
      <w:r>
        <w:rPr>
          <w:sz w:val="24"/>
        </w:rPr>
        <w:t xml:space="preserve"> of manner, place, time, degree to a finite or non-finite form of the verb:</w:t>
      </w:r>
    </w:p>
    <w:p>
      <w:pPr>
        <w:pStyle w:val="Normal"/>
        <w:spacing w:lineRule="auto" w:line="240"/>
        <w:ind w:firstLine="284" w:start="284" w:end="0"/>
        <w:rPr/>
      </w:pPr>
      <w:r>
        <w:rPr>
          <w:i/>
          <w:sz w:val="24"/>
        </w:rPr>
        <w:t>He spoke</w:t>
      </w:r>
      <w:r>
        <w:rPr>
          <w:b/>
          <w:i/>
          <w:sz w:val="24"/>
        </w:rPr>
        <w:t xml:space="preserve"> aloud; I quite</w:t>
      </w:r>
      <w:r>
        <w:rPr>
          <w:i/>
          <w:sz w:val="24"/>
        </w:rPr>
        <w:t xml:space="preserve"> forgot about it; he spoke</w:t>
      </w:r>
      <w:r>
        <w:rPr>
          <w:b/>
          <w:i/>
          <w:sz w:val="24"/>
        </w:rPr>
        <w:t xml:space="preserve"> well.</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Some adverbs of time though synonymous, are used in different syntactical patterns. Thus, </w:t>
      </w:r>
      <w:r>
        <w:rPr>
          <w:i/>
          <w:sz w:val="24"/>
        </w:rPr>
        <w:t>already</w:t>
      </w:r>
      <w:r>
        <w:rPr>
          <w:sz w:val="24"/>
        </w:rPr>
        <w:t xml:space="preserve"> is used in affirmative sentences, and </w:t>
      </w:r>
      <w:r>
        <w:rPr>
          <w:i/>
          <w:sz w:val="24"/>
        </w:rPr>
        <w:t>yet -</w:t>
      </w:r>
      <w:r>
        <w:rPr>
          <w:sz w:val="24"/>
        </w:rPr>
        <w:t xml:space="preserve"> in interrogative and negative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They have </w:t>
      </w:r>
      <w:r>
        <w:rPr>
          <w:i/>
          <w:sz w:val="24"/>
        </w:rPr>
        <w:t>already</w:t>
      </w:r>
      <w:r>
        <w:rPr>
          <w:sz w:val="24"/>
        </w:rPr>
        <w:t xml:space="preserve"> finished. </w:t>
      </w:r>
    </w:p>
    <w:p>
      <w:pPr>
        <w:pStyle w:val="Normal"/>
        <w:spacing w:lineRule="auto" w:line="240"/>
        <w:ind w:firstLine="284" w:start="284" w:end="0"/>
        <w:rPr/>
      </w:pPr>
      <w:r>
        <w:rPr>
          <w:sz w:val="24"/>
        </w:rPr>
        <w:t xml:space="preserve">They haven’t finished </w:t>
      </w:r>
      <w:r>
        <w:rPr>
          <w:i/>
          <w:sz w:val="24"/>
        </w:rPr>
        <w:t xml:space="preserve">yet. </w:t>
      </w:r>
    </w:p>
    <w:p>
      <w:pPr>
        <w:pStyle w:val="Normal"/>
        <w:spacing w:lineRule="auto" w:line="240"/>
        <w:ind w:firstLine="284" w:start="284" w:end="0"/>
        <w:rPr/>
      </w:pPr>
      <w:r>
        <w:rPr>
          <w:sz w:val="24"/>
        </w:rPr>
        <w:t xml:space="preserve">Have they finished </w:t>
      </w:r>
      <w:r>
        <w:rPr>
          <w:i/>
          <w:sz w:val="24"/>
        </w:rPr>
        <w:t>yet?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However, </w:t>
      </w:r>
      <w:r>
        <w:rPr>
          <w:i/>
          <w:sz w:val="24"/>
        </w:rPr>
        <w:t>already</w:t>
      </w:r>
      <w:r>
        <w:rPr>
          <w:sz w:val="24"/>
        </w:rPr>
        <w:t xml:space="preserve"> may occur in interrogative and negative sentences when there is an element of surprise or the question is suggestive, that is the speaker expects an affirmative answer.</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Have they finished </w:t>
      </w:r>
      <w:r>
        <w:rPr>
          <w:i/>
          <w:sz w:val="24"/>
        </w:rPr>
        <w:t>already?</w:t>
      </w:r>
      <w:r>
        <w:rPr>
          <w:sz w:val="24"/>
        </w:rPr>
        <w:t xml:space="preserve"> (The speaker is surprised at their having already finished.)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the same way </w:t>
      </w:r>
      <w:r>
        <w:rPr>
          <w:i/>
          <w:sz w:val="24"/>
        </w:rPr>
        <w:t>still,</w:t>
      </w:r>
      <w:r>
        <w:rPr>
          <w:sz w:val="24"/>
        </w:rPr>
        <w:t xml:space="preserve"> meaning “continuously, up to this moment”, is used in affirmative sentences and </w:t>
      </w:r>
      <w:r>
        <w:rPr>
          <w:i/>
          <w:sz w:val="24"/>
        </w:rPr>
        <w:t>any more</w:t>
      </w:r>
      <w:r>
        <w:rPr>
          <w:sz w:val="24"/>
        </w:rPr>
        <w:t xml:space="preserve"> in negative sentences. If </w:t>
      </w:r>
      <w:r>
        <w:rPr>
          <w:i/>
          <w:sz w:val="24"/>
        </w:rPr>
        <w:t>any more</w:t>
      </w:r>
      <w:r>
        <w:rPr>
          <w:sz w:val="24"/>
        </w:rPr>
        <w:t xml:space="preserve"> is used in a question, it implies that the speaker expects a negative answer.</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still</w:t>
      </w:r>
      <w:r>
        <w:rPr>
          <w:sz w:val="24"/>
        </w:rPr>
        <w:t xml:space="preserve"> works at the library.</w:t>
      </w:r>
    </w:p>
    <w:p>
      <w:pPr>
        <w:pStyle w:val="Normal"/>
        <w:spacing w:lineRule="auto" w:line="240"/>
        <w:ind w:firstLine="284" w:start="284" w:end="0"/>
        <w:rPr/>
      </w:pPr>
      <w:r>
        <w:rPr>
          <w:sz w:val="24"/>
        </w:rPr>
        <w:t xml:space="preserve">He does not work there </w:t>
      </w:r>
      <w:r>
        <w:rPr>
          <w:i/>
          <w:sz w:val="24"/>
        </w:rPr>
        <w:t>any more.</w:t>
      </w:r>
    </w:p>
    <w:p>
      <w:pPr>
        <w:pStyle w:val="Normal"/>
        <w:spacing w:lineRule="auto" w:line="240"/>
        <w:ind w:firstLine="284" w:start="284" w:end="0"/>
        <w:rPr/>
      </w:pPr>
      <w:r>
        <w:rPr>
          <w:sz w:val="24"/>
        </w:rPr>
        <w:t xml:space="preserve">Does he take music lessons </w:t>
      </w:r>
      <w:r>
        <w:rPr>
          <w:i/>
          <w:sz w:val="24"/>
        </w:rPr>
        <w:t>any more? -</w:t>
      </w:r>
      <w:r>
        <w:rPr>
          <w:sz w:val="24"/>
        </w:rPr>
        <w:t xml:space="preserve"> No, he doesn’t.</w:t>
      </w:r>
    </w:p>
    <w:p>
      <w:pPr>
        <w:pStyle w:val="Normal"/>
        <w:spacing w:lineRule="auto" w:line="240"/>
        <w:ind w:firstLine="284" w:end="0"/>
        <w:rPr>
          <w:sz w:val="24"/>
        </w:rPr>
      </w:pPr>
      <w:r>
        <w:rPr>
          <w:sz w:val="24"/>
        </w:rPr>
      </w:r>
    </w:p>
    <w:p>
      <w:pPr>
        <w:pStyle w:val="Normal"/>
        <w:spacing w:lineRule="auto" w:line="240"/>
        <w:ind w:firstLine="284" w:end="0"/>
        <w:rPr/>
      </w:pPr>
      <w:r>
        <w:rPr>
          <w:sz w:val="24"/>
        </w:rPr>
        <w:t>2. Adverbs may function as</w:t>
      </w:r>
      <w:r>
        <w:rPr>
          <w:b/>
          <w:sz w:val="24"/>
        </w:rPr>
        <w:t xml:space="preserve"> adverbial modifiers to an adjective or another adverb.</w:t>
      </w:r>
      <w:r>
        <w:rPr>
          <w:sz w:val="24"/>
        </w:rPr>
        <w:t xml:space="preserve"> Usually the modifying adverb is an intensifier:</w:t>
      </w:r>
    </w:p>
    <w:p>
      <w:pPr>
        <w:pStyle w:val="Normal"/>
        <w:spacing w:lineRule="auto" w:line="240"/>
        <w:ind w:firstLine="284" w:start="284" w:end="0"/>
        <w:rPr>
          <w:i/>
          <w:i/>
          <w:sz w:val="24"/>
        </w:rPr>
      </w:pPr>
      <w:r>
        <w:rPr>
          <w:i/>
          <w:sz w:val="24"/>
        </w:rPr>
        <w:t xml:space="preserve">very, rather, awfully, so, terribly, extremely, most, utterly, unusually, delightfully, unbelievably, </w:t>
      </w:r>
    </w:p>
    <w:p>
      <w:pPr>
        <w:pStyle w:val="Normal"/>
        <w:spacing w:lineRule="auto" w:line="240"/>
        <w:ind w:firstLine="284" w:start="284" w:end="0"/>
        <w:rPr/>
      </w:pPr>
      <w:r>
        <w:rPr>
          <w:i/>
          <w:sz w:val="24"/>
        </w:rPr>
        <w:t>amazingly, strikingly, highly, that,</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same applies to composite adverbs, such as</w:t>
      </w:r>
    </w:p>
    <w:p>
      <w:pPr>
        <w:pStyle w:val="Normal"/>
        <w:spacing w:lineRule="auto" w:line="240"/>
        <w:ind w:firstLine="284" w:start="284" w:end="0"/>
        <w:rPr/>
      </w:pPr>
      <w:r>
        <w:rPr>
          <w:i/>
          <w:sz w:val="24"/>
        </w:rPr>
        <w:t>kind of, sort of, a good bit of, a lot of, a hell of, a great deal of,</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She is</w:t>
      </w:r>
      <w:r>
        <w:rPr>
          <w:b/>
          <w:sz w:val="24"/>
        </w:rPr>
        <w:t xml:space="preserve"> </w:t>
      </w:r>
      <w:r>
        <w:rPr>
          <w:b/>
          <w:i/>
          <w:sz w:val="24"/>
        </w:rPr>
        <w:t>terribly</w:t>
      </w:r>
      <w:r>
        <w:rPr>
          <w:i/>
          <w:sz w:val="24"/>
        </w:rPr>
        <w:t xml:space="preserve"> awkward;</w:t>
      </w:r>
      <w:r>
        <w:rPr>
          <w:sz w:val="24"/>
        </w:rPr>
        <w:t xml:space="preserve"> they are</w:t>
      </w:r>
      <w:r>
        <w:rPr>
          <w:b/>
          <w:sz w:val="24"/>
        </w:rPr>
        <w:t xml:space="preserve"> </w:t>
      </w:r>
      <w:r>
        <w:rPr>
          <w:b/>
          <w:i/>
          <w:sz w:val="24"/>
        </w:rPr>
        <w:t>very</w:t>
      </w:r>
      <w:r>
        <w:rPr>
          <w:i/>
          <w:sz w:val="24"/>
        </w:rPr>
        <w:t xml:space="preserve"> happy:</w:t>
      </w:r>
      <w:r>
        <w:rPr>
          <w:sz w:val="24"/>
        </w:rPr>
        <w:t xml:space="preserve"> Meg is </w:t>
      </w:r>
      <w:r>
        <w:rPr>
          <w:i/>
          <w:sz w:val="24"/>
        </w:rPr>
        <w:t>clever</w:t>
      </w:r>
      <w:r>
        <w:rPr>
          <w:b/>
          <w:i/>
          <w:sz w:val="24"/>
        </w:rPr>
        <w:t xml:space="preserve"> enough; </w:t>
      </w:r>
      <w:r>
        <w:rPr>
          <w:sz w:val="24"/>
        </w:rPr>
        <w:t>you speak</w:t>
      </w:r>
      <w:r>
        <w:rPr>
          <w:sz w:val="24"/>
          <w:lang w:val="ru-RU"/>
        </w:rPr>
        <w:t xml:space="preserve"> </w:t>
      </w:r>
      <w:r>
        <w:rPr>
          <w:i/>
          <w:sz w:val="24"/>
          <w:lang w:val="ru-RU"/>
        </w:rPr>
        <w:t>so</w:t>
      </w:r>
      <w:r>
        <w:rPr>
          <w:sz w:val="24"/>
        </w:rPr>
        <w:t xml:space="preserve"> </w:t>
      </w:r>
      <w:r>
        <w:rPr>
          <w:i/>
          <w:sz w:val="24"/>
        </w:rPr>
        <w:t>slowly;</w:t>
      </w:r>
      <w:r>
        <w:rPr>
          <w:sz w:val="24"/>
        </w:rPr>
        <w:t xml:space="preserve"> they settled in a</w:t>
      </w:r>
      <w:r>
        <w:rPr>
          <w:b/>
          <w:sz w:val="24"/>
        </w:rPr>
        <w:t xml:space="preserve"> </w:t>
      </w:r>
      <w:r>
        <w:rPr>
          <w:b/>
          <w:i/>
          <w:sz w:val="24"/>
        </w:rPr>
        <w:t>rather</w:t>
      </w:r>
      <w:r>
        <w:rPr>
          <w:i/>
          <w:sz w:val="24"/>
        </w:rPr>
        <w:t xml:space="preserve"> quiet street;</w:t>
      </w:r>
      <w:r>
        <w:rPr>
          <w:sz w:val="24"/>
        </w:rPr>
        <w:t xml:space="preserve"> the boy is</w:t>
      </w:r>
      <w:r>
        <w:rPr>
          <w:b/>
          <w:sz w:val="24"/>
        </w:rPr>
        <w:t xml:space="preserve"> </w:t>
      </w:r>
      <w:r>
        <w:rPr>
          <w:b/>
          <w:i/>
          <w:sz w:val="24"/>
        </w:rPr>
        <w:t xml:space="preserve">unbelievably </w:t>
      </w:r>
      <w:r>
        <w:rPr>
          <w:i/>
          <w:sz w:val="24"/>
        </w:rPr>
        <w:t>fat;</w:t>
      </w:r>
      <w:r>
        <w:rPr>
          <w:sz w:val="24"/>
        </w:rPr>
        <w:t xml:space="preserve"> she was</w:t>
      </w:r>
      <w:r>
        <w:rPr>
          <w:b/>
          <w:sz w:val="24"/>
        </w:rPr>
        <w:t xml:space="preserve"> </w:t>
      </w:r>
      <w:r>
        <w:rPr>
          <w:b/>
          <w:i/>
          <w:sz w:val="24"/>
        </w:rPr>
        <w:t>strikingly</w:t>
      </w:r>
      <w:r>
        <w:rPr>
          <w:i/>
          <w:sz w:val="24"/>
        </w:rPr>
        <w:t xml:space="preserve"> handsome;</w:t>
      </w:r>
      <w:r>
        <w:rPr>
          <w:sz w:val="24"/>
        </w:rPr>
        <w:t xml:space="preserve"> we did it</w:t>
      </w:r>
      <w:r>
        <w:rPr>
          <w:b/>
          <w:sz w:val="24"/>
        </w:rPr>
        <w:t xml:space="preserve"> </w:t>
      </w:r>
      <w:r>
        <w:rPr>
          <w:b/>
          <w:i/>
          <w:sz w:val="24"/>
        </w:rPr>
        <w:t>sort</w:t>
      </w:r>
      <w:r>
        <w:rPr>
          <w:i/>
          <w:sz w:val="24"/>
        </w:rPr>
        <w:t xml:space="preserve"> of proudly;</w:t>
      </w:r>
      <w:r>
        <w:rPr>
          <w:b/>
          <w:i/>
          <w:sz w:val="24"/>
        </w:rPr>
        <w:t xml:space="preserve"> quite</w:t>
      </w:r>
      <w:r>
        <w:rPr>
          <w:i/>
          <w:sz w:val="24"/>
        </w:rPr>
        <w:t xml:space="preserve"> definitely, </w:t>
      </w:r>
      <w:r>
        <w:rPr>
          <w:b/>
          <w:i/>
          <w:sz w:val="24"/>
        </w:rPr>
        <w:t>too</w:t>
      </w:r>
      <w:r>
        <w:rPr>
          <w:i/>
          <w:sz w:val="24"/>
        </w:rPr>
        <w:t xml:space="preserve"> much,</w:t>
      </w:r>
      <w:r>
        <w:rPr>
          <w:b/>
          <w:i/>
          <w:sz w:val="24"/>
        </w:rPr>
        <w:t xml:space="preserve"> right</w:t>
      </w:r>
      <w:r>
        <w:rPr>
          <w:i/>
          <w:sz w:val="24"/>
        </w:rPr>
        <w:t xml:space="preserve"> there,</w:t>
      </w:r>
      <w:r>
        <w:rPr>
          <w:b/>
          <w:i/>
          <w:sz w:val="24"/>
        </w:rPr>
        <w:t xml:space="preserve"> a great deal</w:t>
      </w:r>
      <w:r>
        <w:rPr>
          <w:i/>
          <w:sz w:val="24"/>
        </w:rPr>
        <w:t xml:space="preserve"> too much.</w:t>
      </w:r>
    </w:p>
    <w:p>
      <w:pPr>
        <w:pStyle w:val="Normal"/>
        <w:spacing w:lineRule="auto" w:line="240"/>
        <w:ind w:firstLine="284" w:end="0"/>
        <w:rPr/>
      </w:pPr>
      <w:r>
        <w:rPr>
          <w:sz w:val="24"/>
        </w:rPr>
        <w:t xml:space="preserve">Some adverbs - </w:t>
      </w:r>
      <w:r>
        <w:rPr>
          <w:i/>
          <w:sz w:val="24"/>
        </w:rPr>
        <w:t>still, yet, far, much, any</w:t>
      </w:r>
      <w:r>
        <w:rPr>
          <w:sz w:val="24"/>
        </w:rPr>
        <w:t xml:space="preserve"> combine with comparative adjectives: </w:t>
      </w:r>
      <w:r>
        <w:rPr>
          <w:i/>
          <w:sz w:val="24"/>
        </w:rPr>
        <w:t>much worse, not any better, still greater,</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He could not speak</w:t>
      </w:r>
      <w:r>
        <w:rPr>
          <w:b/>
          <w:sz w:val="24"/>
        </w:rPr>
        <w:t xml:space="preserve"> </w:t>
      </w:r>
      <w:r>
        <w:rPr>
          <w:b/>
          <w:i/>
          <w:sz w:val="24"/>
        </w:rPr>
        <w:t>any</w:t>
      </w:r>
      <w:r>
        <w:rPr>
          <w:i/>
          <w:sz w:val="24"/>
        </w:rPr>
        <w:t xml:space="preserve"> plainer. </w:t>
      </w:r>
    </w:p>
    <w:p>
      <w:pPr>
        <w:pStyle w:val="Normal"/>
        <w:spacing w:lineRule="auto" w:line="240"/>
        <w:ind w:firstLine="284" w:start="284" w:end="0"/>
        <w:rPr/>
      </w:pPr>
      <w:r>
        <w:rPr>
          <w:sz w:val="24"/>
        </w:rPr>
        <w:t xml:space="preserve">You could do </w:t>
      </w:r>
      <w:r>
        <w:rPr>
          <w:i/>
          <w:sz w:val="24"/>
        </w:rPr>
        <w:t>it</w:t>
      </w:r>
      <w:r>
        <w:rPr>
          <w:b/>
          <w:i/>
          <w:sz w:val="24"/>
        </w:rPr>
        <w:t xml:space="preserve"> far</w:t>
      </w:r>
      <w:r>
        <w:rPr>
          <w:i/>
          <w:sz w:val="24"/>
        </w:rPr>
        <w:t xml:space="preserve"> more neatly. </w:t>
      </w:r>
    </w:p>
    <w:p>
      <w:pPr>
        <w:pStyle w:val="Normal"/>
        <w:spacing w:lineRule="auto" w:line="240"/>
        <w:ind w:firstLine="284" w:start="284" w:end="0"/>
        <w:rPr/>
      </w:pPr>
      <w:r>
        <w:rPr>
          <w:sz w:val="24"/>
        </w:rPr>
        <w:t>She is</w:t>
      </w:r>
      <w:r>
        <w:rPr>
          <w:b/>
          <w:sz w:val="24"/>
        </w:rPr>
        <w:t xml:space="preserve"> </w:t>
      </w:r>
      <w:r>
        <w:rPr>
          <w:b/>
          <w:i/>
          <w:sz w:val="24"/>
        </w:rPr>
        <w:t>much</w:t>
      </w:r>
      <w:r>
        <w:rPr>
          <w:i/>
          <w:sz w:val="24"/>
        </w:rPr>
        <w:t xml:space="preserve"> wittier</w:t>
      </w:r>
      <w:r>
        <w:rPr>
          <w:sz w:val="24"/>
        </w:rPr>
        <w:t xml:space="preserve"> than her friend.</w:t>
      </w:r>
    </w:p>
    <w:p>
      <w:pPr>
        <w:pStyle w:val="Normal"/>
        <w:spacing w:lineRule="auto" w:line="240"/>
        <w:ind w:firstLine="284" w:end="0"/>
        <w:rPr>
          <w:sz w:val="24"/>
        </w:rPr>
      </w:pPr>
      <w:r>
        <w:rPr>
          <w:sz w:val="24"/>
        </w:rPr>
      </w:r>
    </w:p>
    <w:p>
      <w:pPr>
        <w:pStyle w:val="Normal"/>
        <w:spacing w:lineRule="auto" w:line="240"/>
        <w:ind w:firstLine="284" w:end="0"/>
        <w:rPr/>
      </w:pPr>
      <w:r>
        <w:rPr>
          <w:sz w:val="24"/>
        </w:rPr>
        <w:t>Comparative adverbs are used in</w:t>
      </w:r>
      <w:r>
        <w:rPr>
          <w:b/>
          <w:sz w:val="24"/>
        </w:rPr>
        <w:t xml:space="preserve"> clauses of proportional agreement, </w:t>
      </w:r>
      <w:r>
        <w:rPr>
          <w:sz w:val="24"/>
        </w:rPr>
        <w:t>that is, parallel clauses in which qualities or actions denoted in them increase or decrease at an equal rate. (See Syntax § 177)</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longer</w:t>
      </w:r>
      <w:r>
        <w:rPr>
          <w:sz w:val="24"/>
        </w:rPr>
        <w:t xml:space="preserve"> I think about it </w:t>
      </w:r>
      <w:r>
        <w:rPr>
          <w:i/>
          <w:sz w:val="24"/>
        </w:rPr>
        <w:t>the less</w:t>
      </w:r>
      <w:r>
        <w:rPr>
          <w:b/>
          <w:sz w:val="24"/>
        </w:rPr>
        <w:t xml:space="preserve"> </w:t>
      </w:r>
      <w:r>
        <w:rPr>
          <w:sz w:val="24"/>
        </w:rPr>
        <w:t>I understand your reasons.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To express the idea that a quality or action decreases or increases at an even rate the comparative may be repeated, the two identical forms being connected by </w:t>
      </w:r>
      <w:r>
        <w:rPr>
          <w:i/>
          <w:sz w:val="24"/>
        </w:rPr>
        <w:t>and:</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He ran </w:t>
      </w:r>
      <w:r>
        <w:rPr>
          <w:i/>
          <w:sz w:val="24"/>
        </w:rPr>
        <w:t>faster and faster.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3. There are some adverbs which may modify nouns or words of nominal character, functioning as</w:t>
      </w:r>
      <w:r>
        <w:rPr>
          <w:b/>
          <w:sz w:val="24"/>
        </w:rPr>
        <w:t xml:space="preserve"> attribute,</w:t>
      </w:r>
      <w:r>
        <w:rPr>
          <w:sz w:val="24"/>
        </w:rPr>
        <w:t xml:space="preserve"> as in:</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the way ahead, the trip abroad, the journey home, his return home, the sentence above (below), my friend </w:t>
      </w:r>
    </w:p>
    <w:p>
      <w:pPr>
        <w:pStyle w:val="Normal"/>
        <w:spacing w:lineRule="auto" w:line="240"/>
        <w:ind w:firstLine="284" w:start="284" w:end="0"/>
        <w:rPr/>
      </w:pPr>
      <w:r>
        <w:rPr>
          <w:i/>
          <w:sz w:val="24"/>
        </w:rPr>
        <w:t>here, the house opposite, the day before,</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few adverbs can premodify nouns without losing their adverbial character:</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the then president, in after years, the above sentence, the now generation.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Their combinability with prepositional phrases can be illustrated by the following:</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right up to the ceiling.</w:t>
      </w:r>
    </w:p>
    <w:p>
      <w:pPr>
        <w:pStyle w:val="Normal"/>
        <w:spacing w:lineRule="auto" w:line="240"/>
        <w:ind w:firstLine="284" w:end="0"/>
        <w:rPr>
          <w:b/>
          <w:i/>
          <w:i/>
          <w:sz w:val="24"/>
        </w:rPr>
      </w:pPr>
      <w:r>
        <w:rPr>
          <w:b/>
          <w:i/>
          <w:sz w:val="24"/>
        </w:rPr>
      </w:r>
    </w:p>
    <w:p>
      <w:pPr>
        <w:pStyle w:val="Heading3"/>
        <w:rPr/>
      </w:pPr>
      <w:bookmarkStart w:id="73" w:name="__RefHeading___Toc5113011"/>
      <w:bookmarkEnd w:id="73"/>
      <w:r>
        <w:rPr/>
        <w:t>Positional characteristics</w:t>
      </w:r>
    </w:p>
    <w:p>
      <w:pPr>
        <w:pStyle w:val="Normal"/>
        <w:spacing w:lineRule="auto" w:line="240"/>
        <w:ind w:firstLine="284" w:end="0"/>
        <w:rPr>
          <w:sz w:val="24"/>
        </w:rPr>
      </w:pPr>
      <w:r>
        <w:rPr>
          <w:sz w:val="24"/>
        </w:rPr>
      </w:r>
    </w:p>
    <w:p>
      <w:pPr>
        <w:pStyle w:val="Normal"/>
        <w:spacing w:lineRule="auto" w:line="240"/>
        <w:ind w:firstLine="284" w:end="0"/>
        <w:rPr/>
      </w:pPr>
      <w:r>
        <w:rPr>
          <w:b/>
          <w:sz w:val="24"/>
        </w:rPr>
        <w:t>§ 243.</w:t>
      </w:r>
      <w:r>
        <w:rPr>
          <w:sz w:val="24"/>
        </w:rPr>
        <w:t xml:space="preserve"> As adverbs modify words of different classes, they accordingly occupy different positions in the sentence. In comparison with other words, adverbs may be considered as the most movable words. However, adverbs are not identical in their ability to be moved to another position in the structure. Thus,</w:t>
      </w:r>
      <w:r>
        <w:rPr>
          <w:b/>
          <w:sz w:val="24"/>
        </w:rPr>
        <w:t xml:space="preserve"> adverbs of manner</w:t>
      </w:r>
      <w:r>
        <w:rPr>
          <w:sz w:val="24"/>
        </w:rPr>
        <w:t xml:space="preserve"> and</w:t>
      </w:r>
      <w:r>
        <w:rPr>
          <w:b/>
          <w:sz w:val="24"/>
        </w:rPr>
        <w:t xml:space="preserve"> degree</w:t>
      </w:r>
      <w:r>
        <w:rPr>
          <w:sz w:val="24"/>
        </w:rPr>
        <w:t xml:space="preserve"> are very closely attached to the word they modify and cannot be moved away from it. </w:t>
      </w:r>
      <w:r>
        <w:rPr>
          <w:i/>
          <w:sz w:val="24"/>
        </w:rPr>
        <w:t>He sings well –</w:t>
      </w:r>
      <w:r>
        <w:rPr>
          <w:sz w:val="24"/>
        </w:rPr>
        <w:t xml:space="preserve"> is the only possible arrangement of the three words, unless the change of position is caused by inversion and a general shift of the communicative focus: </w:t>
      </w:r>
      <w:r>
        <w:rPr>
          <w:i/>
          <w:sz w:val="24"/>
        </w:rPr>
        <w:t>Only well does he sing</w:t>
      </w:r>
      <w:r>
        <w:rPr>
          <w:sz w:val="24"/>
          <w:lang w:val="ru-RU"/>
        </w:rPr>
        <w:t xml:space="preserve"> (он поет только хорошо).</w:t>
      </w:r>
      <w:r>
        <w:rPr>
          <w:sz w:val="24"/>
        </w:rPr>
        <w:t xml:space="preserve"> If such an adverb is put in other positions this may result in a change of meaning in which case it is no longer an adverb (it has already been mentioned that adverbs are often defined by position rather than form): </w:t>
      </w:r>
      <w:r>
        <w:rPr>
          <w:i/>
          <w:sz w:val="24"/>
        </w:rPr>
        <w:t>well, he sings when nobody is in.</w:t>
      </w:r>
    </w:p>
    <w:p>
      <w:pPr>
        <w:pStyle w:val="Normal"/>
        <w:spacing w:lineRule="auto" w:line="240"/>
        <w:ind w:firstLine="284" w:end="0"/>
        <w:rPr/>
      </w:pPr>
      <w:r>
        <w:rPr>
          <w:sz w:val="24"/>
        </w:rPr>
        <w:t>If the predicate is an analytical form</w:t>
      </w:r>
      <w:r>
        <w:rPr>
          <w:b/>
          <w:sz w:val="24"/>
        </w:rPr>
        <w:t xml:space="preserve"> adverbs of frequency</w:t>
      </w:r>
      <w:r>
        <w:rPr>
          <w:sz w:val="24"/>
        </w:rPr>
        <w:t xml:space="preserve"> and </w:t>
      </w:r>
      <w:r>
        <w:rPr>
          <w:b/>
          <w:sz w:val="24"/>
        </w:rPr>
        <w:t>indefinite time</w:t>
      </w:r>
      <w:r>
        <w:rPr>
          <w:sz w:val="24"/>
        </w:rPr>
        <w:t xml:space="preserve"> are usually placed between its parts: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Have you </w:t>
      </w:r>
      <w:r>
        <w:rPr>
          <w:i/>
          <w:sz w:val="24"/>
        </w:rPr>
        <w:t>ever</w:t>
      </w:r>
      <w:r>
        <w:rPr>
          <w:sz w:val="24"/>
        </w:rPr>
        <w:t xml:space="preserve"> seen him? </w:t>
      </w:r>
    </w:p>
    <w:p>
      <w:pPr>
        <w:pStyle w:val="Normal"/>
        <w:spacing w:lineRule="auto" w:line="240"/>
        <w:ind w:firstLine="284" w:start="284" w:end="0"/>
        <w:rPr/>
      </w:pPr>
      <w:r>
        <w:rPr>
          <w:sz w:val="24"/>
        </w:rPr>
        <w:t xml:space="preserve">You are </w:t>
      </w:r>
      <w:r>
        <w:rPr>
          <w:i/>
          <w:sz w:val="24"/>
        </w:rPr>
        <w:t>always</w:t>
      </w:r>
      <w:r>
        <w:rPr>
          <w:sz w:val="24"/>
        </w:rPr>
        <w:t xml:space="preserve"> laughing at me.</w:t>
      </w:r>
    </w:p>
    <w:p>
      <w:pPr>
        <w:pStyle w:val="Normal"/>
        <w:spacing w:lineRule="auto" w:line="240"/>
        <w:ind w:firstLine="284" w:end="0"/>
        <w:rPr>
          <w:b/>
          <w:sz w:val="24"/>
        </w:rPr>
      </w:pPr>
      <w:r>
        <w:rPr>
          <w:b/>
          <w:sz w:val="24"/>
        </w:rPr>
      </w:r>
    </w:p>
    <w:p>
      <w:pPr>
        <w:pStyle w:val="Normal"/>
        <w:spacing w:lineRule="auto" w:line="240"/>
        <w:ind w:firstLine="284" w:end="0"/>
        <w:rPr/>
      </w:pPr>
      <w:r>
        <w:rPr>
          <w:b/>
          <w:sz w:val="24"/>
        </w:rPr>
        <w:t>Adverbs of degree</w:t>
      </w:r>
      <w:r>
        <w:rPr>
          <w:sz w:val="24"/>
        </w:rPr>
        <w:t xml:space="preserve"> usually premodify adjectives or verbs: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awfully painful, terribly unjust, really pretty, so nice, to thoroughly understand,</w:t>
      </w:r>
      <w:r>
        <w:rPr>
          <w:sz w:val="24"/>
        </w:rPr>
        <w:t xml:space="preserve"> etc. </w:t>
      </w:r>
    </w:p>
    <w:p>
      <w:pPr>
        <w:pStyle w:val="Normal"/>
        <w:spacing w:lineRule="auto" w:line="240"/>
        <w:ind w:firstLine="284" w:end="0"/>
        <w:rPr>
          <w:sz w:val="24"/>
        </w:rPr>
      </w:pPr>
      <w:r>
        <w:rPr>
          <w:sz w:val="24"/>
        </w:rPr>
      </w:r>
    </w:p>
    <w:p>
      <w:pPr>
        <w:pStyle w:val="Normal"/>
        <w:spacing w:lineRule="auto" w:line="240"/>
        <w:ind w:firstLine="284" w:end="0"/>
        <w:rPr/>
      </w:pPr>
      <w:r>
        <w:rPr>
          <w:sz w:val="24"/>
        </w:rPr>
        <w:t>The most mobile are</w:t>
      </w:r>
      <w:r>
        <w:rPr>
          <w:b/>
          <w:sz w:val="24"/>
        </w:rPr>
        <w:t xml:space="preserve"> adverbs of time</w:t>
      </w:r>
      <w:r>
        <w:rPr>
          <w:sz w:val="24"/>
        </w:rPr>
        <w:t xml:space="preserve"> and</w:t>
      </w:r>
      <w:r>
        <w:rPr>
          <w:b/>
          <w:sz w:val="24"/>
        </w:rPr>
        <w:t xml:space="preserve"> place,</w:t>
      </w:r>
      <w:r>
        <w:rPr>
          <w:sz w:val="24"/>
        </w:rPr>
        <w:t xml:space="preserve"> which can occupy several positions without any change in their meaning, as in:</w:t>
      </w:r>
    </w:p>
    <w:p>
      <w:pPr>
        <w:pStyle w:val="Normal"/>
        <w:spacing w:lineRule="auto" w:line="240"/>
        <w:ind w:firstLine="284" w:start="284" w:end="0"/>
        <w:rPr/>
      </w:pPr>
      <w:r>
        <w:rPr>
          <w:i/>
          <w:sz w:val="24"/>
        </w:rPr>
        <w:t>Usually</w:t>
      </w:r>
      <w:r>
        <w:rPr>
          <w:sz w:val="24"/>
        </w:rPr>
        <w:t xml:space="preserve"> he sings well. </w:t>
      </w:r>
    </w:p>
    <w:p>
      <w:pPr>
        <w:pStyle w:val="Normal"/>
        <w:spacing w:lineRule="auto" w:line="240"/>
        <w:ind w:firstLine="284" w:start="284" w:end="0"/>
        <w:rPr/>
      </w:pPr>
      <w:r>
        <w:rPr>
          <w:sz w:val="24"/>
        </w:rPr>
        <w:t xml:space="preserve">He </w:t>
      </w:r>
      <w:r>
        <w:rPr>
          <w:i/>
          <w:sz w:val="24"/>
        </w:rPr>
        <w:t>usually</w:t>
      </w:r>
      <w:r>
        <w:rPr>
          <w:sz w:val="24"/>
        </w:rPr>
        <w:t xml:space="preserve"> sings well. </w:t>
      </w:r>
    </w:p>
    <w:p>
      <w:pPr>
        <w:pStyle w:val="Normal"/>
        <w:spacing w:lineRule="auto" w:line="240"/>
        <w:ind w:firstLine="284" w:start="284" w:end="0"/>
        <w:rPr/>
      </w:pPr>
      <w:r>
        <w:rPr>
          <w:sz w:val="24"/>
        </w:rPr>
        <w:t xml:space="preserve">He sings well </w:t>
      </w:r>
      <w:r>
        <w:rPr>
          <w:i/>
          <w:sz w:val="24"/>
        </w:rPr>
        <w:t>usually.</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 initial position of the</w:t>
      </w:r>
      <w:r>
        <w:rPr>
          <w:b/>
          <w:sz w:val="24"/>
        </w:rPr>
        <w:t xml:space="preserve"> adverb of manner</w:t>
      </w:r>
      <w:r>
        <w:rPr>
          <w:sz w:val="24"/>
        </w:rPr>
        <w:t xml:space="preserve"> always makes it emphatic.</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Proudly</w:t>
      </w:r>
      <w:r>
        <w:rPr>
          <w:sz w:val="24"/>
        </w:rPr>
        <w:t xml:space="preserve"> he showed his diploma to his parents. </w:t>
      </w:r>
    </w:p>
    <w:p>
      <w:pPr>
        <w:pStyle w:val="Normal"/>
        <w:spacing w:lineRule="auto" w:line="240"/>
        <w:ind w:firstLine="284" w:start="284" w:end="0"/>
        <w:rPr/>
      </w:pPr>
      <w:r>
        <w:rPr>
          <w:i/>
          <w:sz w:val="24"/>
        </w:rPr>
        <w:t>Carefully</w:t>
      </w:r>
      <w:r>
        <w:rPr>
          <w:sz w:val="24"/>
        </w:rPr>
        <w:t xml:space="preserve"> he signed his name.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these sentences, despite the detachment of the adverbial modifier, its connection with the verb is evident </w:t>
      </w:r>
      <w:r>
        <w:rPr>
          <w:i/>
          <w:sz w:val="24"/>
        </w:rPr>
        <w:t>(showed proudly, signed carefully).</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Care should be taken not to confuse adverbs of manner and modal words, which may have the same word-form and occur in the same position. The only guide in these cases is punctuation and the relation between the words: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Naturally</w:t>
      </w:r>
      <w:r>
        <w:rPr>
          <w:sz w:val="24"/>
        </w:rPr>
        <w:t xml:space="preserve"> I wanted him to answer - modal word.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 wanted him to answer </w:t>
      </w:r>
      <w:r>
        <w:rPr>
          <w:i/>
          <w:sz w:val="24"/>
        </w:rPr>
        <w:t>naturally -</w:t>
      </w:r>
      <w:r>
        <w:rPr>
          <w:sz w:val="24"/>
        </w:rPr>
        <w:t xml:space="preserve"> adverb.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They wanted to live </w:t>
      </w:r>
      <w:r>
        <w:rPr>
          <w:i/>
          <w:sz w:val="24"/>
        </w:rPr>
        <w:t>naturally     -</w:t>
      </w:r>
      <w:r>
        <w:rPr>
          <w:sz w:val="24"/>
        </w:rPr>
        <w:t xml:space="preserve"> adverb.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They wanted to live, </w:t>
      </w:r>
      <w:r>
        <w:rPr>
          <w:i/>
          <w:sz w:val="24"/>
        </w:rPr>
        <w:t>naturally    -</w:t>
      </w:r>
      <w:r>
        <w:rPr>
          <w:sz w:val="24"/>
        </w:rPr>
        <w:t xml:space="preserve"> modal word.</w:t>
      </w:r>
    </w:p>
    <w:p>
      <w:pPr>
        <w:pStyle w:val="Normal"/>
        <w:spacing w:lineRule="auto" w:line="240"/>
        <w:ind w:firstLine="284" w:end="0"/>
        <w:rPr>
          <w:b/>
          <w:sz w:val="24"/>
        </w:rPr>
      </w:pPr>
      <w:r>
        <w:rPr>
          <w:b/>
          <w:sz w:val="24"/>
        </w:rPr>
      </w:r>
    </w:p>
    <w:p>
      <w:pPr>
        <w:pStyle w:val="Heading2"/>
        <w:rPr/>
      </w:pPr>
      <w:bookmarkStart w:id="74" w:name="__RefHeading___Toc5113012"/>
      <w:bookmarkEnd w:id="74"/>
      <w:r>
        <w:rPr/>
        <w:t>MODAL WORDS</w:t>
      </w:r>
    </w:p>
    <w:p>
      <w:pPr>
        <w:pStyle w:val="Normal"/>
        <w:spacing w:lineRule="auto" w:line="240"/>
        <w:ind w:firstLine="284" w:end="0"/>
        <w:rPr>
          <w:sz w:val="24"/>
        </w:rPr>
      </w:pPr>
      <w:r>
        <w:rPr>
          <w:sz w:val="24"/>
        </w:rPr>
      </w:r>
    </w:p>
    <w:p>
      <w:pPr>
        <w:pStyle w:val="Normal"/>
        <w:spacing w:lineRule="auto" w:line="240"/>
        <w:ind w:firstLine="284" w:end="0"/>
        <w:rPr/>
      </w:pPr>
      <w:r>
        <w:rPr>
          <w:sz w:val="24"/>
        </w:rPr>
        <w:t>§ 244.</w:t>
      </w:r>
      <w:r>
        <w:rPr>
          <w:b/>
          <w:sz w:val="24"/>
        </w:rPr>
        <w:t xml:space="preserve"> Modal words</w:t>
      </w:r>
      <w:r>
        <w:rPr>
          <w:sz w:val="24"/>
        </w:rPr>
        <w:t xml:space="preserve"> express the speaker’'s attitude to what his utterance denotes. The speaker’s judgement may be of different kinds, that is, the speaker may express various modal meanings.</w:t>
      </w:r>
    </w:p>
    <w:p>
      <w:pPr>
        <w:pStyle w:val="Normal"/>
        <w:spacing w:lineRule="auto" w:line="240"/>
        <w:ind w:firstLine="284" w:end="0"/>
        <w:rPr>
          <w:sz w:val="24"/>
        </w:rPr>
      </w:pPr>
      <w:r>
        <w:rPr>
          <w:sz w:val="24"/>
        </w:rPr>
        <w:t>Modal words are an invariable part of speech. They may refer to a word, a phrase, a clause, or a sentence. Their syntactical function is that of a parenthesis, they may also be a sentence in themselves, in which case they are used to answer a general question: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Will you help me? </w:t>
      </w:r>
      <w:r>
        <w:rPr>
          <w:i/>
          <w:sz w:val="24"/>
        </w:rPr>
        <w:t xml:space="preserve">Certainly. </w:t>
      </w:r>
    </w:p>
    <w:p>
      <w:pPr>
        <w:pStyle w:val="Normal"/>
        <w:spacing w:lineRule="auto" w:line="240"/>
        <w:ind w:firstLine="284" w:start="284" w:end="0"/>
        <w:rPr/>
      </w:pPr>
      <w:r>
        <w:rPr>
          <w:i/>
          <w:sz w:val="24"/>
        </w:rPr>
        <w:t>Precisely</w:t>
      </w:r>
      <w:r>
        <w:rPr>
          <w:sz w:val="24"/>
        </w:rPr>
        <w:t xml:space="preserve"> this.</w:t>
      </w:r>
    </w:p>
    <w:p>
      <w:pPr>
        <w:pStyle w:val="Normal"/>
        <w:spacing w:lineRule="auto" w:line="240"/>
        <w:ind w:firstLine="284" w:start="284" w:end="0"/>
        <w:rPr/>
      </w:pPr>
      <w:r>
        <w:rPr>
          <w:sz w:val="24"/>
        </w:rPr>
        <w:t xml:space="preserve">Except this man, </w:t>
      </w:r>
      <w:r>
        <w:rPr>
          <w:i/>
          <w:sz w:val="24"/>
        </w:rPr>
        <w:t>of course.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Semantically modal words fall into three groups, denoting:</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Certainty/doubt</w:t>
      </w:r>
      <w:r>
        <w:rPr>
          <w:sz w:val="24"/>
        </w:rPr>
        <w:t xml:space="preserve"> </w:t>
      </w:r>
      <w:r>
        <w:rPr>
          <w:i/>
          <w:sz w:val="24"/>
        </w:rPr>
        <w:t>(certainly, of course, indeed, surely, decidedly, really, definitely, naturally, no doubt,</w:t>
      </w:r>
      <w:r>
        <w:rPr>
          <w:sz w:val="24"/>
        </w:rPr>
        <w:t xml:space="preserve"> </w:t>
      </w:r>
    </w:p>
    <w:p>
      <w:pPr>
        <w:pStyle w:val="Normal"/>
        <w:spacing w:lineRule="auto" w:line="240"/>
        <w:ind w:firstLine="284" w:end="0"/>
        <w:rPr>
          <w:sz w:val="24"/>
        </w:rPr>
      </w:pPr>
      <w:r>
        <w:rPr>
          <w:sz w:val="24"/>
        </w:rPr>
        <w:t xml:space="preserve">    </w:t>
      </w:r>
      <w:r>
        <w:rPr>
          <w:sz w:val="24"/>
        </w:rPr>
        <w:t xml:space="preserve">etc.). </w:t>
      </w:r>
    </w:p>
    <w:p>
      <w:pPr>
        <w:pStyle w:val="Normal"/>
        <w:spacing w:lineRule="auto" w:line="240"/>
        <w:ind w:firstLine="284" w:start="284" w:end="0"/>
        <w:rPr/>
      </w:pPr>
      <w:r>
        <w:rPr>
          <w:i/>
          <w:sz w:val="24"/>
        </w:rPr>
        <w:t>Certainly,</w:t>
      </w:r>
      <w:r>
        <w:rPr>
          <w:sz w:val="24"/>
        </w:rPr>
        <w:t xml:space="preserve"> it was astonishing that she should be preoccupied with her schemes for the welfare of </w:t>
      </w:r>
    </w:p>
    <w:p>
      <w:pPr>
        <w:pStyle w:val="Normal"/>
        <w:spacing w:lineRule="auto" w:line="240"/>
        <w:ind w:firstLine="284" w:start="284" w:end="0"/>
        <w:rPr>
          <w:sz w:val="24"/>
        </w:rPr>
      </w:pPr>
      <w:r>
        <w:rPr>
          <w:sz w:val="24"/>
        </w:rPr>
        <w:t>Constance.</w:t>
      </w:r>
    </w:p>
    <w:p>
      <w:pPr>
        <w:pStyle w:val="Normal"/>
        <w:spacing w:lineRule="auto" w:line="240"/>
        <w:ind w:firstLine="284" w:start="284" w:end="0"/>
        <w:rPr/>
      </w:pPr>
      <w:r>
        <w:rPr>
          <w:i/>
          <w:sz w:val="24"/>
        </w:rPr>
        <w:t>Of course,</w:t>
      </w:r>
      <w:r>
        <w:rPr>
          <w:sz w:val="24"/>
        </w:rPr>
        <w:t xml:space="preserve"> it would have been different if they had married. </w:t>
      </w:r>
    </w:p>
    <w:p>
      <w:pPr>
        <w:pStyle w:val="Normal"/>
        <w:spacing w:lineRule="auto" w:line="240"/>
        <w:ind w:firstLine="284" w:start="284" w:end="0"/>
        <w:rPr>
          <w:sz w:val="24"/>
        </w:rPr>
      </w:pPr>
      <w:r>
        <w:rPr>
          <w:sz w:val="24"/>
        </w:rPr>
        <w:t>In answers the meaning of these words is weakened.</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Supposition</w:t>
      </w:r>
      <w:r>
        <w:rPr>
          <w:sz w:val="24"/>
        </w:rPr>
        <w:t xml:space="preserve"> </w:t>
      </w:r>
      <w:r>
        <w:rPr>
          <w:i/>
          <w:sz w:val="24"/>
        </w:rPr>
        <w:t>(perhaps, maybe, probably, obviously, possibly, evidently, apparently,</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Manson’s nature was extraordinarily intense. </w:t>
      </w:r>
      <w:r>
        <w:rPr>
          <w:i/>
          <w:sz w:val="24"/>
        </w:rPr>
        <w:t>Probably</w:t>
      </w:r>
      <w:r>
        <w:rPr>
          <w:sz w:val="24"/>
        </w:rPr>
        <w:t xml:space="preserve"> he derived this from his mother.</w:t>
      </w:r>
    </w:p>
    <w:p>
      <w:pPr>
        <w:pStyle w:val="Normal"/>
        <w:spacing w:lineRule="auto" w:line="240"/>
        <w:ind w:firstLine="284" w:start="284" w:end="0"/>
        <w:rPr/>
      </w:pPr>
      <w:r>
        <w:rPr>
          <w:sz w:val="24"/>
        </w:rPr>
        <w:t xml:space="preserve">You have come quickly to a resolution. But </w:t>
      </w:r>
      <w:r>
        <w:rPr>
          <w:i/>
          <w:sz w:val="24"/>
        </w:rPr>
        <w:t>perhaps</w:t>
      </w:r>
      <w:r>
        <w:rPr>
          <w:sz w:val="24"/>
        </w:rPr>
        <w:t xml:space="preserve"> you have been considering this question for a long </w:t>
      </w:r>
    </w:p>
    <w:p>
      <w:pPr>
        <w:pStyle w:val="Normal"/>
        <w:spacing w:lineRule="auto" w:line="240"/>
        <w:ind w:firstLine="284" w:start="284" w:end="0"/>
        <w:rPr>
          <w:sz w:val="24"/>
        </w:rPr>
      </w:pPr>
      <w:r>
        <w:rPr>
          <w:sz w:val="24"/>
        </w:rPr>
        <w:t xml:space="preserve">time? </w:t>
      </w:r>
    </w:p>
    <w:p>
      <w:pPr>
        <w:pStyle w:val="Normal"/>
        <w:spacing w:lineRule="auto" w:line="240"/>
        <w:ind w:firstLine="284" w:start="284" w:end="0"/>
        <w:rPr/>
      </w:pPr>
      <w:r>
        <w:rPr>
          <w:i/>
          <w:sz w:val="24"/>
        </w:rPr>
        <w:t>Obviously</w:t>
      </w:r>
      <w:r>
        <w:rPr>
          <w:sz w:val="24"/>
        </w:rPr>
        <w:t xml:space="preserve"> you didn’t read it.</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Estimate proper (good/bad)</w:t>
      </w:r>
      <w:r>
        <w:rPr>
          <w:sz w:val="24"/>
        </w:rPr>
        <w:t xml:space="preserve"> – (</w:t>
      </w:r>
      <w:r>
        <w:rPr>
          <w:i/>
          <w:sz w:val="24"/>
        </w:rPr>
        <w:t>luckily, fortunately, happily, unfortunately, unluckily,</w:t>
      </w:r>
      <w:r>
        <w:rPr>
          <w:sz w:val="24"/>
        </w:rPr>
        <w:t xml:space="preserve"> etc.).</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Fortunately</w:t>
      </w:r>
      <w:r>
        <w:rPr>
          <w:sz w:val="24"/>
        </w:rPr>
        <w:t xml:space="preserve"> there were few people at the morning surgery.</w:t>
      </w:r>
    </w:p>
    <w:p>
      <w:pPr>
        <w:pStyle w:val="Normal"/>
        <w:spacing w:lineRule="auto" w:line="240"/>
        <w:ind w:firstLine="284" w:start="284" w:end="0"/>
        <w:rPr/>
      </w:pPr>
      <w:r>
        <w:rPr>
          <w:i/>
          <w:sz w:val="24"/>
        </w:rPr>
        <w:t>Unhappily</w:t>
      </w:r>
      <w:r>
        <w:rPr>
          <w:sz w:val="24"/>
        </w:rPr>
        <w:t xml:space="preserve"> a terrible storm broke out before the travellers had reached their destination.</w:t>
      </w:r>
    </w:p>
    <w:p>
      <w:pPr>
        <w:pStyle w:val="Normal"/>
        <w:spacing w:lineRule="auto" w:line="240"/>
        <w:ind w:firstLine="284" w:end="0"/>
        <w:rPr>
          <w:b/>
          <w:sz w:val="24"/>
        </w:rPr>
      </w:pPr>
      <w:r>
        <w:rPr>
          <w:b/>
          <w:sz w:val="24"/>
        </w:rPr>
      </w:r>
    </w:p>
    <w:p>
      <w:pPr>
        <w:pStyle w:val="Heading2"/>
        <w:rPr/>
      </w:pPr>
      <w:bookmarkStart w:id="75" w:name="__RefHeading___Toc5113013"/>
      <w:bookmarkEnd w:id="75"/>
      <w:r>
        <w:rPr/>
        <w:t>THE PREPOSITION</w:t>
      </w:r>
    </w:p>
    <w:p>
      <w:pPr>
        <w:pStyle w:val="Normal"/>
        <w:spacing w:lineRule="auto" w:line="240"/>
        <w:ind w:firstLine="284" w:end="0"/>
        <w:rPr>
          <w:sz w:val="24"/>
        </w:rPr>
      </w:pPr>
      <w:r>
        <w:rPr>
          <w:sz w:val="24"/>
        </w:rPr>
      </w:r>
    </w:p>
    <w:p>
      <w:pPr>
        <w:pStyle w:val="Normal"/>
        <w:spacing w:lineRule="auto" w:line="240"/>
        <w:ind w:firstLine="284" w:end="0"/>
        <w:rPr/>
      </w:pPr>
      <w:r>
        <w:rPr>
          <w:b/>
          <w:sz w:val="24"/>
        </w:rPr>
        <w:t>§ 245. A preposition</w:t>
      </w:r>
      <w:r>
        <w:rPr>
          <w:sz w:val="24"/>
        </w:rPr>
        <w:t xml:space="preserve"> is a function word indicating a relation between two notional words. Its semantic significance becomes evident when different prepositions are used with one and the same word, as in:</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to go</w:t>
      </w:r>
      <w:r>
        <w:rPr>
          <w:b/>
          <w:i/>
          <w:sz w:val="24"/>
        </w:rPr>
        <w:t xml:space="preserve"> to</w:t>
      </w:r>
      <w:r>
        <w:rPr>
          <w:i/>
          <w:sz w:val="24"/>
        </w:rPr>
        <w:t xml:space="preserve"> the park, to go</w:t>
      </w:r>
      <w:r>
        <w:rPr>
          <w:b/>
          <w:i/>
          <w:sz w:val="24"/>
        </w:rPr>
        <w:t xml:space="preserve"> across</w:t>
      </w:r>
      <w:r>
        <w:rPr>
          <w:i/>
          <w:sz w:val="24"/>
        </w:rPr>
        <w:t xml:space="preserve"> the park, to go</w:t>
      </w:r>
      <w:r>
        <w:rPr>
          <w:b/>
          <w:i/>
          <w:sz w:val="24"/>
        </w:rPr>
        <w:t xml:space="preserve"> round</w:t>
      </w:r>
      <w:r>
        <w:rPr>
          <w:i/>
          <w:sz w:val="24"/>
        </w:rPr>
        <w:t xml:space="preserve"> the park, to go </w:t>
      </w:r>
      <w:r>
        <w:rPr>
          <w:b/>
          <w:i/>
          <w:sz w:val="24"/>
        </w:rPr>
        <w:t>out of</w:t>
      </w:r>
      <w:r>
        <w:rPr>
          <w:i/>
          <w:sz w:val="24"/>
        </w:rPr>
        <w:t xml:space="preserve"> the park, to go</w:t>
      </w:r>
      <w:r>
        <w:rPr>
          <w:b/>
          <w:i/>
          <w:sz w:val="24"/>
        </w:rPr>
        <w:t xml:space="preserve"> through</w:t>
      </w:r>
      <w:r>
        <w:rPr>
          <w:i/>
          <w:sz w:val="24"/>
        </w:rPr>
        <w:t xml:space="preserve"> the </w:t>
      </w:r>
    </w:p>
    <w:p>
      <w:pPr>
        <w:pStyle w:val="Normal"/>
        <w:spacing w:lineRule="auto" w:line="240"/>
        <w:ind w:firstLine="284" w:start="284" w:end="0"/>
        <w:rPr/>
      </w:pPr>
      <w:r>
        <w:rPr>
          <w:i/>
          <w:sz w:val="24"/>
        </w:rPr>
        <w:t>park,</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preposition may altogether change the meaning of the verb:</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he shot the officer</w:t>
      </w:r>
      <w:r>
        <w:rPr>
          <w:sz w:val="24"/>
        </w:rPr>
        <w:t xml:space="preserve"> (he aimed at him and hit him), </w:t>
      </w:r>
    </w:p>
    <w:p>
      <w:pPr>
        <w:pStyle w:val="Normal"/>
        <w:spacing w:lineRule="auto" w:line="240"/>
        <w:ind w:firstLine="284" w:end="0"/>
        <w:rPr/>
      </w:pPr>
      <w:r>
        <w:rPr>
          <w:i/>
          <w:sz w:val="24"/>
        </w:rPr>
        <w:t>he shot at the officer</w:t>
      </w:r>
      <w:r>
        <w:rPr>
          <w:sz w:val="24"/>
        </w:rPr>
        <w:t xml:space="preserve"> (he aimed at him but probably missed).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Although the tradition of differentiating prepositions from other word classes (conjunctions, and in some cases adverbs) is well established, it is not always easy to draw the border-line; nearly all one-word prepositions can also function as adverbs or as conjunctions, their status being determined only syntactically. A few words - </w:t>
      </w:r>
      <w:r>
        <w:rPr>
          <w:i/>
          <w:sz w:val="24"/>
        </w:rPr>
        <w:t>after, before, since, for</w:t>
      </w:r>
      <w:r>
        <w:rPr>
          <w:sz w:val="24"/>
        </w:rPr>
        <w:t xml:space="preserve"> (with the change of meaning), </w:t>
      </w:r>
      <w:r>
        <w:rPr>
          <w:i/>
          <w:sz w:val="24"/>
        </w:rPr>
        <w:t xml:space="preserve">behind </w:t>
      </w:r>
      <w:r>
        <w:rPr>
          <w:sz w:val="24"/>
        </w:rPr>
        <w:t>- may function not only as adverbs, adverbial postpositions, or conjunctions, but also as prepositions. Compare the following groups of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They sailed </w:t>
      </w:r>
      <w:r>
        <w:rPr>
          <w:i/>
          <w:sz w:val="24"/>
        </w:rPr>
        <w:t>up</w:t>
      </w:r>
      <w:r>
        <w:rPr>
          <w:sz w:val="24"/>
        </w:rPr>
        <w:t xml:space="preserve"> (postposition).</w:t>
      </w:r>
    </w:p>
    <w:p>
      <w:pPr>
        <w:pStyle w:val="Normal"/>
        <w:spacing w:lineRule="auto" w:line="240"/>
        <w:ind w:firstLine="284" w:start="284" w:end="0"/>
        <w:rPr/>
      </w:pPr>
      <w:r>
        <w:rPr>
          <w:sz w:val="24"/>
        </w:rPr>
        <w:t xml:space="preserve">They sailed </w:t>
      </w:r>
      <w:r>
        <w:rPr>
          <w:i/>
          <w:sz w:val="24"/>
        </w:rPr>
        <w:t>up</w:t>
      </w:r>
      <w:r>
        <w:rPr>
          <w:sz w:val="24"/>
        </w:rPr>
        <w:t xml:space="preserve"> the river (preposition).</w:t>
      </w:r>
    </w:p>
    <w:p>
      <w:pPr>
        <w:pStyle w:val="Normal"/>
        <w:spacing w:lineRule="auto" w:line="240"/>
        <w:ind w:firstLine="284" w:start="284" w:end="0"/>
        <w:rPr/>
      </w:pPr>
      <w:r>
        <w:rPr>
          <w:sz w:val="24"/>
        </w:rPr>
        <w:t xml:space="preserve">Everybody was </w:t>
      </w:r>
      <w:r>
        <w:rPr>
          <w:i/>
          <w:sz w:val="24"/>
        </w:rPr>
        <w:t>up</w:t>
      </w:r>
      <w:r>
        <w:rPr>
          <w:sz w:val="24"/>
        </w:rPr>
        <w:t xml:space="preserve"> at the sound of the bell (adverb).</w:t>
      </w:r>
    </w:p>
    <w:p>
      <w:pPr>
        <w:pStyle w:val="Normal"/>
        <w:spacing w:lineRule="auto" w:line="240"/>
        <w:ind w:firstLine="284" w:start="284" w:end="0"/>
        <w:rPr/>
      </w:pPr>
      <w:r>
        <w:rPr>
          <w:sz w:val="24"/>
        </w:rPr>
        <w:t xml:space="preserve">The milk boiled </w:t>
      </w:r>
      <w:r>
        <w:rPr>
          <w:i/>
          <w:sz w:val="24"/>
        </w:rPr>
        <w:t>over</w:t>
      </w:r>
      <w:r>
        <w:rPr>
          <w:sz w:val="24"/>
        </w:rPr>
        <w:t xml:space="preserve"> (postposition).</w:t>
      </w:r>
    </w:p>
    <w:p>
      <w:pPr>
        <w:pStyle w:val="Normal"/>
        <w:spacing w:lineRule="auto" w:line="240"/>
        <w:ind w:firstLine="284" w:start="284" w:end="0"/>
        <w:rPr/>
      </w:pPr>
      <w:r>
        <w:rPr>
          <w:sz w:val="24"/>
        </w:rPr>
        <w:t xml:space="preserve">He presided </w:t>
      </w:r>
      <w:r>
        <w:rPr>
          <w:i/>
          <w:sz w:val="24"/>
        </w:rPr>
        <w:t>over</w:t>
      </w:r>
      <w:r>
        <w:rPr>
          <w:sz w:val="24"/>
        </w:rPr>
        <w:t xml:space="preserve"> the meeting (preposition).</w:t>
      </w:r>
    </w:p>
    <w:p>
      <w:pPr>
        <w:pStyle w:val="Normal"/>
        <w:spacing w:lineRule="auto" w:line="240"/>
        <w:ind w:firstLine="284" w:start="284" w:end="0"/>
        <w:rPr/>
      </w:pPr>
      <w:r>
        <w:rPr>
          <w:sz w:val="24"/>
        </w:rPr>
        <w:t xml:space="preserve">I can’t tolerate such men </w:t>
      </w:r>
      <w:r>
        <w:rPr>
          <w:i/>
          <w:sz w:val="24"/>
        </w:rPr>
        <w:t>as</w:t>
      </w:r>
      <w:r>
        <w:rPr>
          <w:sz w:val="24"/>
        </w:rPr>
        <w:t xml:space="preserve"> him (preposition).</w:t>
      </w:r>
    </w:p>
    <w:p>
      <w:pPr>
        <w:pStyle w:val="Normal"/>
        <w:spacing w:lineRule="auto" w:line="240"/>
        <w:ind w:firstLine="284" w:start="284" w:end="0"/>
        <w:rPr/>
      </w:pPr>
      <w:r>
        <w:rPr>
          <w:i/>
          <w:sz w:val="24"/>
        </w:rPr>
        <w:t>As</w:t>
      </w:r>
      <w:r>
        <w:rPr>
          <w:sz w:val="24"/>
        </w:rPr>
        <w:t xml:space="preserve"> he was passing the door he turned back (conjunction).</w:t>
      </w:r>
    </w:p>
    <w:p>
      <w:pPr>
        <w:pStyle w:val="Normal"/>
        <w:spacing w:lineRule="auto" w:line="240"/>
        <w:ind w:firstLine="284" w:start="284" w:end="0"/>
        <w:rPr/>
      </w:pPr>
      <w:r>
        <w:rPr>
          <w:sz w:val="24"/>
        </w:rPr>
        <w:t xml:space="preserve">No one saw him </w:t>
      </w:r>
      <w:r>
        <w:rPr>
          <w:i/>
          <w:sz w:val="24"/>
        </w:rPr>
        <w:t>but</w:t>
      </w:r>
      <w:r>
        <w:rPr>
          <w:sz w:val="24"/>
        </w:rPr>
        <w:t xml:space="preserve"> me (preposition).</w:t>
      </w:r>
    </w:p>
    <w:p>
      <w:pPr>
        <w:pStyle w:val="Normal"/>
        <w:spacing w:lineRule="auto" w:line="240"/>
        <w:ind w:firstLine="284" w:start="284" w:end="0"/>
        <w:rPr/>
      </w:pPr>
      <w:r>
        <w:rPr>
          <w:i/>
          <w:sz w:val="24"/>
        </w:rPr>
        <w:t>But</w:t>
      </w:r>
      <w:r>
        <w:rPr>
          <w:sz w:val="24"/>
        </w:rPr>
        <w:t xml:space="preserve"> no one saw him (conjunction).</w:t>
      </w:r>
    </w:p>
    <w:p>
      <w:pPr>
        <w:pStyle w:val="Normal"/>
        <w:spacing w:lineRule="auto" w:line="240"/>
        <w:ind w:firstLine="284" w:start="284" w:end="0"/>
        <w:rPr/>
      </w:pPr>
      <w:r>
        <w:rPr>
          <w:sz w:val="24"/>
        </w:rPr>
        <w:t xml:space="preserve">He is stronger </w:t>
      </w:r>
      <w:r>
        <w:rPr>
          <w:i/>
          <w:sz w:val="24"/>
        </w:rPr>
        <w:t>than</w:t>
      </w:r>
      <w:r>
        <w:rPr>
          <w:sz w:val="24"/>
        </w:rPr>
        <w:t xml:space="preserve"> me (preposition).</w:t>
      </w:r>
    </w:p>
    <w:p>
      <w:pPr>
        <w:pStyle w:val="Normal"/>
        <w:spacing w:lineRule="auto" w:line="240"/>
        <w:ind w:firstLine="284" w:start="284" w:end="0"/>
        <w:rPr/>
      </w:pPr>
      <w:r>
        <w:rPr>
          <w:sz w:val="24"/>
        </w:rPr>
        <w:t xml:space="preserve">He is stronger </w:t>
      </w:r>
      <w:r>
        <w:rPr>
          <w:i/>
          <w:sz w:val="24"/>
        </w:rPr>
        <w:t>than</w:t>
      </w:r>
      <w:r>
        <w:rPr>
          <w:sz w:val="24"/>
        </w:rPr>
        <w:t xml:space="preserve"> I am (conjunction).</w:t>
      </w:r>
    </w:p>
    <w:p>
      <w:pPr>
        <w:pStyle w:val="Normal"/>
        <w:spacing w:lineRule="auto" w:line="240"/>
        <w:ind w:firstLine="284" w:start="284" w:end="0"/>
        <w:rPr>
          <w:b/>
          <w:sz w:val="24"/>
        </w:rPr>
      </w:pPr>
      <w:r>
        <w:rPr>
          <w:b/>
          <w:sz w:val="24"/>
        </w:rPr>
      </w:r>
    </w:p>
    <w:p>
      <w:pPr>
        <w:pStyle w:val="Heading3"/>
        <w:rPr/>
      </w:pPr>
      <w:bookmarkStart w:id="76" w:name="__RefHeading___Toc5113014"/>
      <w:bookmarkEnd w:id="76"/>
      <w:r>
        <w:rPr/>
        <w:t>Morphological composition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246.</w:t>
      </w:r>
      <w:r>
        <w:rPr>
          <w:sz w:val="24"/>
        </w:rPr>
        <w:t xml:space="preserve"> Most of the common English prepositions are</w:t>
      </w:r>
      <w:r>
        <w:rPr>
          <w:b/>
          <w:sz w:val="24"/>
        </w:rPr>
        <w:t xml:space="preserve"> simple</w:t>
      </w:r>
      <w:r>
        <w:rPr>
          <w:sz w:val="24"/>
        </w:rPr>
        <w:t xml:space="preserve"> in structure:</w:t>
      </w:r>
    </w:p>
    <w:p>
      <w:pPr>
        <w:pStyle w:val="Normal"/>
        <w:spacing w:lineRule="auto" w:line="240"/>
        <w:ind w:firstLine="284" w:start="284" w:end="0"/>
        <w:rPr/>
      </w:pPr>
      <w:r>
        <w:rPr>
          <w:i/>
          <w:sz w:val="24"/>
        </w:rPr>
        <w:t>out, in, for, on, about, but</w:t>
      </w:r>
      <w:r>
        <w:rPr>
          <w:sz w:val="24"/>
          <w:lang w:val="ru-RU"/>
        </w:rPr>
        <w:t xml:space="preserve"> (в значении </w:t>
      </w:r>
      <w:r>
        <w:rPr>
          <w:i/>
          <w:sz w:val="24"/>
          <w:lang w:val="ru-RU"/>
        </w:rPr>
        <w:t>кроме, исключая),</w:t>
      </w:r>
      <w:r>
        <w:rPr>
          <w:i/>
          <w:sz w:val="24"/>
        </w:rPr>
        <w:t xml:space="preserve"> against.</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Derived</w:t>
      </w:r>
      <w:r>
        <w:rPr>
          <w:sz w:val="24"/>
        </w:rPr>
        <w:t xml:space="preserve"> prepositions are formed from other words, mainly participles:</w:t>
      </w:r>
    </w:p>
    <w:p>
      <w:pPr>
        <w:pStyle w:val="Normal"/>
        <w:spacing w:lineRule="auto" w:line="240"/>
        <w:ind w:firstLine="284" w:start="284" w:end="0"/>
        <w:rPr>
          <w:i/>
          <w:i/>
          <w:sz w:val="24"/>
        </w:rPr>
      </w:pPr>
      <w:r>
        <w:rPr>
          <w:i/>
          <w:sz w:val="24"/>
        </w:rPr>
        <w:t>excepting, concerning, considering, following, including, during, depending, granted, past, except.</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There are also many</w:t>
      </w:r>
      <w:r>
        <w:rPr>
          <w:b/>
          <w:sz w:val="24"/>
        </w:rPr>
        <w:t xml:space="preserve"> compound</w:t>
      </w:r>
      <w:r>
        <w:rPr>
          <w:sz w:val="24"/>
        </w:rPr>
        <w:t xml:space="preserve"> prepositions:</w:t>
      </w:r>
    </w:p>
    <w:p>
      <w:pPr>
        <w:pStyle w:val="Normal"/>
        <w:spacing w:lineRule="auto" w:line="240"/>
        <w:ind w:firstLine="284" w:end="0"/>
        <w:rPr/>
      </w:pPr>
      <w:r>
        <w:rPr>
          <w:i/>
          <w:sz w:val="24"/>
        </w:rPr>
        <w:t>within, outside, upon, onto, throughout, alongside, wherewith, whereof, whereupon, herein, hereafter, withall.</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Composite</w:t>
      </w:r>
      <w:r>
        <w:rPr>
          <w:sz w:val="24"/>
        </w:rPr>
        <w:t xml:space="preserve"> or</w:t>
      </w:r>
      <w:r>
        <w:rPr>
          <w:b/>
          <w:sz w:val="24"/>
        </w:rPr>
        <w:t xml:space="preserve"> phrasal</w:t>
      </w:r>
      <w:r>
        <w:rPr>
          <w:sz w:val="24"/>
        </w:rPr>
        <w:t xml:space="preserve"> prepositions include a word of another class and one or two prepositions, as in </w:t>
      </w:r>
      <w:r>
        <w:rPr>
          <w:i/>
          <w:sz w:val="24"/>
        </w:rPr>
        <w:t>by virtue of, but for, because of, by means of, instead of, in lieu of, prior to, on account of, abreast of, thanks to, with reference to, opposite to, in front of, for the sake of, in view of, in spite of, in preference to, in unison with, for the sake of, except for, due to, in addition to, with regard to, on behalf of, in line with, at variance with.</w:t>
      </w:r>
    </w:p>
    <w:p>
      <w:pPr>
        <w:pStyle w:val="Normal"/>
        <w:spacing w:lineRule="auto" w:line="240"/>
        <w:ind w:firstLine="284" w:end="0"/>
        <w:rPr/>
      </w:pPr>
      <w:r>
        <w:rPr>
          <w:sz w:val="24"/>
        </w:rPr>
        <w:t xml:space="preserve">A composite preposition is indivisible both syntactically and semantically, that is, no element of it can be varied, abbreviated, or extended according to the normal rules of syntax. Thus in the composite preposition </w:t>
      </w:r>
      <w:r>
        <w:rPr>
          <w:i/>
          <w:sz w:val="24"/>
        </w:rPr>
        <w:t>for the sake of</w:t>
      </w:r>
      <w:r>
        <w:rPr>
          <w:sz w:val="24"/>
        </w:rPr>
        <w:t xml:space="preserve"> neither the definite article nor the preposition can be re</w:t>
        <w:softHyphen/>
        <w:t>placed by words of similar meaning.</w:t>
      </w:r>
    </w:p>
    <w:p>
      <w:pPr>
        <w:pStyle w:val="Normal"/>
        <w:spacing w:lineRule="auto" w:line="240"/>
        <w:ind w:firstLine="284" w:end="0"/>
        <w:rPr>
          <w:b/>
          <w:sz w:val="24"/>
        </w:rPr>
      </w:pPr>
      <w:r>
        <w:rPr>
          <w:b/>
          <w:sz w:val="24"/>
        </w:rPr>
      </w:r>
    </w:p>
    <w:p>
      <w:pPr>
        <w:pStyle w:val="Heading3"/>
        <w:rPr/>
      </w:pPr>
      <w:bookmarkStart w:id="77" w:name="__RefHeading___Toc5113015"/>
      <w:bookmarkEnd w:id="77"/>
      <w:r>
        <w:rPr/>
        <w:t>Semantic characteristics</w:t>
      </w:r>
    </w:p>
    <w:p>
      <w:pPr>
        <w:pStyle w:val="Normal"/>
        <w:spacing w:lineRule="auto" w:line="240"/>
        <w:ind w:firstLine="284" w:end="0"/>
        <w:rPr>
          <w:sz w:val="24"/>
        </w:rPr>
      </w:pPr>
      <w:r>
        <w:rPr>
          <w:sz w:val="24"/>
        </w:rPr>
      </w:r>
    </w:p>
    <w:p>
      <w:pPr>
        <w:pStyle w:val="Normal"/>
        <w:spacing w:lineRule="auto" w:line="240"/>
        <w:ind w:firstLine="284" w:end="0"/>
        <w:rPr/>
      </w:pPr>
      <w:r>
        <w:rPr>
          <w:b/>
          <w:sz w:val="24"/>
        </w:rPr>
        <w:t>§ 247.</w:t>
      </w:r>
      <w:r>
        <w:rPr>
          <w:sz w:val="24"/>
        </w:rPr>
        <w:t xml:space="preserve"> Semantically prepositions form a varied group of words. Most of them are polysemantic </w:t>
      </w:r>
      <w:r>
        <w:rPr>
          <w:i/>
          <w:sz w:val="24"/>
        </w:rPr>
        <w:t>(in, to, for, at, from),</w:t>
      </w:r>
      <w:r>
        <w:rPr>
          <w:sz w:val="24"/>
        </w:rPr>
        <w:t xml:space="preserve"> their original meaning having become vague, others have retained their full meaning and are accordingly monosemantic </w:t>
      </w:r>
      <w:r>
        <w:rPr>
          <w:i/>
          <w:sz w:val="24"/>
        </w:rPr>
        <w:t>(down, over, across, off, till, until, save, near, along, among, despite, during,</w:t>
      </w:r>
      <w:r>
        <w:rPr>
          <w:sz w:val="24"/>
        </w:rPr>
        <w:t xml:space="preserve"> etc.). This also applies to prepositions borrowed from Latin: </w:t>
      </w:r>
      <w:r>
        <w:rPr>
          <w:i/>
          <w:sz w:val="24"/>
        </w:rPr>
        <w:t>versus, via, plus, minus.</w:t>
      </w:r>
    </w:p>
    <w:p>
      <w:pPr>
        <w:pStyle w:val="Normal"/>
        <w:spacing w:lineRule="auto" w:line="240"/>
        <w:ind w:firstLine="284" w:end="0"/>
        <w:rPr>
          <w:sz w:val="24"/>
        </w:rPr>
      </w:pPr>
      <w:r>
        <w:rPr>
          <w:sz w:val="24"/>
        </w:rPr>
        <w:t>Relations expressed by prepositions may be of various types: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agentive - </w:t>
      </w:r>
      <w:r>
        <w:rPr>
          <w:i/>
          <w:sz w:val="24"/>
        </w:rPr>
        <w:t>the letter was sent</w:t>
      </w:r>
      <w:r>
        <w:rPr>
          <w:b/>
          <w:i/>
          <w:sz w:val="24"/>
        </w:rPr>
        <w:t xml:space="preserve"> by</w:t>
      </w:r>
      <w:r>
        <w:rPr>
          <w:i/>
          <w:sz w:val="24"/>
        </w:rPr>
        <w:t xml:space="preserve"> a friend of mine;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attributive - a </w:t>
      </w:r>
      <w:r>
        <w:rPr>
          <w:i/>
          <w:sz w:val="24"/>
        </w:rPr>
        <w:t>drawing</w:t>
      </w:r>
      <w:r>
        <w:rPr>
          <w:b/>
          <w:i/>
          <w:sz w:val="24"/>
        </w:rPr>
        <w:t xml:space="preserve"> in</w:t>
      </w:r>
      <w:r>
        <w:rPr>
          <w:i/>
          <w:sz w:val="24"/>
        </w:rPr>
        <w:t xml:space="preserve"> crayon, the people</w:t>
      </w:r>
      <w:r>
        <w:rPr>
          <w:b/>
          <w:i/>
          <w:sz w:val="24"/>
        </w:rPr>
        <w:t xml:space="preserve"> in</w:t>
      </w:r>
      <w:r>
        <w:rPr>
          <w:i/>
          <w:sz w:val="24"/>
        </w:rPr>
        <w:t xml:space="preserve"> question</w:t>
      </w:r>
      <w:r>
        <w:rPr>
          <w:sz w:val="24"/>
          <w:lang w:val="ru-RU"/>
        </w:rPr>
        <w:t xml:space="preserve"> (люди, о которых идет речь);</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3) possessive and partial relations - </w:t>
      </w:r>
      <w:r>
        <w:rPr>
          <w:i/>
          <w:sz w:val="24"/>
        </w:rPr>
        <w:t>one of my friends, the roof of the house, a glass</w:t>
      </w:r>
      <w:r>
        <w:rPr>
          <w:b/>
          <w:i/>
          <w:sz w:val="24"/>
        </w:rPr>
        <w:t xml:space="preserve"> of</w:t>
      </w:r>
      <w:r>
        <w:rPr>
          <w:i/>
          <w:sz w:val="24"/>
        </w:rPr>
        <w:t xml:space="preserve"> brandy, a decline</w:t>
      </w:r>
      <w:r>
        <w:rPr>
          <w:b/>
          <w:i/>
          <w:sz w:val="24"/>
        </w:rPr>
        <w:t xml:space="preserve"> in</w:t>
      </w:r>
      <w:r>
        <w:rPr>
          <w:i/>
          <w:sz w:val="24"/>
        </w:rPr>
        <w:t xml:space="preserve"> </w:t>
      </w:r>
    </w:p>
    <w:p>
      <w:pPr>
        <w:pStyle w:val="Normal"/>
        <w:spacing w:lineRule="auto" w:line="240"/>
        <w:ind w:firstLine="284" w:end="0"/>
        <w:rPr/>
      </w:pPr>
      <w:r>
        <w:rPr>
          <w:i/>
          <w:sz w:val="24"/>
        </w:rPr>
        <w:t xml:space="preserve">   </w:t>
      </w:r>
      <w:r>
        <w:rPr>
          <w:i/>
          <w:sz w:val="24"/>
        </w:rPr>
        <w:t>waste, a rise</w:t>
      </w:r>
      <w:r>
        <w:rPr>
          <w:b/>
          <w:i/>
          <w:sz w:val="24"/>
        </w:rPr>
        <w:t xml:space="preserve"> in</w:t>
      </w:r>
      <w:r>
        <w:rPr>
          <w:i/>
          <w:sz w:val="24"/>
        </w:rPr>
        <w:t xml:space="preserve"> production;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4) relation indicating origin, material, or source - </w:t>
      </w:r>
      <w:r>
        <w:rPr>
          <w:i/>
          <w:sz w:val="24"/>
        </w:rPr>
        <w:t>a</w:t>
      </w:r>
      <w:r>
        <w:rPr>
          <w:b/>
          <w:i/>
          <w:sz w:val="24"/>
        </w:rPr>
        <w:t xml:space="preserve"> girl from</w:t>
      </w:r>
      <w:r>
        <w:rPr>
          <w:i/>
          <w:sz w:val="24"/>
        </w:rPr>
        <w:t xml:space="preserve"> Brighton, made of gold: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5) objective relation – </w:t>
      </w:r>
      <w:r>
        <w:rPr>
          <w:i/>
          <w:sz w:val="24"/>
        </w:rPr>
        <w:t>don’t be angry</w:t>
      </w:r>
      <w:r>
        <w:rPr>
          <w:b/>
          <w:i/>
          <w:sz w:val="24"/>
        </w:rPr>
        <w:t xml:space="preserve"> with</w:t>
      </w:r>
      <w:r>
        <w:rPr>
          <w:i/>
          <w:sz w:val="24"/>
        </w:rPr>
        <w:t xml:space="preserve"> me,</w:t>
      </w:r>
      <w:r>
        <w:rPr>
          <w:i/>
          <w:sz w:val="24"/>
          <w:lang w:val="ru-RU"/>
        </w:rPr>
        <w:t xml:space="preserve"> I'II</w:t>
      </w:r>
      <w:r>
        <w:rPr>
          <w:i/>
          <w:sz w:val="24"/>
        </w:rPr>
        <w:t xml:space="preserve"> look</w:t>
      </w:r>
      <w:r>
        <w:rPr>
          <w:b/>
          <w:i/>
          <w:sz w:val="24"/>
        </w:rPr>
        <w:t xml:space="preserve"> into</w:t>
      </w:r>
      <w:r>
        <w:rPr>
          <w:i/>
          <w:sz w:val="24"/>
        </w:rPr>
        <w:t xml:space="preserve"> the matter, to work</w:t>
      </w:r>
      <w:r>
        <w:rPr>
          <w:b/>
          <w:i/>
          <w:sz w:val="24"/>
        </w:rPr>
        <w:t xml:space="preserve"> at</w:t>
      </w:r>
      <w:r>
        <w:rPr>
          <w:i/>
          <w:sz w:val="24"/>
        </w:rPr>
        <w:t xml:space="preserve"> a book, to speak</w:t>
      </w:r>
      <w:r>
        <w:rPr>
          <w:b/>
          <w:i/>
          <w:sz w:val="24"/>
        </w:rPr>
        <w:t xml:space="preserve"> on</w:t>
      </w:r>
      <w:r>
        <w:rPr>
          <w:i/>
          <w:sz w:val="24"/>
        </w:rPr>
        <w:t xml:space="preserve"> the </w:t>
      </w:r>
    </w:p>
    <w:p>
      <w:pPr>
        <w:pStyle w:val="Normal"/>
        <w:spacing w:lineRule="auto" w:line="240"/>
        <w:ind w:firstLine="284" w:end="0"/>
        <w:rPr/>
      </w:pPr>
      <w:r>
        <w:rPr>
          <w:i/>
          <w:sz w:val="24"/>
        </w:rPr>
        <w:t xml:space="preserve">    </w:t>
      </w:r>
      <w:r>
        <w:rPr>
          <w:i/>
          <w:sz w:val="24"/>
        </w:rPr>
        <w:t>matter</w:t>
      </w:r>
      <w:r>
        <w:rPr>
          <w:b/>
          <w:i/>
          <w:sz w:val="24"/>
        </w:rPr>
        <w:t xml:space="preserve"> (about</w:t>
      </w:r>
      <w:r>
        <w:rPr>
          <w:i/>
          <w:sz w:val="24"/>
        </w:rPr>
        <w:t xml:space="preserve"> the matter,</w:t>
      </w:r>
      <w:r>
        <w:rPr>
          <w:b/>
          <w:i/>
          <w:sz w:val="24"/>
        </w:rPr>
        <w:t xml:space="preserve"> of</w:t>
      </w:r>
      <w:r>
        <w:rPr>
          <w:i/>
          <w:sz w:val="24"/>
        </w:rPr>
        <w:t xml:space="preserve"> the matter);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6) relation indicating to whom the action is directed - </w:t>
      </w:r>
      <w:r>
        <w:rPr>
          <w:i/>
          <w:sz w:val="24"/>
        </w:rPr>
        <w:t>to show it</w:t>
      </w:r>
      <w:r>
        <w:rPr>
          <w:b/>
          <w:i/>
          <w:sz w:val="24"/>
        </w:rPr>
        <w:t xml:space="preserve"> to </w:t>
      </w:r>
      <w:r>
        <w:rPr>
          <w:i/>
          <w:sz w:val="24"/>
        </w:rPr>
        <w:t>him, to give lessons to the children;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7) instrumental relation - </w:t>
      </w:r>
      <w:r>
        <w:rPr>
          <w:i/>
          <w:sz w:val="24"/>
        </w:rPr>
        <w:t>to write</w:t>
      </w:r>
      <w:r>
        <w:rPr>
          <w:b/>
          <w:i/>
          <w:sz w:val="24"/>
        </w:rPr>
        <w:t xml:space="preserve"> with</w:t>
      </w:r>
      <w:r>
        <w:rPr>
          <w:i/>
          <w:sz w:val="24"/>
        </w:rPr>
        <w:t xml:space="preserve"> a pencil, to cut</w:t>
      </w:r>
      <w:r>
        <w:rPr>
          <w:b/>
          <w:i/>
          <w:sz w:val="24"/>
        </w:rPr>
        <w:t xml:space="preserve"> with</w:t>
      </w:r>
      <w:r>
        <w:rPr>
          <w:i/>
          <w:sz w:val="24"/>
        </w:rPr>
        <w:t xml:space="preserve"> a knife;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8) relation of subordination - </w:t>
      </w:r>
      <w:r>
        <w:rPr>
          <w:i/>
          <w:sz w:val="24"/>
        </w:rPr>
        <w:t>to be secretary</w:t>
      </w:r>
      <w:r>
        <w:rPr>
          <w:b/>
          <w:i/>
          <w:sz w:val="24"/>
        </w:rPr>
        <w:t xml:space="preserve"> to</w:t>
      </w:r>
      <w:r>
        <w:rPr>
          <w:i/>
          <w:sz w:val="24"/>
        </w:rPr>
        <w:t xml:space="preserve"> a Minister;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9) relation defining the sphere or field of activity - </w:t>
      </w:r>
      <w:r>
        <w:rPr>
          <w:i/>
          <w:sz w:val="24"/>
        </w:rPr>
        <w:t xml:space="preserve">the country depends </w:t>
      </w:r>
      <w:r>
        <w:rPr>
          <w:b/>
          <w:i/>
          <w:sz w:val="24"/>
        </w:rPr>
        <w:t>on</w:t>
      </w:r>
      <w:r>
        <w:rPr>
          <w:i/>
          <w:sz w:val="24"/>
        </w:rPr>
        <w:t xml:space="preserve"> exports</w:t>
      </w:r>
      <w:r>
        <w:rPr>
          <w:b/>
          <w:i/>
          <w:sz w:val="24"/>
        </w:rPr>
        <w:t xml:space="preserve"> for</w:t>
      </w:r>
      <w:r>
        <w:rPr>
          <w:i/>
          <w:sz w:val="24"/>
        </w:rPr>
        <w:t xml:space="preserve"> its food; Tom is good </w:t>
      </w:r>
    </w:p>
    <w:p>
      <w:pPr>
        <w:pStyle w:val="Normal"/>
        <w:spacing w:lineRule="auto" w:line="240"/>
        <w:ind w:firstLine="284" w:end="0"/>
        <w:rPr>
          <w:i/>
          <w:i/>
          <w:sz w:val="24"/>
        </w:rPr>
      </w:pPr>
      <w:r>
        <w:rPr>
          <w:i/>
          <w:sz w:val="24"/>
        </w:rPr>
        <w:t xml:space="preserve">    </w:t>
      </w:r>
      <w:r>
        <w:rPr>
          <w:i/>
          <w:sz w:val="24"/>
        </w:rPr>
        <w:t>at football;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10) relation of involvement or association - </w:t>
      </w:r>
      <w:r>
        <w:rPr>
          <w:i/>
          <w:sz w:val="24"/>
        </w:rPr>
        <w:t>to cooperate</w:t>
      </w:r>
      <w:r>
        <w:rPr>
          <w:b/>
          <w:i/>
          <w:sz w:val="24"/>
        </w:rPr>
        <w:t xml:space="preserve"> with</w:t>
      </w:r>
      <w:r>
        <w:rPr>
          <w:i/>
          <w:sz w:val="24"/>
        </w:rPr>
        <w:t xml:space="preserve"> some</w:t>
        <w:softHyphen/>
        <w:t>body; coffee with cream, to compare this</w:t>
      </w:r>
      <w:r>
        <w:rPr>
          <w:b/>
          <w:i/>
          <w:sz w:val="24"/>
        </w:rPr>
        <w:t xml:space="preserve"> </w:t>
      </w:r>
    </w:p>
    <w:p>
      <w:pPr>
        <w:pStyle w:val="Normal"/>
        <w:spacing w:lineRule="auto" w:line="240"/>
        <w:ind w:firstLine="284" w:end="0"/>
        <w:rPr/>
      </w:pPr>
      <w:r>
        <w:rPr>
          <w:b/>
          <w:i/>
          <w:sz w:val="24"/>
        </w:rPr>
        <w:t xml:space="preserve">     </w:t>
      </w:r>
      <w:r>
        <w:rPr>
          <w:b/>
          <w:i/>
          <w:sz w:val="24"/>
        </w:rPr>
        <w:t>with</w:t>
      </w:r>
      <w:r>
        <w:rPr>
          <w:i/>
          <w:sz w:val="24"/>
        </w:rPr>
        <w:t xml:space="preserve"> that, to get involved </w:t>
      </w:r>
      <w:r>
        <w:rPr>
          <w:b/>
          <w:i/>
          <w:sz w:val="24"/>
        </w:rPr>
        <w:t>in</w:t>
      </w:r>
      <w:r>
        <w:rPr>
          <w:i/>
          <w:sz w:val="24"/>
        </w:rPr>
        <w:t xml:space="preserve"> a discussion;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11) respective relation - </w:t>
      </w:r>
      <w:r>
        <w:rPr>
          <w:i/>
          <w:sz w:val="24"/>
        </w:rPr>
        <w:t>he is big</w:t>
      </w:r>
      <w:r>
        <w:rPr>
          <w:b/>
          <w:i/>
          <w:sz w:val="24"/>
        </w:rPr>
        <w:t xml:space="preserve"> for</w:t>
      </w:r>
      <w:r>
        <w:rPr>
          <w:i/>
          <w:sz w:val="24"/>
        </w:rPr>
        <w:t xml:space="preserve"> a youngster, I did not know I had a blackguard </w:t>
      </w:r>
      <w:r>
        <w:rPr>
          <w:b/>
          <w:i/>
          <w:sz w:val="24"/>
        </w:rPr>
        <w:t>for</w:t>
      </w:r>
      <w:r>
        <w:rPr>
          <w:i/>
          <w:sz w:val="24"/>
        </w:rPr>
        <w:t xml:space="preserve"> a son;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12) relation of resemblance - </w:t>
      </w:r>
      <w:r>
        <w:rPr>
          <w:i/>
          <w:sz w:val="24"/>
        </w:rPr>
        <w:t>he is</w:t>
      </w:r>
      <w:r>
        <w:rPr>
          <w:b/>
          <w:i/>
          <w:sz w:val="24"/>
        </w:rPr>
        <w:t xml:space="preserve"> like</w:t>
      </w:r>
      <w:r>
        <w:rPr>
          <w:i/>
          <w:sz w:val="24"/>
        </w:rPr>
        <w:t xml:space="preserve"> his father;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13) relation of dissociation and differentiation - </w:t>
      </w:r>
      <w:r>
        <w:rPr>
          <w:i/>
          <w:sz w:val="24"/>
        </w:rPr>
        <w:t xml:space="preserve">to disburden oneself </w:t>
      </w:r>
      <w:r>
        <w:rPr>
          <w:b/>
          <w:i/>
          <w:sz w:val="24"/>
        </w:rPr>
        <w:t>of</w:t>
      </w:r>
      <w:r>
        <w:rPr>
          <w:i/>
          <w:sz w:val="24"/>
        </w:rPr>
        <w:t xml:space="preserve"> one’s past; to be devoid </w:t>
      </w:r>
      <w:r>
        <w:rPr>
          <w:b/>
          <w:i/>
          <w:sz w:val="24"/>
        </w:rPr>
        <w:t>of</w:t>
      </w:r>
      <w:r>
        <w:rPr>
          <w:i/>
          <w:sz w:val="24"/>
        </w:rPr>
        <w:t xml:space="preserve"> </w:t>
      </w:r>
    </w:p>
    <w:p>
      <w:pPr>
        <w:pStyle w:val="Normal"/>
        <w:spacing w:lineRule="auto" w:line="240"/>
        <w:ind w:firstLine="284" w:end="0"/>
        <w:rPr/>
      </w:pPr>
      <w:r>
        <w:rPr>
          <w:i/>
          <w:sz w:val="24"/>
        </w:rPr>
        <w:t xml:space="preserve">      </w:t>
      </w:r>
      <w:r>
        <w:rPr>
          <w:i/>
          <w:sz w:val="24"/>
        </w:rPr>
        <w:t xml:space="preserve">something, to disentangle oneself </w:t>
      </w:r>
      <w:r>
        <w:rPr>
          <w:b/>
          <w:i/>
          <w:sz w:val="24"/>
        </w:rPr>
        <w:t>from</w:t>
      </w:r>
      <w:r>
        <w:rPr>
          <w:i/>
          <w:sz w:val="24"/>
        </w:rPr>
        <w:t xml:space="preserve"> something; to know something </w:t>
      </w:r>
      <w:r>
        <w:rPr>
          <w:b/>
          <w:i/>
          <w:sz w:val="24"/>
        </w:rPr>
        <w:t>from</w:t>
      </w:r>
      <w:r>
        <w:rPr>
          <w:i/>
          <w:sz w:val="24"/>
        </w:rPr>
        <w:t xml:space="preserve"> something, to deduce </w:t>
      </w:r>
      <w:r>
        <w:rPr>
          <w:b/>
          <w:i/>
          <w:sz w:val="24"/>
        </w:rPr>
        <w:t>from</w:t>
      </w:r>
      <w:r>
        <w:rPr>
          <w:i/>
          <w:sz w:val="24"/>
        </w:rPr>
        <w:t xml:space="preserve"> </w:t>
      </w:r>
    </w:p>
    <w:p>
      <w:pPr>
        <w:pStyle w:val="Normal"/>
        <w:spacing w:lineRule="auto" w:line="240"/>
        <w:ind w:firstLine="284" w:end="0"/>
        <w:rPr>
          <w:i/>
          <w:i/>
          <w:sz w:val="24"/>
        </w:rPr>
      </w:pPr>
      <w:r>
        <w:rPr>
          <w:i/>
          <w:sz w:val="24"/>
        </w:rPr>
        <w:t xml:space="preserve">      </w:t>
      </w:r>
      <w:r>
        <w:rPr>
          <w:i/>
          <w:sz w:val="24"/>
        </w:rPr>
        <w:t>something;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14) various adverbial relations: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 of manner, means, style and language -</w:t>
      </w:r>
      <w:r>
        <w:rPr>
          <w:b/>
          <w:sz w:val="24"/>
        </w:rPr>
        <w:t xml:space="preserve"> </w:t>
      </w:r>
      <w:r>
        <w:rPr>
          <w:b/>
          <w:i/>
          <w:sz w:val="24"/>
        </w:rPr>
        <w:t>with</w:t>
      </w:r>
      <w:r>
        <w:rPr>
          <w:i/>
          <w:sz w:val="24"/>
        </w:rPr>
        <w:t xml:space="preserve"> diligence,</w:t>
      </w:r>
      <w:r>
        <w:rPr>
          <w:b/>
          <w:i/>
          <w:sz w:val="24"/>
        </w:rPr>
        <w:t xml:space="preserve"> by </w:t>
      </w:r>
      <w:r>
        <w:rPr>
          <w:i/>
          <w:sz w:val="24"/>
        </w:rPr>
        <w:t>telegram,</w:t>
      </w:r>
      <w:r>
        <w:rPr>
          <w:b/>
          <w:i/>
          <w:sz w:val="24"/>
        </w:rPr>
        <w:t xml:space="preserve"> in</w:t>
      </w:r>
      <w:r>
        <w:rPr>
          <w:i/>
          <w:sz w:val="24"/>
        </w:rPr>
        <w:t xml:space="preserve"> slang,</w:t>
      </w:r>
      <w:r>
        <w:rPr>
          <w:b/>
          <w:i/>
          <w:sz w:val="24"/>
        </w:rPr>
        <w:t xml:space="preserve"> in</w:t>
      </w:r>
      <w:r>
        <w:rPr>
          <w:i/>
          <w:sz w:val="24"/>
        </w:rPr>
        <w:t xml:space="preserve"> bad print,</w:t>
      </w:r>
      <w:r>
        <w:rPr>
          <w:b/>
          <w:i/>
          <w:sz w:val="24"/>
        </w:rPr>
        <w:t xml:space="preserve"> in</w:t>
      </w:r>
      <w:r>
        <w:rPr>
          <w:i/>
          <w:sz w:val="24"/>
        </w:rPr>
        <w:t xml:space="preserve"> a neat </w:t>
      </w:r>
    </w:p>
    <w:p>
      <w:pPr>
        <w:pStyle w:val="Normal"/>
        <w:spacing w:lineRule="auto" w:line="240"/>
        <w:ind w:firstLine="284" w:start="284" w:end="0"/>
        <w:rPr>
          <w:i/>
          <w:i/>
          <w:sz w:val="24"/>
        </w:rPr>
      </w:pPr>
      <w:r>
        <w:rPr>
          <w:i/>
          <w:sz w:val="24"/>
        </w:rPr>
        <w:t xml:space="preserve">    </w:t>
      </w:r>
      <w:r>
        <w:rPr>
          <w:i/>
          <w:sz w:val="24"/>
        </w:rPr>
        <w:t xml:space="preserve">hand. </w:t>
      </w:r>
    </w:p>
    <w:p>
      <w:pPr>
        <w:pStyle w:val="Normal"/>
        <w:spacing w:lineRule="auto" w:line="240"/>
        <w:ind w:firstLine="284" w:start="568" w:end="0"/>
        <w:rPr/>
      </w:pPr>
      <w:r>
        <w:rPr>
          <w:i/>
          <w:sz w:val="24"/>
        </w:rPr>
        <w:t>in good style,</w:t>
      </w:r>
      <w:r>
        <w:rPr>
          <w:b/>
          <w:i/>
          <w:sz w:val="24"/>
        </w:rPr>
        <w:t xml:space="preserve"> in </w:t>
      </w:r>
      <w:r>
        <w:rPr>
          <w:i/>
          <w:sz w:val="24"/>
        </w:rPr>
        <w:t>brief;</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of purpose or aim - </w:t>
      </w:r>
      <w:r>
        <w:rPr>
          <w:i/>
          <w:sz w:val="24"/>
        </w:rPr>
        <w:t>to send</w:t>
      </w:r>
      <w:r>
        <w:rPr>
          <w:b/>
          <w:i/>
          <w:sz w:val="24"/>
        </w:rPr>
        <w:t xml:space="preserve"> for</w:t>
      </w:r>
      <w:r>
        <w:rPr>
          <w:i/>
          <w:sz w:val="24"/>
        </w:rPr>
        <w:t xml:space="preserve"> the doctor, he did it</w:t>
      </w:r>
      <w:r>
        <w:rPr>
          <w:b/>
          <w:i/>
          <w:sz w:val="24"/>
        </w:rPr>
        <w:t xml:space="preserve"> for</w:t>
      </w:r>
      <w:r>
        <w:rPr>
          <w:i/>
          <w:sz w:val="24"/>
        </w:rPr>
        <w:t xml:space="preserve"> fun, the police were</w:t>
      </w:r>
      <w:r>
        <w:rPr>
          <w:b/>
          <w:i/>
          <w:sz w:val="24"/>
        </w:rPr>
        <w:t xml:space="preserve"> after</w:t>
      </w:r>
      <w:r>
        <w:rPr>
          <w:i/>
          <w:sz w:val="24"/>
        </w:rPr>
        <w:t xml:space="preserve"> the criminal;</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c) temporal relations. These may be subdivided into those denoting precedence, sequence, duration, etc. -</w:t>
      </w:r>
      <w:r>
        <w:rPr>
          <w:b/>
          <w:sz w:val="24"/>
        </w:rPr>
        <w:t xml:space="preserve"> </w:t>
      </w:r>
    </w:p>
    <w:p>
      <w:pPr>
        <w:pStyle w:val="Normal"/>
        <w:spacing w:lineRule="auto" w:line="240"/>
        <w:ind w:firstLine="284" w:start="284" w:end="0"/>
        <w:rPr/>
      </w:pPr>
      <w:r>
        <w:rPr>
          <w:b/>
          <w:i/>
          <w:sz w:val="24"/>
        </w:rPr>
        <w:t xml:space="preserve">    </w:t>
      </w:r>
      <w:r>
        <w:rPr>
          <w:b/>
          <w:i/>
          <w:sz w:val="24"/>
        </w:rPr>
        <w:t>in</w:t>
      </w:r>
      <w:r>
        <w:rPr>
          <w:i/>
          <w:sz w:val="24"/>
        </w:rPr>
        <w:t xml:space="preserve"> good time,</w:t>
      </w:r>
      <w:r>
        <w:rPr>
          <w:b/>
          <w:i/>
          <w:sz w:val="24"/>
        </w:rPr>
        <w:t xml:space="preserve"> at</w:t>
      </w:r>
      <w:r>
        <w:rPr>
          <w:i/>
          <w:sz w:val="24"/>
        </w:rPr>
        <w:t xml:space="preserve"> 5 o’clock, before the dawn;</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d) of cause or reason - </w:t>
      </w:r>
      <w:r>
        <w:rPr>
          <w:i/>
          <w:sz w:val="24"/>
        </w:rPr>
        <w:t>I</w:t>
      </w:r>
      <w:r>
        <w:rPr>
          <w:sz w:val="24"/>
        </w:rPr>
        <w:t xml:space="preserve"> </w:t>
      </w:r>
      <w:r>
        <w:rPr>
          <w:i/>
          <w:sz w:val="24"/>
        </w:rPr>
        <w:t>did it</w:t>
      </w:r>
      <w:r>
        <w:rPr>
          <w:b/>
          <w:i/>
          <w:sz w:val="24"/>
        </w:rPr>
        <w:t xml:space="preserve"> out</w:t>
      </w:r>
      <w:r>
        <w:rPr>
          <w:i/>
          <w:sz w:val="24"/>
        </w:rPr>
        <w:t xml:space="preserve"> of fear,</w:t>
      </w:r>
      <w:r>
        <w:rPr>
          <w:b/>
          <w:i/>
          <w:sz w:val="24"/>
        </w:rPr>
        <w:t xml:space="preserve"> through</w:t>
      </w:r>
      <w:r>
        <w:rPr>
          <w:i/>
          <w:sz w:val="24"/>
        </w:rPr>
        <w:t xml:space="preserve"> his negligence, I despise you</w:t>
      </w:r>
      <w:r>
        <w:rPr>
          <w:b/>
          <w:i/>
          <w:sz w:val="24"/>
        </w:rPr>
        <w:t xml:space="preserve"> for</w:t>
      </w:r>
      <w:r>
        <w:rPr>
          <w:i/>
          <w:sz w:val="24"/>
        </w:rPr>
        <w:t xml:space="preserve"> this;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e) spacial relation, including directional relation -</w:t>
      </w:r>
      <w:r>
        <w:rPr>
          <w:b/>
          <w:sz w:val="24"/>
        </w:rPr>
        <w:t xml:space="preserve"> </w:t>
      </w:r>
      <w:r>
        <w:rPr>
          <w:b/>
          <w:i/>
          <w:sz w:val="24"/>
        </w:rPr>
        <w:t>past</w:t>
      </w:r>
      <w:r>
        <w:rPr>
          <w:i/>
          <w:sz w:val="24"/>
        </w:rPr>
        <w:t xml:space="preserve"> the gate, </w:t>
      </w:r>
      <w:r>
        <w:rPr>
          <w:b/>
          <w:i/>
          <w:sz w:val="24"/>
        </w:rPr>
        <w:t>by</w:t>
      </w:r>
      <w:r>
        <w:rPr>
          <w:i/>
          <w:sz w:val="24"/>
        </w:rPr>
        <w:t xml:space="preserve"> the window,</w:t>
      </w:r>
      <w:r>
        <w:rPr>
          <w:b/>
          <w:i/>
          <w:sz w:val="24"/>
        </w:rPr>
        <w:t xml:space="preserve"> across</w:t>
      </w:r>
      <w:r>
        <w:rPr>
          <w:i/>
          <w:sz w:val="24"/>
        </w:rPr>
        <w:t xml:space="preserve"> the river,</w:t>
      </w:r>
      <w:r>
        <w:rPr>
          <w:b/>
          <w:i/>
          <w:sz w:val="24"/>
        </w:rPr>
        <w:t xml:space="preserve"> at</w:t>
      </w:r>
      <w:r>
        <w:rPr>
          <w:i/>
          <w:sz w:val="24"/>
        </w:rPr>
        <w:t xml:space="preserve"> the </w:t>
      </w:r>
    </w:p>
    <w:p>
      <w:pPr>
        <w:pStyle w:val="Normal"/>
        <w:spacing w:lineRule="auto" w:line="240"/>
        <w:ind w:firstLine="284" w:start="284" w:end="0"/>
        <w:rPr>
          <w:i/>
          <w:i/>
          <w:sz w:val="24"/>
        </w:rPr>
      </w:pPr>
      <w:r>
        <w:rPr>
          <w:i/>
          <w:sz w:val="24"/>
        </w:rPr>
        <w:t xml:space="preserve">    </w:t>
      </w:r>
      <w:r>
        <w:rPr>
          <w:i/>
          <w:sz w:val="24"/>
        </w:rPr>
        <w:t>gate;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f</w:t>
      </w:r>
      <w:r>
        <w:rPr>
          <w:i/>
          <w:sz w:val="24"/>
        </w:rPr>
        <w:t>)</w:t>
      </w:r>
      <w:r>
        <w:rPr>
          <w:sz w:val="24"/>
        </w:rPr>
        <w:t xml:space="preserve"> concessive relation -</w:t>
      </w:r>
      <w:r>
        <w:rPr>
          <w:b/>
          <w:sz w:val="24"/>
        </w:rPr>
        <w:t xml:space="preserve"> </w:t>
      </w:r>
      <w:r>
        <w:rPr>
          <w:b/>
          <w:i/>
          <w:sz w:val="24"/>
        </w:rPr>
        <w:t>in spite</w:t>
      </w:r>
      <w:r>
        <w:rPr>
          <w:i/>
          <w:sz w:val="24"/>
        </w:rPr>
        <w:t xml:space="preserve"> of the bad weather,</w:t>
      </w:r>
      <w:r>
        <w:rPr>
          <w:b/>
          <w:i/>
          <w:sz w:val="24"/>
        </w:rPr>
        <w:t xml:space="preserve"> despite our </w:t>
      </w:r>
      <w:r>
        <w:rPr>
          <w:i/>
          <w:sz w:val="24"/>
        </w:rPr>
        <w:t>protests,</w:t>
      </w:r>
      <w:r>
        <w:rPr>
          <w:b/>
          <w:i/>
          <w:sz w:val="24"/>
        </w:rPr>
        <w:t xml:space="preserve"> for</w:t>
      </w:r>
      <w:r>
        <w:rPr>
          <w:i/>
          <w:sz w:val="24"/>
        </w:rPr>
        <w:t xml:space="preserve"> all his attempts,</w:t>
      </w:r>
      <w:r>
        <w:rPr>
          <w:b/>
          <w:i/>
          <w:sz w:val="24"/>
        </w:rPr>
        <w:t xml:space="preserve"> with</w:t>
      </w:r>
      <w:r>
        <w:rPr>
          <w:i/>
          <w:sz w:val="24"/>
        </w:rPr>
        <w:t xml:space="preserve"> all her </w:t>
      </w:r>
    </w:p>
    <w:p>
      <w:pPr>
        <w:pStyle w:val="Normal"/>
        <w:spacing w:lineRule="auto" w:line="240"/>
        <w:ind w:firstLine="284" w:start="284" w:end="0"/>
        <w:rPr>
          <w:i/>
          <w:i/>
          <w:sz w:val="24"/>
        </w:rPr>
      </w:pPr>
      <w:r>
        <w:rPr>
          <w:i/>
          <w:sz w:val="24"/>
        </w:rPr>
        <w:t xml:space="preserve">   </w:t>
      </w:r>
      <w:r>
        <w:rPr>
          <w:i/>
          <w:sz w:val="24"/>
        </w:rPr>
        <w:t>diligence.</w:t>
      </w:r>
    </w:p>
    <w:p>
      <w:pPr>
        <w:pStyle w:val="Normal"/>
        <w:spacing w:lineRule="auto" w:line="240"/>
        <w:ind w:firstLine="284" w:end="0"/>
        <w:rPr>
          <w:i/>
          <w:i/>
          <w:sz w:val="24"/>
        </w:rPr>
      </w:pPr>
      <w:r>
        <w:rPr>
          <w:i/>
          <w:sz w:val="24"/>
        </w:rPr>
      </w:r>
    </w:p>
    <w:p>
      <w:pPr>
        <w:pStyle w:val="2"/>
        <w:suppressAutoHyphens w:val="false"/>
        <w:rPr/>
      </w:pPr>
      <w:r>
        <w:rPr/>
        <w:t>The relations enumerated above to a great degree depend on the meaning of the words connected by prepositions. Sometimes the relation indicated by a preposition is too abstract to be defined in words, as its use is often figurative or metaphorical,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 broke away</w:t>
      </w:r>
      <w:r>
        <w:rPr>
          <w:b/>
          <w:i/>
          <w:sz w:val="24"/>
        </w:rPr>
        <w:t xml:space="preserve"> from</w:t>
      </w:r>
      <w:r>
        <w:rPr>
          <w:i/>
          <w:sz w:val="24"/>
        </w:rPr>
        <w:t xml:space="preserve"> them</w:t>
      </w:r>
      <w:r>
        <w:rPr>
          <w:b/>
          <w:i/>
          <w:sz w:val="24"/>
        </w:rPr>
        <w:t xml:space="preserve"> on</w:t>
      </w:r>
      <w:r>
        <w:rPr>
          <w:i/>
          <w:sz w:val="24"/>
        </w:rPr>
        <w:t xml:space="preserve"> some vague pretext.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role of the preposition is difficult to define when it introduces predicatives, when its meaning is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w:t>
      </w:r>
      <w:r>
        <w:rPr>
          <w:i/>
          <w:sz w:val="24"/>
        </w:rPr>
        <w:t>in the capasity of’, ‘in the role of’, ‘having the quality of’.</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sz w:val="24"/>
        </w:rPr>
        <w:t>As</w:t>
      </w:r>
      <w:r>
        <w:rPr>
          <w:sz w:val="24"/>
        </w:rPr>
        <w:t xml:space="preserve"> a friend he was admirable, but one cannot praise him as a husband.</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His career</w:t>
      </w:r>
      <w:r>
        <w:rPr>
          <w:b/>
          <w:sz w:val="24"/>
        </w:rPr>
        <w:t xml:space="preserve"> as</w:t>
      </w:r>
      <w:r>
        <w:rPr>
          <w:sz w:val="24"/>
        </w:rPr>
        <w:t xml:space="preserve"> a lawyer was short.</w:t>
      </w:r>
    </w:p>
    <w:p>
      <w:pPr>
        <w:pStyle w:val="Normal"/>
        <w:spacing w:lineRule="auto" w:line="240"/>
        <w:ind w:firstLine="284" w:start="284" w:end="0"/>
        <w:rPr/>
      </w:pPr>
      <w:r>
        <w:rPr>
          <w:sz w:val="24"/>
        </w:rPr>
        <w:t>We regard him</w:t>
      </w:r>
      <w:r>
        <w:rPr>
          <w:b/>
          <w:sz w:val="24"/>
        </w:rPr>
        <w:t xml:space="preserve"> as</w:t>
      </w:r>
      <w:r>
        <w:rPr>
          <w:sz w:val="24"/>
        </w:rPr>
        <w:t xml:space="preserve"> a fool.</w:t>
      </w:r>
    </w:p>
    <w:p>
      <w:pPr>
        <w:pStyle w:val="Normal"/>
        <w:spacing w:lineRule="auto" w:line="240"/>
        <w:ind w:firstLine="284" w:start="284" w:end="0"/>
        <w:rPr/>
      </w:pPr>
      <w:r>
        <w:rPr>
          <w:sz w:val="24"/>
        </w:rPr>
        <w:t>She went to the ball with her aunt</w:t>
      </w:r>
      <w:r>
        <w:rPr>
          <w:b/>
          <w:sz w:val="24"/>
        </w:rPr>
        <w:t xml:space="preserve"> as</w:t>
      </w:r>
      <w:r>
        <w:rPr>
          <w:sz w:val="24"/>
        </w:rPr>
        <w:t xml:space="preserve"> chaperone.</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When a preposition is used figuratively, the concept expressed by the preposition may be so blurred or weak that one preposition may be replaced by another without any essential alteration to the relation between the words. Thus the following words may be used with different prepositions without change of meaning: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aversion </w:t>
      </w:r>
      <w:r>
        <w:rPr>
          <w:i/>
          <w:sz w:val="24"/>
        </w:rPr>
        <w:t xml:space="preserve">from, to </w:t>
      </w:r>
    </w:p>
    <w:p>
      <w:pPr>
        <w:pStyle w:val="Normal"/>
        <w:spacing w:lineRule="auto" w:line="240"/>
        <w:ind w:firstLine="284" w:start="284" w:end="0"/>
        <w:rPr/>
      </w:pPr>
      <w:r>
        <w:rPr>
          <w:sz w:val="24"/>
        </w:rPr>
        <w:t xml:space="preserve">disgust </w:t>
      </w:r>
      <w:r>
        <w:rPr>
          <w:i/>
          <w:sz w:val="24"/>
        </w:rPr>
        <w:t xml:space="preserve">against, at, towards </w:t>
      </w:r>
    </w:p>
    <w:p>
      <w:pPr>
        <w:pStyle w:val="Normal"/>
        <w:spacing w:lineRule="auto" w:line="240"/>
        <w:ind w:firstLine="284" w:start="284" w:end="0"/>
        <w:rPr/>
      </w:pPr>
      <w:r>
        <w:rPr>
          <w:sz w:val="24"/>
        </w:rPr>
        <w:t xml:space="preserve">repugnance </w:t>
      </w:r>
      <w:r>
        <w:rPr>
          <w:i/>
          <w:sz w:val="24"/>
        </w:rPr>
        <w:t xml:space="preserve">against, for, to </w:t>
      </w:r>
    </w:p>
    <w:p>
      <w:pPr>
        <w:pStyle w:val="Normal"/>
        <w:spacing w:lineRule="auto" w:line="240"/>
        <w:ind w:firstLine="284" w:start="284" w:end="0"/>
        <w:rPr/>
      </w:pPr>
      <w:r>
        <w:rPr>
          <w:i/>
          <w:sz w:val="24"/>
        </w:rPr>
        <w:t>along, down, over</w:t>
      </w:r>
      <w:r>
        <w:rPr>
          <w:sz w:val="24"/>
        </w:rPr>
        <w:t xml:space="preserve"> the centuries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Words of the same root can be used with different prepositions: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to pride oneself </w:t>
      </w:r>
      <w:r>
        <w:rPr>
          <w:b/>
          <w:sz w:val="24"/>
        </w:rPr>
        <w:t>on</w:t>
      </w:r>
      <w:r>
        <w:rPr>
          <w:sz w:val="24"/>
        </w:rPr>
        <w:t>, to be proud</w:t>
      </w:r>
      <w:r>
        <w:rPr>
          <w:b/>
          <w:sz w:val="24"/>
        </w:rPr>
        <w:t xml:space="preserve"> of,</w:t>
      </w:r>
      <w:r>
        <w:rPr>
          <w:sz w:val="24"/>
        </w:rPr>
        <w:t xml:space="preserve"> pride</w:t>
      </w:r>
      <w:r>
        <w:rPr>
          <w:b/>
          <w:sz w:val="24"/>
        </w:rPr>
        <w:t xml:space="preserve"> in;</w:t>
      </w:r>
    </w:p>
    <w:p>
      <w:pPr>
        <w:pStyle w:val="Normal"/>
        <w:spacing w:lineRule="auto" w:line="240"/>
        <w:ind w:firstLine="284" w:start="284" w:end="0"/>
        <w:rPr/>
      </w:pPr>
      <w:r>
        <w:rPr>
          <w:sz w:val="24"/>
        </w:rPr>
        <w:t>to confide</w:t>
      </w:r>
      <w:r>
        <w:rPr>
          <w:b/>
          <w:sz w:val="24"/>
        </w:rPr>
        <w:t xml:space="preserve"> in,</w:t>
      </w:r>
      <w:r>
        <w:rPr>
          <w:sz w:val="24"/>
        </w:rPr>
        <w:t xml:space="preserve"> confidence</w:t>
      </w:r>
      <w:r>
        <w:rPr>
          <w:b/>
          <w:sz w:val="24"/>
        </w:rPr>
        <w:t xml:space="preserve"> in,</w:t>
      </w:r>
      <w:r>
        <w:rPr>
          <w:sz w:val="24"/>
        </w:rPr>
        <w:t xml:space="preserve"> to be confident</w:t>
      </w:r>
      <w:r>
        <w:rPr>
          <w:b/>
          <w:sz w:val="24"/>
        </w:rPr>
        <w:t xml:space="preserve"> of.</w:t>
      </w:r>
    </w:p>
    <w:p>
      <w:pPr>
        <w:pStyle w:val="Normal"/>
        <w:spacing w:lineRule="auto" w:line="240"/>
        <w:ind w:firstLine="284" w:end="0"/>
        <w:rPr>
          <w:b/>
          <w:sz w:val="24"/>
        </w:rPr>
      </w:pPr>
      <w:r>
        <w:rPr>
          <w:b/>
          <w:sz w:val="24"/>
        </w:rPr>
      </w:r>
    </w:p>
    <w:p>
      <w:pPr>
        <w:pStyle w:val="Heading3"/>
        <w:rPr/>
      </w:pPr>
      <w:bookmarkStart w:id="78" w:name="__RefHeading___Toc5113016"/>
      <w:bookmarkEnd w:id="78"/>
      <w:r>
        <w:rPr/>
        <w:t>Combinability of prepositions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248.</w:t>
      </w:r>
      <w:r>
        <w:rPr>
          <w:sz w:val="24"/>
        </w:rPr>
        <w:t xml:space="preserve"> As a rule a preposition governs a noun. However it may also be followed by a pronoun, a gerundial phrase or a clause with nominal function, as in:</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for</w:t>
      </w:r>
      <w:r>
        <w:rPr>
          <w:i/>
          <w:sz w:val="24"/>
        </w:rPr>
        <w:t xml:space="preserve"> advantage,</w:t>
      </w:r>
      <w:r>
        <w:rPr>
          <w:b/>
          <w:i/>
          <w:sz w:val="24"/>
        </w:rPr>
        <w:t xml:space="preserve"> at </w:t>
      </w:r>
      <w:r>
        <w:rPr>
          <w:i/>
          <w:sz w:val="24"/>
        </w:rPr>
        <w:t>five o’clock,</w:t>
      </w:r>
      <w:r>
        <w:rPr>
          <w:b/>
          <w:i/>
          <w:sz w:val="24"/>
        </w:rPr>
        <w:t xml:space="preserve"> at</w:t>
      </w:r>
      <w:r>
        <w:rPr>
          <w:i/>
          <w:sz w:val="24"/>
        </w:rPr>
        <w:t xml:space="preserve"> taking measures, he was surprised </w:t>
      </w:r>
      <w:r>
        <w:rPr>
          <w:b/>
          <w:i/>
          <w:sz w:val="24"/>
        </w:rPr>
        <w:t>at</w:t>
      </w:r>
      <w:r>
        <w:rPr>
          <w:i/>
          <w:sz w:val="24"/>
        </w:rPr>
        <w:t xml:space="preserve"> what he saw.</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As prepositions indicate only the relationship between two words their position is clearly defined.</w:t>
      </w:r>
    </w:p>
    <w:p>
      <w:pPr>
        <w:pStyle w:val="Normal"/>
        <w:spacing w:lineRule="auto" w:line="240"/>
        <w:ind w:firstLine="284" w:end="0"/>
        <w:rPr/>
      </w:pPr>
      <w:r>
        <w:rPr>
          <w:sz w:val="24"/>
        </w:rPr>
        <w:t>Many prepositions tend to form a phrase called a</w:t>
      </w:r>
      <w:r>
        <w:rPr>
          <w:b/>
          <w:sz w:val="24"/>
        </w:rPr>
        <w:t xml:space="preserve"> prepositional phrase, </w:t>
      </w:r>
      <w:r>
        <w:rPr>
          <w:sz w:val="24"/>
        </w:rPr>
        <w:t>often combining either with the preceding verb or adjective, or with the following noun. Such prepositions cannot be replaced by others.</w:t>
      </w:r>
    </w:p>
    <w:p>
      <w:pPr>
        <w:pStyle w:val="Normal"/>
        <w:spacing w:lineRule="auto" w:line="240"/>
        <w:ind w:firstLine="284" w:end="0"/>
        <w:rPr/>
      </w:pPr>
      <w:r>
        <w:rPr>
          <w:sz w:val="24"/>
        </w:rPr>
        <w:t xml:space="preserve">Phrases comprising verbs with prepositions </w:t>
      </w:r>
      <w:r>
        <w:rPr>
          <w:i/>
          <w:sz w:val="24"/>
        </w:rPr>
        <w:t>to laugh at, to call for, to refer to, to look for (at, after)</w:t>
      </w:r>
      <w:r>
        <w:rPr>
          <w:sz w:val="24"/>
        </w:rPr>
        <w:t xml:space="preserve"> very often function as idioms, making one whole, so that the verb retains the preposition even if its complement is transferred, as in the passive construction: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quick action was called</w:t>
      </w:r>
      <w:r>
        <w:rPr>
          <w:b/>
          <w:i/>
          <w:sz w:val="24"/>
        </w:rPr>
        <w:t xml:space="preserve"> for,</w:t>
      </w:r>
      <w:r>
        <w:rPr>
          <w:i/>
          <w:sz w:val="24"/>
        </w:rPr>
        <w:t xml:space="preserve"> the book is often referred</w:t>
      </w:r>
      <w:r>
        <w:rPr>
          <w:b/>
          <w:i/>
          <w:sz w:val="24"/>
        </w:rPr>
        <w:t xml:space="preserve"> to.</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With some polysemantic verbs the preposition often indicates its meaning, as in:</w:t>
      </w:r>
    </w:p>
    <w:p>
      <w:pPr>
        <w:pStyle w:val="Normal"/>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1984"/>
        <w:gridCol w:w="8606"/>
      </w:tblGrid>
      <w:tr>
        <w:trPr/>
        <w:tc>
          <w:tcPr>
            <w:tcW w:w="1984" w:type="dxa"/>
            <w:tcBorders/>
          </w:tcPr>
          <w:p>
            <w:pPr>
              <w:pStyle w:val="Normal"/>
              <w:spacing w:lineRule="auto" w:line="240"/>
              <w:ind w:hanging="0" w:end="0"/>
              <w:jc w:val="start"/>
              <w:rPr>
                <w:sz w:val="24"/>
                <w:lang w:val="ru-RU"/>
              </w:rPr>
            </w:pPr>
            <w:r>
              <w:rPr>
                <w:sz w:val="24"/>
              </w:rPr>
              <w:t>to look</w:t>
            </w:r>
            <w:r>
              <w:rPr>
                <w:b/>
                <w:sz w:val="24"/>
              </w:rPr>
              <w:t xml:space="preserve"> for</w:t>
            </w:r>
            <w:r>
              <w:rPr>
                <w:sz w:val="24"/>
              </w:rPr>
              <w:t xml:space="preserve">    </w:t>
            </w:r>
          </w:p>
          <w:p>
            <w:pPr>
              <w:pStyle w:val="Normal"/>
              <w:spacing w:lineRule="auto" w:line="240"/>
              <w:ind w:hanging="0" w:end="0"/>
              <w:jc w:val="start"/>
              <w:rPr>
                <w:sz w:val="24"/>
                <w:lang w:val="ru-RU"/>
              </w:rPr>
            </w:pPr>
            <w:r>
              <w:rPr>
                <w:sz w:val="24"/>
              </w:rPr>
              <w:t>to look</w:t>
            </w:r>
            <w:r>
              <w:rPr>
                <w:b/>
                <w:sz w:val="24"/>
              </w:rPr>
              <w:t xml:space="preserve"> at</w:t>
            </w:r>
            <w:r>
              <w:rPr>
                <w:sz w:val="24"/>
              </w:rPr>
              <w:t xml:space="preserve">      </w:t>
            </w:r>
          </w:p>
          <w:p>
            <w:pPr>
              <w:pStyle w:val="Normal"/>
              <w:spacing w:lineRule="auto" w:line="240"/>
              <w:ind w:hanging="0" w:end="0"/>
              <w:jc w:val="start"/>
              <w:rPr>
                <w:sz w:val="24"/>
                <w:lang w:val="ru-RU"/>
              </w:rPr>
            </w:pPr>
            <w:r>
              <w:rPr>
                <w:sz w:val="24"/>
              </w:rPr>
              <w:t>to look</w:t>
            </w:r>
            <w:r>
              <w:rPr>
                <w:b/>
                <w:sz w:val="24"/>
              </w:rPr>
              <w:t xml:space="preserve"> after</w:t>
            </w:r>
            <w:r>
              <w:rPr>
                <w:sz w:val="24"/>
              </w:rPr>
              <w:t xml:space="preserve">   </w:t>
            </w:r>
          </w:p>
          <w:p>
            <w:pPr>
              <w:pStyle w:val="Normal"/>
              <w:spacing w:lineRule="auto" w:line="240"/>
              <w:ind w:hanging="0" w:end="0"/>
              <w:jc w:val="start"/>
              <w:rPr/>
            </w:pPr>
            <w:r>
              <w:rPr>
                <w:sz w:val="24"/>
              </w:rPr>
              <w:t>to look</w:t>
            </w:r>
            <w:r>
              <w:rPr>
                <w:b/>
                <w:sz w:val="24"/>
              </w:rPr>
              <w:t xml:space="preserve"> through</w:t>
            </w:r>
            <w:r>
              <w:rPr>
                <w:sz w:val="24"/>
              </w:rPr>
              <w:t xml:space="preserve"> </w:t>
            </w:r>
          </w:p>
        </w:tc>
        <w:tc>
          <w:tcPr>
            <w:tcW w:w="8606" w:type="dxa"/>
            <w:tcBorders/>
          </w:tcPr>
          <w:p>
            <w:pPr>
              <w:pStyle w:val="Normal"/>
              <w:spacing w:lineRule="auto" w:line="240"/>
              <w:ind w:hanging="0" w:end="0"/>
              <w:jc w:val="start"/>
              <w:rPr>
                <w:sz w:val="24"/>
                <w:lang w:val="ru-RU"/>
              </w:rPr>
            </w:pPr>
            <w:r>
              <w:rPr>
                <w:sz w:val="24"/>
                <w:lang w:val="ru-RU"/>
              </w:rPr>
              <w:t>- искать</w:t>
            </w:r>
          </w:p>
          <w:p>
            <w:pPr>
              <w:pStyle w:val="Normal"/>
              <w:spacing w:lineRule="auto" w:line="240"/>
              <w:ind w:hanging="0" w:end="0"/>
              <w:jc w:val="start"/>
              <w:rPr/>
            </w:pPr>
            <w:r>
              <w:rPr>
                <w:sz w:val="24"/>
              </w:rPr>
              <w:t>-</w:t>
            </w:r>
            <w:r>
              <w:rPr>
                <w:sz w:val="24"/>
                <w:lang w:val="ru-RU"/>
              </w:rPr>
              <w:t xml:space="preserve"> смотреть (на)</w:t>
            </w:r>
            <w:r>
              <w:rPr>
                <w:sz w:val="24"/>
              </w:rPr>
              <w:t xml:space="preserve"> </w:t>
            </w:r>
          </w:p>
          <w:p>
            <w:pPr>
              <w:pStyle w:val="Normal"/>
              <w:spacing w:lineRule="auto" w:line="240"/>
              <w:ind w:hanging="0" w:end="0"/>
              <w:jc w:val="start"/>
              <w:rPr/>
            </w:pPr>
            <w:r>
              <w:rPr>
                <w:sz w:val="24"/>
              </w:rPr>
              <w:t>-</w:t>
            </w:r>
            <w:r>
              <w:rPr>
                <w:sz w:val="24"/>
                <w:lang w:val="ru-RU"/>
              </w:rPr>
              <w:t xml:space="preserve"> присматривать (за)</w:t>
            </w:r>
            <w:r>
              <w:rPr>
                <w:sz w:val="24"/>
              </w:rPr>
              <w:t xml:space="preserve"> </w:t>
            </w:r>
          </w:p>
          <w:p>
            <w:pPr>
              <w:pStyle w:val="Normal"/>
              <w:spacing w:lineRule="auto" w:line="240"/>
              <w:ind w:hanging="0" w:end="0"/>
              <w:jc w:val="start"/>
              <w:rPr>
                <w:sz w:val="24"/>
              </w:rPr>
            </w:pPr>
            <w:r>
              <w:rPr>
                <w:sz w:val="24"/>
              </w:rPr>
              <w:t>-</w:t>
            </w:r>
            <w:r>
              <w:rPr>
                <w:sz w:val="24"/>
                <w:lang w:val="ru-RU"/>
              </w:rPr>
              <w:t xml:space="preserve"> просматривать</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Some verbs are used with or without a preposition, with but slight difference as to content. Thus no preposition is used in </w:t>
      </w:r>
      <w:r>
        <w:rPr>
          <w:i/>
          <w:sz w:val="24"/>
        </w:rPr>
        <w:t>the boy climbed the tree,</w:t>
      </w:r>
      <w:r>
        <w:rPr>
          <w:sz w:val="24"/>
        </w:rPr>
        <w:t xml:space="preserve"> but it is found in </w:t>
      </w:r>
      <w:r>
        <w:rPr>
          <w:i/>
          <w:sz w:val="24"/>
        </w:rPr>
        <w:t>he climbed</w:t>
      </w:r>
      <w:r>
        <w:rPr>
          <w:b/>
          <w:i/>
          <w:sz w:val="24"/>
        </w:rPr>
        <w:t xml:space="preserve"> up</w:t>
      </w:r>
      <w:r>
        <w:rPr>
          <w:i/>
          <w:sz w:val="24"/>
        </w:rPr>
        <w:t xml:space="preserve"> the tree.</w:t>
      </w:r>
    </w:p>
    <w:p>
      <w:pPr>
        <w:pStyle w:val="Normal"/>
        <w:spacing w:lineRule="auto" w:line="240"/>
        <w:ind w:firstLine="284" w:end="0"/>
        <w:rPr>
          <w:sz w:val="24"/>
        </w:rPr>
      </w:pPr>
      <w:r>
        <w:rPr>
          <w:sz w:val="24"/>
        </w:rPr>
        <w:t>Similarly a preposition is often so closely connected with the adjective or stative it follows, that it has practically no separate meaning, and may be said to be nothing but a formal means of connecting the word with its complement: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She was afraid</w:t>
      </w:r>
      <w:r>
        <w:rPr>
          <w:b/>
          <w:i/>
          <w:sz w:val="24"/>
        </w:rPr>
        <w:t xml:space="preserve"> of</w:t>
      </w:r>
      <w:r>
        <w:rPr>
          <w:i/>
          <w:sz w:val="24"/>
        </w:rPr>
        <w:t xml:space="preserve"> the dog; The country is rich</w:t>
      </w:r>
      <w:r>
        <w:rPr>
          <w:b/>
          <w:i/>
          <w:sz w:val="24"/>
        </w:rPr>
        <w:t xml:space="preserve"> in</w:t>
      </w:r>
      <w:r>
        <w:rPr>
          <w:i/>
          <w:sz w:val="24"/>
        </w:rPr>
        <w:t xml:space="preserve"> minerals. </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Prepositions with nouns or clauses may modify a preceding noun, as in:</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men</w:t>
      </w:r>
      <w:r>
        <w:rPr>
          <w:b/>
          <w:i/>
          <w:sz w:val="24"/>
        </w:rPr>
        <w:t xml:space="preserve"> at</w:t>
      </w:r>
      <w:r>
        <w:rPr>
          <w:i/>
          <w:sz w:val="24"/>
        </w:rPr>
        <w:t xml:space="preserve"> work, method</w:t>
      </w:r>
      <w:r>
        <w:rPr>
          <w:b/>
          <w:i/>
          <w:sz w:val="24"/>
        </w:rPr>
        <w:t xml:space="preserve"> of</w:t>
      </w:r>
      <w:r>
        <w:rPr>
          <w:i/>
          <w:sz w:val="24"/>
        </w:rPr>
        <w:t xml:space="preserve"> teaching, the novel</w:t>
      </w:r>
      <w:r>
        <w:rPr>
          <w:b/>
          <w:i/>
          <w:sz w:val="24"/>
        </w:rPr>
        <w:t xml:space="preserve"> about</w:t>
      </w:r>
      <w:r>
        <w:rPr>
          <w:i/>
          <w:sz w:val="24"/>
        </w:rPr>
        <w:t xml:space="preserve"> which we've been speaking.</w:t>
      </w:r>
    </w:p>
    <w:p>
      <w:pPr>
        <w:pStyle w:val="Normal"/>
        <w:spacing w:lineRule="auto" w:line="240"/>
        <w:ind w:firstLine="284" w:end="0"/>
        <w:rPr>
          <w:b/>
          <w:i/>
          <w:i/>
          <w:sz w:val="24"/>
        </w:rPr>
      </w:pPr>
      <w:r>
        <w:rPr>
          <w:b/>
          <w:i/>
          <w:sz w:val="24"/>
        </w:rPr>
      </w:r>
    </w:p>
    <w:p>
      <w:pPr>
        <w:pStyle w:val="Heading3"/>
        <w:rPr/>
      </w:pPr>
      <w:bookmarkStart w:id="79" w:name="__RefHeading___Toc5113017"/>
      <w:bookmarkEnd w:id="79"/>
      <w:r>
        <w:rPr/>
        <w:t>Positional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249.</w:t>
      </w:r>
      <w:r>
        <w:rPr>
          <w:sz w:val="24"/>
        </w:rPr>
        <w:t xml:space="preserve"> Normally a preposition stands between two words to express the relation between them. However, there are cases when one of the two words with which the preposition combines either takes the initial position or is not used at all. In these cases the preposition is attached to the remaining word. It occurs in: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special questions, both direct and indirect:</w:t>
      </w:r>
    </w:p>
    <w:p>
      <w:pPr>
        <w:pStyle w:val="Normal"/>
        <w:spacing w:lineRule="auto" w:line="240"/>
        <w:ind w:firstLine="284" w:start="284" w:end="0"/>
        <w:rPr/>
      </w:pPr>
      <w:r>
        <w:rPr>
          <w:sz w:val="24"/>
        </w:rPr>
        <w:t>What are you driving</w:t>
      </w:r>
      <w:r>
        <w:rPr>
          <w:b/>
          <w:sz w:val="24"/>
        </w:rPr>
        <w:t xml:space="preserve"> at?</w:t>
      </w:r>
    </w:p>
    <w:p>
      <w:pPr>
        <w:pStyle w:val="Normal"/>
        <w:spacing w:lineRule="auto" w:line="240"/>
        <w:ind w:firstLine="284" w:start="284" w:end="0"/>
        <w:rPr/>
      </w:pPr>
      <w:r>
        <w:rPr>
          <w:sz w:val="24"/>
        </w:rPr>
        <w:t>Who shall I send it</w:t>
      </w:r>
      <w:r>
        <w:rPr>
          <w:b/>
          <w:sz w:val="24"/>
        </w:rPr>
        <w:t xml:space="preserve"> to?</w:t>
      </w:r>
    </w:p>
    <w:p>
      <w:pPr>
        <w:pStyle w:val="Normal"/>
        <w:spacing w:lineRule="auto" w:line="240"/>
        <w:ind w:firstLine="284" w:start="284" w:end="0"/>
        <w:rPr/>
      </w:pPr>
      <w:r>
        <w:rPr>
          <w:sz w:val="24"/>
        </w:rPr>
        <w:t>What train shall I go</w:t>
      </w:r>
      <w:r>
        <w:rPr>
          <w:b/>
          <w:sz w:val="24"/>
        </w:rPr>
        <w:t xml:space="preserve"> by?</w:t>
      </w:r>
    </w:p>
    <w:p>
      <w:pPr>
        <w:pStyle w:val="Normal"/>
        <w:spacing w:lineRule="auto" w:line="240"/>
        <w:ind w:firstLine="284" w:start="284" w:end="0"/>
        <w:rPr/>
      </w:pPr>
      <w:r>
        <w:rPr>
          <w:sz w:val="24"/>
        </w:rPr>
        <w:t>I asked him who the flowers were</w:t>
      </w:r>
      <w:r>
        <w:rPr>
          <w:b/>
          <w:sz w:val="24"/>
        </w:rPr>
        <w:t xml:space="preserve"> for.</w:t>
      </w:r>
    </w:p>
    <w:p>
      <w:pPr>
        <w:pStyle w:val="Normal"/>
        <w:spacing w:lineRule="auto" w:line="240"/>
        <w:ind w:firstLine="284" w:start="284" w:end="0"/>
        <w:rPr>
          <w:b/>
          <w:sz w:val="24"/>
        </w:rPr>
      </w:pPr>
      <w:r>
        <w:rPr>
          <w:b/>
          <w:sz w:val="24"/>
        </w:rPr>
      </w:r>
    </w:p>
    <w:p>
      <w:pPr>
        <w:pStyle w:val="Normal"/>
        <w:spacing w:lineRule="auto" w:line="240"/>
        <w:ind w:firstLine="284" w:end="0"/>
        <w:rPr>
          <w:sz w:val="24"/>
        </w:rPr>
      </w:pPr>
      <w:r>
        <w:rPr>
          <w:sz w:val="24"/>
        </w:rPr>
        <w:t>However, the preposition may precede the interrogative or relative words. In this case the sentence sounds more formal.</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To</w:t>
      </w:r>
      <w:r>
        <w:rPr>
          <w:sz w:val="24"/>
        </w:rPr>
        <w:t xml:space="preserve"> whom shall I send this?</w:t>
      </w:r>
    </w:p>
    <w:p>
      <w:pPr>
        <w:pStyle w:val="Normal"/>
        <w:spacing w:lineRule="auto" w:line="240"/>
        <w:ind w:firstLine="284" w:start="284" w:end="0"/>
        <w:rPr/>
      </w:pPr>
      <w:r>
        <w:rPr>
          <w:b/>
          <w:sz w:val="24"/>
        </w:rPr>
        <w:t>By</w:t>
      </w:r>
      <w:r>
        <w:rPr>
          <w:sz w:val="24"/>
        </w:rPr>
        <w:t xml:space="preserve"> what train shall I go?</w:t>
      </w:r>
    </w:p>
    <w:p>
      <w:pPr>
        <w:pStyle w:val="Normal"/>
        <w:spacing w:lineRule="auto" w:line="240"/>
        <w:ind w:firstLine="284" w:start="284" w:end="0"/>
        <w:rPr/>
      </w:pPr>
      <w:r>
        <w:rPr>
          <w:sz w:val="24"/>
        </w:rPr>
        <w:t>He did not know</w:t>
      </w:r>
      <w:r>
        <w:rPr>
          <w:b/>
          <w:sz w:val="24"/>
        </w:rPr>
        <w:t xml:space="preserve"> to</w:t>
      </w:r>
      <w:r>
        <w:rPr>
          <w:sz w:val="24"/>
        </w:rPr>
        <w:t xml:space="preserve"> whom he should turn for help.</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preposition precedes the interrogative when the preposition forms a stock phrase with a noun.</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In what respect</w:t>
      </w:r>
      <w:r>
        <w:rPr>
          <w:sz w:val="24"/>
        </w:rPr>
        <w:t xml:space="preserve"> was he suspicious? </w:t>
      </w:r>
    </w:p>
    <w:p>
      <w:pPr>
        <w:pStyle w:val="Normal"/>
        <w:spacing w:lineRule="auto" w:line="240"/>
        <w:ind w:firstLine="284" w:start="284" w:end="0"/>
        <w:rPr/>
      </w:pPr>
      <w:r>
        <w:rPr>
          <w:b/>
          <w:sz w:val="24"/>
        </w:rPr>
        <w:t>To what extent</w:t>
      </w:r>
      <w:r>
        <w:rPr>
          <w:sz w:val="24"/>
        </w:rPr>
        <w:t xml:space="preserve"> is this true?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abbreviated sentences and clauses consisting only of a preposition and an interrogative word the preposition normally precedes it.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But</w:t>
      </w:r>
      <w:r>
        <w:rPr>
          <w:b/>
          <w:sz w:val="24"/>
        </w:rPr>
        <w:t xml:space="preserve"> to</w:t>
      </w:r>
      <w:r>
        <w:rPr>
          <w:sz w:val="24"/>
        </w:rPr>
        <w:t xml:space="preserve"> whom?</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colloquial style the preposition is at the end.</w:t>
      </w:r>
    </w:p>
    <w:p>
      <w:pPr>
        <w:pStyle w:val="Normal"/>
        <w:spacing w:lineRule="auto" w:line="240"/>
        <w:ind w:firstLine="284" w:end="0"/>
        <w:rPr>
          <w:sz w:val="24"/>
        </w:rPr>
      </w:pPr>
      <w:r>
        <w:rPr>
          <w:sz w:val="24"/>
        </w:rPr>
      </w:r>
    </w:p>
    <w:p>
      <w:pPr>
        <w:pStyle w:val="Normal"/>
        <w:numPr>
          <w:ilvl w:val="0"/>
          <w:numId w:val="15"/>
        </w:numPr>
        <w:tabs>
          <w:tab w:val="clear" w:pos="720"/>
          <w:tab w:val="left" w:pos="1004" w:leader="none"/>
        </w:tabs>
        <w:spacing w:lineRule="auto" w:line="240"/>
        <w:ind w:hanging="360" w:start="1004" w:end="0"/>
        <w:rPr>
          <w:sz w:val="24"/>
        </w:rPr>
      </w:pPr>
      <w:r>
        <w:rPr>
          <w:sz w:val="24"/>
        </w:rPr>
        <w:t xml:space="preserve">Who </w:t>
      </w:r>
      <w:r>
        <w:rPr>
          <w:b/>
          <w:sz w:val="24"/>
        </w:rPr>
        <w:t>by</w:t>
      </w:r>
      <w:r>
        <w:rPr>
          <w:sz w:val="24"/>
        </w:rPr>
        <w:t xml:space="preserve">? </w:t>
      </w:r>
    </w:p>
    <w:p>
      <w:pPr>
        <w:pStyle w:val="Normal"/>
        <w:numPr>
          <w:ilvl w:val="0"/>
          <w:numId w:val="15"/>
        </w:numPr>
        <w:tabs>
          <w:tab w:val="clear" w:pos="720"/>
          <w:tab w:val="left" w:pos="1004" w:leader="none"/>
        </w:tabs>
        <w:spacing w:lineRule="auto" w:line="240"/>
        <w:ind w:hanging="360" w:start="1004" w:end="0"/>
        <w:rPr>
          <w:b/>
          <w:sz w:val="24"/>
        </w:rPr>
      </w:pPr>
      <w:r>
        <w:rPr>
          <w:sz w:val="24"/>
        </w:rPr>
        <w:t>“</w:t>
      </w:r>
      <w:r>
        <w:rPr>
          <w:sz w:val="24"/>
        </w:rPr>
        <w:t>Apologize?” she said. “What</w:t>
      </w:r>
      <w:r>
        <w:rPr>
          <w:b/>
          <w:sz w:val="24"/>
        </w:rPr>
        <w:t xml:space="preserve"> about?</w:t>
      </w:r>
      <w:r>
        <w:rPr>
          <w:sz w:val="24"/>
        </w:rPr>
        <w:t>”</w:t>
      </w:r>
    </w:p>
    <w:p>
      <w:pPr>
        <w:pStyle w:val="Normal"/>
        <w:spacing w:lineRule="auto" w:line="240"/>
        <w:ind w:firstLine="284" w:start="360" w:end="0"/>
        <w:rPr>
          <w:b/>
          <w:sz w:val="24"/>
        </w:rPr>
      </w:pPr>
      <w:r>
        <w:rPr>
          <w:b/>
          <w:sz w:val="24"/>
        </w:rPr>
      </w:r>
    </w:p>
    <w:p>
      <w:pPr>
        <w:pStyle w:val="Normal"/>
        <w:spacing w:lineRule="auto" w:line="240"/>
        <w:ind w:firstLine="284" w:end="0"/>
        <w:rPr>
          <w:sz w:val="24"/>
        </w:rPr>
      </w:pPr>
      <w:r>
        <w:rPr>
          <w:sz w:val="24"/>
        </w:rPr>
        <w:t>2) some clauses beginning with conjunctive and relative pronouns and in subordinate contact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What I am thinking</w:t>
      </w:r>
      <w:r>
        <w:rPr>
          <w:b/>
          <w:sz w:val="24"/>
        </w:rPr>
        <w:t xml:space="preserve"> of</w:t>
      </w:r>
      <w:r>
        <w:rPr>
          <w:sz w:val="24"/>
        </w:rPr>
        <w:t xml:space="preserve"> is how he got there.</w:t>
      </w:r>
    </w:p>
    <w:p>
      <w:pPr>
        <w:pStyle w:val="Normal"/>
        <w:spacing w:lineRule="auto" w:line="240"/>
        <w:ind w:firstLine="284" w:start="284" w:end="0"/>
        <w:rPr/>
      </w:pPr>
      <w:r>
        <w:rPr>
          <w:sz w:val="24"/>
        </w:rPr>
        <w:t>The man I told you</w:t>
      </w:r>
      <w:r>
        <w:rPr>
          <w:b/>
          <w:sz w:val="24"/>
        </w:rPr>
        <w:t xml:space="preserve"> about</w:t>
      </w:r>
      <w:r>
        <w:rPr>
          <w:sz w:val="24"/>
        </w:rPr>
        <w:t xml:space="preserve"> is my relative.</w:t>
      </w:r>
    </w:p>
    <w:p>
      <w:pPr>
        <w:pStyle w:val="Normal"/>
        <w:spacing w:lineRule="auto" w:line="240"/>
        <w:ind w:firstLine="284" w:start="284" w:end="0"/>
        <w:rPr/>
      </w:pPr>
      <w:r>
        <w:rPr>
          <w:sz w:val="24"/>
        </w:rPr>
        <w:t>The girl he is in love</w:t>
      </w:r>
      <w:r>
        <w:rPr>
          <w:b/>
          <w:sz w:val="24"/>
        </w:rPr>
        <w:t xml:space="preserve"> with</w:t>
      </w:r>
      <w:r>
        <w:rPr>
          <w:sz w:val="24"/>
        </w:rPr>
        <w:t xml:space="preserve"> studies at the University.</w:t>
      </w:r>
    </w:p>
    <w:p>
      <w:pPr>
        <w:pStyle w:val="Normal"/>
        <w:spacing w:lineRule="auto" w:line="240"/>
        <w:ind w:firstLine="284" w:start="284" w:end="0"/>
        <w:rPr/>
      </w:pPr>
      <w:r>
        <w:rPr>
          <w:sz w:val="24"/>
        </w:rPr>
        <w:t>It is his talents he relies</w:t>
      </w:r>
      <w:r>
        <w:rPr>
          <w:b/>
          <w:sz w:val="24"/>
        </w:rPr>
        <w:t xml:space="preserve"> on.</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In formal style however, the preposition precedes the connective: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 man</w:t>
      </w:r>
      <w:r>
        <w:rPr>
          <w:b/>
          <w:sz w:val="24"/>
        </w:rPr>
        <w:t xml:space="preserve"> about</w:t>
      </w:r>
      <w:r>
        <w:rPr>
          <w:sz w:val="24"/>
        </w:rPr>
        <w:t xml:space="preserve"> whom I told you is a relative of mine.</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3) exclamatory sentences: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What a nice place to live</w:t>
      </w:r>
      <w:r>
        <w:rPr>
          <w:b/>
          <w:sz w:val="24"/>
        </w:rPr>
        <w:t xml:space="preserve"> in!</w:t>
      </w:r>
    </w:p>
    <w:p>
      <w:pPr>
        <w:pStyle w:val="Normal"/>
        <w:spacing w:lineRule="auto" w:line="240"/>
        <w:ind w:firstLine="284" w:start="284" w:end="0"/>
        <w:rPr>
          <w:b/>
          <w:sz w:val="24"/>
        </w:rPr>
      </w:pPr>
      <w:r>
        <w:rPr>
          <w:b/>
          <w:sz w:val="24"/>
        </w:rPr>
      </w:r>
    </w:p>
    <w:p>
      <w:pPr>
        <w:pStyle w:val="Normal"/>
        <w:spacing w:lineRule="auto" w:line="240"/>
        <w:ind w:firstLine="284" w:start="284" w:end="0"/>
        <w:rPr>
          <w:sz w:val="24"/>
        </w:rPr>
      </w:pPr>
      <w:r>
        <w:rPr>
          <w:sz w:val="24"/>
        </w:rPr>
        <w:t>4) passive constructions: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The doctor was immediately sent</w:t>
      </w:r>
      <w:r>
        <w:rPr>
          <w:b/>
          <w:sz w:val="24"/>
        </w:rPr>
        <w:t xml:space="preserve"> for. </w:t>
      </w:r>
    </w:p>
    <w:p>
      <w:pPr>
        <w:pStyle w:val="Normal"/>
        <w:spacing w:lineRule="auto" w:line="240"/>
        <w:ind w:firstLine="284" w:start="568" w:end="0"/>
        <w:rPr/>
      </w:pPr>
      <w:r>
        <w:rPr>
          <w:sz w:val="24"/>
        </w:rPr>
        <w:t>How strange it is to be talked</w:t>
      </w:r>
      <w:r>
        <w:rPr>
          <w:b/>
          <w:sz w:val="24"/>
        </w:rPr>
        <w:t xml:space="preserve"> to</w:t>
      </w:r>
      <w:r>
        <w:rPr>
          <w:sz w:val="24"/>
        </w:rPr>
        <w:t xml:space="preserve"> in this way.</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5) some syntactical patterns with the infinitive or gerund:</w:t>
      </w:r>
    </w:p>
    <w:p>
      <w:pPr>
        <w:pStyle w:val="Normal"/>
        <w:spacing w:lineRule="auto" w:line="240"/>
        <w:ind w:firstLine="284" w:end="0"/>
        <w:rPr>
          <w:sz w:val="24"/>
        </w:rPr>
      </w:pPr>
      <w:r>
        <w:rPr>
          <w:sz w:val="24"/>
        </w:rPr>
      </w:r>
    </w:p>
    <w:p>
      <w:pPr>
        <w:pStyle w:val="Normal"/>
        <w:spacing w:lineRule="auto" w:line="240"/>
        <w:ind w:firstLine="284" w:start="568" w:end="0"/>
        <w:rPr/>
      </w:pPr>
      <w:r>
        <w:rPr>
          <w:sz w:val="24"/>
        </w:rPr>
        <w:t>He is difficult to deal</w:t>
      </w:r>
      <w:r>
        <w:rPr>
          <w:b/>
          <w:sz w:val="24"/>
        </w:rPr>
        <w:t xml:space="preserve"> with.</w:t>
      </w:r>
    </w:p>
    <w:p>
      <w:pPr>
        <w:pStyle w:val="Normal"/>
        <w:spacing w:lineRule="auto" w:line="240"/>
        <w:ind w:firstLine="284" w:start="568" w:end="0"/>
        <w:rPr/>
      </w:pPr>
      <w:r>
        <w:rPr>
          <w:sz w:val="24"/>
        </w:rPr>
        <w:t>It is not worth worrying</w:t>
      </w:r>
      <w:r>
        <w:rPr>
          <w:b/>
          <w:sz w:val="24"/>
        </w:rPr>
        <w:t xml:space="preserve"> abont.</w:t>
      </w:r>
    </w:p>
    <w:p>
      <w:pPr>
        <w:pStyle w:val="Normal"/>
        <w:spacing w:lineRule="auto" w:line="240"/>
        <w:ind w:firstLine="284" w:start="568" w:end="0"/>
        <w:rPr/>
      </w:pPr>
      <w:r>
        <w:rPr>
          <w:sz w:val="24"/>
        </w:rPr>
        <w:t>This is not a suitable house to live</w:t>
      </w:r>
      <w:r>
        <w:rPr>
          <w:b/>
          <w:sz w:val="24"/>
        </w:rPr>
        <w:t xml:space="preserve"> in.</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If two or more prepositions refer to one word, the second (third) preposition may be used absolutely:</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Holly thought of the lashes</w:t>
      </w:r>
      <w:r>
        <w:rPr>
          <w:b/>
          <w:sz w:val="24"/>
        </w:rPr>
        <w:t xml:space="preserve"> above</w:t>
      </w:r>
      <w:r>
        <w:rPr>
          <w:sz w:val="24"/>
        </w:rPr>
        <w:t xml:space="preserve"> and</w:t>
      </w:r>
      <w:r>
        <w:rPr>
          <w:b/>
          <w:sz w:val="24"/>
        </w:rPr>
        <w:t xml:space="preserve"> below</w:t>
      </w:r>
      <w:r>
        <w:rPr>
          <w:sz w:val="24"/>
        </w:rPr>
        <w:t xml:space="preserve"> Val’s eyes, especially</w:t>
      </w:r>
      <w:r>
        <w:rPr>
          <w:b/>
          <w:sz w:val="24"/>
        </w:rPr>
        <w:t xml:space="preserve"> below.</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His wife was attached</w:t>
      </w:r>
      <w:r>
        <w:rPr>
          <w:b/>
          <w:sz w:val="24"/>
        </w:rPr>
        <w:t xml:space="preserve"> to,</w:t>
      </w:r>
      <w:r>
        <w:rPr>
          <w:sz w:val="24"/>
        </w:rPr>
        <w:t xml:space="preserve"> and dependent</w:t>
      </w:r>
      <w:r>
        <w:rPr>
          <w:b/>
          <w:sz w:val="24"/>
        </w:rPr>
        <w:t xml:space="preserve"> on,</w:t>
      </w:r>
      <w:r>
        <w:rPr>
          <w:sz w:val="24"/>
        </w:rPr>
        <w:t xml:space="preserve"> him.</w:t>
      </w:r>
    </w:p>
    <w:p>
      <w:pPr>
        <w:pStyle w:val="Normal"/>
        <w:spacing w:lineRule="auto" w:line="240"/>
        <w:ind w:firstLine="284" w:end="0"/>
        <w:rPr>
          <w:b/>
          <w:sz w:val="24"/>
        </w:rPr>
      </w:pPr>
      <w:r>
        <w:rPr>
          <w:b/>
          <w:sz w:val="24"/>
        </w:rPr>
      </w:r>
    </w:p>
    <w:p>
      <w:pPr>
        <w:pStyle w:val="Heading2"/>
        <w:rPr/>
      </w:pPr>
      <w:bookmarkStart w:id="80" w:name="__RefHeading___Toc5113018"/>
      <w:bookmarkEnd w:id="80"/>
      <w:r>
        <w:rPr/>
        <w:t>THE CONJUNCTION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A conjunction</w:t>
      </w:r>
      <w:r>
        <w:rPr>
          <w:sz w:val="24"/>
        </w:rPr>
        <w:t xml:space="preserve"> is a function word indicating the connection between two notional words, phrases, clauses, or sentences.</w:t>
      </w:r>
    </w:p>
    <w:p>
      <w:pPr>
        <w:pStyle w:val="Normal"/>
        <w:spacing w:lineRule="auto" w:line="240"/>
        <w:ind w:firstLine="284" w:end="0"/>
        <w:rPr>
          <w:b/>
          <w:sz w:val="24"/>
        </w:rPr>
      </w:pPr>
      <w:r>
        <w:rPr>
          <w:b/>
          <w:sz w:val="24"/>
        </w:rPr>
      </w:r>
    </w:p>
    <w:p>
      <w:pPr>
        <w:pStyle w:val="Heading3"/>
        <w:rPr/>
      </w:pPr>
      <w:bookmarkStart w:id="81" w:name="__RefHeading___Toc5113019"/>
      <w:bookmarkEnd w:id="81"/>
      <w:r>
        <w:rPr/>
        <w:t>Morphological composition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250.</w:t>
      </w:r>
      <w:r>
        <w:rPr>
          <w:sz w:val="24"/>
        </w:rPr>
        <w:t xml:space="preserve"> According to their morphological structure conjunctions fall into the following types: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1. Simple conjunctions:</w:t>
      </w:r>
    </w:p>
    <w:p>
      <w:pPr>
        <w:pStyle w:val="Normal"/>
        <w:spacing w:lineRule="auto" w:line="240"/>
        <w:ind w:firstLine="284" w:start="284" w:end="0"/>
        <w:rPr>
          <w:sz w:val="24"/>
        </w:rPr>
      </w:pPr>
      <w:r>
        <w:rPr>
          <w:sz w:val="24"/>
        </w:rPr>
        <w:t>and, or, but, till, after, that, so, where, when.</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2. Derived conjunctions;</w:t>
      </w:r>
    </w:p>
    <w:p>
      <w:pPr>
        <w:pStyle w:val="Normal"/>
        <w:spacing w:lineRule="auto" w:line="240"/>
        <w:ind w:firstLine="284" w:start="284" w:end="0"/>
        <w:rPr>
          <w:sz w:val="24"/>
        </w:rPr>
      </w:pPr>
      <w:r>
        <w:rPr>
          <w:sz w:val="24"/>
        </w:rPr>
        <w:t>until, unless, seeing, supposing, provided.</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3. Compound conjunctions:</w:t>
      </w:r>
    </w:p>
    <w:p>
      <w:pPr>
        <w:pStyle w:val="Normal"/>
        <w:spacing w:lineRule="auto" w:line="240"/>
        <w:ind w:firstLine="284" w:start="284" w:end="0"/>
        <w:rPr>
          <w:sz w:val="24"/>
        </w:rPr>
      </w:pPr>
      <w:r>
        <w:rPr>
          <w:sz w:val="24"/>
        </w:rPr>
        <w:t>whereas, wherever.</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4. Composite conjunctions:</w:t>
      </w:r>
    </w:p>
    <w:p>
      <w:pPr>
        <w:pStyle w:val="Normal"/>
        <w:spacing w:lineRule="auto" w:line="240"/>
        <w:ind w:firstLine="284" w:start="284" w:end="0"/>
        <w:rPr>
          <w:sz w:val="24"/>
        </w:rPr>
      </w:pPr>
      <w:r>
        <w:rPr>
          <w:sz w:val="24"/>
        </w:rPr>
        <w:t>as well as, in case, for fear, on condition that, on the ground that, as long as,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Several conjunctions form correlative pairs, though strictly speaking the first element is not a conjunction:</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both ... and, either ... or, neither ... nor, not only ... but (also), whether ...or.</w:t>
      </w:r>
    </w:p>
    <w:p>
      <w:pPr>
        <w:pStyle w:val="Normal"/>
        <w:spacing w:lineRule="auto" w:line="240"/>
        <w:ind w:firstLine="284" w:end="0"/>
        <w:rPr>
          <w:b/>
          <w:i/>
          <w:i/>
          <w:sz w:val="24"/>
        </w:rPr>
      </w:pPr>
      <w:r>
        <w:rPr>
          <w:b/>
          <w:i/>
          <w:sz w:val="24"/>
        </w:rPr>
      </w:r>
    </w:p>
    <w:p>
      <w:pPr>
        <w:pStyle w:val="Heading3"/>
        <w:rPr/>
      </w:pPr>
      <w:bookmarkStart w:id="82" w:name="__RefHeading___Toc5113020"/>
      <w:bookmarkEnd w:id="82"/>
      <w:r>
        <w:rPr/>
        <w:t>Semantic characteristics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251.</w:t>
      </w:r>
      <w:r>
        <w:rPr>
          <w:sz w:val="24"/>
        </w:rPr>
        <w:t xml:space="preserve"> Unlike prepositions, most conjunctions usually retain their specific meaning,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No one was pleased </w:t>
      </w:r>
      <w:r>
        <w:rPr>
          <w:i/>
          <w:sz w:val="24"/>
        </w:rPr>
        <w:t>when</w:t>
      </w:r>
      <w:r>
        <w:rPr>
          <w:sz w:val="24"/>
        </w:rPr>
        <w:t xml:space="preserve"> he came. </w:t>
      </w:r>
    </w:p>
    <w:p>
      <w:pPr>
        <w:pStyle w:val="Normal"/>
        <w:spacing w:lineRule="auto" w:line="240"/>
        <w:ind w:firstLine="284" w:end="0"/>
        <w:rPr/>
      </w:pPr>
      <w:r>
        <w:rPr>
          <w:sz w:val="24"/>
        </w:rPr>
        <w:t xml:space="preserve">No one would be pleased </w:t>
      </w:r>
      <w:r>
        <w:rPr>
          <w:i/>
          <w:sz w:val="24"/>
        </w:rPr>
        <w:t>if</w:t>
      </w:r>
      <w:r>
        <w:rPr>
          <w:sz w:val="24"/>
        </w:rPr>
        <w:t xml:space="preserve">  he came. </w:t>
      </w:r>
    </w:p>
    <w:p>
      <w:pPr>
        <w:pStyle w:val="Normal"/>
        <w:spacing w:lineRule="auto" w:line="240"/>
        <w:ind w:firstLine="284" w:end="0"/>
        <w:rPr/>
      </w:pPr>
      <w:r>
        <w:rPr>
          <w:sz w:val="24"/>
        </w:rPr>
        <w:t xml:space="preserve">No one was pleased </w:t>
      </w:r>
      <w:r>
        <w:rPr>
          <w:i/>
          <w:sz w:val="24"/>
        </w:rPr>
        <w:t>because</w:t>
      </w:r>
      <w:r>
        <w:rPr>
          <w:sz w:val="24"/>
        </w:rPr>
        <w:t xml:space="preserve"> he came. </w:t>
      </w:r>
    </w:p>
    <w:p>
      <w:pPr>
        <w:pStyle w:val="Normal"/>
        <w:spacing w:lineRule="auto" w:line="240"/>
        <w:ind w:firstLine="284" w:end="0"/>
        <w:rPr/>
      </w:pPr>
      <w:r>
        <w:rPr>
          <w:sz w:val="24"/>
        </w:rPr>
        <w:t xml:space="preserve">No one was pleased </w:t>
      </w:r>
      <w:r>
        <w:rPr>
          <w:i/>
          <w:sz w:val="24"/>
        </w:rPr>
        <w:t>though</w:t>
      </w:r>
      <w:r>
        <w:rPr>
          <w:sz w:val="24"/>
        </w:rPr>
        <w:t xml:space="preserve"> he came.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Exceptions are those conjunctions which may be used in more than one function </w:t>
      </w:r>
      <w:r>
        <w:rPr>
          <w:i/>
          <w:sz w:val="24"/>
        </w:rPr>
        <w:t>(that, if, whether, as).</w:t>
      </w:r>
      <w:r>
        <w:rPr>
          <w:sz w:val="24"/>
        </w:rPr>
        <w:t xml:space="preserve"> Of these the conjunction </w:t>
      </w:r>
      <w:r>
        <w:rPr>
          <w:i/>
          <w:sz w:val="24"/>
        </w:rPr>
        <w:t>that</w:t>
      </w:r>
      <w:r>
        <w:rPr>
          <w:sz w:val="24"/>
        </w:rPr>
        <w:t xml:space="preserve"> possesses the most vague semantic content.</w:t>
      </w:r>
    </w:p>
    <w:p>
      <w:pPr>
        <w:pStyle w:val="Normal"/>
        <w:spacing w:lineRule="auto" w:line="240"/>
        <w:ind w:firstLine="284" w:end="0"/>
        <w:rPr/>
      </w:pPr>
      <w:r>
        <w:rPr>
          <w:sz w:val="24"/>
        </w:rPr>
        <w:t>According to their meaning (or rather the semantic relation they express) all conjunctions fall into two types:</w:t>
      </w:r>
      <w:r>
        <w:rPr>
          <w:b/>
          <w:sz w:val="24"/>
        </w:rPr>
        <w:t xml:space="preserve"> coordinating</w:t>
      </w:r>
      <w:r>
        <w:rPr>
          <w:sz w:val="24"/>
        </w:rPr>
        <w:t xml:space="preserve"> conjunctions and </w:t>
      </w:r>
      <w:r>
        <w:rPr>
          <w:b/>
          <w:sz w:val="24"/>
        </w:rPr>
        <w:t>subordinating</w:t>
      </w:r>
      <w:r>
        <w:rPr>
          <w:sz w:val="24"/>
        </w:rPr>
        <w:t xml:space="preserve"> conjunctions.</w:t>
      </w:r>
    </w:p>
    <w:p>
      <w:pPr>
        <w:pStyle w:val="Normal"/>
        <w:pBdr>
          <w:bottom w:val="single" w:sz="4" w:space="1" w:color="000000"/>
        </w:pBdr>
        <w:spacing w:lineRule="auto" w:line="240"/>
        <w:ind w:firstLine="284" w:end="0"/>
        <w:rPr/>
      </w:pPr>
      <w:r>
        <w:rPr>
          <w:sz w:val="24"/>
        </w:rPr>
        <w:t>Coordinating conjunctions express</w:t>
      </w:r>
      <w:r>
        <w:rPr>
          <w:b/>
          <w:sz w:val="24"/>
        </w:rPr>
        <w:t xml:space="preserve"> copulative, disjunctive, adversative </w:t>
      </w:r>
      <w:r>
        <w:rPr>
          <w:sz w:val="24"/>
        </w:rPr>
        <w:t>and</w:t>
      </w:r>
      <w:r>
        <w:rPr>
          <w:b/>
          <w:sz w:val="24"/>
        </w:rPr>
        <w:t xml:space="preserve"> causative-consecutive connections.</w:t>
      </w:r>
      <w:r>
        <w:rPr>
          <w:sz w:val="24"/>
        </w:rPr>
        <w:t xml:space="preserve"> These four main types of coordinative connection allow of different shades of meaning,* depending on the context. Thus</w:t>
      </w:r>
      <w:r>
        <w:rPr>
          <w:b/>
          <w:sz w:val="24"/>
        </w:rPr>
        <w:t xml:space="preserve"> copulative conjunctions</w:t>
      </w:r>
      <w:r>
        <w:rPr>
          <w:sz w:val="24"/>
        </w:rPr>
        <w:t xml:space="preserve"> </w:t>
      </w:r>
      <w:r>
        <w:rPr>
          <w:i/>
          <w:sz w:val="24"/>
        </w:rPr>
        <w:t xml:space="preserve">(and, nor, as well as, both ... and) </w:t>
      </w:r>
      <w:r>
        <w:rPr>
          <w:sz w:val="24"/>
        </w:rPr>
        <w:t xml:space="preserve">denote not only simple addition, but sometimes express opposition, explanation, consequence. </w:t>
      </w:r>
      <w:r>
        <w:rPr>
          <w:i/>
          <w:sz w:val="24"/>
        </w:rPr>
        <w:t>Nor</w:t>
      </w:r>
      <w:r>
        <w:rPr>
          <w:sz w:val="24"/>
        </w:rPr>
        <w:t xml:space="preserve"> expresses copulative connection and negative meaning at the same time, it very often correlates with negation in the preceding clause.</w:t>
      </w:r>
    </w:p>
    <w:p>
      <w:pPr>
        <w:pStyle w:val="3"/>
        <w:suppressAutoHyphens w:val="false"/>
        <w:rPr/>
      </w:pPr>
      <w:r>
        <w:rPr/>
        <w:t>* See also the paragraph on conjuncts which are more specialized connectors, expressing a more specific connection.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didn't doubt</w:t>
      </w:r>
      <w:r>
        <w:rPr>
          <w:sz w:val="24"/>
        </w:rPr>
        <w:t xml:space="preserve"> it for a moment, </w:t>
      </w:r>
      <w:r>
        <w:rPr>
          <w:i/>
          <w:sz w:val="24"/>
        </w:rPr>
        <w:t>nor</w:t>
      </w:r>
      <w:r>
        <w:rPr>
          <w:sz w:val="24"/>
        </w:rPr>
        <w:t xml:space="preserve"> had he any fears about the possible turn of the events.</w:t>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coordinating conjunction </w:t>
      </w:r>
      <w:r>
        <w:rPr>
          <w:i/>
          <w:sz w:val="24"/>
        </w:rPr>
        <w:t>and</w:t>
      </w:r>
      <w:r>
        <w:rPr>
          <w:sz w:val="24"/>
        </w:rPr>
        <w:t xml:space="preserve"> may be used in a somewhat different function if it joins the same nouns;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the effect may be to suggest that different types of persons or objects should be distinguished: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There are </w:t>
      </w:r>
      <w:r>
        <w:rPr>
          <w:i/>
          <w:sz w:val="24"/>
        </w:rPr>
        <w:t>teachers and teachers.</w:t>
      </w:r>
      <w:r>
        <w:rPr>
          <w:sz w:val="24"/>
        </w:rPr>
        <w:t xml:space="preserve"> (There are good and bad teachers.)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If the noun is repeated more than once, the effect is to suggest a large number:</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There were </w:t>
      </w:r>
      <w:r>
        <w:rPr>
          <w:i/>
          <w:sz w:val="24"/>
        </w:rPr>
        <w:t>faces and faces and faces</w:t>
      </w:r>
      <w:r>
        <w:rPr>
          <w:sz w:val="24"/>
        </w:rPr>
        <w:t xml:space="preserve"> all around him.</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The repetition of verbs produces an effect of continuous action or of increase in degree: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He </w:t>
      </w:r>
      <w:r>
        <w:rPr>
          <w:i/>
          <w:sz w:val="24"/>
        </w:rPr>
        <w:t>talked and talked and talked.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If the pronouns </w:t>
      </w:r>
      <w:r>
        <w:rPr>
          <w:i/>
          <w:sz w:val="24"/>
        </w:rPr>
        <w:t>you</w:t>
      </w:r>
      <w:r>
        <w:rPr>
          <w:sz w:val="24"/>
        </w:rPr>
        <w:t xml:space="preserve"> and </w:t>
      </w:r>
      <w:r>
        <w:rPr>
          <w:i/>
          <w:sz w:val="24"/>
        </w:rPr>
        <w:t>I</w:t>
      </w:r>
      <w:r>
        <w:rPr>
          <w:sz w:val="24"/>
        </w:rPr>
        <w:t xml:space="preserve">, or their case forms are joined by the conjunction </w:t>
      </w:r>
      <w:r>
        <w:rPr>
          <w:i/>
          <w:sz w:val="24"/>
        </w:rPr>
        <w:t>and,</w:t>
      </w:r>
      <w:r>
        <w:rPr>
          <w:sz w:val="24"/>
        </w:rPr>
        <w:t xml:space="preserve"> conventions of politeness require that </w:t>
      </w:r>
      <w:r>
        <w:rPr>
          <w:i/>
          <w:sz w:val="24"/>
        </w:rPr>
        <w:t>you</w:t>
      </w:r>
      <w:r>
        <w:rPr>
          <w:sz w:val="24"/>
        </w:rPr>
        <w:t xml:space="preserve"> should always come first: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 xml:space="preserve">     </w:t>
      </w:r>
      <w:r>
        <w:rPr>
          <w:i/>
          <w:sz w:val="24"/>
        </w:rPr>
        <w:t>you and I; you or me; you and they; you and them.</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w:t>
      </w:r>
      <w:r>
        <w:rPr>
          <w:b/>
          <w:sz w:val="24"/>
        </w:rPr>
        <w:t xml:space="preserve"> disjunctive conjunctions</w:t>
      </w:r>
      <w:r>
        <w:rPr>
          <w:sz w:val="24"/>
        </w:rPr>
        <w:t xml:space="preserve"> </w:t>
      </w:r>
      <w:r>
        <w:rPr>
          <w:i/>
          <w:sz w:val="24"/>
        </w:rPr>
        <w:t>or, otherwise</w:t>
      </w:r>
      <w:r>
        <w:rPr>
          <w:sz w:val="24"/>
        </w:rPr>
        <w:t xml:space="preserve"> denote a choice between two alternatives.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I’ll call on you on Saturday </w:t>
      </w:r>
      <w:r>
        <w:rPr>
          <w:i/>
          <w:sz w:val="24"/>
        </w:rPr>
        <w:t>or</w:t>
      </w:r>
      <w:r>
        <w:rPr>
          <w:sz w:val="24"/>
        </w:rPr>
        <w:t xml:space="preserve"> on Sunday. </w:t>
      </w:r>
    </w:p>
    <w:p>
      <w:pPr>
        <w:pStyle w:val="Normal"/>
        <w:spacing w:lineRule="auto" w:line="240"/>
        <w:ind w:firstLine="284" w:start="284" w:end="0"/>
        <w:rPr/>
      </w:pPr>
      <w:r>
        <w:rPr>
          <w:sz w:val="24"/>
        </w:rPr>
        <w:t xml:space="preserve">Did it matter where he went, what he did, </w:t>
      </w:r>
      <w:r>
        <w:rPr>
          <w:i/>
          <w:sz w:val="24"/>
        </w:rPr>
        <w:t>or</w:t>
      </w:r>
      <w:r>
        <w:rPr>
          <w:sz w:val="24"/>
        </w:rPr>
        <w:t xml:space="preserve"> when he did it?</w:t>
      </w:r>
    </w:p>
    <w:p>
      <w:pPr>
        <w:pStyle w:val="Normal"/>
        <w:spacing w:lineRule="auto" w:line="240"/>
        <w:ind w:firstLine="284" w:end="0"/>
        <w:rPr>
          <w:sz w:val="24"/>
        </w:rPr>
      </w:pPr>
      <w:r>
        <w:rPr>
          <w:sz w:val="24"/>
        </w:rPr>
      </w:r>
    </w:p>
    <w:p>
      <w:pPr>
        <w:pStyle w:val="Normal"/>
        <w:spacing w:lineRule="auto" w:line="240"/>
        <w:ind w:firstLine="284" w:end="0"/>
        <w:rPr/>
      </w:pPr>
      <w:r>
        <w:rPr>
          <w:sz w:val="24"/>
        </w:rPr>
        <w:t>The</w:t>
      </w:r>
      <w:r>
        <w:rPr>
          <w:b/>
          <w:sz w:val="24"/>
        </w:rPr>
        <w:t xml:space="preserve"> adversative conjunctions</w:t>
      </w:r>
      <w:r>
        <w:rPr>
          <w:sz w:val="24"/>
        </w:rPr>
        <w:t xml:space="preserve"> </w:t>
      </w:r>
      <w:r>
        <w:rPr>
          <w:i/>
          <w:sz w:val="24"/>
        </w:rPr>
        <w:t>but, not that</w:t>
      </w:r>
      <w:r>
        <w:rPr>
          <w:sz w:val="24"/>
        </w:rPr>
        <w:t xml:space="preserve"> denote contrast or contradiction.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tall </w:t>
      </w:r>
      <w:r>
        <w:rPr>
          <w:i/>
          <w:sz w:val="24"/>
        </w:rPr>
        <w:t>but</w:t>
      </w:r>
      <w:r>
        <w:rPr>
          <w:sz w:val="24"/>
        </w:rPr>
        <w:t xml:space="preserve"> did not look it because of his broad shoulders. </w:t>
      </w:r>
    </w:p>
    <w:p>
      <w:pPr>
        <w:pStyle w:val="Normal"/>
        <w:spacing w:lineRule="auto" w:line="240"/>
        <w:ind w:firstLine="284" w:start="284" w:end="0"/>
        <w:rPr/>
      </w:pPr>
      <w:r>
        <w:rPr>
          <w:sz w:val="24"/>
        </w:rPr>
        <w:t xml:space="preserve">They were silent, </w:t>
      </w:r>
      <w:r>
        <w:rPr>
          <w:i/>
          <w:sz w:val="24"/>
        </w:rPr>
        <w:t>but</w:t>
      </w:r>
      <w:r>
        <w:rPr>
          <w:sz w:val="24"/>
        </w:rPr>
        <w:t xml:space="preserve"> there was no resentment on their faces.</w:t>
      </w:r>
    </w:p>
    <w:p>
      <w:pPr>
        <w:pStyle w:val="Normal"/>
        <w:spacing w:lineRule="auto" w:line="240"/>
        <w:ind w:firstLine="284" w:end="0"/>
        <w:rPr>
          <w:sz w:val="24"/>
        </w:rPr>
      </w:pPr>
      <w:r>
        <w:rPr>
          <w:sz w:val="24"/>
        </w:rPr>
      </w:r>
    </w:p>
    <w:p>
      <w:pPr>
        <w:pStyle w:val="Normal"/>
        <w:spacing w:lineRule="auto" w:line="240"/>
        <w:ind w:firstLine="284" w:end="0"/>
        <w:rPr/>
      </w:pPr>
      <w:r>
        <w:rPr>
          <w:sz w:val="24"/>
        </w:rPr>
        <w:t>There is only one</w:t>
      </w:r>
      <w:r>
        <w:rPr>
          <w:b/>
          <w:sz w:val="24"/>
        </w:rPr>
        <w:t xml:space="preserve"> causal conjunction</w:t>
      </w:r>
      <w:r>
        <w:rPr>
          <w:sz w:val="24"/>
        </w:rPr>
        <w:t xml:space="preserve"> </w:t>
      </w:r>
      <w:r>
        <w:rPr>
          <w:i/>
          <w:sz w:val="24"/>
        </w:rPr>
        <w:t>for,</w:t>
      </w:r>
      <w:r>
        <w:rPr>
          <w:sz w:val="24"/>
        </w:rPr>
        <w:t xml:space="preserve"> which denotes reason or cause, and one</w:t>
      </w:r>
      <w:r>
        <w:rPr>
          <w:b/>
          <w:sz w:val="24"/>
        </w:rPr>
        <w:t xml:space="preserve"> resultative conjunction</w:t>
      </w:r>
      <w:r>
        <w:rPr>
          <w:sz w:val="24"/>
        </w:rPr>
        <w:t xml:space="preserve"> </w:t>
      </w:r>
      <w:r>
        <w:rPr>
          <w:i/>
          <w:sz w:val="24"/>
        </w:rPr>
        <w:t>so.</w:t>
      </w:r>
    </w:p>
    <w:p>
      <w:pPr>
        <w:pStyle w:val="Normal"/>
        <w:spacing w:lineRule="auto" w:line="240"/>
        <w:ind w:firstLine="284" w:end="0"/>
        <w:rPr>
          <w:b/>
          <w:i/>
          <w:i/>
          <w:sz w:val="24"/>
        </w:rPr>
      </w:pPr>
      <w:r>
        <w:rPr>
          <w:b/>
          <w:i/>
          <w:sz w:val="24"/>
        </w:rPr>
      </w:r>
    </w:p>
    <w:p>
      <w:pPr>
        <w:pStyle w:val="Normal"/>
        <w:spacing w:lineRule="auto" w:line="240"/>
        <w:ind w:firstLine="284" w:start="284" w:end="0"/>
        <w:rPr/>
      </w:pPr>
      <w:r>
        <w:rPr>
          <w:sz w:val="24"/>
        </w:rPr>
        <w:t xml:space="preserve">He was never in the know of things, </w:t>
      </w:r>
      <w:r>
        <w:rPr>
          <w:i/>
          <w:sz w:val="24"/>
        </w:rPr>
        <w:t>for</w:t>
      </w:r>
      <w:r>
        <w:rPr>
          <w:sz w:val="24"/>
        </w:rPr>
        <w:t xml:space="preserve"> nobody told him anything. </w:t>
      </w:r>
    </w:p>
    <w:p>
      <w:pPr>
        <w:pStyle w:val="Normal"/>
        <w:spacing w:lineRule="auto" w:line="240"/>
        <w:ind w:firstLine="284" w:start="284" w:end="0"/>
        <w:rPr/>
      </w:pPr>
      <w:r>
        <w:rPr>
          <w:sz w:val="24"/>
        </w:rPr>
        <w:t xml:space="preserve">It was Saturday, </w:t>
      </w:r>
      <w:r>
        <w:rPr>
          <w:i/>
          <w:sz w:val="24"/>
        </w:rPr>
        <w:t>so</w:t>
      </w:r>
      <w:r>
        <w:rPr>
          <w:sz w:val="24"/>
        </w:rPr>
        <w:t xml:space="preserve"> they were back from school early.</w:t>
      </w:r>
    </w:p>
    <w:p>
      <w:pPr>
        <w:pStyle w:val="Normal"/>
        <w:spacing w:lineRule="auto" w:line="240"/>
        <w:ind w:firstLine="284" w:end="0"/>
        <w:rPr>
          <w:b/>
          <w:sz w:val="24"/>
        </w:rPr>
      </w:pPr>
      <w:r>
        <w:rPr>
          <w:b/>
          <w:sz w:val="24"/>
        </w:rPr>
      </w:r>
    </w:p>
    <w:p>
      <w:pPr>
        <w:pStyle w:val="Heading3"/>
        <w:rPr/>
      </w:pPr>
      <w:bookmarkStart w:id="83" w:name="__RefHeading___Toc5113021"/>
      <w:bookmarkEnd w:id="83"/>
      <w:r>
        <w:rPr/>
        <w:t>Combinability of conjunctions and their functions</w:t>
      </w:r>
    </w:p>
    <w:p>
      <w:pPr>
        <w:pStyle w:val="Normal"/>
        <w:spacing w:lineRule="auto" w:line="240"/>
        <w:ind w:firstLine="284" w:end="0"/>
        <w:rPr>
          <w:sz w:val="24"/>
        </w:rPr>
      </w:pPr>
      <w:r>
        <w:rPr>
          <w:sz w:val="24"/>
        </w:rPr>
      </w:r>
    </w:p>
    <w:p>
      <w:pPr>
        <w:pStyle w:val="Normal"/>
        <w:spacing w:lineRule="auto" w:line="240"/>
        <w:ind w:firstLine="284" w:end="0"/>
        <w:rPr/>
      </w:pPr>
      <w:r>
        <w:rPr>
          <w:b/>
          <w:sz w:val="24"/>
        </w:rPr>
        <w:t>§ 252.</w:t>
      </w:r>
      <w:r>
        <w:rPr>
          <w:sz w:val="24"/>
        </w:rPr>
        <w:t xml:space="preserve"> </w:t>
      </w:r>
      <w:r>
        <w:rPr>
          <w:spacing w:val="60"/>
          <w:sz w:val="24"/>
        </w:rPr>
        <w:t>Coordinating</w:t>
      </w:r>
      <w:r>
        <w:rPr>
          <w:sz w:val="24"/>
        </w:rPr>
        <w:t xml:space="preserve"> conjunctions connect homogeneous parts of a simple sentence (words, phrases), clauses of equal rank in a composite sentence or independent sentences. Some of them can only join coordinated clauses </w:t>
      </w:r>
      <w:r>
        <w:rPr>
          <w:i/>
          <w:sz w:val="24"/>
        </w:rPr>
        <w:t>(so, for),</w:t>
      </w:r>
      <w:r>
        <w:rPr>
          <w:sz w:val="24"/>
        </w:rPr>
        <w:t xml:space="preserve"> others only homogeneous parts of simple sentences </w:t>
      </w:r>
      <w:r>
        <w:rPr>
          <w:i/>
          <w:sz w:val="24"/>
        </w:rPr>
        <w:t xml:space="preserve">(both </w:t>
      </w:r>
      <w:r>
        <w:rPr>
          <w:sz w:val="24"/>
        </w:rPr>
        <w:t xml:space="preserve">... </w:t>
      </w:r>
      <w:r>
        <w:rPr>
          <w:i/>
          <w:sz w:val="24"/>
        </w:rPr>
        <w:t>and),</w:t>
      </w:r>
      <w:r>
        <w:rPr>
          <w:sz w:val="24"/>
        </w:rPr>
        <w:t xml:space="preserve"> others are used to join both clauses and homogeneous parts of the sentence </w:t>
      </w:r>
      <w:r>
        <w:rPr>
          <w:i/>
          <w:sz w:val="24"/>
        </w:rPr>
        <w:t>(and, but, or, either ... or, nor, not only ... but also,</w:t>
      </w:r>
      <w:r>
        <w:rPr>
          <w:sz w:val="24"/>
        </w:rPr>
        <w:t xml:space="preserve"> etc.).</w:t>
      </w:r>
    </w:p>
    <w:p>
      <w:pPr>
        <w:pStyle w:val="Normal"/>
        <w:spacing w:lineRule="auto" w:line="240"/>
        <w:ind w:firstLine="284" w:end="0"/>
        <w:rPr/>
      </w:pPr>
      <w:r>
        <w:rPr>
          <w:sz w:val="24"/>
        </w:rPr>
        <w:t xml:space="preserve">Coordinating conjunctions always stand between the elements they join. The most common coordinating conjunction is </w:t>
      </w:r>
      <w:r>
        <w:rPr>
          <w:i/>
          <w:sz w:val="24"/>
        </w:rPr>
        <w:t>and:</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Slowly </w:t>
      </w:r>
      <w:r>
        <w:rPr>
          <w:i/>
          <w:sz w:val="24"/>
        </w:rPr>
        <w:t>and</w:t>
      </w:r>
      <w:r>
        <w:rPr>
          <w:sz w:val="24"/>
        </w:rPr>
        <w:t xml:space="preserve"> painfully he worked through the first volume.</w:t>
      </w:r>
    </w:p>
    <w:p>
      <w:pPr>
        <w:pStyle w:val="Normal"/>
        <w:spacing w:lineRule="auto" w:line="240"/>
        <w:ind w:firstLine="284" w:start="284" w:end="0"/>
        <w:rPr/>
      </w:pPr>
      <w:r>
        <w:rPr>
          <w:sz w:val="24"/>
        </w:rPr>
        <w:t xml:space="preserve">He spoke for the first motion </w:t>
      </w:r>
      <w:r>
        <w:rPr>
          <w:i/>
          <w:sz w:val="24"/>
        </w:rPr>
        <w:t>and</w:t>
      </w:r>
      <w:r>
        <w:rPr>
          <w:sz w:val="24"/>
        </w:rPr>
        <w:t xml:space="preserve"> against the second motion.</w:t>
      </w:r>
    </w:p>
    <w:p>
      <w:pPr>
        <w:pStyle w:val="Normal"/>
        <w:spacing w:lineRule="auto" w:line="240"/>
        <w:ind w:firstLine="284" w:start="284" w:end="0"/>
        <w:rPr/>
      </w:pPr>
      <w:r>
        <w:rPr>
          <w:sz w:val="24"/>
        </w:rPr>
        <w:t xml:space="preserve">She moved quickly </w:t>
      </w:r>
      <w:r>
        <w:rPr>
          <w:i/>
          <w:sz w:val="24"/>
        </w:rPr>
        <w:t>and</w:t>
      </w:r>
      <w:r>
        <w:rPr>
          <w:sz w:val="24"/>
        </w:rPr>
        <w:t xml:space="preserve"> with grace.</w:t>
      </w:r>
    </w:p>
    <w:p>
      <w:pPr>
        <w:pStyle w:val="Normal"/>
        <w:spacing w:lineRule="auto" w:line="240"/>
        <w:ind w:firstLine="284" w:start="284" w:end="0"/>
        <w:rPr/>
      </w:pPr>
      <w:r>
        <w:rPr>
          <w:sz w:val="24"/>
        </w:rPr>
        <w:t xml:space="preserve">I approached the girl who stood in the corner </w:t>
      </w:r>
      <w:r>
        <w:rPr>
          <w:i/>
          <w:sz w:val="24"/>
        </w:rPr>
        <w:t>and</w:t>
      </w:r>
      <w:r>
        <w:rPr>
          <w:sz w:val="24"/>
        </w:rPr>
        <w:t xml:space="preserve"> who looked so shy.</w:t>
      </w:r>
    </w:p>
    <w:p>
      <w:pPr>
        <w:pStyle w:val="Normal"/>
        <w:spacing w:lineRule="auto" w:line="240"/>
        <w:ind w:firstLine="284" w:end="0"/>
        <w:rPr>
          <w:sz w:val="24"/>
        </w:rPr>
      </w:pPr>
      <w:r>
        <w:rPr>
          <w:sz w:val="24"/>
        </w:rPr>
      </w:r>
    </w:p>
    <w:p>
      <w:pPr>
        <w:pStyle w:val="Normal"/>
        <w:spacing w:lineRule="auto" w:line="240"/>
        <w:ind w:firstLine="284" w:end="0"/>
        <w:rPr/>
      </w:pPr>
      <w:r>
        <w:rPr>
          <w:spacing w:val="60"/>
          <w:sz w:val="24"/>
        </w:rPr>
        <w:t>Subordinating</w:t>
      </w:r>
      <w:r>
        <w:rPr>
          <w:sz w:val="24"/>
        </w:rPr>
        <w:t xml:space="preserve"> conjunctions join subordinate clauses to main clauses, although some of them may join a word or a phrase within a simple sentence. They are positionally less fixed than coordinating conjunctions and need not necessarily be between the elements they join, but may precede both the subordinate and the main clauses.</w:t>
      </w:r>
    </w:p>
    <w:p>
      <w:pPr>
        <w:pStyle w:val="Normal"/>
        <w:spacing w:lineRule="auto" w:line="240"/>
        <w:ind w:firstLine="284" w:end="0"/>
        <w:rPr/>
      </w:pPr>
      <w:r>
        <w:rPr>
          <w:sz w:val="24"/>
        </w:rPr>
        <w:t xml:space="preserve">Conjunctions which usually join subject, predicative, object attributive and appositive clauses </w:t>
      </w:r>
      <w:r>
        <w:rPr>
          <w:i/>
          <w:sz w:val="24"/>
        </w:rPr>
        <w:t>(that, whether, if)</w:t>
      </w:r>
      <w:r>
        <w:rPr>
          <w:sz w:val="24"/>
        </w:rPr>
        <w:t xml:space="preserve"> are very vague in their meaning and may therefore be used to join clauses of different syntactic value. Other conjunctions retain their lexical meaning.</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That</w:t>
      </w:r>
      <w:r>
        <w:rPr>
          <w:sz w:val="24"/>
        </w:rPr>
        <w:t xml:space="preserve"> the man didn’t call the police surprised nobody. </w:t>
      </w:r>
    </w:p>
    <w:p>
      <w:pPr>
        <w:pStyle w:val="Normal"/>
        <w:spacing w:lineRule="auto" w:line="240"/>
        <w:ind w:firstLine="284" w:start="284" w:end="0"/>
        <w:rPr/>
      </w:pPr>
      <w:r>
        <w:rPr>
          <w:sz w:val="24"/>
        </w:rPr>
        <w:t xml:space="preserve">Somehow I felt </w:t>
      </w:r>
      <w:r>
        <w:rPr>
          <w:i/>
          <w:sz w:val="24"/>
        </w:rPr>
        <w:t>that</w:t>
      </w:r>
      <w:r>
        <w:rPr>
          <w:sz w:val="24"/>
        </w:rPr>
        <w:t xml:space="preserve"> his feelings had changed.</w:t>
      </w:r>
    </w:p>
    <w:p>
      <w:pPr>
        <w:pStyle w:val="Normal"/>
        <w:spacing w:lineRule="auto" w:line="240"/>
        <w:ind w:firstLine="284" w:end="0"/>
        <w:rPr>
          <w:sz w:val="24"/>
        </w:rPr>
      </w:pPr>
      <w:r>
        <w:rPr>
          <w:sz w:val="24"/>
        </w:rPr>
      </w:r>
    </w:p>
    <w:p>
      <w:pPr>
        <w:pStyle w:val="Normal"/>
        <w:spacing w:lineRule="auto" w:line="240"/>
        <w:ind w:firstLine="284" w:end="0"/>
        <w:rPr/>
      </w:pPr>
      <w:r>
        <w:rPr>
          <w:sz w:val="24"/>
        </w:rPr>
        <w:t>Conjunctions introducing adverbial clauses are conjunctions of</w:t>
      </w:r>
      <w:r>
        <w:rPr>
          <w:b/>
          <w:sz w:val="24"/>
        </w:rPr>
        <w:t xml:space="preserve"> place:</w:t>
      </w:r>
    </w:p>
    <w:p>
      <w:pPr>
        <w:pStyle w:val="Normal"/>
        <w:spacing w:lineRule="auto" w:line="240"/>
        <w:ind w:firstLine="284" w:start="284" w:end="0"/>
        <w:rPr>
          <w:i/>
          <w:i/>
          <w:sz w:val="24"/>
        </w:rPr>
      </w:pPr>
      <w:r>
        <w:rPr>
          <w:i/>
          <w:sz w:val="24"/>
        </w:rPr>
        <w:t>where, wherever, whence, wherein.</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Wherever</w:t>
      </w:r>
      <w:r>
        <w:rPr>
          <w:sz w:val="24"/>
        </w:rPr>
        <w:t xml:space="preserve"> he turned, he saw flowers.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time:</w:t>
      </w:r>
    </w:p>
    <w:p>
      <w:pPr>
        <w:pStyle w:val="Normal"/>
        <w:spacing w:lineRule="auto" w:line="240"/>
        <w:ind w:firstLine="284" w:start="284" w:end="0"/>
        <w:rPr>
          <w:i/>
          <w:i/>
          <w:sz w:val="24"/>
        </w:rPr>
      </w:pPr>
      <w:r>
        <w:rPr>
          <w:i/>
          <w:sz w:val="24"/>
        </w:rPr>
        <w:t xml:space="preserve">as, as soon as, as long as, when, whenever, while, now that, since, till, until, after, before, while, the </w:t>
      </w:r>
    </w:p>
    <w:p>
      <w:pPr>
        <w:pStyle w:val="Normal"/>
        <w:spacing w:lineRule="auto" w:line="240"/>
        <w:ind w:firstLine="284" w:start="284" w:end="0"/>
        <w:rPr/>
      </w:pPr>
      <w:r>
        <w:rPr>
          <w:i/>
          <w:sz w:val="24"/>
        </w:rPr>
        <w:t>moment, the time, the instant, directly, instantly,</w:t>
      </w:r>
      <w:r>
        <w:rPr>
          <w:sz w:val="24"/>
        </w:rPr>
        <w:t xml:space="preserve"> etc.</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When</w:t>
      </w:r>
      <w:r>
        <w:rPr>
          <w:sz w:val="24"/>
        </w:rPr>
        <w:t xml:space="preserve"> I leave town I never tell my people about it.</w:t>
      </w:r>
    </w:p>
    <w:p>
      <w:pPr>
        <w:pStyle w:val="Normal"/>
        <w:spacing w:lineRule="auto" w:line="240"/>
        <w:ind w:firstLine="284" w:start="284" w:end="0"/>
        <w:rPr/>
      </w:pPr>
      <w:r>
        <w:rPr>
          <w:sz w:val="24"/>
        </w:rPr>
        <w:t xml:space="preserve">What happened </w:t>
      </w:r>
      <w:r>
        <w:rPr>
          <w:i/>
          <w:sz w:val="24"/>
        </w:rPr>
        <w:t>after</w:t>
      </w:r>
      <w:r>
        <w:rPr>
          <w:sz w:val="24"/>
        </w:rPr>
        <w:t xml:space="preserve"> I left you?</w:t>
      </w:r>
    </w:p>
    <w:p>
      <w:pPr>
        <w:pStyle w:val="Normal"/>
        <w:spacing w:lineRule="auto" w:line="240"/>
        <w:ind w:firstLine="284" w:start="284" w:end="0"/>
        <w:rPr/>
      </w:pPr>
      <w:r>
        <w:rPr>
          <w:sz w:val="24"/>
        </w:rPr>
        <w:t xml:space="preserve">I wouldn’t worry </w:t>
      </w:r>
      <w:r>
        <w:rPr>
          <w:i/>
          <w:sz w:val="24"/>
        </w:rPr>
        <w:t>as long as</w:t>
      </w:r>
      <w:r>
        <w:rPr>
          <w:sz w:val="24"/>
        </w:rPr>
        <w:t xml:space="preserve"> I am not bothered.</w:t>
      </w:r>
    </w:p>
    <w:p>
      <w:pPr>
        <w:pStyle w:val="Normal"/>
        <w:spacing w:lineRule="auto" w:line="240"/>
        <w:ind w:firstLine="284" w:start="284" w:end="0"/>
        <w:rPr/>
      </w:pPr>
      <w:r>
        <w:rPr>
          <w:sz w:val="24"/>
        </w:rPr>
        <w:t xml:space="preserve">She was feeling very cheerful </w:t>
      </w:r>
      <w:r>
        <w:rPr>
          <w:i/>
          <w:sz w:val="24"/>
        </w:rPr>
        <w:t>as</w:t>
      </w:r>
      <w:r>
        <w:rPr>
          <w:sz w:val="24"/>
        </w:rPr>
        <w:t xml:space="preserve"> they walked from the station.</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reason or cause:</w:t>
      </w:r>
    </w:p>
    <w:p>
      <w:pPr>
        <w:pStyle w:val="Normal"/>
        <w:spacing w:lineRule="auto" w:line="240"/>
        <w:ind w:firstLine="284" w:start="284" w:end="0"/>
        <w:rPr>
          <w:i/>
          <w:i/>
          <w:sz w:val="24"/>
        </w:rPr>
      </w:pPr>
      <w:r>
        <w:rPr>
          <w:i/>
          <w:sz w:val="24"/>
        </w:rPr>
        <w:t>as, because, since, seeing, so ... that, lest, considering.</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His work was of vital importance to him, </w:t>
      </w:r>
      <w:r>
        <w:rPr>
          <w:i/>
          <w:sz w:val="24"/>
        </w:rPr>
        <w:t>since</w:t>
      </w:r>
      <w:r>
        <w:rPr>
          <w:sz w:val="24"/>
        </w:rPr>
        <w:t xml:space="preserve"> all his life was devoted to it.</w:t>
      </w:r>
    </w:p>
    <w:p>
      <w:pPr>
        <w:pStyle w:val="Normal"/>
        <w:spacing w:lineRule="auto" w:line="240"/>
        <w:ind w:firstLine="284" w:start="284" w:end="0"/>
        <w:rPr/>
      </w:pPr>
      <w:r>
        <w:rPr>
          <w:sz w:val="24"/>
        </w:rPr>
        <w:t xml:space="preserve">One day, </w:t>
      </w:r>
      <w:r>
        <w:rPr>
          <w:i/>
          <w:sz w:val="24"/>
        </w:rPr>
        <w:t>because</w:t>
      </w:r>
      <w:r>
        <w:rPr>
          <w:sz w:val="24"/>
        </w:rPr>
        <w:t xml:space="preserve"> the days were so short, he decided to give up algebra and geometry.</w:t>
      </w:r>
    </w:p>
    <w:p>
      <w:pPr>
        <w:pStyle w:val="Normal"/>
        <w:spacing w:lineRule="auto" w:line="240"/>
        <w:ind w:firstLine="284" w:start="284" w:end="0"/>
        <w:rPr/>
      </w:pPr>
      <w:r>
        <w:rPr>
          <w:i/>
          <w:sz w:val="24"/>
        </w:rPr>
        <w:t>As</w:t>
      </w:r>
      <w:r>
        <w:rPr>
          <w:sz w:val="24"/>
        </w:rPr>
        <w:t xml:space="preserve"> she had never heard of such stories, she was puzzled at first.</w:t>
      </w:r>
    </w:p>
    <w:p>
      <w:pPr>
        <w:pStyle w:val="Normal"/>
        <w:spacing w:lineRule="auto" w:line="240"/>
        <w:ind w:firstLine="284" w:start="284" w:end="0"/>
        <w:rPr>
          <w:b/>
          <w:sz w:val="24"/>
        </w:rPr>
      </w:pPr>
      <w:r>
        <w:rPr>
          <w:b/>
          <w:sz w:val="24"/>
        </w:rPr>
      </w:r>
    </w:p>
    <w:p>
      <w:pPr>
        <w:pStyle w:val="Normal"/>
        <w:spacing w:lineRule="auto" w:line="240"/>
        <w:ind w:firstLine="284" w:end="0"/>
        <w:rPr>
          <w:b/>
          <w:sz w:val="24"/>
        </w:rPr>
      </w:pPr>
      <w:r>
        <w:rPr>
          <w:b/>
          <w:sz w:val="24"/>
        </w:rPr>
        <w:t>condition:</w:t>
      </w:r>
    </w:p>
    <w:p>
      <w:pPr>
        <w:pStyle w:val="Normal"/>
        <w:spacing w:lineRule="auto" w:line="240"/>
        <w:ind w:firstLine="284" w:start="284" w:end="0"/>
        <w:rPr>
          <w:i/>
          <w:i/>
          <w:sz w:val="24"/>
        </w:rPr>
      </w:pPr>
      <w:r>
        <w:rPr>
          <w:i/>
          <w:sz w:val="24"/>
        </w:rPr>
        <w:t>if, unless, in case, provided, supposing (that), suppose (that), on condition (that).</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If you</w:t>
      </w:r>
      <w:r>
        <w:rPr>
          <w:sz w:val="24"/>
        </w:rPr>
        <w:t xml:space="preserve"> tell this to anybody I’ll never forgive you.</w:t>
      </w:r>
    </w:p>
    <w:p>
      <w:pPr>
        <w:pStyle w:val="Normal"/>
        <w:spacing w:lineRule="auto" w:line="240"/>
        <w:ind w:firstLine="284" w:start="284" w:end="0"/>
        <w:rPr/>
      </w:pPr>
      <w:r>
        <w:rPr>
          <w:sz w:val="24"/>
        </w:rPr>
        <w:t xml:space="preserve">Tom simply could not work </w:t>
      </w:r>
      <w:r>
        <w:rPr>
          <w:i/>
          <w:sz w:val="24"/>
        </w:rPr>
        <w:t>unless</w:t>
      </w:r>
      <w:r>
        <w:rPr>
          <w:sz w:val="24"/>
        </w:rPr>
        <w:t xml:space="preserve"> all the conditions were to his liking.</w:t>
      </w:r>
    </w:p>
    <w:p>
      <w:pPr>
        <w:pStyle w:val="Normal"/>
        <w:spacing w:lineRule="auto" w:line="240"/>
        <w:ind w:firstLine="284" w:start="284" w:end="0"/>
        <w:rPr/>
      </w:pPr>
      <w:r>
        <w:rPr>
          <w:sz w:val="24"/>
        </w:rPr>
        <w:t xml:space="preserve">Vagabonds may get a bed there for a week, </w:t>
      </w:r>
      <w:r>
        <w:rPr>
          <w:i/>
          <w:sz w:val="24"/>
        </w:rPr>
        <w:t>provided</w:t>
      </w:r>
      <w:r>
        <w:rPr>
          <w:sz w:val="24"/>
        </w:rPr>
        <w:t xml:space="preserve"> their papers are in order.</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purpose:</w:t>
      </w:r>
    </w:p>
    <w:p>
      <w:pPr>
        <w:pStyle w:val="Normal"/>
        <w:spacing w:lineRule="auto" w:line="240"/>
        <w:ind w:firstLine="284" w:start="284" w:end="0"/>
        <w:rPr>
          <w:i/>
          <w:i/>
          <w:sz w:val="24"/>
        </w:rPr>
      </w:pPr>
      <w:r>
        <w:rPr>
          <w:i/>
          <w:sz w:val="24"/>
        </w:rPr>
        <w:t>lest, that, in order that, so that, for fear that, so as, so.</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They made me hide</w:t>
      </w:r>
      <w:r>
        <w:rPr>
          <w:sz w:val="24"/>
          <w:lang w:val="ru-RU"/>
        </w:rPr>
        <w:t xml:space="preserve"> </w:t>
      </w:r>
      <w:r>
        <w:rPr>
          <w:i/>
          <w:sz w:val="24"/>
          <w:lang w:val="ru-RU"/>
        </w:rPr>
        <w:t>so</w:t>
      </w:r>
      <w:r>
        <w:rPr>
          <w:sz w:val="24"/>
        </w:rPr>
        <w:t xml:space="preserve"> </w:t>
      </w:r>
      <w:r>
        <w:rPr>
          <w:i/>
          <w:sz w:val="24"/>
        </w:rPr>
        <w:t>that</w:t>
      </w:r>
      <w:r>
        <w:rPr>
          <w:sz w:val="24"/>
        </w:rPr>
        <w:t xml:space="preserve"> the soldier should not see me.</w:t>
      </w:r>
    </w:p>
    <w:p>
      <w:pPr>
        <w:pStyle w:val="Normal"/>
        <w:spacing w:lineRule="auto" w:line="240"/>
        <w:ind w:firstLine="284" w:start="284" w:end="0"/>
        <w:rPr/>
      </w:pPr>
      <w:r>
        <w:rPr>
          <w:sz w:val="24"/>
        </w:rPr>
        <w:t xml:space="preserve">He wanted to be great in the world's eyes </w:t>
      </w:r>
      <w:r>
        <w:rPr>
          <w:i/>
          <w:sz w:val="24"/>
        </w:rPr>
        <w:t>in order</w:t>
      </w:r>
      <w:r>
        <w:rPr>
          <w:sz w:val="24"/>
        </w:rPr>
        <w:t xml:space="preserve"> that the woman he loved should be proud of him.</w:t>
      </w:r>
    </w:p>
    <w:p>
      <w:pPr>
        <w:pStyle w:val="Normal"/>
        <w:spacing w:lineRule="auto" w:line="240"/>
        <w:ind w:firstLine="284" w:start="284" w:end="0"/>
        <w:rPr/>
      </w:pPr>
      <w:r>
        <w:rPr>
          <w:sz w:val="24"/>
        </w:rPr>
        <w:t xml:space="preserve">He rose gently to his feet </w:t>
      </w:r>
      <w:r>
        <w:rPr>
          <w:i/>
          <w:sz w:val="24"/>
        </w:rPr>
        <w:t>lest</w:t>
      </w:r>
      <w:r>
        <w:rPr>
          <w:sz w:val="24"/>
        </w:rPr>
        <w:t xml:space="preserve"> he should disturb her.</w:t>
      </w:r>
    </w:p>
    <w:p>
      <w:pPr>
        <w:pStyle w:val="Normal"/>
        <w:spacing w:lineRule="auto" w:line="240"/>
        <w:ind w:firstLine="284" w:start="284" w:end="0"/>
        <w:rPr>
          <w:b/>
          <w:sz w:val="24"/>
        </w:rPr>
      </w:pPr>
      <w:r>
        <w:rPr>
          <w:b/>
          <w:sz w:val="24"/>
        </w:rPr>
      </w:r>
    </w:p>
    <w:p>
      <w:pPr>
        <w:pStyle w:val="Normal"/>
        <w:spacing w:lineRule="auto" w:line="240"/>
        <w:ind w:firstLine="284" w:end="0"/>
        <w:rPr>
          <w:b/>
          <w:sz w:val="24"/>
        </w:rPr>
      </w:pPr>
      <w:r>
        <w:rPr>
          <w:b/>
          <w:sz w:val="24"/>
        </w:rPr>
        <w:t>consequence:</w:t>
      </w:r>
    </w:p>
    <w:p>
      <w:pPr>
        <w:pStyle w:val="BodyTextIndent"/>
        <w:suppressAutoHyphens w:val="false"/>
        <w:ind w:start="284" w:end="0"/>
        <w:rPr>
          <w:lang w:val="en-US"/>
        </w:rPr>
      </w:pPr>
      <w:r>
        <w:rPr>
          <w:lang w:val="en-US"/>
        </w:rPr>
        <w:t>that, so that.</w:t>
      </w:r>
    </w:p>
    <w:p>
      <w:pPr>
        <w:pStyle w:val="Normal"/>
        <w:spacing w:lineRule="auto" w:line="240"/>
        <w:ind w:firstLine="284" w:start="284" w:end="0"/>
        <w:rPr>
          <w:sz w:val="24"/>
          <w:lang w:val="en-US"/>
        </w:rPr>
      </w:pPr>
      <w:r>
        <w:rPr>
          <w:sz w:val="24"/>
          <w:lang w:val="en-US"/>
        </w:rPr>
      </w:r>
    </w:p>
    <w:p>
      <w:pPr>
        <w:pStyle w:val="Normal"/>
        <w:spacing w:lineRule="auto" w:line="240"/>
        <w:ind w:firstLine="284" w:start="284" w:end="0"/>
        <w:rPr/>
      </w:pPr>
      <w:r>
        <w:rPr>
          <w:sz w:val="24"/>
        </w:rPr>
        <w:t xml:space="preserve">The box was so heavy </w:t>
      </w:r>
      <w:r>
        <w:rPr>
          <w:i/>
          <w:sz w:val="24"/>
        </w:rPr>
        <w:t>that</w:t>
      </w:r>
      <w:r>
        <w:rPr>
          <w:sz w:val="24"/>
        </w:rPr>
        <w:t xml:space="preserve"> I could not lift it. </w:t>
      </w:r>
    </w:p>
    <w:p>
      <w:pPr>
        <w:pStyle w:val="Normal"/>
        <w:spacing w:lineRule="auto" w:line="240"/>
        <w:ind w:firstLine="284" w:end="0"/>
        <w:rPr>
          <w:sz w:val="24"/>
        </w:rPr>
      </w:pPr>
      <w:r>
        <w:rPr>
          <w:sz w:val="24"/>
        </w:rPr>
      </w:r>
    </w:p>
    <w:p>
      <w:pPr>
        <w:pStyle w:val="Normal"/>
        <w:spacing w:lineRule="auto" w:line="240"/>
        <w:ind w:firstLine="284" w:end="0"/>
        <w:rPr>
          <w:b/>
          <w:sz w:val="24"/>
        </w:rPr>
      </w:pPr>
      <w:r>
        <w:rPr>
          <w:b/>
          <w:sz w:val="24"/>
        </w:rPr>
        <w:t>manner and comparison:</w:t>
      </w:r>
    </w:p>
    <w:p>
      <w:pPr>
        <w:pStyle w:val="Normal"/>
        <w:spacing w:lineRule="auto" w:line="240"/>
        <w:ind w:firstLine="284" w:start="284" w:end="0"/>
        <w:rPr>
          <w:i/>
          <w:i/>
          <w:sz w:val="24"/>
        </w:rPr>
      </w:pPr>
      <w:r>
        <w:rPr>
          <w:i/>
          <w:sz w:val="24"/>
        </w:rPr>
        <w:t>as, the way, as ... as, not so ... as, than, as if, as though.</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And do you know why she carries herself </w:t>
      </w:r>
      <w:r>
        <w:rPr>
          <w:i/>
          <w:sz w:val="24"/>
        </w:rPr>
        <w:t>the way</w:t>
      </w:r>
      <w:r>
        <w:rPr>
          <w:sz w:val="24"/>
        </w:rPr>
        <w:t xml:space="preserve"> she does?</w:t>
      </w:r>
    </w:p>
    <w:p>
      <w:pPr>
        <w:pStyle w:val="Normal"/>
        <w:spacing w:lineRule="auto" w:line="240"/>
        <w:ind w:firstLine="284" w:start="284" w:end="0"/>
        <w:rPr/>
      </w:pPr>
      <w:r>
        <w:rPr>
          <w:i/>
          <w:sz w:val="24"/>
        </w:rPr>
        <w:t>As</w:t>
      </w:r>
      <w:r>
        <w:rPr>
          <w:sz w:val="24"/>
        </w:rPr>
        <w:t xml:space="preserve"> quickly </w:t>
      </w:r>
      <w:r>
        <w:rPr>
          <w:i/>
          <w:sz w:val="24"/>
        </w:rPr>
        <w:t>as</w:t>
      </w:r>
      <w:r>
        <w:rPr>
          <w:sz w:val="24"/>
        </w:rPr>
        <w:t xml:space="preserve"> he could he set forth.</w:t>
      </w:r>
    </w:p>
    <w:p>
      <w:pPr>
        <w:pStyle w:val="Normal"/>
        <w:spacing w:lineRule="auto" w:line="240"/>
        <w:ind w:firstLine="284" w:start="284" w:end="0"/>
        <w:rPr/>
      </w:pPr>
      <w:r>
        <w:rPr>
          <w:sz w:val="24"/>
        </w:rPr>
        <w:t xml:space="preserve">He told him this </w:t>
      </w:r>
      <w:r>
        <w:rPr>
          <w:i/>
          <w:sz w:val="24"/>
        </w:rPr>
        <w:t>as though</w:t>
      </w:r>
      <w:r>
        <w:rPr>
          <w:sz w:val="24"/>
        </w:rPr>
        <w:t xml:space="preserve"> his discovery was his own fault.</w:t>
      </w:r>
    </w:p>
    <w:p>
      <w:pPr>
        <w:pStyle w:val="Normal"/>
        <w:spacing w:lineRule="auto" w:line="240"/>
        <w:ind w:firstLine="284" w:end="0"/>
        <w:rPr>
          <w:b/>
          <w:sz w:val="24"/>
        </w:rPr>
      </w:pPr>
      <w:r>
        <w:rPr>
          <w:b/>
          <w:sz w:val="24"/>
        </w:rPr>
      </w:r>
    </w:p>
    <w:p>
      <w:pPr>
        <w:pStyle w:val="Normal"/>
        <w:tabs>
          <w:tab w:val="clear" w:pos="720"/>
          <w:tab w:val="left" w:pos="589" w:leader="none"/>
        </w:tabs>
        <w:spacing w:lineRule="auto" w:line="240"/>
        <w:ind w:firstLine="284" w:end="0"/>
        <w:rPr>
          <w:b/>
          <w:sz w:val="24"/>
        </w:rPr>
      </w:pPr>
      <w:r>
        <w:rPr>
          <w:b/>
          <w:sz w:val="24"/>
        </w:rPr>
        <w:t>concession:</w:t>
      </w:r>
    </w:p>
    <w:p>
      <w:pPr>
        <w:pStyle w:val="Normal"/>
        <w:tabs>
          <w:tab w:val="clear" w:pos="720"/>
          <w:tab w:val="left" w:pos="589" w:leader="none"/>
        </w:tabs>
        <w:spacing w:lineRule="auto" w:line="240"/>
        <w:ind w:firstLine="284" w:end="0"/>
        <w:rPr>
          <w:b/>
          <w:sz w:val="24"/>
        </w:rPr>
      </w:pPr>
      <w:r>
        <w:rPr>
          <w:b/>
          <w:sz w:val="24"/>
        </w:rPr>
      </w:r>
    </w:p>
    <w:p>
      <w:pPr>
        <w:pStyle w:val="Normal"/>
        <w:tabs>
          <w:tab w:val="clear" w:pos="720"/>
          <w:tab w:val="left" w:pos="901" w:leader="none"/>
        </w:tabs>
        <w:spacing w:lineRule="auto" w:line="240"/>
        <w:ind w:firstLine="284" w:start="284" w:end="0"/>
        <w:rPr/>
      </w:pPr>
      <w:r>
        <w:rPr>
          <w:i/>
          <w:sz w:val="24"/>
        </w:rPr>
        <w:t>though, although, as, that, even if, whether ..</w:t>
      </w:r>
      <w:r>
        <w:rPr>
          <w:sz w:val="8"/>
        </w:rPr>
        <w:t xml:space="preserve">.  </w:t>
      </w:r>
      <w:r>
        <w:rPr>
          <w:i/>
          <w:sz w:val="24"/>
        </w:rPr>
        <w:t>or.</w:t>
      </w:r>
    </w:p>
    <w:p>
      <w:pPr>
        <w:pStyle w:val="Normal"/>
        <w:tabs>
          <w:tab w:val="clear" w:pos="720"/>
          <w:tab w:val="left" w:pos="901" w:leader="none"/>
        </w:tabs>
        <w:spacing w:lineRule="auto" w:line="240"/>
        <w:ind w:firstLine="284" w:start="284" w:end="0"/>
        <w:rPr>
          <w:i/>
          <w:i/>
          <w:sz w:val="24"/>
        </w:rPr>
      </w:pPr>
      <w:r>
        <w:rPr>
          <w:i/>
          <w:sz w:val="24"/>
        </w:rPr>
      </w:r>
    </w:p>
    <w:p>
      <w:pPr>
        <w:pStyle w:val="Normal"/>
        <w:tabs>
          <w:tab w:val="clear" w:pos="720"/>
          <w:tab w:val="left" w:pos="878" w:leader="none"/>
        </w:tabs>
        <w:spacing w:lineRule="auto" w:line="240"/>
        <w:ind w:firstLine="284" w:start="284" w:end="0"/>
        <w:rPr/>
      </w:pPr>
      <w:r>
        <w:rPr>
          <w:i/>
          <w:sz w:val="24"/>
        </w:rPr>
        <w:t xml:space="preserve">Though </w:t>
      </w:r>
      <w:r>
        <w:rPr>
          <w:sz w:val="24"/>
        </w:rPr>
        <w:t>they were so poor, Christine and Andrew knew happiness.</w:t>
      </w:r>
    </w:p>
    <w:p>
      <w:pPr>
        <w:pStyle w:val="Normal"/>
        <w:tabs>
          <w:tab w:val="clear" w:pos="720"/>
          <w:tab w:val="left" w:pos="878" w:leader="none"/>
        </w:tabs>
        <w:spacing w:lineRule="auto" w:line="240"/>
        <w:ind w:firstLine="284" w:end="0"/>
        <w:rPr>
          <w:sz w:val="24"/>
        </w:rPr>
      </w:pPr>
      <w:r>
        <w:rPr>
          <w:sz w:val="24"/>
        </w:rPr>
      </w:r>
    </w:p>
    <w:p>
      <w:pPr>
        <w:pStyle w:val="Normal"/>
        <w:tabs>
          <w:tab w:val="clear" w:pos="720"/>
          <w:tab w:val="left" w:pos="589" w:leader="none"/>
        </w:tabs>
        <w:spacing w:lineRule="auto" w:line="240"/>
        <w:ind w:firstLine="284" w:end="0"/>
        <w:rPr/>
      </w:pPr>
      <w:r>
        <w:rPr>
          <w:sz w:val="24"/>
        </w:rPr>
        <w:t xml:space="preserve">Most subordinating conjunctions introduce more than one kind of clause. For instance </w:t>
      </w:r>
      <w:r>
        <w:rPr>
          <w:i/>
          <w:sz w:val="24"/>
        </w:rPr>
        <w:t xml:space="preserve">that </w:t>
      </w:r>
      <w:r>
        <w:rPr>
          <w:sz w:val="24"/>
        </w:rPr>
        <w:t xml:space="preserve">may introduce subject clauses, predicative clauses, object clauses, appositive clauses, adverbial clauses of purpose and consequence. The conjunction </w:t>
      </w:r>
      <w:r>
        <w:rPr>
          <w:i/>
          <w:sz w:val="24"/>
        </w:rPr>
        <w:t xml:space="preserve">if </w:t>
      </w:r>
      <w:r>
        <w:rPr>
          <w:sz w:val="24"/>
        </w:rPr>
        <w:t xml:space="preserve">may introduce subject, object, predicative, appositive, and conditional clauses. The conjunction </w:t>
      </w:r>
      <w:r>
        <w:rPr>
          <w:i/>
          <w:sz w:val="24"/>
        </w:rPr>
        <w:t xml:space="preserve">whether </w:t>
      </w:r>
      <w:r>
        <w:rPr>
          <w:sz w:val="24"/>
        </w:rPr>
        <w:t xml:space="preserve">can introduce subject, predicative, object and appositive clauses and can also express a disjunctive coordinating connection when used with </w:t>
      </w:r>
      <w:r>
        <w:rPr>
          <w:i/>
          <w:sz w:val="24"/>
        </w:rPr>
        <w:t xml:space="preserve">or. </w:t>
      </w:r>
      <w:r>
        <w:rPr>
          <w:sz w:val="24"/>
        </w:rPr>
        <w:t xml:space="preserve">The conjunction </w:t>
      </w:r>
      <w:r>
        <w:rPr>
          <w:i/>
          <w:sz w:val="24"/>
        </w:rPr>
        <w:t xml:space="preserve">as </w:t>
      </w:r>
      <w:r>
        <w:rPr>
          <w:sz w:val="24"/>
        </w:rPr>
        <w:t xml:space="preserve">may introduce adverbial clauses of time, cause, concession and comparison. The conjunctions </w:t>
      </w:r>
      <w:r>
        <w:rPr>
          <w:i/>
          <w:sz w:val="24"/>
        </w:rPr>
        <w:t xml:space="preserve">as though, as if </w:t>
      </w:r>
      <w:r>
        <w:rPr>
          <w:sz w:val="24"/>
        </w:rPr>
        <w:t>may introduce predicative and adverbial clauses of comparison.</w:t>
      </w:r>
    </w:p>
    <w:p>
      <w:pPr>
        <w:pStyle w:val="Normal"/>
        <w:tabs>
          <w:tab w:val="clear" w:pos="720"/>
          <w:tab w:val="left" w:pos="589" w:leader="none"/>
        </w:tabs>
        <w:spacing w:lineRule="auto" w:line="240"/>
        <w:ind w:firstLine="284" w:end="0"/>
        <w:rPr/>
      </w:pPr>
      <w:r>
        <w:rPr>
          <w:sz w:val="24"/>
        </w:rPr>
        <w:t xml:space="preserve">The subordinating conjunction </w:t>
      </w:r>
      <w:r>
        <w:rPr>
          <w:i/>
          <w:sz w:val="24"/>
        </w:rPr>
        <w:t xml:space="preserve">that </w:t>
      </w:r>
      <w:r>
        <w:rPr>
          <w:sz w:val="24"/>
        </w:rPr>
        <w:t>is very often omitted:</w:t>
      </w:r>
    </w:p>
    <w:p>
      <w:pPr>
        <w:pStyle w:val="Normal"/>
        <w:tabs>
          <w:tab w:val="clear" w:pos="720"/>
          <w:tab w:val="left" w:pos="589" w:leader="none"/>
        </w:tabs>
        <w:spacing w:lineRule="auto" w:line="240"/>
        <w:ind w:firstLine="284" w:end="0"/>
        <w:rPr>
          <w:sz w:val="24"/>
        </w:rPr>
      </w:pPr>
      <w:r>
        <w:rPr>
          <w:sz w:val="24"/>
        </w:rPr>
      </w:r>
    </w:p>
    <w:p>
      <w:pPr>
        <w:pStyle w:val="Normal"/>
        <w:tabs>
          <w:tab w:val="clear" w:pos="720"/>
          <w:tab w:val="left" w:pos="878" w:leader="none"/>
        </w:tabs>
        <w:spacing w:lineRule="auto" w:line="240"/>
        <w:ind w:firstLine="284" w:start="284" w:end="0"/>
        <w:rPr/>
      </w:pPr>
      <w:r>
        <w:rPr>
          <w:sz w:val="24"/>
        </w:rPr>
        <w:t xml:space="preserve">He said </w:t>
      </w:r>
      <w:r>
        <w:rPr>
          <w:i/>
          <w:sz w:val="24"/>
        </w:rPr>
        <w:t xml:space="preserve">that </w:t>
      </w:r>
      <w:r>
        <w:rPr>
          <w:sz w:val="24"/>
        </w:rPr>
        <w:t>John would come soon.</w:t>
      </w:r>
    </w:p>
    <w:p>
      <w:pPr>
        <w:pStyle w:val="Normal"/>
        <w:tabs>
          <w:tab w:val="clear" w:pos="720"/>
          <w:tab w:val="left" w:pos="878" w:leader="none"/>
        </w:tabs>
        <w:spacing w:lineRule="auto" w:line="240"/>
        <w:ind w:firstLine="284" w:start="284" w:end="0"/>
        <w:rPr>
          <w:sz w:val="24"/>
        </w:rPr>
      </w:pPr>
      <w:r>
        <w:rPr>
          <w:sz w:val="24"/>
        </w:rPr>
        <w:t>He said John would come soon.</w:t>
      </w:r>
    </w:p>
    <w:p>
      <w:pPr>
        <w:pStyle w:val="Normal"/>
        <w:tabs>
          <w:tab w:val="clear" w:pos="720"/>
          <w:tab w:val="left" w:pos="878" w:leader="none"/>
        </w:tabs>
        <w:spacing w:lineRule="auto" w:line="240"/>
        <w:ind w:firstLine="284" w:start="284" w:end="0"/>
        <w:rPr/>
      </w:pPr>
      <w:r>
        <w:rPr>
          <w:sz w:val="24"/>
        </w:rPr>
        <w:t xml:space="preserve">He said </w:t>
      </w:r>
      <w:r>
        <w:rPr>
          <w:i/>
          <w:sz w:val="24"/>
        </w:rPr>
        <w:t xml:space="preserve">that </w:t>
      </w:r>
      <w:r>
        <w:rPr>
          <w:sz w:val="24"/>
        </w:rPr>
        <w:t xml:space="preserve">John would come soon and </w:t>
      </w:r>
      <w:r>
        <w:rPr>
          <w:i/>
          <w:sz w:val="24"/>
        </w:rPr>
        <w:t xml:space="preserve">that </w:t>
      </w:r>
      <w:r>
        <w:rPr>
          <w:sz w:val="24"/>
        </w:rPr>
        <w:t>he would take them by car.</w:t>
      </w:r>
    </w:p>
    <w:p>
      <w:pPr>
        <w:pStyle w:val="Normal"/>
        <w:tabs>
          <w:tab w:val="clear" w:pos="720"/>
          <w:tab w:val="left" w:pos="878" w:leader="none"/>
        </w:tabs>
        <w:spacing w:lineRule="auto" w:line="240"/>
        <w:ind w:firstLine="284" w:start="284" w:end="0"/>
        <w:rPr/>
      </w:pPr>
      <w:r>
        <w:rPr>
          <w:sz w:val="24"/>
        </w:rPr>
        <w:t xml:space="preserve">He said </w:t>
      </w:r>
      <w:r>
        <w:rPr>
          <w:i/>
          <w:sz w:val="24"/>
        </w:rPr>
        <w:t xml:space="preserve">that </w:t>
      </w:r>
      <w:r>
        <w:rPr>
          <w:sz w:val="24"/>
        </w:rPr>
        <w:t>John would come soon and he would take them by car.</w:t>
      </w:r>
    </w:p>
    <w:p>
      <w:pPr>
        <w:pStyle w:val="Normal"/>
        <w:tabs>
          <w:tab w:val="clear" w:pos="720"/>
          <w:tab w:val="left" w:pos="878" w:leader="none"/>
        </w:tabs>
        <w:spacing w:lineRule="auto" w:line="240"/>
        <w:ind w:firstLine="284" w:start="284" w:end="0"/>
        <w:rPr>
          <w:sz w:val="24"/>
        </w:rPr>
      </w:pPr>
      <w:r>
        <w:rPr>
          <w:sz w:val="24"/>
        </w:rPr>
      </w:r>
    </w:p>
    <w:p>
      <w:pPr>
        <w:pStyle w:val="Normal"/>
        <w:tabs>
          <w:tab w:val="clear" w:pos="720"/>
          <w:tab w:val="left" w:pos="589" w:leader="none"/>
        </w:tabs>
        <w:spacing w:lineRule="auto" w:line="240"/>
        <w:ind w:firstLine="284" w:end="0"/>
        <w:rPr/>
      </w:pPr>
      <w:r>
        <w:rPr>
          <w:sz w:val="24"/>
        </w:rPr>
        <w:t xml:space="preserve">Of all subordinating conjunctions only </w:t>
      </w:r>
      <w:r>
        <w:rPr>
          <w:i/>
          <w:sz w:val="24"/>
        </w:rPr>
        <w:t xml:space="preserve">if, though, while </w:t>
      </w:r>
      <w:r>
        <w:rPr>
          <w:sz w:val="24"/>
        </w:rPr>
        <w:t xml:space="preserve">and </w:t>
      </w:r>
      <w:r>
        <w:rPr>
          <w:i/>
          <w:sz w:val="24"/>
        </w:rPr>
        <w:t xml:space="preserve">when </w:t>
      </w:r>
      <w:r>
        <w:rPr>
          <w:sz w:val="24"/>
        </w:rPr>
        <w:t>may be used to link single words and phrases:</w:t>
      </w:r>
    </w:p>
    <w:p>
      <w:pPr>
        <w:pStyle w:val="Normal"/>
        <w:tabs>
          <w:tab w:val="clear" w:pos="720"/>
          <w:tab w:val="left" w:pos="589" w:leader="none"/>
        </w:tabs>
        <w:spacing w:lineRule="auto" w:line="240"/>
        <w:ind w:firstLine="284" w:end="0"/>
        <w:rPr>
          <w:sz w:val="24"/>
        </w:rPr>
      </w:pPr>
      <w:r>
        <w:rPr>
          <w:sz w:val="24"/>
        </w:rPr>
      </w:r>
    </w:p>
    <w:p>
      <w:pPr>
        <w:pStyle w:val="Normal"/>
        <w:tabs>
          <w:tab w:val="clear" w:pos="720"/>
          <w:tab w:val="left" w:pos="583" w:leader="none"/>
        </w:tabs>
        <w:spacing w:lineRule="auto" w:line="240"/>
        <w:ind w:hanging="0" w:start="284" w:end="0"/>
        <w:rPr/>
      </w:pPr>
      <w:r>
        <w:rPr>
          <w:i/>
          <w:sz w:val="24"/>
        </w:rPr>
        <w:t xml:space="preserve">a pleasant if talkative child; a cosy, though somewhat dark room; a simple, though profound idea; he did </w:t>
      </w:r>
      <w:r>
        <w:rPr>
          <w:i/>
        </w:rPr>
        <w:t xml:space="preserve">it </w:t>
      </w:r>
      <w:r>
        <w:rPr>
          <w:i/>
          <w:sz w:val="24"/>
        </w:rPr>
        <w:t>willingly, if sceptically; she moved quickly, though awkwardly; when at home, he never spoke about business.</w:t>
      </w:r>
    </w:p>
    <w:p>
      <w:pPr>
        <w:pStyle w:val="Normal"/>
        <w:tabs>
          <w:tab w:val="clear" w:pos="720"/>
          <w:tab w:val="left" w:pos="583" w:leader="none"/>
        </w:tabs>
        <w:spacing w:lineRule="auto" w:line="240"/>
        <w:ind w:hanging="0" w:start="284" w:end="0"/>
        <w:rPr>
          <w:i/>
          <w:i/>
          <w:sz w:val="24"/>
        </w:rPr>
      </w:pPr>
      <w:r>
        <w:rPr>
          <w:i/>
          <w:sz w:val="24"/>
        </w:rPr>
      </w:r>
    </w:p>
    <w:p>
      <w:pPr>
        <w:pStyle w:val="Normal"/>
        <w:tabs>
          <w:tab w:val="clear" w:pos="720"/>
          <w:tab w:val="left" w:pos="589" w:leader="none"/>
        </w:tabs>
        <w:spacing w:lineRule="auto" w:line="240"/>
        <w:ind w:firstLine="284" w:end="0"/>
        <w:rPr>
          <w:sz w:val="24"/>
        </w:rPr>
      </w:pPr>
      <w:r>
        <w:rPr>
          <w:sz w:val="24"/>
        </w:rPr>
        <w:t>Two conjunctions may be used alongside each other in two cases:</w:t>
      </w:r>
    </w:p>
    <w:p>
      <w:pPr>
        <w:pStyle w:val="Normal"/>
        <w:tabs>
          <w:tab w:val="clear" w:pos="720"/>
          <w:tab w:val="left" w:pos="589" w:leader="none"/>
        </w:tabs>
        <w:spacing w:lineRule="auto" w:line="240"/>
        <w:ind w:firstLine="284" w:end="0"/>
        <w:rPr>
          <w:sz w:val="24"/>
        </w:rPr>
      </w:pPr>
      <w:r>
        <w:rPr>
          <w:sz w:val="24"/>
        </w:rPr>
      </w:r>
    </w:p>
    <w:p>
      <w:pPr>
        <w:pStyle w:val="Normal"/>
        <w:tabs>
          <w:tab w:val="clear" w:pos="720"/>
          <w:tab w:val="left" w:pos="589" w:leader="none"/>
        </w:tabs>
        <w:spacing w:lineRule="auto" w:line="240"/>
        <w:ind w:firstLine="284" w:end="0"/>
        <w:rPr>
          <w:sz w:val="24"/>
        </w:rPr>
      </w:pPr>
      <w:r>
        <w:rPr>
          <w:sz w:val="24"/>
        </w:rPr>
        <w:t>1) if each of them introduces a separate clause, and one of the clauses is inserted into the other:</w:t>
      </w:r>
    </w:p>
    <w:p>
      <w:pPr>
        <w:pStyle w:val="Normal"/>
        <w:tabs>
          <w:tab w:val="clear" w:pos="720"/>
          <w:tab w:val="left" w:pos="589" w:leader="none"/>
        </w:tabs>
        <w:spacing w:lineRule="auto" w:line="240"/>
        <w:ind w:firstLine="284" w:end="0"/>
        <w:rPr>
          <w:sz w:val="24"/>
        </w:rPr>
      </w:pPr>
      <w:r>
        <w:rPr>
          <w:sz w:val="24"/>
        </w:rPr>
      </w:r>
    </w:p>
    <w:p>
      <w:pPr>
        <w:pStyle w:val="Normal"/>
        <w:tabs>
          <w:tab w:val="clear" w:pos="720"/>
          <w:tab w:val="left" w:pos="878" w:leader="none"/>
        </w:tabs>
        <w:spacing w:lineRule="auto" w:line="240"/>
        <w:ind w:firstLine="284" w:start="284" w:end="0"/>
        <w:rPr/>
      </w:pPr>
      <w:r>
        <w:rPr>
          <w:sz w:val="24"/>
        </w:rPr>
        <w:t xml:space="preserve">She knew </w:t>
      </w:r>
      <w:r>
        <w:rPr>
          <w:i/>
          <w:sz w:val="24"/>
        </w:rPr>
        <w:t xml:space="preserve">that unless </w:t>
      </w:r>
      <w:r>
        <w:rPr>
          <w:sz w:val="24"/>
        </w:rPr>
        <w:t>her calculations were all at fault he was not going to go.</w:t>
      </w:r>
    </w:p>
    <w:p>
      <w:pPr>
        <w:pStyle w:val="Normal"/>
        <w:tabs>
          <w:tab w:val="clear" w:pos="720"/>
          <w:tab w:val="left" w:pos="878" w:leader="none"/>
        </w:tabs>
        <w:spacing w:lineRule="auto" w:line="240"/>
        <w:ind w:firstLine="284" w:end="0"/>
        <w:rPr>
          <w:sz w:val="24"/>
        </w:rPr>
      </w:pPr>
      <w:r>
        <w:rPr>
          <w:sz w:val="24"/>
        </w:rPr>
      </w:r>
    </w:p>
    <w:p>
      <w:pPr>
        <w:pStyle w:val="Normal"/>
        <w:tabs>
          <w:tab w:val="clear" w:pos="720"/>
          <w:tab w:val="left" w:pos="589" w:leader="none"/>
        </w:tabs>
        <w:spacing w:lineRule="auto" w:line="240"/>
        <w:ind w:firstLine="284" w:end="0"/>
        <w:rPr>
          <w:sz w:val="24"/>
        </w:rPr>
      </w:pPr>
      <w:r>
        <w:rPr>
          <w:sz w:val="24"/>
        </w:rPr>
        <w:t>2) if both conjunctions are combined to express a complex relation.</w:t>
      </w:r>
    </w:p>
    <w:p>
      <w:pPr>
        <w:pStyle w:val="Normal"/>
        <w:tabs>
          <w:tab w:val="clear" w:pos="720"/>
          <w:tab w:val="left" w:pos="589" w:leader="none"/>
        </w:tabs>
        <w:spacing w:lineRule="auto" w:line="240"/>
        <w:ind w:firstLine="284" w:end="0"/>
        <w:rPr>
          <w:sz w:val="24"/>
        </w:rPr>
      </w:pPr>
      <w:r>
        <w:rPr>
          <w:sz w:val="24"/>
        </w:rPr>
      </w:r>
    </w:p>
    <w:p>
      <w:pPr>
        <w:pStyle w:val="Normal"/>
        <w:tabs>
          <w:tab w:val="clear" w:pos="720"/>
          <w:tab w:val="left" w:pos="878" w:leader="none"/>
        </w:tabs>
        <w:spacing w:lineRule="auto" w:line="240"/>
        <w:ind w:firstLine="284" w:start="284" w:end="0"/>
        <w:rPr/>
      </w:pPr>
      <w:r>
        <w:rPr>
          <w:sz w:val="24"/>
        </w:rPr>
        <w:t xml:space="preserve">The butler took his time far more casually, far more naturally, </w:t>
      </w:r>
      <w:r>
        <w:rPr>
          <w:i/>
          <w:sz w:val="24"/>
        </w:rPr>
        <w:t>than if</w:t>
      </w:r>
      <w:r>
        <w:rPr>
          <w:sz w:val="32"/>
        </w:rPr>
        <w:t xml:space="preserve"> </w:t>
      </w:r>
      <w:r>
        <w:rPr>
          <w:sz w:val="24"/>
        </w:rPr>
        <w:t xml:space="preserve">Dicky had offered to shake hands </w:t>
      </w:r>
    </w:p>
    <w:p>
      <w:pPr>
        <w:pStyle w:val="Normal"/>
        <w:tabs>
          <w:tab w:val="clear" w:pos="720"/>
          <w:tab w:val="left" w:pos="878" w:leader="none"/>
        </w:tabs>
        <w:spacing w:lineRule="auto" w:line="240"/>
        <w:ind w:firstLine="284" w:start="284" w:end="0"/>
        <w:rPr>
          <w:sz w:val="24"/>
        </w:rPr>
      </w:pPr>
      <w:r>
        <w:rPr>
          <w:sz w:val="24"/>
        </w:rPr>
        <w:t>with him.</w:t>
      </w:r>
    </w:p>
    <w:p>
      <w:pPr>
        <w:pStyle w:val="Normal"/>
        <w:tabs>
          <w:tab w:val="clear" w:pos="720"/>
          <w:tab w:val="left" w:pos="878" w:leader="none"/>
        </w:tabs>
        <w:spacing w:lineRule="auto" w:line="240"/>
        <w:ind w:firstLine="284" w:start="284" w:end="0"/>
        <w:rPr/>
      </w:pPr>
      <w:r>
        <w:rPr>
          <w:sz w:val="24"/>
        </w:rPr>
        <w:t xml:space="preserve">His father was a vigorous out-of-door man, who was never happier </w:t>
      </w:r>
      <w:r>
        <w:rPr>
          <w:i/>
          <w:sz w:val="24"/>
        </w:rPr>
        <w:t xml:space="preserve">than when </w:t>
      </w:r>
      <w:r>
        <w:rPr>
          <w:sz w:val="24"/>
        </w:rPr>
        <w:t xml:space="preserve">he had a gun or a rod in his </w:t>
      </w:r>
    </w:p>
    <w:p>
      <w:pPr>
        <w:pStyle w:val="Normal"/>
        <w:tabs>
          <w:tab w:val="clear" w:pos="720"/>
          <w:tab w:val="left" w:pos="878" w:leader="none"/>
        </w:tabs>
        <w:spacing w:lineRule="auto" w:line="240"/>
        <w:ind w:firstLine="284" w:start="284" w:end="0"/>
        <w:rPr>
          <w:sz w:val="24"/>
        </w:rPr>
      </w:pPr>
      <w:r>
        <w:rPr>
          <w:sz w:val="24"/>
        </w:rPr>
        <w:t>hands.</w:t>
      </w:r>
    </w:p>
    <w:p>
      <w:pPr>
        <w:pStyle w:val="Normal"/>
        <w:tabs>
          <w:tab w:val="clear" w:pos="720"/>
          <w:tab w:val="left" w:pos="878" w:leader="none"/>
        </w:tabs>
        <w:spacing w:lineRule="auto" w:line="240"/>
        <w:ind w:firstLine="284" w:end="0"/>
        <w:rPr>
          <w:sz w:val="24"/>
        </w:rPr>
      </w:pPr>
      <w:r>
        <w:rPr>
          <w:sz w:val="24"/>
        </w:rPr>
      </w:r>
    </w:p>
    <w:p>
      <w:pPr>
        <w:pStyle w:val="Heading2"/>
        <w:rPr/>
      </w:pPr>
      <w:bookmarkStart w:id="84" w:name="__RefHeading___Toc5113022"/>
      <w:bookmarkEnd w:id="84"/>
      <w:r>
        <w:rPr/>
        <w:t>THE CONJUNCTS</w:t>
      </w:r>
    </w:p>
    <w:p>
      <w:pPr>
        <w:pStyle w:val="Normal"/>
        <w:spacing w:lineRule="auto" w:line="240"/>
        <w:ind w:firstLine="284" w:end="0"/>
        <w:rPr>
          <w:sz w:val="24"/>
        </w:rPr>
      </w:pPr>
      <w:r>
        <w:rPr>
          <w:sz w:val="24"/>
        </w:rPr>
      </w:r>
    </w:p>
    <w:p>
      <w:pPr>
        <w:pStyle w:val="Normal"/>
        <w:spacing w:lineRule="auto" w:line="240"/>
        <w:ind w:firstLine="284" w:end="0"/>
        <w:rPr/>
      </w:pPr>
      <w:r>
        <w:rPr>
          <w:b/>
          <w:sz w:val="24"/>
        </w:rPr>
        <w:t>§ 253.</w:t>
      </w:r>
      <w:r>
        <w:rPr>
          <w:sz w:val="24"/>
        </w:rPr>
        <w:t xml:space="preserve"> Alongside conjunctions there is a numerous group</w:t>
      </w:r>
      <w:r>
        <w:rPr>
          <w:b/>
          <w:sz w:val="24"/>
        </w:rPr>
        <w:t xml:space="preserve"> </w:t>
      </w:r>
      <w:r>
        <w:rPr>
          <w:sz w:val="24"/>
        </w:rPr>
        <w:t>of</w:t>
      </w:r>
      <w:r>
        <w:rPr>
          <w:b/>
          <w:sz w:val="24"/>
        </w:rPr>
        <w:t xml:space="preserve"> conjuncts. </w:t>
      </w:r>
      <w:r>
        <w:rPr>
          <w:sz w:val="24"/>
        </w:rPr>
        <w:t>They are words or phrases which like conjunctions are used to link clauses, sentences and sometimes single words. Conjuncts are mainly derived from adverbs:</w:t>
      </w:r>
    </w:p>
    <w:p>
      <w:pPr>
        <w:pStyle w:val="Normal"/>
        <w:pBdr>
          <w:bottom w:val="single" w:sz="4" w:space="1" w:color="000000"/>
        </w:pBdr>
        <w:spacing w:lineRule="auto" w:line="240"/>
        <w:ind w:hanging="0" w:start="284" w:end="0"/>
        <w:rPr>
          <w:i/>
          <w:i/>
          <w:sz w:val="24"/>
        </w:rPr>
      </w:pPr>
      <w:r>
        <w:rPr>
          <w:i/>
          <w:sz w:val="24"/>
        </w:rPr>
        <w:t>further, moreover, again, besides, however, now, next, then, yet, still, though*, nevertheless, notwithstanding, otherwise, else, therefore, thus, accordingly.</w:t>
      </w:r>
    </w:p>
    <w:p>
      <w:pPr>
        <w:pStyle w:val="Normal"/>
        <w:spacing w:lineRule="auto" w:line="240"/>
        <w:ind w:firstLine="284" w:end="0"/>
        <w:rPr/>
      </w:pPr>
      <w:r>
        <w:rPr>
          <w:i/>
          <w:sz w:val="20"/>
        </w:rPr>
        <w:t>* Though</w:t>
      </w:r>
      <w:r>
        <w:rPr>
          <w:sz w:val="20"/>
        </w:rPr>
        <w:t xml:space="preserve"> as conjunct differs from the conjunction </w:t>
      </w:r>
      <w:r>
        <w:rPr>
          <w:i/>
          <w:sz w:val="20"/>
        </w:rPr>
        <w:t>though:</w:t>
      </w:r>
      <w:r>
        <w:rPr>
          <w:sz w:val="20"/>
        </w:rPr>
        <w:t xml:space="preserve"> it in characterized by its non-fixed position and by its combinability with other conjunctions </w:t>
      </w:r>
      <w:r>
        <w:rPr>
          <w:i/>
          <w:sz w:val="20"/>
        </w:rPr>
        <w:t>(but though).</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Three of them originated from particles: </w:t>
      </w:r>
      <w:r>
        <w:rPr>
          <w:i/>
          <w:sz w:val="24"/>
        </w:rPr>
        <w:t>also, too, only;</w:t>
      </w:r>
      <w:r>
        <w:rPr>
          <w:sz w:val="24"/>
        </w:rPr>
        <w:t xml:space="preserve"> others are phrases: </w:t>
      </w:r>
      <w:r>
        <w:rPr>
          <w:i/>
          <w:sz w:val="24"/>
        </w:rPr>
        <w:t>on the contrary, at the same time, for all that,</w:t>
      </w:r>
      <w:r>
        <w:rPr>
          <w:sz w:val="24"/>
        </w:rPr>
        <w:t xml:space="preserve"> etc. Many of conjuncts, unlike conjunctions, are less fixed as to their position and often occur in the middle of the sentence as a parenthesis.</w:t>
      </w:r>
    </w:p>
    <w:p>
      <w:pPr>
        <w:pStyle w:val="Normal"/>
        <w:spacing w:lineRule="auto" w:line="240"/>
        <w:ind w:firstLine="284" w:end="0"/>
        <w:rPr/>
      </w:pPr>
      <w:r>
        <w:rPr>
          <w:sz w:val="24"/>
        </w:rPr>
        <w:t>Conjuncts express more specific relations than conjunctions. Those expressing a</w:t>
      </w:r>
      <w:r>
        <w:rPr>
          <w:b/>
          <w:sz w:val="24"/>
        </w:rPr>
        <w:t xml:space="preserve"> copulative connection</w:t>
      </w:r>
      <w:r>
        <w:rPr>
          <w:sz w:val="24"/>
        </w:rPr>
        <w:t xml:space="preserve"> may be divided into several subgroups.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Enumerative: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first, second,</w:t>
      </w:r>
      <w:r>
        <w:rPr>
          <w:sz w:val="24"/>
        </w:rPr>
        <w:t xml:space="preserve"> etc., </w:t>
      </w:r>
      <w:r>
        <w:rPr>
          <w:i/>
          <w:sz w:val="24"/>
        </w:rPr>
        <w:t>firstly, secondly,</w:t>
      </w:r>
      <w:r>
        <w:rPr>
          <w:sz w:val="24"/>
        </w:rPr>
        <w:t xml:space="preserve"> etc., </w:t>
      </w:r>
      <w:r>
        <w:rPr>
          <w:i/>
          <w:sz w:val="24"/>
        </w:rPr>
        <w:t xml:space="preserve">next, then, last, lastly, finally, in the first place, in the second </w:t>
      </w:r>
    </w:p>
    <w:p>
      <w:pPr>
        <w:pStyle w:val="Normal"/>
        <w:spacing w:lineRule="auto" w:line="240"/>
        <w:ind w:firstLine="284" w:start="284" w:end="0"/>
        <w:rPr/>
      </w:pPr>
      <w:r>
        <w:rPr>
          <w:i/>
          <w:sz w:val="24"/>
        </w:rPr>
        <w:t>place,</w:t>
      </w:r>
      <w:r>
        <w:rPr>
          <w:sz w:val="24"/>
        </w:rPr>
        <w:t xml:space="preserve"> etc.</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First he</w:t>
      </w:r>
      <w:r>
        <w:rPr>
          <w:sz w:val="24"/>
        </w:rPr>
        <w:t xml:space="preserve"> bought a reading lamp, </w:t>
      </w:r>
      <w:r>
        <w:rPr>
          <w:i/>
          <w:sz w:val="24"/>
        </w:rPr>
        <w:t>then</w:t>
      </w:r>
      <w:r>
        <w:rPr>
          <w:sz w:val="24"/>
        </w:rPr>
        <w:t xml:space="preserve"> pens and books.</w:t>
      </w:r>
    </w:p>
    <w:p>
      <w:pPr>
        <w:pStyle w:val="Normal"/>
        <w:spacing w:lineRule="auto" w:line="240"/>
        <w:ind w:firstLine="284" w:start="284" w:end="0"/>
        <w:rPr>
          <w:b/>
          <w:sz w:val="24"/>
        </w:rPr>
      </w:pPr>
      <w:r>
        <w:rPr>
          <w:b/>
          <w:sz w:val="24"/>
        </w:rPr>
      </w:r>
    </w:p>
    <w:p>
      <w:pPr>
        <w:pStyle w:val="Normal"/>
        <w:spacing w:lineRule="auto" w:line="240"/>
        <w:ind w:firstLine="284" w:end="0"/>
        <w:rPr/>
      </w:pPr>
      <w:r>
        <w:rPr>
          <w:sz w:val="24"/>
        </w:rPr>
        <w:t>2.</w:t>
      </w:r>
      <w:r>
        <w:rPr>
          <w:b/>
          <w:sz w:val="24"/>
        </w:rPr>
        <w:t xml:space="preserve"> Additive.</w:t>
      </w:r>
      <w:r>
        <w:rPr>
          <w:sz w:val="24"/>
        </w:rPr>
        <w:t xml:space="preserve"> Most of these suggest a reinforcement of what has already been said before: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again, also, further, furthermore, more, moreover, above all,</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Her husband was told that he was too old to work. </w:t>
      </w:r>
      <w:r>
        <w:rPr>
          <w:i/>
          <w:sz w:val="24"/>
        </w:rPr>
        <w:t>More,</w:t>
      </w:r>
      <w:r>
        <w:rPr>
          <w:sz w:val="24"/>
        </w:rPr>
        <w:t xml:space="preserve"> he was discharged with no pension.</w:t>
      </w:r>
    </w:p>
    <w:p>
      <w:pPr>
        <w:pStyle w:val="Normal"/>
        <w:spacing w:lineRule="auto" w:line="240"/>
        <w:ind w:firstLine="284" w:end="0"/>
        <w:rPr>
          <w:sz w:val="24"/>
        </w:rPr>
      </w:pPr>
      <w:r>
        <w:rPr>
          <w:sz w:val="24"/>
        </w:rPr>
      </w:r>
    </w:p>
    <w:p>
      <w:pPr>
        <w:pStyle w:val="Normal"/>
        <w:spacing w:lineRule="auto" w:line="240"/>
        <w:ind w:firstLine="284" w:end="0"/>
        <w:rPr/>
      </w:pPr>
      <w:r>
        <w:rPr>
          <w:sz w:val="24"/>
        </w:rPr>
        <w:t>3.</w:t>
      </w:r>
      <w:r>
        <w:rPr>
          <w:b/>
          <w:sz w:val="24"/>
        </w:rPr>
        <w:t xml:space="preserve"> Equative,</w:t>
      </w:r>
      <w:r>
        <w:rPr>
          <w:sz w:val="24"/>
        </w:rPr>
        <w:t xml:space="preserve"> suggesting similarity in characterization or content:</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equally, likewise, too, also, similarly, in the same way.</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The boy was forbidden to go out. Younger children </w:t>
      </w:r>
      <w:r>
        <w:rPr>
          <w:i/>
          <w:sz w:val="24"/>
        </w:rPr>
        <w:t>likewise</w:t>
      </w:r>
      <w:r>
        <w:rPr>
          <w:sz w:val="24"/>
        </w:rPr>
        <w:t xml:space="preserve"> stayed at home.</w:t>
      </w:r>
    </w:p>
    <w:p>
      <w:pPr>
        <w:pStyle w:val="Normal"/>
        <w:spacing w:lineRule="auto" w:line="240"/>
        <w:ind w:firstLine="284" w:end="0"/>
        <w:rPr>
          <w:b/>
          <w:sz w:val="24"/>
        </w:rPr>
      </w:pPr>
      <w:r>
        <w:rPr>
          <w:b/>
          <w:sz w:val="24"/>
        </w:rPr>
      </w:r>
    </w:p>
    <w:p>
      <w:pPr>
        <w:pStyle w:val="Normal"/>
        <w:spacing w:lineRule="auto" w:line="240"/>
        <w:ind w:firstLine="284" w:end="0"/>
        <w:rPr/>
      </w:pPr>
      <w:r>
        <w:rPr>
          <w:sz w:val="24"/>
        </w:rPr>
        <w:t>4.</w:t>
      </w:r>
      <w:r>
        <w:rPr>
          <w:b/>
          <w:sz w:val="24"/>
        </w:rPr>
        <w:t xml:space="preserve"> Summative:</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then, thus, all in all, to sum up, then,</w:t>
      </w:r>
      <w:r>
        <w:rPr>
          <w:sz w:val="24"/>
        </w:rPr>
        <w:t xml:space="preserve"> etc.</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5.</w:t>
      </w:r>
      <w:r>
        <w:rPr>
          <w:b/>
          <w:sz w:val="24"/>
        </w:rPr>
        <w:t xml:space="preserve"> Explanatory:</w:t>
      </w:r>
    </w:p>
    <w:p>
      <w:pPr>
        <w:pStyle w:val="Normal"/>
        <w:spacing w:lineRule="auto" w:line="240"/>
        <w:ind w:firstLine="284" w:end="0"/>
        <w:rPr>
          <w:b/>
          <w:i/>
          <w:i/>
          <w:sz w:val="24"/>
        </w:rPr>
      </w:pPr>
      <w:r>
        <w:rPr>
          <w:b/>
          <w:i/>
          <w:sz w:val="24"/>
        </w:rPr>
      </w:r>
    </w:p>
    <w:p>
      <w:pPr>
        <w:pStyle w:val="Normal"/>
        <w:spacing w:lineRule="auto" w:line="240"/>
        <w:ind w:firstLine="284" w:start="284" w:end="0"/>
        <w:rPr>
          <w:i/>
          <w:i/>
          <w:sz w:val="24"/>
        </w:rPr>
      </w:pPr>
      <w:r>
        <w:rPr>
          <w:i/>
          <w:sz w:val="24"/>
        </w:rPr>
        <w:t>namely, in other words, for example (e.g.), for instance, that is (i.e.), viz., to wit, say.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6.</w:t>
      </w:r>
      <w:r>
        <w:rPr>
          <w:b/>
          <w:sz w:val="24"/>
        </w:rPr>
        <w:t xml:space="preserve"> Reformulatory:</w:t>
      </w:r>
    </w:p>
    <w:p>
      <w:pPr>
        <w:pStyle w:val="Normal"/>
        <w:spacing w:lineRule="auto" w:line="240"/>
        <w:ind w:firstLine="284" w:end="0"/>
        <w:rPr>
          <w:b/>
          <w:i/>
          <w:i/>
          <w:sz w:val="24"/>
        </w:rPr>
      </w:pPr>
      <w:r>
        <w:rPr>
          <w:b/>
          <w:i/>
          <w:sz w:val="24"/>
        </w:rPr>
      </w:r>
    </w:p>
    <w:p>
      <w:pPr>
        <w:pStyle w:val="Normal"/>
        <w:spacing w:lineRule="auto" w:line="240"/>
        <w:ind w:firstLine="284" w:start="284" w:end="0"/>
        <w:rPr>
          <w:i/>
          <w:i/>
          <w:sz w:val="24"/>
        </w:rPr>
      </w:pPr>
      <w:r>
        <w:rPr>
          <w:i/>
          <w:sz w:val="24"/>
        </w:rPr>
        <w:t>rather, better, in other words.</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7.</w:t>
      </w:r>
      <w:r>
        <w:rPr>
          <w:b/>
          <w:sz w:val="24"/>
        </w:rPr>
        <w:t xml:space="preserve"> Transitional,</w:t>
      </w:r>
      <w:r>
        <w:rPr>
          <w:sz w:val="24"/>
        </w:rPr>
        <w:t xml:space="preserve"> denoting temporal transition or indicating a continuation of the narration:</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meantime, meanwhile, in the meantime, in the meanwhile, now, by the way, by the by.</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There is such a comic dignity about cats... </w:t>
      </w:r>
      <w:r>
        <w:rPr>
          <w:i/>
          <w:sz w:val="24"/>
        </w:rPr>
        <w:t>Now</w:t>
      </w:r>
      <w:r>
        <w:rPr>
          <w:sz w:val="24"/>
        </w:rPr>
        <w:t xml:space="preserve"> there is nothing haughty about a dog.</w:t>
      </w:r>
    </w:p>
    <w:p>
      <w:pPr>
        <w:pStyle w:val="Normal"/>
        <w:spacing w:lineRule="auto" w:line="240"/>
        <w:ind w:firstLine="284" w:end="0"/>
        <w:rPr>
          <w:sz w:val="24"/>
        </w:rPr>
      </w:pPr>
      <w:r>
        <w:rPr>
          <w:sz w:val="24"/>
        </w:rPr>
      </w:r>
    </w:p>
    <w:p>
      <w:pPr>
        <w:pStyle w:val="2"/>
        <w:suppressAutoHyphens w:val="false"/>
        <w:rPr/>
      </w:pPr>
      <w:r>
        <w:rPr/>
        <w:t xml:space="preserve">Conjuncts do not express disjunctive connection. </w:t>
      </w:r>
    </w:p>
    <w:p>
      <w:pPr>
        <w:pStyle w:val="Normal"/>
        <w:spacing w:lineRule="auto" w:line="240"/>
        <w:ind w:firstLine="284" w:end="0"/>
        <w:rPr/>
      </w:pPr>
      <w:r>
        <w:rPr>
          <w:b/>
          <w:sz w:val="24"/>
        </w:rPr>
        <w:t>Adversative conjuncts</w:t>
      </w:r>
      <w:r>
        <w:rPr>
          <w:sz w:val="24"/>
        </w:rPr>
        <w:t xml:space="preserve"> may be divided into the following subgroups: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Concessive: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however, nevertheless, nonetheless, notwithstanding, only, still, though, yet, in any case, at any rate, for </w:t>
      </w:r>
    </w:p>
    <w:p>
      <w:pPr>
        <w:pStyle w:val="Normal"/>
        <w:spacing w:lineRule="auto" w:line="240"/>
        <w:ind w:firstLine="284" w:start="284" w:end="0"/>
        <w:rPr>
          <w:i/>
          <w:i/>
          <w:sz w:val="24"/>
        </w:rPr>
      </w:pPr>
      <w:r>
        <w:rPr>
          <w:i/>
          <w:sz w:val="24"/>
        </w:rPr>
        <w:t>all that, at the same time, all the same.</w:t>
      </w:r>
    </w:p>
    <w:p>
      <w:pPr>
        <w:pStyle w:val="Normal"/>
        <w:spacing w:lineRule="auto" w:line="240"/>
        <w:ind w:firstLine="284" w:start="284" w:end="0"/>
        <w:rPr>
          <w:i/>
          <w:i/>
          <w:sz w:val="24"/>
        </w:rPr>
      </w:pPr>
      <w:r>
        <w:rPr>
          <w:i/>
          <w:sz w:val="24"/>
        </w:rPr>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Her voice still gave charm to her most commonplace remarks, </w:t>
      </w:r>
      <w:r>
        <w:rPr>
          <w:i/>
          <w:sz w:val="24"/>
        </w:rPr>
        <w:t xml:space="preserve">yet </w:t>
      </w:r>
      <w:r>
        <w:rPr>
          <w:sz w:val="24"/>
        </w:rPr>
        <w:t xml:space="preserve">it was different from the voice he </w:t>
      </w:r>
    </w:p>
    <w:p>
      <w:pPr>
        <w:pStyle w:val="Normal"/>
        <w:spacing w:lineRule="auto" w:line="240"/>
        <w:ind w:firstLine="284" w:start="284" w:end="0"/>
        <w:rPr>
          <w:sz w:val="24"/>
        </w:rPr>
      </w:pPr>
      <w:r>
        <w:rPr>
          <w:sz w:val="24"/>
        </w:rPr>
        <w:t>remembered.</w:t>
      </w:r>
    </w:p>
    <w:p>
      <w:pPr>
        <w:pStyle w:val="Normal"/>
        <w:spacing w:lineRule="auto" w:line="240"/>
        <w:ind w:firstLine="284" w:start="284" w:end="0"/>
        <w:rPr/>
      </w:pPr>
      <w:r>
        <w:rPr>
          <w:sz w:val="24"/>
        </w:rPr>
        <w:t xml:space="preserve">Such an answer would have satisfied any one; it had no effect at all, </w:t>
      </w:r>
      <w:r>
        <w:rPr>
          <w:i/>
          <w:sz w:val="24"/>
        </w:rPr>
        <w:t>though,</w:t>
      </w:r>
      <w:r>
        <w:rPr>
          <w:sz w:val="24"/>
        </w:rPr>
        <w:t xml:space="preserve"> on this shameless creature.</w:t>
      </w:r>
    </w:p>
    <w:p>
      <w:pPr>
        <w:pStyle w:val="Normal"/>
        <w:spacing w:lineRule="auto" w:line="240"/>
        <w:ind w:firstLine="284" w:start="284" w:end="0"/>
        <w:rPr/>
      </w:pPr>
      <w:r>
        <w:rPr>
          <w:sz w:val="24"/>
        </w:rPr>
        <w:t xml:space="preserve">He was received with respect. </w:t>
      </w:r>
      <w:r>
        <w:rPr>
          <w:i/>
          <w:sz w:val="24"/>
        </w:rPr>
        <w:t>Nevertheless</w:t>
      </w:r>
      <w:r>
        <w:rPr>
          <w:sz w:val="24"/>
        </w:rPr>
        <w:t xml:space="preserve"> he felt awkward.</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Antithetic:</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instead, oppositely, on the contrary, on the one hand... on the other hand,</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He could ask anyone about the house, </w:t>
      </w:r>
      <w:r>
        <w:rPr>
          <w:i/>
          <w:sz w:val="24"/>
        </w:rPr>
        <w:t>instead</w:t>
      </w:r>
      <w:r>
        <w:rPr>
          <w:sz w:val="24"/>
        </w:rPr>
        <w:t xml:space="preserve"> he sulkily went from one house to the other.</w:t>
      </w:r>
    </w:p>
    <w:p>
      <w:pPr>
        <w:pStyle w:val="Normal"/>
        <w:spacing w:lineRule="auto" w:line="240"/>
        <w:ind w:firstLine="284" w:start="284" w:end="0"/>
        <w:rPr>
          <w:b/>
          <w:sz w:val="24"/>
        </w:rPr>
      </w:pPr>
      <w:r>
        <w:rPr>
          <w:b/>
          <w:sz w:val="24"/>
        </w:rPr>
      </w:r>
    </w:p>
    <w:p>
      <w:pPr>
        <w:pStyle w:val="Normal"/>
        <w:spacing w:lineRule="auto" w:line="240"/>
        <w:ind w:firstLine="284" w:end="0"/>
        <w:rPr/>
      </w:pPr>
      <w:r>
        <w:rPr>
          <w:sz w:val="24"/>
        </w:rPr>
        <w:t>3.</w:t>
      </w:r>
      <w:r>
        <w:rPr>
          <w:b/>
          <w:sz w:val="24"/>
        </w:rPr>
        <w:t xml:space="preserve"> Inferential:</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else, otherwise, in that case,</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The man evidently suspected something, </w:t>
      </w:r>
      <w:r>
        <w:rPr>
          <w:i/>
          <w:sz w:val="24"/>
        </w:rPr>
        <w:t>else</w:t>
      </w:r>
      <w:r>
        <w:rPr>
          <w:sz w:val="24"/>
        </w:rPr>
        <w:t xml:space="preserve"> he wouldn't have asked me all these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Consecutive conjuncts</w:t>
      </w:r>
      <w:r>
        <w:rPr>
          <w:sz w:val="24"/>
        </w:rPr>
        <w:t xml:space="preserve"> are not divided into subgroups. They form one indivisible group:</w:t>
      </w:r>
    </w:p>
    <w:p>
      <w:pPr>
        <w:pStyle w:val="Normal"/>
        <w:spacing w:lineRule="auto" w:line="240"/>
        <w:ind w:firstLine="284" w:end="0"/>
        <w:rPr>
          <w:i/>
          <w:i/>
          <w:sz w:val="24"/>
        </w:rPr>
      </w:pPr>
      <w:r>
        <w:rPr>
          <w:i/>
          <w:sz w:val="24"/>
        </w:rPr>
        <w:t>accordingly, consequently, hence, therefore, then, thus, as a result.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She liked to be alone, </w:t>
      </w:r>
      <w:r>
        <w:rPr>
          <w:i/>
          <w:sz w:val="24"/>
        </w:rPr>
        <w:t>hence</w:t>
      </w:r>
      <w:r>
        <w:rPr>
          <w:sz w:val="24"/>
        </w:rPr>
        <w:t xml:space="preserve"> she hated Sundays when everybody was at home.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Conjuncts often combine with conjunctions:</w:t>
      </w:r>
    </w:p>
    <w:p>
      <w:pPr>
        <w:pStyle w:val="Normal"/>
        <w:spacing w:lineRule="auto" w:line="240"/>
        <w:ind w:firstLine="284" w:start="284" w:end="0"/>
        <w:rPr>
          <w:i/>
          <w:i/>
          <w:sz w:val="24"/>
        </w:rPr>
      </w:pPr>
      <w:r>
        <w:rPr>
          <w:i/>
          <w:sz w:val="24"/>
        </w:rPr>
        <w:t xml:space="preserve">and so, but then, but though, or else, or again, and besides, and still, and yet, but still, but yet, and </w:t>
      </w:r>
    </w:p>
    <w:p>
      <w:pPr>
        <w:pStyle w:val="Normal"/>
        <w:spacing w:lineRule="auto" w:line="240"/>
        <w:ind w:firstLine="284" w:start="284" w:end="0"/>
        <w:rPr/>
      </w:pPr>
      <w:r>
        <w:rPr>
          <w:i/>
          <w:sz w:val="24"/>
        </w:rPr>
        <w:t>nevertheless, but nevertheless,</w:t>
      </w:r>
      <w:r>
        <w:rPr>
          <w:i/>
          <w:smallCaps/>
          <w:sz w:val="24"/>
        </w:rPr>
        <w:t xml:space="preserve"> </w:t>
      </w:r>
      <w:r>
        <w:rPr>
          <w:i/>
          <w:sz w:val="24"/>
        </w:rPr>
        <w:t>because otherwise,</w:t>
      </w:r>
      <w:r>
        <w:rPr>
          <w:sz w:val="24"/>
        </w:rPr>
        <w:t xml:space="preserve"> etc.</w:t>
      </w:r>
    </w:p>
    <w:p>
      <w:pPr>
        <w:pStyle w:val="Normal"/>
        <w:spacing w:lineRule="auto" w:line="240"/>
        <w:ind w:firstLine="284" w:end="0"/>
        <w:rPr>
          <w:b/>
          <w:sz w:val="24"/>
        </w:rPr>
      </w:pPr>
      <w:r>
        <w:rPr>
          <w:b/>
          <w:sz w:val="24"/>
        </w:rPr>
      </w:r>
    </w:p>
    <w:p>
      <w:pPr>
        <w:pStyle w:val="Heading2"/>
        <w:rPr/>
      </w:pPr>
      <w:bookmarkStart w:id="85" w:name="__RefHeading___Toc5113023"/>
      <w:bookmarkEnd w:id="85"/>
      <w:r>
        <w:rPr/>
        <w:t>THE PARTICLE</w:t>
      </w:r>
    </w:p>
    <w:p>
      <w:pPr>
        <w:pStyle w:val="Normal"/>
        <w:spacing w:lineRule="auto" w:line="240"/>
        <w:ind w:firstLine="284" w:end="0"/>
        <w:rPr>
          <w:sz w:val="24"/>
        </w:rPr>
      </w:pPr>
      <w:r>
        <w:rPr>
          <w:sz w:val="24"/>
        </w:rPr>
      </w:r>
    </w:p>
    <w:p>
      <w:pPr>
        <w:pStyle w:val="Normal"/>
        <w:spacing w:lineRule="auto" w:line="240"/>
        <w:ind w:firstLine="284" w:end="0"/>
        <w:rPr/>
      </w:pPr>
      <w:r>
        <w:rPr>
          <w:b/>
          <w:sz w:val="24"/>
        </w:rPr>
        <w:t>§ 254. The particle</w:t>
      </w:r>
      <w:r>
        <w:rPr>
          <w:sz w:val="24"/>
        </w:rPr>
        <w:t xml:space="preserve"> is a part of speech the meaning of which is difficult to define. It either emphasizes or limits the meaning of another word, or phrase, or clause. Particles are invariable and have no syntactical function in the sentence. They form a whole with the part of the sentence (a word or a phrase) they refer to.</w:t>
      </w:r>
    </w:p>
    <w:p>
      <w:pPr>
        <w:pStyle w:val="Normal"/>
        <w:spacing w:lineRule="auto" w:line="240"/>
        <w:ind w:firstLine="284" w:end="0"/>
        <w:rPr>
          <w:sz w:val="24"/>
        </w:rPr>
      </w:pPr>
      <w:r>
        <w:rPr>
          <w:sz w:val="24"/>
        </w:rPr>
        <w:t>Particles may combine with any part of speech.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Don’t worry – that’s </w:t>
      </w:r>
      <w:r>
        <w:rPr>
          <w:b/>
          <w:i/>
          <w:sz w:val="24"/>
        </w:rPr>
        <w:t>just</w:t>
      </w:r>
      <w:r>
        <w:rPr>
          <w:i/>
          <w:sz w:val="24"/>
        </w:rPr>
        <w:t xml:space="preserve"> </w:t>
      </w:r>
      <w:r>
        <w:rPr>
          <w:sz w:val="24"/>
        </w:rPr>
        <w:t>Aunt Fanny practising her balancing act.</w:t>
      </w:r>
    </w:p>
    <w:p>
      <w:pPr>
        <w:pStyle w:val="Normal"/>
        <w:spacing w:lineRule="auto" w:line="240"/>
        <w:ind w:firstLine="284" w:start="284" w:end="0"/>
        <w:rPr/>
      </w:pPr>
      <w:r>
        <w:rPr>
          <w:sz w:val="24"/>
        </w:rPr>
        <w:t>- John is very proud of his daughter. - I should</w:t>
      </w:r>
      <w:r>
        <w:rPr>
          <w:b/>
          <w:sz w:val="24"/>
        </w:rPr>
        <w:t xml:space="preserve"> </w:t>
      </w:r>
      <w:r>
        <w:rPr>
          <w:b/>
          <w:i/>
          <w:sz w:val="24"/>
        </w:rPr>
        <w:t>just</w:t>
      </w:r>
      <w:r>
        <w:rPr>
          <w:sz w:val="24"/>
        </w:rPr>
        <w:t xml:space="preserve"> think so.</w:t>
      </w:r>
    </w:p>
    <w:p>
      <w:pPr>
        <w:pStyle w:val="Normal"/>
        <w:spacing w:lineRule="auto" w:line="240"/>
        <w:ind w:firstLine="284" w:start="284" w:end="0"/>
        <w:rPr/>
      </w:pPr>
      <w:r>
        <w:rPr>
          <w:sz w:val="24"/>
        </w:rPr>
        <w:t>Isn’t that</w:t>
      </w:r>
      <w:r>
        <w:rPr>
          <w:b/>
          <w:sz w:val="24"/>
        </w:rPr>
        <w:t xml:space="preserve"> </w:t>
      </w:r>
      <w:r>
        <w:rPr>
          <w:b/>
          <w:i/>
          <w:sz w:val="24"/>
        </w:rPr>
        <w:t>just</w:t>
      </w:r>
      <w:r>
        <w:rPr>
          <w:sz w:val="24"/>
        </w:rPr>
        <w:t xml:space="preserve"> beautiful?</w:t>
      </w:r>
    </w:p>
    <w:p>
      <w:pPr>
        <w:pStyle w:val="Normal"/>
        <w:spacing w:lineRule="auto" w:line="240"/>
        <w:ind w:firstLine="284" w:start="284" w:end="0"/>
        <w:rPr/>
      </w:pPr>
      <w:r>
        <w:rPr>
          <w:sz w:val="24"/>
        </w:rPr>
        <w:t>She lives</w:t>
      </w:r>
      <w:r>
        <w:rPr>
          <w:b/>
          <w:sz w:val="24"/>
        </w:rPr>
        <w:t xml:space="preserve"> </w:t>
      </w:r>
      <w:r>
        <w:rPr>
          <w:b/>
          <w:i/>
          <w:sz w:val="24"/>
        </w:rPr>
        <w:t>just</w:t>
      </w:r>
      <w:r>
        <w:rPr>
          <w:sz w:val="24"/>
        </w:rPr>
        <w:t xml:space="preserve"> round the corner.</w:t>
      </w:r>
    </w:p>
    <w:p>
      <w:pPr>
        <w:pStyle w:val="Normal"/>
        <w:spacing w:lineRule="auto" w:line="240"/>
        <w:ind w:firstLine="284" w:start="284" w:end="0"/>
        <w:rPr/>
      </w:pPr>
      <w:r>
        <w:rPr>
          <w:sz w:val="24"/>
        </w:rPr>
        <w:t>I said</w:t>
      </w:r>
      <w:r>
        <w:rPr>
          <w:b/>
          <w:sz w:val="24"/>
        </w:rPr>
        <w:t xml:space="preserve"> </w:t>
      </w:r>
      <w:r>
        <w:rPr>
          <w:b/>
          <w:i/>
          <w:sz w:val="24"/>
        </w:rPr>
        <w:t>just</w:t>
      </w:r>
      <w:r>
        <w:rPr>
          <w:sz w:val="24"/>
        </w:rPr>
        <w:t xml:space="preserve"> what I thought.</w:t>
      </w:r>
    </w:p>
    <w:p>
      <w:pPr>
        <w:pStyle w:val="Normal"/>
        <w:spacing w:lineRule="auto" w:line="240"/>
        <w:ind w:firstLine="284" w:start="284" w:end="0"/>
        <w:rPr/>
      </w:pPr>
      <w:r>
        <w:rPr>
          <w:b/>
          <w:i/>
          <w:sz w:val="24"/>
        </w:rPr>
        <w:t>Just</w:t>
      </w:r>
      <w:r>
        <w:rPr>
          <w:sz w:val="24"/>
        </w:rPr>
        <w:t xml:space="preserve"> as we thought the sun would sink, it grew still redder.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Particles generally stand before the word they refer to but they may also follow it. </w:t>
      </w:r>
      <w:r>
        <w:rPr>
          <w:i/>
          <w:sz w:val="24"/>
        </w:rPr>
        <w:t>This book is for advanced students</w:t>
      </w:r>
      <w:r>
        <w:rPr>
          <w:b/>
          <w:i/>
          <w:sz w:val="24"/>
        </w:rPr>
        <w:t xml:space="preserve"> only.</w:t>
      </w:r>
    </w:p>
    <w:p>
      <w:pPr>
        <w:pStyle w:val="Normal"/>
        <w:spacing w:lineRule="auto" w:line="240"/>
        <w:ind w:firstLine="284" w:end="0"/>
        <w:rPr>
          <w:sz w:val="24"/>
        </w:rPr>
      </w:pPr>
      <w:r>
        <w:rPr>
          <w:sz w:val="24"/>
        </w:rPr>
        <w:t>According to their meaning particles fall into six groups.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Intensifying particles:</w:t>
      </w:r>
    </w:p>
    <w:p>
      <w:pPr>
        <w:pStyle w:val="Normal"/>
        <w:spacing w:lineRule="auto" w:line="240"/>
        <w:ind w:firstLine="284" w:end="0"/>
        <w:rPr>
          <w:b/>
          <w:i/>
          <w:i/>
          <w:sz w:val="24"/>
        </w:rPr>
      </w:pPr>
      <w:r>
        <w:rPr>
          <w:b/>
          <w:i/>
          <w:sz w:val="24"/>
        </w:rPr>
      </w:r>
    </w:p>
    <w:p>
      <w:pPr>
        <w:pStyle w:val="Normal"/>
        <w:spacing w:lineRule="auto" w:line="240"/>
        <w:ind w:firstLine="284" w:start="284" w:end="0"/>
        <w:rPr>
          <w:i/>
          <w:i/>
          <w:sz w:val="24"/>
        </w:rPr>
      </w:pPr>
      <w:r>
        <w:rPr>
          <w:i/>
          <w:sz w:val="24"/>
        </w:rPr>
        <w:t>just, even, yet, still, all, simply.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They emphasize the meaning of the word (or phrase, or clause) they refer to or give special prominence to the notion expressed by it.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 skirt comes</w:t>
      </w:r>
      <w:r>
        <w:rPr>
          <w:b/>
          <w:sz w:val="24"/>
        </w:rPr>
        <w:t xml:space="preserve"> </w:t>
      </w:r>
      <w:r>
        <w:rPr>
          <w:b/>
          <w:i/>
          <w:sz w:val="24"/>
        </w:rPr>
        <w:t>just</w:t>
      </w:r>
      <w:r>
        <w:rPr>
          <w:i/>
          <w:sz w:val="24"/>
        </w:rPr>
        <w:t xml:space="preserve"> below my knees.</w:t>
      </w:r>
    </w:p>
    <w:p>
      <w:pPr>
        <w:pStyle w:val="Normal"/>
        <w:spacing w:lineRule="auto" w:line="240"/>
        <w:ind w:firstLine="284" w:start="284" w:end="0"/>
        <w:rPr/>
      </w:pPr>
      <w:r>
        <w:rPr>
          <w:sz w:val="24"/>
        </w:rPr>
        <w:t>They</w:t>
      </w:r>
      <w:r>
        <w:rPr>
          <w:b/>
          <w:sz w:val="24"/>
        </w:rPr>
        <w:t xml:space="preserve"> </w:t>
      </w:r>
      <w:r>
        <w:rPr>
          <w:b/>
          <w:i/>
          <w:sz w:val="24"/>
        </w:rPr>
        <w:t>even</w:t>
      </w:r>
      <w:r>
        <w:rPr>
          <w:i/>
          <w:sz w:val="24"/>
        </w:rPr>
        <w:t xml:space="preserve"> offered</w:t>
      </w:r>
      <w:r>
        <w:rPr>
          <w:sz w:val="24"/>
        </w:rPr>
        <w:t xml:space="preserve"> him higher wages.</w:t>
      </w:r>
    </w:p>
    <w:p>
      <w:pPr>
        <w:pStyle w:val="Normal"/>
        <w:spacing w:lineRule="auto" w:line="240"/>
        <w:ind w:firstLine="284" w:start="284" w:end="0"/>
        <w:rPr/>
      </w:pPr>
      <w:r>
        <w:rPr>
          <w:sz w:val="24"/>
        </w:rPr>
        <w:t>Maggie felt</w:t>
      </w:r>
      <w:r>
        <w:rPr>
          <w:b/>
          <w:sz w:val="24"/>
        </w:rPr>
        <w:t xml:space="preserve"> </w:t>
      </w:r>
      <w:r>
        <w:rPr>
          <w:b/>
          <w:i/>
          <w:sz w:val="24"/>
        </w:rPr>
        <w:t>all</w:t>
      </w:r>
      <w:r>
        <w:rPr>
          <w:i/>
          <w:sz w:val="24"/>
        </w:rPr>
        <w:t xml:space="preserve"> the safer</w:t>
      </w:r>
      <w:r>
        <w:rPr>
          <w:sz w:val="24"/>
        </w:rPr>
        <w:t xml:space="preserve"> for that.</w:t>
      </w:r>
    </w:p>
    <w:p>
      <w:pPr>
        <w:pStyle w:val="Normal"/>
        <w:spacing w:lineRule="auto" w:line="240"/>
        <w:ind w:firstLine="284" w:start="284" w:end="0"/>
        <w:rPr/>
      </w:pPr>
      <w:r>
        <w:rPr>
          <w:sz w:val="24"/>
        </w:rPr>
        <w:t xml:space="preserve">These days we’re working with </w:t>
      </w:r>
      <w:r>
        <w:rPr>
          <w:i/>
          <w:sz w:val="24"/>
        </w:rPr>
        <w:t>still greater efficiency.</w:t>
      </w:r>
    </w:p>
    <w:p>
      <w:pPr>
        <w:pStyle w:val="Normal"/>
        <w:spacing w:lineRule="auto" w:line="240"/>
        <w:ind w:firstLine="284" w:start="284" w:end="0"/>
        <w:rPr/>
      </w:pPr>
      <w:r>
        <w:rPr>
          <w:sz w:val="24"/>
        </w:rPr>
        <w:t>We had</w:t>
      </w:r>
      <w:r>
        <w:rPr>
          <w:b/>
          <w:sz w:val="24"/>
        </w:rPr>
        <w:t xml:space="preserve"> </w:t>
      </w:r>
      <w:r>
        <w:rPr>
          <w:b/>
          <w:i/>
          <w:sz w:val="24"/>
        </w:rPr>
        <w:t>yet</w:t>
      </w:r>
      <w:r>
        <w:rPr>
          <w:i/>
          <w:sz w:val="24"/>
        </w:rPr>
        <w:t xml:space="preserve"> another discussion.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particles </w:t>
      </w:r>
      <w:r>
        <w:rPr>
          <w:i/>
          <w:sz w:val="24"/>
        </w:rPr>
        <w:t>all, still, yet,</w:t>
      </w:r>
      <w:r>
        <w:rPr>
          <w:sz w:val="24"/>
        </w:rPr>
        <w:t xml:space="preserve"> mostly intensify the comparative degree of adjectives and adverbs.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Play </w:t>
      </w:r>
      <w:r>
        <w:rPr>
          <w:b/>
          <w:i/>
          <w:sz w:val="24"/>
        </w:rPr>
        <w:t>yet</w:t>
      </w:r>
      <w:r>
        <w:rPr>
          <w:i/>
          <w:sz w:val="24"/>
        </w:rPr>
        <w:t xml:space="preserve"> more softly.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2.</w:t>
      </w:r>
      <w:r>
        <w:rPr>
          <w:b/>
          <w:sz w:val="24"/>
        </w:rPr>
        <w:t xml:space="preserve"> Limiting particles:</w:t>
      </w:r>
    </w:p>
    <w:p>
      <w:pPr>
        <w:pStyle w:val="Normal"/>
        <w:spacing w:lineRule="auto" w:line="240"/>
        <w:ind w:firstLine="284" w:end="0"/>
        <w:rPr>
          <w:b/>
          <w:i/>
          <w:i/>
          <w:sz w:val="24"/>
        </w:rPr>
      </w:pPr>
      <w:r>
        <w:rPr>
          <w:b/>
          <w:i/>
          <w:sz w:val="24"/>
        </w:rPr>
      </w:r>
    </w:p>
    <w:p>
      <w:pPr>
        <w:pStyle w:val="BodyTextIndent"/>
        <w:suppressAutoHyphens w:val="false"/>
        <w:ind w:start="284" w:end="0"/>
        <w:rPr>
          <w:lang w:val="en-US"/>
        </w:rPr>
      </w:pPr>
      <w:r>
        <w:rPr>
          <w:lang w:val="en-US"/>
        </w:rPr>
        <w:t>only, merely, solely, but, alone.</w:t>
      </w:r>
    </w:p>
    <w:p>
      <w:pPr>
        <w:pStyle w:val="Normal"/>
        <w:spacing w:lineRule="auto" w:line="240"/>
        <w:ind w:firstLine="284" w:end="0"/>
        <w:rPr>
          <w:sz w:val="24"/>
          <w:lang w:val="en-US"/>
        </w:rPr>
      </w:pPr>
      <w:r>
        <w:rPr>
          <w:sz w:val="24"/>
          <w:lang w:val="en-US"/>
        </w:rPr>
      </w:r>
    </w:p>
    <w:p>
      <w:pPr>
        <w:pStyle w:val="Normal"/>
        <w:spacing w:lineRule="auto" w:line="240"/>
        <w:ind w:firstLine="284" w:end="0"/>
        <w:rPr>
          <w:sz w:val="24"/>
        </w:rPr>
      </w:pPr>
      <w:r>
        <w:rPr>
          <w:sz w:val="24"/>
        </w:rPr>
        <w:t>They single out the word or phrase they refer to or limit the idea (notion) expressed by them.</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I</w:t>
      </w:r>
      <w:r>
        <w:rPr>
          <w:b/>
          <w:sz w:val="24"/>
        </w:rPr>
        <w:t xml:space="preserve"> </w:t>
      </w:r>
      <w:r>
        <w:rPr>
          <w:b/>
          <w:i/>
          <w:sz w:val="24"/>
        </w:rPr>
        <w:t>only</w:t>
      </w:r>
      <w:r>
        <w:rPr>
          <w:i/>
          <w:sz w:val="24"/>
        </w:rPr>
        <w:t xml:space="preserve"> wanted to ask</w:t>
      </w:r>
      <w:r>
        <w:rPr>
          <w:sz w:val="24"/>
        </w:rPr>
        <w:t xml:space="preserve"> you the time. </w:t>
      </w:r>
    </w:p>
    <w:p>
      <w:pPr>
        <w:pStyle w:val="Normal"/>
        <w:spacing w:lineRule="auto" w:line="240"/>
        <w:ind w:firstLine="284" w:start="284" w:end="0"/>
        <w:rPr/>
      </w:pPr>
      <w:r>
        <w:rPr>
          <w:sz w:val="24"/>
        </w:rPr>
        <w:t xml:space="preserve">Man cannot live </w:t>
      </w:r>
      <w:r>
        <w:rPr>
          <w:i/>
          <w:sz w:val="24"/>
        </w:rPr>
        <w:t>on bread</w:t>
      </w:r>
      <w:r>
        <w:rPr>
          <w:b/>
          <w:i/>
          <w:sz w:val="24"/>
        </w:rPr>
        <w:t xml:space="preserve"> alone.</w:t>
      </w:r>
    </w:p>
    <w:p>
      <w:pPr>
        <w:pStyle w:val="Normal"/>
        <w:spacing w:lineRule="auto" w:line="240"/>
        <w:ind w:firstLine="284" w:start="284" w:end="0"/>
        <w:rPr/>
      </w:pPr>
      <w:r>
        <w:rPr>
          <w:i/>
          <w:sz w:val="24"/>
        </w:rPr>
        <w:t>Time</w:t>
      </w:r>
      <w:r>
        <w:rPr>
          <w:b/>
          <w:i/>
          <w:sz w:val="24"/>
        </w:rPr>
        <w:t xml:space="preserve"> alone</w:t>
      </w:r>
      <w:r>
        <w:rPr>
          <w:sz w:val="24"/>
        </w:rPr>
        <w:t xml:space="preserve"> will show who was right. </w:t>
      </w:r>
    </w:p>
    <w:p>
      <w:pPr>
        <w:pStyle w:val="Normal"/>
        <w:spacing w:lineRule="auto" w:line="240"/>
        <w:ind w:firstLine="284" w:start="284" w:end="0"/>
        <w:rPr/>
      </w:pPr>
      <w:r>
        <w:rPr>
          <w:sz w:val="24"/>
        </w:rPr>
        <w:t>She is still</w:t>
      </w:r>
      <w:r>
        <w:rPr>
          <w:b/>
          <w:sz w:val="24"/>
        </w:rPr>
        <w:t xml:space="preserve"> </w:t>
      </w:r>
      <w:r>
        <w:rPr>
          <w:b/>
          <w:i/>
          <w:sz w:val="24"/>
        </w:rPr>
        <w:t>but</w:t>
      </w:r>
      <w:r>
        <w:rPr>
          <w:i/>
          <w:sz w:val="24"/>
        </w:rPr>
        <w:t xml:space="preserve"> a child,</w:t>
      </w:r>
      <w:r>
        <w:rPr>
          <w:sz w:val="24"/>
        </w:rPr>
        <w:t xml:space="preserve"> she wants to play. </w:t>
      </w:r>
    </w:p>
    <w:p>
      <w:pPr>
        <w:pStyle w:val="Normal"/>
        <w:spacing w:lineRule="auto" w:line="240"/>
        <w:ind w:firstLine="284" w:start="284" w:end="0"/>
        <w:rPr/>
      </w:pPr>
      <w:r>
        <w:rPr>
          <w:sz w:val="24"/>
        </w:rPr>
        <w:t>Mr. Green</w:t>
      </w:r>
      <w:r>
        <w:rPr>
          <w:b/>
          <w:sz w:val="24"/>
        </w:rPr>
        <w:t xml:space="preserve"> </w:t>
      </w:r>
      <w:r>
        <w:rPr>
          <w:b/>
          <w:i/>
          <w:sz w:val="24"/>
        </w:rPr>
        <w:t>merely</w:t>
      </w:r>
      <w:r>
        <w:rPr>
          <w:i/>
          <w:sz w:val="24"/>
        </w:rPr>
        <w:t xml:space="preserve"> hinted</w:t>
      </w:r>
      <w:r>
        <w:rPr>
          <w:sz w:val="24"/>
        </w:rPr>
        <w:t xml:space="preserve"> at the possibility.</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Just, merely, simply</w:t>
      </w:r>
      <w:r>
        <w:rPr>
          <w:sz w:val="24"/>
        </w:rPr>
        <w:t xml:space="preserve"> can be used at the beginning of imperative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don’t have to be present. </w:t>
      </w:r>
      <w:r>
        <w:rPr>
          <w:i/>
          <w:sz w:val="24"/>
        </w:rPr>
        <w:t>Just (merely, simply)</w:t>
      </w:r>
      <w:r>
        <w:rPr>
          <w:sz w:val="24"/>
        </w:rPr>
        <w:t xml:space="preserve"> send a letter of explanation.</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Specifying particles:</w:t>
      </w:r>
    </w:p>
    <w:p>
      <w:pPr>
        <w:pStyle w:val="Normal"/>
        <w:spacing w:lineRule="auto" w:line="240"/>
        <w:ind w:firstLine="284" w:end="0"/>
        <w:rPr>
          <w:b/>
          <w:i/>
          <w:i/>
          <w:sz w:val="24"/>
        </w:rPr>
      </w:pPr>
      <w:r>
        <w:rPr>
          <w:b/>
          <w:i/>
          <w:sz w:val="24"/>
        </w:rPr>
      </w:r>
    </w:p>
    <w:p>
      <w:pPr>
        <w:pStyle w:val="Normal"/>
        <w:spacing w:lineRule="auto" w:line="240"/>
        <w:ind w:firstLine="284" w:start="284" w:end="0"/>
        <w:rPr>
          <w:i/>
          <w:i/>
          <w:sz w:val="24"/>
        </w:rPr>
      </w:pPr>
      <w:r>
        <w:rPr>
          <w:i/>
          <w:sz w:val="24"/>
        </w:rPr>
        <w:t>right, exactly, precisely, just.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They make the meaning of the word or phrase they refer to more precise.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Draw a circle</w:t>
      </w:r>
      <w:r>
        <w:rPr>
          <w:b/>
          <w:sz w:val="24"/>
        </w:rPr>
        <w:t xml:space="preserve"> </w:t>
      </w:r>
      <w:r>
        <w:rPr>
          <w:b/>
          <w:i/>
          <w:sz w:val="24"/>
        </w:rPr>
        <w:t>right</w:t>
      </w:r>
      <w:r>
        <w:rPr>
          <w:i/>
          <w:sz w:val="24"/>
        </w:rPr>
        <w:t xml:space="preserve"> in the middle</w:t>
      </w:r>
      <w:r>
        <w:rPr>
          <w:sz w:val="24"/>
        </w:rPr>
        <w:t xml:space="preserve"> of the map</w:t>
      </w:r>
      <w:r>
        <w:rPr>
          <w:sz w:val="24"/>
          <w:lang w:val="ru-RU"/>
        </w:rPr>
        <w:t xml:space="preserve"> (точно, прямо по середине).</w:t>
      </w:r>
    </w:p>
    <w:p>
      <w:pPr>
        <w:pStyle w:val="Normal"/>
        <w:spacing w:lineRule="auto" w:line="240"/>
        <w:ind w:firstLine="284" w:start="284" w:end="0"/>
        <w:rPr/>
      </w:pPr>
      <w:r>
        <w:rPr>
          <w:sz w:val="24"/>
        </w:rPr>
        <w:t>We were</w:t>
      </w:r>
      <w:r>
        <w:rPr>
          <w:i/>
          <w:sz w:val="24"/>
        </w:rPr>
        <w:t xml:space="preserve"> </w:t>
      </w:r>
      <w:r>
        <w:rPr>
          <w:b/>
          <w:i/>
          <w:sz w:val="24"/>
        </w:rPr>
        <w:t>just</w:t>
      </w:r>
      <w:r>
        <w:rPr>
          <w:i/>
          <w:sz w:val="24"/>
        </w:rPr>
        <w:t xml:space="preserve"> about to start</w:t>
      </w:r>
      <w:r>
        <w:rPr>
          <w:sz w:val="24"/>
          <w:lang w:val="ru-RU"/>
        </w:rPr>
        <w:t xml:space="preserve"> (как раз собирались ...).</w:t>
      </w:r>
    </w:p>
    <w:p>
      <w:pPr>
        <w:pStyle w:val="Normal"/>
        <w:spacing w:lineRule="auto" w:line="240"/>
        <w:ind w:firstLine="284" w:start="284" w:end="0"/>
        <w:rPr/>
      </w:pPr>
      <w:r>
        <w:rPr>
          <w:sz w:val="24"/>
        </w:rPr>
        <w:t>They arrived</w:t>
      </w:r>
      <w:r>
        <w:rPr>
          <w:b/>
          <w:sz w:val="24"/>
        </w:rPr>
        <w:t xml:space="preserve"> </w:t>
      </w:r>
      <w:r>
        <w:rPr>
          <w:b/>
          <w:i/>
          <w:sz w:val="24"/>
        </w:rPr>
        <w:t>precisely</w:t>
      </w:r>
      <w:r>
        <w:rPr>
          <w:i/>
          <w:sz w:val="24"/>
        </w:rPr>
        <w:t xml:space="preserve"> at ten</w:t>
      </w:r>
      <w:r>
        <w:rPr>
          <w:sz w:val="24"/>
          <w:lang w:val="ru-RU"/>
        </w:rPr>
        <w:t xml:space="preserve"> (ровно, точно в десять).</w:t>
      </w:r>
    </w:p>
    <w:p>
      <w:pPr>
        <w:pStyle w:val="Normal"/>
        <w:spacing w:lineRule="auto" w:line="240"/>
        <w:ind w:firstLine="284" w:start="284" w:end="0"/>
        <w:rPr/>
      </w:pPr>
      <w:r>
        <w:rPr>
          <w:sz w:val="24"/>
        </w:rPr>
        <w:t xml:space="preserve">The room looks </w:t>
      </w:r>
      <w:r>
        <w:rPr>
          <w:i/>
          <w:sz w:val="24"/>
        </w:rPr>
        <w:t>exactly as it did</w:t>
      </w:r>
      <w:r>
        <w:rPr>
          <w:sz w:val="24"/>
        </w:rPr>
        <w:t xml:space="preserve"> when I was here last year</w:t>
      </w:r>
      <w:r>
        <w:rPr>
          <w:sz w:val="24"/>
          <w:lang w:val="ru-RU"/>
        </w:rPr>
        <w:t xml:space="preserve"> (точно так, как).</w:t>
      </w:r>
    </w:p>
    <w:p>
      <w:pPr>
        <w:pStyle w:val="Normal"/>
        <w:spacing w:lineRule="auto" w:line="240"/>
        <w:ind w:firstLine="284" w:start="284" w:end="0"/>
        <w:rPr/>
      </w:pPr>
      <w:r>
        <w:rPr>
          <w:i/>
          <w:sz w:val="24"/>
        </w:rPr>
        <w:t>What</w:t>
      </w:r>
      <w:r>
        <w:rPr>
          <w:b/>
          <w:i/>
          <w:sz w:val="24"/>
        </w:rPr>
        <w:t xml:space="preserve"> exactly</w:t>
      </w:r>
      <w:r>
        <w:rPr>
          <w:b/>
          <w:sz w:val="24"/>
        </w:rPr>
        <w:t xml:space="preserve"> </w:t>
      </w:r>
      <w:r>
        <w:rPr>
          <w:sz w:val="24"/>
        </w:rPr>
        <w:t>do you mean</w:t>
      </w:r>
      <w:r>
        <w:rPr>
          <w:sz w:val="24"/>
          <w:lang w:val="ru-RU"/>
        </w:rPr>
        <w:t xml:space="preserve"> (что именно ...)?</w:t>
      </w:r>
    </w:p>
    <w:p>
      <w:pPr>
        <w:pStyle w:val="Normal"/>
        <w:spacing w:lineRule="auto" w:line="240"/>
        <w:ind w:firstLine="284" w:start="284" w:end="0"/>
        <w:rPr>
          <w:sz w:val="24"/>
          <w:lang w:val="ru-RU"/>
        </w:rPr>
      </w:pPr>
      <w:r>
        <w:rPr>
          <w:sz w:val="24"/>
          <w:lang w:val="ru-RU"/>
        </w:rPr>
      </w:r>
    </w:p>
    <w:p>
      <w:pPr>
        <w:pStyle w:val="Normal"/>
        <w:spacing w:lineRule="auto" w:line="240"/>
        <w:ind w:firstLine="284" w:end="0"/>
        <w:rPr/>
      </w:pPr>
      <w:r>
        <w:rPr>
          <w:sz w:val="24"/>
        </w:rPr>
        <w:t>4. The</w:t>
      </w:r>
      <w:r>
        <w:rPr>
          <w:b/>
          <w:sz w:val="24"/>
        </w:rPr>
        <w:t xml:space="preserve"> additive particle</w:t>
      </w:r>
      <w:r>
        <w:rPr>
          <w:sz w:val="24"/>
        </w:rPr>
        <w:t xml:space="preserve"> </w:t>
      </w:r>
      <w:r>
        <w:rPr>
          <w:i/>
          <w:sz w:val="24"/>
        </w:rPr>
        <w:t>else.</w:t>
      </w:r>
      <w:r>
        <w:rPr>
          <w:sz w:val="24"/>
        </w:rPr>
        <w:t xml:space="preserve"> It combines only with indefinite, interrogative and negative pronouns and interrogative adverbs. It shows that the word it refers to denotes something additional to what has already been mentioned: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Something </w:t>
      </w:r>
      <w:r>
        <w:rPr>
          <w:i/>
          <w:sz w:val="24"/>
        </w:rPr>
        <w:t>else,</w:t>
      </w:r>
      <w:r>
        <w:rPr>
          <w:sz w:val="24"/>
        </w:rPr>
        <w:t xml:space="preserve"> nobody </w:t>
      </w:r>
      <w:r>
        <w:rPr>
          <w:i/>
          <w:sz w:val="24"/>
        </w:rPr>
        <w:t>else,</w:t>
      </w:r>
      <w:r>
        <w:rPr>
          <w:sz w:val="24"/>
        </w:rPr>
        <w:t xml:space="preserve"> what </w:t>
      </w:r>
      <w:r>
        <w:rPr>
          <w:i/>
          <w:sz w:val="24"/>
        </w:rPr>
        <w:t>else,</w:t>
      </w:r>
      <w:r>
        <w:rPr>
          <w:sz w:val="24"/>
        </w:rPr>
        <w:t xml:space="preserve"> where</w:t>
      </w:r>
      <w:r>
        <w:rPr>
          <w:b/>
          <w:sz w:val="24"/>
        </w:rPr>
        <w:t xml:space="preserve"> </w:t>
      </w:r>
      <w:r>
        <w:rPr>
          <w:i/>
          <w:sz w:val="24"/>
        </w:rPr>
        <w:t>else.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5.</w:t>
      </w:r>
      <w:r>
        <w:rPr>
          <w:b/>
          <w:sz w:val="24"/>
        </w:rPr>
        <w:t xml:space="preserve"> The negative particle </w:t>
      </w:r>
      <w:r>
        <w:rPr>
          <w:i/>
          <w:sz w:val="24"/>
        </w:rPr>
        <w:t>not.</w:t>
      </w:r>
    </w:p>
    <w:p>
      <w:pPr>
        <w:pStyle w:val="Normal"/>
        <w:spacing w:lineRule="auto" w:line="240"/>
        <w:ind w:firstLine="284" w:end="0"/>
        <w:rPr>
          <w:i/>
          <w:i/>
          <w:sz w:val="24"/>
        </w:rPr>
      </w:pPr>
      <w:r>
        <w:rPr>
          <w:i/>
          <w:sz w:val="24"/>
        </w:rPr>
      </w:r>
    </w:p>
    <w:p>
      <w:pPr>
        <w:pStyle w:val="Normal"/>
        <w:spacing w:lineRule="auto" w:line="240"/>
        <w:ind w:firstLine="284" w:start="284" w:end="0"/>
        <w:rPr/>
      </w:pPr>
      <w:r>
        <w:rPr>
          <w:b/>
          <w:i/>
          <w:sz w:val="24"/>
        </w:rPr>
        <w:t>Not</w:t>
      </w:r>
      <w:r>
        <w:rPr>
          <w:i/>
          <w:sz w:val="24"/>
        </w:rPr>
        <w:t xml:space="preserve"> a word</w:t>
      </w:r>
      <w:r>
        <w:rPr>
          <w:sz w:val="24"/>
        </w:rPr>
        <w:t xml:space="preserve"> was said about it. </w:t>
      </w:r>
    </w:p>
    <w:p>
      <w:pPr>
        <w:pStyle w:val="Normal"/>
        <w:spacing w:lineRule="auto" w:line="240"/>
        <w:ind w:firstLine="284" w:start="284" w:end="0"/>
        <w:rPr/>
      </w:pPr>
      <w:r>
        <w:rPr>
          <w:b/>
          <w:i/>
          <w:sz w:val="24"/>
        </w:rPr>
        <w:t>Not</w:t>
      </w:r>
      <w:r>
        <w:rPr>
          <w:i/>
          <w:sz w:val="24"/>
        </w:rPr>
        <w:t xml:space="preserve"> saying anything</w:t>
      </w:r>
      <w:r>
        <w:rPr>
          <w:sz w:val="24"/>
        </w:rPr>
        <w:t xml:space="preserve"> was a bad idea. </w:t>
      </w:r>
    </w:p>
    <w:p>
      <w:pPr>
        <w:pStyle w:val="Normal"/>
        <w:spacing w:lineRule="auto" w:line="240"/>
        <w:ind w:firstLine="284" w:start="284" w:end="0"/>
        <w:rPr/>
      </w:pPr>
      <w:r>
        <w:rPr>
          <w:b/>
          <w:i/>
          <w:sz w:val="24"/>
        </w:rPr>
        <w:t>Not</w:t>
      </w:r>
      <w:r>
        <w:rPr>
          <w:i/>
          <w:sz w:val="24"/>
        </w:rPr>
        <w:t xml:space="preserve"> everyone</w:t>
      </w:r>
      <w:r>
        <w:rPr>
          <w:sz w:val="24"/>
        </w:rPr>
        <w:t xml:space="preserve"> likes this book. </w:t>
      </w:r>
    </w:p>
    <w:p>
      <w:pPr>
        <w:pStyle w:val="Normal"/>
        <w:spacing w:lineRule="auto" w:line="240"/>
        <w:ind w:firstLine="284" w:start="284" w:end="0"/>
        <w:rPr/>
      </w:pPr>
      <w:r>
        <w:rPr>
          <w:sz w:val="24"/>
        </w:rPr>
        <w:t>Do you want to go? -</w:t>
      </w:r>
      <w:r>
        <w:rPr>
          <w:b/>
          <w:sz w:val="24"/>
        </w:rPr>
        <w:t xml:space="preserve"> </w:t>
      </w:r>
      <w:r>
        <w:rPr>
          <w:b/>
          <w:i/>
          <w:sz w:val="24"/>
        </w:rPr>
        <w:t xml:space="preserve">Not </w:t>
      </w:r>
      <w:r>
        <w:rPr>
          <w:i/>
          <w:sz w:val="24"/>
        </w:rPr>
        <w:t>me!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6.</w:t>
      </w:r>
      <w:r>
        <w:rPr>
          <w:b/>
          <w:sz w:val="24"/>
        </w:rPr>
        <w:t xml:space="preserve"> Connecting particles:</w:t>
      </w:r>
      <w:r>
        <w:rPr>
          <w:sz w:val="24"/>
        </w:rPr>
        <w:t xml:space="preserve"> </w:t>
      </w:r>
      <w:r>
        <w:rPr>
          <w:i/>
          <w:sz w:val="24"/>
        </w:rPr>
        <w:t>also, too,</w:t>
      </w:r>
      <w:r>
        <w:rPr>
          <w:sz w:val="24"/>
        </w:rPr>
        <w:t xml:space="preserve"> which may function as conjuncts (see § 253 on conjuncts).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Were you at the film? - I was</w:t>
      </w:r>
      <w:r>
        <w:rPr>
          <w:b/>
          <w:sz w:val="24"/>
        </w:rPr>
        <w:t xml:space="preserve"> </w:t>
      </w:r>
      <w:r>
        <w:rPr>
          <w:b/>
          <w:i/>
          <w:sz w:val="24"/>
        </w:rPr>
        <w:t>also</w:t>
      </w:r>
      <w:r>
        <w:rPr>
          <w:sz w:val="24"/>
        </w:rPr>
        <w:t xml:space="preserve"> there. </w:t>
      </w:r>
    </w:p>
    <w:p>
      <w:pPr>
        <w:pStyle w:val="Normal"/>
        <w:spacing w:lineRule="auto" w:line="240"/>
        <w:ind w:firstLine="284" w:start="284" w:end="0"/>
        <w:rPr/>
      </w:pPr>
      <w:r>
        <w:rPr>
          <w:sz w:val="24"/>
        </w:rPr>
        <w:t>I went there</w:t>
      </w:r>
      <w:r>
        <w:rPr>
          <w:b/>
          <w:sz w:val="24"/>
        </w:rPr>
        <w:t xml:space="preserve"> </w:t>
      </w:r>
      <w:r>
        <w:rPr>
          <w:b/>
          <w:i/>
          <w:sz w:val="24"/>
        </w:rPr>
        <w:t xml:space="preserve">too. </w:t>
      </w:r>
    </w:p>
    <w:p>
      <w:pPr>
        <w:pStyle w:val="Normal"/>
        <w:spacing w:lineRule="auto" w:line="240"/>
        <w:ind w:firstLine="284" w:start="284" w:end="0"/>
        <w:rPr/>
      </w:pPr>
      <w:r>
        <w:rPr>
          <w:sz w:val="24"/>
        </w:rPr>
        <w:t>Won’t you come</w:t>
      </w:r>
      <w:r>
        <w:rPr>
          <w:b/>
          <w:sz w:val="24"/>
        </w:rPr>
        <w:t xml:space="preserve"> </w:t>
      </w:r>
      <w:r>
        <w:rPr>
          <w:b/>
          <w:i/>
          <w:sz w:val="24"/>
        </w:rPr>
        <w:t>too?</w:t>
      </w:r>
    </w:p>
    <w:p>
      <w:pPr>
        <w:pStyle w:val="Normal"/>
        <w:spacing w:lineRule="auto" w:line="240"/>
        <w:ind w:firstLine="284" w:end="0"/>
        <w:rPr>
          <w:b/>
          <w:i/>
          <w:i/>
          <w:sz w:val="24"/>
        </w:rPr>
      </w:pPr>
      <w:r>
        <w:rPr>
          <w:b/>
          <w:i/>
          <w:sz w:val="24"/>
        </w:rPr>
      </w:r>
    </w:p>
    <w:p>
      <w:pPr>
        <w:pStyle w:val="Normal"/>
        <w:spacing w:lineRule="auto" w:line="240"/>
        <w:ind w:firstLine="284" w:end="0"/>
        <w:rPr>
          <w:sz w:val="24"/>
        </w:rPr>
      </w:pPr>
      <w:r>
        <w:rPr>
          <w:sz w:val="24"/>
        </w:rPr>
        <w:t>Traditionally particles were classed with adverbs with which some are homonymous: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just, simply, yet, still, exactly, precisely, right, too, barely,</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is old </w:t>
      </w:r>
      <w:r>
        <w:rPr>
          <w:i/>
          <w:sz w:val="24"/>
        </w:rPr>
        <w:t>too</w:t>
      </w:r>
      <w:r>
        <w:rPr>
          <w:sz w:val="24"/>
        </w:rPr>
        <w:t xml:space="preserve"> (particle). </w:t>
      </w:r>
    </w:p>
    <w:p>
      <w:pPr>
        <w:pStyle w:val="Normal"/>
        <w:spacing w:lineRule="auto" w:line="240"/>
        <w:ind w:firstLine="284" w:start="284" w:end="0"/>
        <w:rPr/>
      </w:pPr>
      <w:r>
        <w:rPr>
          <w:sz w:val="24"/>
        </w:rPr>
        <w:t xml:space="preserve">She is </w:t>
      </w:r>
      <w:r>
        <w:rPr>
          <w:i/>
          <w:sz w:val="24"/>
        </w:rPr>
        <w:t>too</w:t>
      </w:r>
      <w:r>
        <w:rPr>
          <w:sz w:val="24"/>
        </w:rPr>
        <w:t xml:space="preserve"> old (adverb).</w:t>
      </w:r>
    </w:p>
    <w:p>
      <w:pPr>
        <w:pStyle w:val="Normal"/>
        <w:spacing w:lineRule="auto" w:line="240"/>
        <w:ind w:firstLine="284" w:start="284" w:end="0"/>
        <w:rPr/>
      </w:pPr>
      <w:r>
        <w:rPr>
          <w:i/>
          <w:sz w:val="24"/>
        </w:rPr>
        <w:t>He’s just</w:t>
      </w:r>
      <w:r>
        <w:rPr>
          <w:sz w:val="24"/>
        </w:rPr>
        <w:t xml:space="preserve"> the man I’m looking for (particle). </w:t>
      </w:r>
    </w:p>
    <w:p>
      <w:pPr>
        <w:pStyle w:val="Normal"/>
        <w:spacing w:lineRule="auto" w:line="240"/>
        <w:ind w:firstLine="284" w:start="284" w:end="0"/>
        <w:rPr/>
      </w:pPr>
      <w:r>
        <w:rPr>
          <w:sz w:val="24"/>
        </w:rPr>
        <w:t xml:space="preserve">He </w:t>
      </w:r>
      <w:r>
        <w:rPr>
          <w:i/>
          <w:sz w:val="24"/>
        </w:rPr>
        <w:t>has just</w:t>
      </w:r>
      <w:r>
        <w:rPr>
          <w:sz w:val="24"/>
        </w:rPr>
        <w:t xml:space="preserve"> arrived (adverb).</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Other particles are homonymous with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adjectives </w:t>
      </w:r>
      <w:r>
        <w:rPr>
          <w:i/>
          <w:sz w:val="24"/>
        </w:rPr>
        <w:t xml:space="preserve">(only, even), </w:t>
      </w:r>
    </w:p>
    <w:p>
      <w:pPr>
        <w:pStyle w:val="Normal"/>
        <w:spacing w:lineRule="auto" w:line="240"/>
        <w:ind w:firstLine="284" w:start="284" w:end="0"/>
        <w:rPr/>
      </w:pPr>
      <w:r>
        <w:rPr>
          <w:sz w:val="24"/>
        </w:rPr>
        <w:t xml:space="preserve">conjunctions </w:t>
      </w:r>
      <w:r>
        <w:rPr>
          <w:i/>
          <w:sz w:val="24"/>
        </w:rPr>
        <w:t xml:space="preserve">(but), </w:t>
      </w:r>
    </w:p>
    <w:p>
      <w:pPr>
        <w:pStyle w:val="Normal"/>
        <w:spacing w:lineRule="auto" w:line="240"/>
        <w:ind w:firstLine="284" w:start="284" w:end="0"/>
        <w:rPr/>
      </w:pPr>
      <w:r>
        <w:rPr>
          <w:sz w:val="24"/>
        </w:rPr>
        <w:t xml:space="preserve">pronouns </w:t>
      </w:r>
      <w:r>
        <w:rPr>
          <w:i/>
          <w:sz w:val="24"/>
        </w:rPr>
        <w:t xml:space="preserve">(all), </w:t>
      </w:r>
    </w:p>
    <w:p>
      <w:pPr>
        <w:pStyle w:val="Normal"/>
        <w:spacing w:lineRule="auto" w:line="240"/>
        <w:ind w:firstLine="284" w:start="284" w:end="0"/>
        <w:rPr/>
      </w:pPr>
      <w:r>
        <w:rPr>
          <w:sz w:val="24"/>
        </w:rPr>
        <w:t xml:space="preserve">statives </w:t>
      </w:r>
      <w:r>
        <w:rPr>
          <w:i/>
          <w:sz w:val="24"/>
        </w:rPr>
        <w:t>(alone).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Only</w:t>
      </w:r>
      <w:r>
        <w:rPr>
          <w:sz w:val="24"/>
        </w:rPr>
        <w:t xml:space="preserve"> a doctor can do that (particle). </w:t>
      </w:r>
    </w:p>
    <w:p>
      <w:pPr>
        <w:pStyle w:val="Normal"/>
        <w:spacing w:lineRule="auto" w:line="240"/>
        <w:ind w:firstLine="284" w:start="284" w:end="0"/>
        <w:rPr/>
      </w:pPr>
      <w:r>
        <w:rPr>
          <w:sz w:val="24"/>
        </w:rPr>
        <w:t xml:space="preserve">She is the </w:t>
      </w:r>
      <w:r>
        <w:rPr>
          <w:i/>
          <w:sz w:val="24"/>
        </w:rPr>
        <w:t>only</w:t>
      </w:r>
      <w:r>
        <w:rPr>
          <w:sz w:val="24"/>
        </w:rPr>
        <w:t xml:space="preserve"> person for the job (adjective).</w:t>
      </w:r>
    </w:p>
    <w:p>
      <w:pPr>
        <w:pStyle w:val="Normal"/>
        <w:spacing w:lineRule="auto" w:line="240"/>
        <w:ind w:firstLine="284" w:start="284" w:end="0"/>
        <w:rPr>
          <w:sz w:val="24"/>
        </w:rPr>
      </w:pPr>
      <w:r>
        <w:rPr>
          <w:sz w:val="24"/>
        </w:rPr>
      </w:r>
    </w:p>
    <w:p>
      <w:pPr>
        <w:pStyle w:val="Heading2"/>
        <w:rPr/>
      </w:pPr>
      <w:bookmarkStart w:id="86" w:name="__RefHeading___Toc5113024"/>
      <w:bookmarkEnd w:id="86"/>
      <w:r>
        <w:rPr/>
        <w:t>THE INTERJECTION</w:t>
      </w:r>
    </w:p>
    <w:p>
      <w:pPr>
        <w:pStyle w:val="Normal"/>
        <w:spacing w:lineRule="auto" w:line="240"/>
        <w:ind w:firstLine="284" w:end="0"/>
        <w:rPr>
          <w:sz w:val="24"/>
        </w:rPr>
      </w:pPr>
      <w:r>
        <w:rPr>
          <w:sz w:val="24"/>
        </w:rPr>
      </w:r>
    </w:p>
    <w:p>
      <w:pPr>
        <w:pStyle w:val="Normal"/>
        <w:spacing w:lineRule="auto" w:line="240"/>
        <w:ind w:firstLine="284" w:end="0"/>
        <w:rPr/>
      </w:pPr>
      <w:r>
        <w:rPr>
          <w:b/>
          <w:sz w:val="24"/>
        </w:rPr>
        <w:t>§ 255. The interjection</w:t>
      </w:r>
      <w:r>
        <w:rPr>
          <w:sz w:val="24"/>
        </w:rPr>
        <w:t xml:space="preserve"> is a part of speech which expresses emotions, without naming them. They are invariable, whereas the emotions expressed by the interjections vary.</w:t>
      </w:r>
    </w:p>
    <w:p>
      <w:pPr>
        <w:pStyle w:val="2"/>
        <w:suppressAutoHyphens w:val="false"/>
        <w:rPr/>
      </w:pPr>
      <w:r>
        <w:rPr/>
        <w:t>Interjections express different kinds of feelings, such as: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joy </w:t>
      </w:r>
      <w:r>
        <w:rPr>
          <w:i/>
          <w:sz w:val="24"/>
        </w:rPr>
        <w:t>(hurray, hurrah),</w:t>
      </w:r>
    </w:p>
    <w:p>
      <w:pPr>
        <w:pStyle w:val="Normal"/>
        <w:spacing w:lineRule="auto" w:line="240"/>
        <w:ind w:firstLine="284" w:start="284" w:end="0"/>
        <w:rPr/>
      </w:pPr>
      <w:r>
        <w:rPr>
          <w:sz w:val="24"/>
        </w:rPr>
        <w:t xml:space="preserve">grief, sorrow </w:t>
      </w:r>
      <w:r>
        <w:rPr>
          <w:i/>
          <w:sz w:val="24"/>
        </w:rPr>
        <w:t>(alas, dear me, dear,</w:t>
      </w:r>
      <w:r>
        <w:rPr>
          <w:b/>
          <w:i/>
          <w:sz w:val="24"/>
        </w:rPr>
        <w:t xml:space="preserve"> </w:t>
      </w:r>
      <w:r>
        <w:rPr>
          <w:i/>
          <w:sz w:val="24"/>
        </w:rPr>
        <w:t>oh),</w:t>
      </w:r>
    </w:p>
    <w:p>
      <w:pPr>
        <w:pStyle w:val="Normal"/>
        <w:spacing w:lineRule="auto" w:line="240"/>
        <w:ind w:firstLine="284" w:start="284" w:end="0"/>
        <w:rPr/>
      </w:pPr>
      <w:r>
        <w:rPr>
          <w:sz w:val="24"/>
        </w:rPr>
        <w:t xml:space="preserve">approval </w:t>
      </w:r>
      <w:r>
        <w:rPr>
          <w:i/>
          <w:sz w:val="24"/>
        </w:rPr>
        <w:t>(bravo; hear, hear),</w:t>
      </w:r>
    </w:p>
    <w:p>
      <w:pPr>
        <w:pStyle w:val="Normal"/>
        <w:spacing w:lineRule="auto" w:line="240"/>
        <w:ind w:firstLine="284" w:start="284" w:end="0"/>
        <w:rPr/>
      </w:pPr>
      <w:r>
        <w:rPr>
          <w:sz w:val="24"/>
        </w:rPr>
        <w:t xml:space="preserve">contempt </w:t>
      </w:r>
      <w:r>
        <w:rPr>
          <w:i/>
          <w:sz w:val="24"/>
        </w:rPr>
        <w:t>(pooh, gosh, bosh, pah, bah, fie),</w:t>
      </w:r>
    </w:p>
    <w:p>
      <w:pPr>
        <w:pStyle w:val="Normal"/>
        <w:spacing w:lineRule="auto" w:line="240"/>
        <w:ind w:firstLine="284" w:start="284" w:end="0"/>
        <w:rPr/>
      </w:pPr>
      <w:r>
        <w:rPr>
          <w:sz w:val="24"/>
        </w:rPr>
        <w:t xml:space="preserve">triumph </w:t>
      </w:r>
      <w:r>
        <w:rPr>
          <w:i/>
          <w:sz w:val="24"/>
        </w:rPr>
        <w:t>(aha),</w:t>
      </w:r>
    </w:p>
    <w:p>
      <w:pPr>
        <w:pStyle w:val="Normal"/>
        <w:spacing w:lineRule="auto" w:line="240"/>
        <w:ind w:firstLine="284" w:start="284" w:end="0"/>
        <w:rPr/>
      </w:pPr>
      <w:r>
        <w:rPr>
          <w:sz w:val="24"/>
        </w:rPr>
        <w:t xml:space="preserve">impatience </w:t>
      </w:r>
      <w:r>
        <w:rPr>
          <w:i/>
          <w:sz w:val="24"/>
        </w:rPr>
        <w:t>(bother),</w:t>
      </w:r>
    </w:p>
    <w:p>
      <w:pPr>
        <w:pStyle w:val="Normal"/>
        <w:spacing w:lineRule="auto" w:line="240"/>
        <w:ind w:firstLine="284" w:start="284" w:end="0"/>
        <w:rPr/>
      </w:pPr>
      <w:r>
        <w:rPr>
          <w:sz w:val="24"/>
        </w:rPr>
        <w:t xml:space="preserve">anger </w:t>
      </w:r>
      <w:r>
        <w:rPr>
          <w:i/>
          <w:sz w:val="24"/>
        </w:rPr>
        <w:t>(damn),</w:t>
      </w:r>
    </w:p>
    <w:p>
      <w:pPr>
        <w:pStyle w:val="Normal"/>
        <w:spacing w:lineRule="auto" w:line="240"/>
        <w:ind w:firstLine="284" w:start="284" w:end="0"/>
        <w:rPr/>
      </w:pPr>
      <w:r>
        <w:rPr>
          <w:sz w:val="24"/>
        </w:rPr>
        <w:t xml:space="preserve">surprise or annoyance </w:t>
      </w:r>
      <w:r>
        <w:rPr>
          <w:i/>
          <w:sz w:val="24"/>
        </w:rPr>
        <w:t>(Goodness gracious, My God).</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Some interjections are used merely to attract attention</w:t>
      </w:r>
      <w:r>
        <w:rPr>
          <w:b/>
          <w:sz w:val="24"/>
        </w:rPr>
        <w:t xml:space="preserve"> </w:t>
      </w:r>
      <w:r>
        <w:rPr>
          <w:i/>
          <w:sz w:val="24"/>
        </w:rPr>
        <w:t>(hallo, hi,</w:t>
      </w:r>
      <w:r>
        <w:rPr>
          <w:b/>
          <w:i/>
          <w:sz w:val="24"/>
        </w:rPr>
        <w:t xml:space="preserve"> </w:t>
      </w:r>
      <w:r>
        <w:rPr>
          <w:i/>
          <w:sz w:val="24"/>
        </w:rPr>
        <w:t>hey, here).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Hallo!</w:t>
      </w:r>
      <w:r>
        <w:rPr>
          <w:sz w:val="24"/>
        </w:rPr>
        <w:t xml:space="preserve"> What’s happening now?</w:t>
      </w:r>
    </w:p>
    <w:p>
      <w:pPr>
        <w:pStyle w:val="Normal"/>
        <w:spacing w:lineRule="auto" w:line="240"/>
        <w:ind w:firstLine="284" w:start="284" w:end="0"/>
        <w:rPr/>
      </w:pPr>
      <w:r>
        <w:rPr>
          <w:i/>
          <w:sz w:val="24"/>
        </w:rPr>
        <w:t>Hey!</w:t>
      </w:r>
      <w:r>
        <w:rPr>
          <w:sz w:val="24"/>
        </w:rPr>
        <w:t xml:space="preserve"> Is anybody here?</w:t>
      </w:r>
    </w:p>
    <w:p>
      <w:pPr>
        <w:pStyle w:val="Normal"/>
        <w:spacing w:lineRule="auto" w:line="240"/>
        <w:ind w:firstLine="284" w:start="284" w:end="0"/>
        <w:rPr/>
      </w:pPr>
      <w:r>
        <w:rPr>
          <w:i/>
          <w:sz w:val="24"/>
        </w:rPr>
        <w:t>Oh dear!</w:t>
      </w:r>
      <w:r>
        <w:rPr>
          <w:sz w:val="24"/>
        </w:rPr>
        <w:t xml:space="preserve"> I’ve lost my pen.</w:t>
      </w:r>
    </w:p>
    <w:p>
      <w:pPr>
        <w:pStyle w:val="Normal"/>
        <w:spacing w:lineRule="auto" w:line="240"/>
        <w:ind w:firstLine="284" w:start="284" w:end="0"/>
        <w:rPr/>
      </w:pPr>
      <w:r>
        <w:rPr>
          <w:sz w:val="24"/>
        </w:rPr>
        <w:t>Mr. Smith is ill again. “</w:t>
      </w:r>
      <w:r>
        <w:rPr>
          <w:i/>
          <w:sz w:val="24"/>
        </w:rPr>
        <w:t>Dear me!</w:t>
      </w:r>
      <w:r>
        <w:rPr>
          <w:sz w:val="24"/>
        </w:rPr>
        <w:t xml:space="preserve"> I’m sorry to hear that.”</w:t>
      </w:r>
    </w:p>
    <w:p>
      <w:pPr>
        <w:pStyle w:val="Normal"/>
        <w:spacing w:lineRule="auto" w:line="240"/>
        <w:ind w:firstLine="284" w:start="284" w:end="0"/>
        <w:rPr/>
      </w:pPr>
      <w:r>
        <w:rPr>
          <w:i/>
          <w:sz w:val="24"/>
        </w:rPr>
        <w:t>Bother!</w:t>
      </w:r>
      <w:r>
        <w:rPr>
          <w:sz w:val="24"/>
        </w:rPr>
        <w:t xml:space="preserve"> I’ve missed my train!</w:t>
      </w:r>
    </w:p>
    <w:p>
      <w:pPr>
        <w:pStyle w:val="Normal"/>
        <w:spacing w:lineRule="auto" w:line="240"/>
        <w:ind w:firstLine="284" w:start="284" w:end="0"/>
        <w:rPr/>
      </w:pPr>
      <w:r>
        <w:rPr>
          <w:i/>
          <w:sz w:val="24"/>
        </w:rPr>
        <w:t>For goodness’ sake,</w:t>
      </w:r>
      <w:r>
        <w:rPr>
          <w:sz w:val="24"/>
        </w:rPr>
        <w:t xml:space="preserve"> stop misbehaving!</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The meaning of other interjections is very vague, they express emotion in general and the specific meaning depends either on the context, or the situation, or the tone with which they are pronounced. Thus </w:t>
      </w:r>
      <w:r>
        <w:rPr>
          <w:i/>
          <w:sz w:val="24"/>
        </w:rPr>
        <w:t>Oh</w:t>
      </w:r>
      <w:r>
        <w:rPr>
          <w:sz w:val="24"/>
        </w:rPr>
        <w:t xml:space="preserve"> may express surprise, joy, disappointment, anger, etc.</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Oh!</w:t>
      </w:r>
      <w:r>
        <w:rPr>
          <w:sz w:val="24"/>
        </w:rPr>
        <w:t xml:space="preserve"> Really? (surprise) </w:t>
      </w:r>
    </w:p>
    <w:p>
      <w:pPr>
        <w:pStyle w:val="Normal"/>
        <w:spacing w:lineRule="auto" w:line="240"/>
        <w:ind w:firstLine="284" w:start="284" w:end="0"/>
        <w:rPr/>
      </w:pPr>
      <w:r>
        <w:rPr>
          <w:i/>
          <w:sz w:val="24"/>
        </w:rPr>
        <w:t>Oh!</w:t>
      </w:r>
      <w:r>
        <w:rPr>
          <w:sz w:val="24"/>
        </w:rPr>
        <w:t xml:space="preserve"> How glad I am to see you. (joy) </w:t>
      </w:r>
    </w:p>
    <w:p>
      <w:pPr>
        <w:pStyle w:val="Normal"/>
        <w:spacing w:lineRule="auto" w:line="240"/>
        <w:ind w:firstLine="284" w:start="284" w:end="0"/>
        <w:rPr/>
      </w:pPr>
      <w:r>
        <w:rPr>
          <w:i/>
          <w:sz w:val="24"/>
        </w:rPr>
        <w:t>Oh!</w:t>
      </w:r>
      <w:r>
        <w:rPr>
          <w:sz w:val="24"/>
        </w:rPr>
        <w:t xml:space="preserve"> I’m sorry! (disappointment) </w:t>
      </w:r>
    </w:p>
    <w:p>
      <w:pPr>
        <w:pStyle w:val="Normal"/>
        <w:spacing w:lineRule="auto" w:line="240"/>
        <w:ind w:firstLine="284" w:start="284" w:end="0"/>
        <w:rPr/>
      </w:pPr>
      <w:r>
        <w:rPr>
          <w:i/>
          <w:sz w:val="24"/>
        </w:rPr>
        <w:t>Oh!</w:t>
      </w:r>
      <w:r>
        <w:rPr>
          <w:sz w:val="24"/>
        </w:rPr>
        <w:t xml:space="preserve"> Don’t be a stupid ass. (anger)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a rule they do not make part of a phrase, but there are some cases when interjections may be connected with a preposition plus a noun (pronoun)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We’ve done it. </w:t>
      </w:r>
      <w:r>
        <w:rPr>
          <w:i/>
          <w:sz w:val="24"/>
        </w:rPr>
        <w:t xml:space="preserve">Hurray for us! </w:t>
      </w:r>
    </w:p>
    <w:p>
      <w:pPr>
        <w:pStyle w:val="Normal"/>
        <w:spacing w:lineRule="auto" w:line="240"/>
        <w:ind w:firstLine="284" w:start="284" w:end="0"/>
        <w:rPr/>
      </w:pPr>
      <w:r>
        <w:rPr>
          <w:i/>
          <w:sz w:val="24"/>
        </w:rPr>
        <w:t>Alas for my hopes!</w:t>
      </w:r>
      <w:r>
        <w:rPr>
          <w:sz w:val="24"/>
        </w:rPr>
        <w:t xml:space="preserve">                           </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In these combinations the interjections acquire some verbal character.</w:t>
      </w:r>
    </w:p>
    <w:p>
      <w:pPr>
        <w:pStyle w:val="Normal"/>
        <w:spacing w:lineRule="auto" w:line="240"/>
        <w:ind w:firstLine="284" w:end="0"/>
        <w:rPr>
          <w:b/>
          <w:i/>
          <w:i/>
          <w:sz w:val="24"/>
        </w:rPr>
      </w:pPr>
      <w:r>
        <w:rPr>
          <w:b/>
          <w:i/>
          <w:sz w:val="24"/>
        </w:rPr>
      </w:r>
    </w:p>
    <w:p>
      <w:pPr>
        <w:pStyle w:val="Heading1"/>
        <w:rPr/>
      </w:pPr>
      <w:r>
        <w:rPr/>
        <w:t>Syntax</w:t>
      </w:r>
    </w:p>
    <w:p>
      <w:pPr>
        <w:pStyle w:val="Normal"/>
        <w:rPr/>
      </w:pPr>
      <w:r>
        <w:rPr/>
      </w:r>
    </w:p>
    <w:p>
      <w:pPr>
        <w:pStyle w:val="Heading7"/>
        <w:suppressAutoHyphens w:val="false"/>
        <w:rPr/>
      </w:pPr>
      <w:r>
        <w:rPr/>
        <w:t>INTRODUCTION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Syntax is the part of grammar which deals with sentences and combinability of words. The core of syntax is the study of the sentence. Syntax embraces on the one hand the structure of the sentence, that is, its components, their structure and the relations between these components, and on the other hand structural and communicative types of sentences.</w:t>
      </w:r>
    </w:p>
    <w:p>
      <w:pPr>
        <w:pStyle w:val="Normal"/>
        <w:spacing w:lineRule="auto" w:line="240"/>
        <w:ind w:firstLine="284" w:end="0"/>
        <w:rPr>
          <w:b/>
          <w:sz w:val="24"/>
        </w:rPr>
      </w:pPr>
      <w:r>
        <w:rPr>
          <w:b/>
          <w:sz w:val="24"/>
        </w:rPr>
      </w:r>
    </w:p>
    <w:p>
      <w:pPr>
        <w:pStyle w:val="Heading2"/>
        <w:rPr/>
      </w:pPr>
      <w:bookmarkStart w:id="87" w:name="__RefHeading___Toc5113026"/>
      <w:bookmarkEnd w:id="87"/>
      <w:r>
        <w:rPr/>
        <w:t>THE SENTENCE</w:t>
      </w:r>
    </w:p>
    <w:p>
      <w:pPr>
        <w:pStyle w:val="Normal"/>
        <w:spacing w:lineRule="auto" w:line="240"/>
        <w:ind w:firstLine="284" w:end="0"/>
        <w:rPr>
          <w:sz w:val="24"/>
        </w:rPr>
      </w:pPr>
      <w:r>
        <w:rPr>
          <w:sz w:val="24"/>
        </w:rPr>
      </w:r>
    </w:p>
    <w:p>
      <w:pPr>
        <w:pStyle w:val="Normal"/>
        <w:spacing w:lineRule="auto" w:line="240"/>
        <w:ind w:firstLine="284" w:end="0"/>
        <w:rPr/>
      </w:pPr>
      <w:r>
        <w:rPr>
          <w:b/>
          <w:sz w:val="24"/>
        </w:rPr>
        <w:t>§ 1.</w:t>
      </w:r>
      <w:r>
        <w:rPr>
          <w:sz w:val="24"/>
        </w:rPr>
        <w:t xml:space="preserve"> Anything that is said in the act of communication is called an utterance. Most utterances are sentences, although there are some which are not sentences and are called non-sentence utterances. Thus utterances fall into two groups: sentences and non-sentence utterances.</w:t>
      </w:r>
    </w:p>
    <w:p>
      <w:pPr>
        <w:pStyle w:val="Normal"/>
        <w:spacing w:lineRule="auto" w:line="240"/>
        <w:ind w:firstLine="284" w:end="0"/>
        <w:rPr>
          <w:sz w:val="24"/>
        </w:rPr>
      </w:pPr>
      <w:r>
        <w:rPr>
          <w:sz w:val="24"/>
        </w:rPr>
        <w:t>Sentences may be regarded from the point of view of their structure and their communicative value.</w:t>
      </w:r>
    </w:p>
    <w:p>
      <w:pPr>
        <w:pStyle w:val="Normal"/>
        <w:spacing w:lineRule="auto" w:line="240"/>
        <w:ind w:firstLine="284" w:end="0"/>
        <w:rPr>
          <w:b/>
          <w:sz w:val="24"/>
        </w:rPr>
      </w:pPr>
      <w:r>
        <w:rPr>
          <w:b/>
          <w:sz w:val="24"/>
        </w:rPr>
      </w:r>
    </w:p>
    <w:p>
      <w:pPr>
        <w:pStyle w:val="Heading3"/>
        <w:rPr/>
      </w:pPr>
      <w:bookmarkStart w:id="88" w:name="__RefHeading___Toc5113027"/>
      <w:bookmarkEnd w:id="88"/>
      <w:r>
        <w:rPr/>
        <w:t>Structural classification of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2.</w:t>
      </w:r>
      <w:r>
        <w:rPr>
          <w:sz w:val="24"/>
        </w:rPr>
        <w:t xml:space="preserve"> From the point of view of their structure, sentences can be:</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Simple</w:t>
      </w:r>
      <w:r>
        <w:rPr>
          <w:sz w:val="24"/>
        </w:rPr>
        <w:t xml:space="preserve"> or</w:t>
      </w:r>
      <w:r>
        <w:rPr>
          <w:b/>
          <w:sz w:val="24"/>
        </w:rPr>
        <w:t xml:space="preserve"> composite</w:t>
      </w:r>
      <w:r>
        <w:rPr>
          <w:sz w:val="24"/>
        </w:rPr>
        <w:t xml:space="preserve"> (compound and complex).</w:t>
      </w:r>
    </w:p>
    <w:p>
      <w:pPr>
        <w:pStyle w:val="Normal"/>
        <w:spacing w:lineRule="auto" w:line="240"/>
        <w:ind w:firstLine="284" w:end="0"/>
        <w:rPr/>
      </w:pPr>
      <w:r>
        <w:rPr>
          <w:sz w:val="24"/>
        </w:rPr>
        <w:t>2.</w:t>
      </w:r>
      <w:r>
        <w:rPr>
          <w:b/>
          <w:sz w:val="24"/>
        </w:rPr>
        <w:t xml:space="preserve"> Complete</w:t>
      </w:r>
      <w:r>
        <w:rPr>
          <w:sz w:val="24"/>
        </w:rPr>
        <w:t xml:space="preserve"> or</w:t>
      </w:r>
      <w:r>
        <w:rPr>
          <w:b/>
          <w:sz w:val="24"/>
        </w:rPr>
        <w:t xml:space="preserve"> incomplete</w:t>
      </w:r>
      <w:r>
        <w:rPr>
          <w:sz w:val="24"/>
        </w:rPr>
        <w:t xml:space="preserve"> (elliptical).</w:t>
      </w:r>
    </w:p>
    <w:p>
      <w:pPr>
        <w:pStyle w:val="Normal"/>
        <w:spacing w:lineRule="auto" w:line="240"/>
        <w:ind w:firstLine="284" w:end="0"/>
        <w:rPr/>
      </w:pPr>
      <w:r>
        <w:rPr>
          <w:sz w:val="24"/>
        </w:rPr>
        <w:t>3.</w:t>
      </w:r>
      <w:r>
        <w:rPr>
          <w:b/>
          <w:sz w:val="24"/>
        </w:rPr>
        <w:t xml:space="preserve"> Two-member</w:t>
      </w:r>
      <w:r>
        <w:rPr>
          <w:sz w:val="24"/>
        </w:rPr>
        <w:t xml:space="preserve"> (double-nucleus) or</w:t>
      </w:r>
      <w:r>
        <w:rPr>
          <w:b/>
          <w:sz w:val="24"/>
        </w:rPr>
        <w:t xml:space="preserve"> one-member</w:t>
      </w:r>
      <w:r>
        <w:rPr>
          <w:sz w:val="24"/>
        </w:rPr>
        <w:t xml:space="preserve"> (single-nucleus).</w:t>
      </w:r>
    </w:p>
    <w:p>
      <w:pPr>
        <w:pStyle w:val="Normal"/>
        <w:spacing w:lineRule="auto" w:line="240"/>
        <w:ind w:firstLine="284" w:end="0"/>
        <w:rPr>
          <w:sz w:val="24"/>
        </w:rPr>
      </w:pPr>
      <w:r>
        <w:rPr>
          <w:sz w:val="24"/>
        </w:rPr>
      </w:r>
    </w:p>
    <w:p>
      <w:pPr>
        <w:pStyle w:val="2"/>
        <w:suppressAutoHyphens w:val="false"/>
        <w:rPr/>
      </w:pPr>
      <w:r>
        <w:rPr/>
        <w:t>These three classifications are based on different approaches to the structural organisation of sentences and reflect its different aspects.</w:t>
      </w:r>
    </w:p>
    <w:p>
      <w:pPr>
        <w:pStyle w:val="Normal"/>
        <w:spacing w:lineRule="auto" w:line="240"/>
        <w:ind w:firstLine="284" w:end="0"/>
        <w:rPr/>
      </w:pPr>
      <w:r>
        <w:rPr>
          <w:sz w:val="24"/>
        </w:rPr>
        <w:t xml:space="preserve">The difference between the </w:t>
      </w:r>
      <w:r>
        <w:rPr>
          <w:spacing w:val="60"/>
          <w:sz w:val="24"/>
        </w:rPr>
        <w:t>simple sentence</w:t>
      </w:r>
      <w:r>
        <w:rPr>
          <w:sz w:val="24"/>
        </w:rPr>
        <w:t xml:space="preserve"> and the </w:t>
      </w:r>
      <w:r>
        <w:rPr>
          <w:spacing w:val="60"/>
          <w:sz w:val="24"/>
        </w:rPr>
        <w:t>composite sentence</w:t>
      </w:r>
      <w:r>
        <w:rPr>
          <w:sz w:val="24"/>
        </w:rPr>
        <w:t xml:space="preserve"> lies in the fact that the former contains only one subject-predicate unit and the latter more than one. Subject-predicate units that form composite sentences are called clauses.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Honesty is the best policy. (one subject-predicate unit) </w:t>
      </w:r>
    </w:p>
    <w:p>
      <w:pPr>
        <w:pStyle w:val="Normal"/>
        <w:spacing w:lineRule="auto" w:line="240"/>
        <w:ind w:firstLine="284" w:start="284" w:end="0"/>
        <w:rPr>
          <w:sz w:val="24"/>
        </w:rPr>
      </w:pPr>
      <w:r>
        <w:rPr>
          <w:sz w:val="24"/>
        </w:rPr>
        <w:t xml:space="preserve">Still waters run deep. (one subject-predicate unit) </w:t>
      </w:r>
    </w:p>
    <w:p>
      <w:pPr>
        <w:pStyle w:val="Normal"/>
        <w:spacing w:lineRule="auto" w:line="240"/>
        <w:ind w:firstLine="284" w:start="284" w:end="0"/>
        <w:rPr>
          <w:sz w:val="24"/>
        </w:rPr>
      </w:pPr>
      <w:r>
        <w:rPr>
          <w:sz w:val="24"/>
        </w:rPr>
        <w:t xml:space="preserve">You can take a horse to the water, but you cannot make him drink, (two subject-predicate units, or two </w:t>
      </w:r>
    </w:p>
    <w:p>
      <w:pPr>
        <w:pStyle w:val="Normal"/>
        <w:spacing w:lineRule="auto" w:line="240"/>
        <w:ind w:firstLine="284" w:start="284" w:end="0"/>
        <w:rPr>
          <w:sz w:val="24"/>
        </w:rPr>
      </w:pPr>
      <w:r>
        <w:rPr>
          <w:sz w:val="24"/>
        </w:rPr>
        <w:t xml:space="preserve">clauses) </w:t>
      </w:r>
    </w:p>
    <w:p>
      <w:pPr>
        <w:pStyle w:val="Normal"/>
        <w:spacing w:lineRule="auto" w:line="240"/>
        <w:ind w:firstLine="284" w:start="284" w:end="0"/>
        <w:rPr>
          <w:sz w:val="24"/>
        </w:rPr>
      </w:pPr>
      <w:r>
        <w:rPr>
          <w:sz w:val="24"/>
        </w:rPr>
        <w:t>You never know what you can do till you try. (three subject-predicate units, or three clauses)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difference between the compound and </w:t>
      </w:r>
      <w:r>
        <w:rPr>
          <w:spacing w:val="60"/>
          <w:sz w:val="24"/>
        </w:rPr>
        <w:t>complex sentence</w:t>
      </w:r>
      <w:r>
        <w:rPr>
          <w:sz w:val="24"/>
        </w:rPr>
        <w:t xml:space="preserve"> lies in the relations between the clauses that constitute them (see § 137, 138, 144).</w:t>
      </w:r>
    </w:p>
    <w:p>
      <w:pPr>
        <w:pStyle w:val="Normal"/>
        <w:spacing w:lineRule="auto" w:line="240"/>
        <w:ind w:firstLine="284" w:end="0"/>
        <w:rPr>
          <w:sz w:val="24"/>
        </w:rPr>
      </w:pPr>
      <w:r>
        <w:rPr>
          <w:sz w:val="24"/>
        </w:rPr>
      </w:r>
    </w:p>
    <w:p>
      <w:pPr>
        <w:pStyle w:val="Normal"/>
        <w:spacing w:lineRule="auto" w:line="240"/>
        <w:ind w:firstLine="284" w:end="0"/>
        <w:rPr/>
      </w:pPr>
      <w:r>
        <w:rPr>
          <w:spacing w:val="60"/>
          <w:sz w:val="24"/>
        </w:rPr>
        <w:t>Complete</w:t>
      </w:r>
      <w:r>
        <w:rPr>
          <w:sz w:val="24"/>
        </w:rPr>
        <w:t xml:space="preserve"> and </w:t>
      </w:r>
      <w:r>
        <w:rPr>
          <w:spacing w:val="60"/>
          <w:sz w:val="24"/>
        </w:rPr>
        <w:t xml:space="preserve">incomplete (or elliptical) sentences </w:t>
      </w:r>
      <w:r>
        <w:rPr>
          <w:sz w:val="24"/>
        </w:rPr>
        <w:t>are distinguished by the presence or absence of word-forms in the principal positions of two-member sentences.</w:t>
      </w:r>
    </w:p>
    <w:p>
      <w:pPr>
        <w:pStyle w:val="Normal"/>
        <w:spacing w:lineRule="auto" w:line="240"/>
        <w:ind w:firstLine="284" w:end="0"/>
        <w:rPr>
          <w:sz w:val="24"/>
        </w:rPr>
      </w:pPr>
      <w:r>
        <w:rPr>
          <w:sz w:val="24"/>
        </w:rPr>
        <w:t>In a complete sentence both the principal positions are filled with word-forms.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When did you arrive? </w:t>
      </w:r>
    </w:p>
    <w:p>
      <w:pPr>
        <w:pStyle w:val="Normal"/>
        <w:spacing w:lineRule="auto" w:line="240"/>
        <w:ind w:firstLine="284" w:start="284" w:end="0"/>
        <w:rPr>
          <w:sz w:val="24"/>
        </w:rPr>
      </w:pPr>
      <w:r>
        <w:rPr>
          <w:sz w:val="24"/>
        </w:rPr>
        <w:t>I came straight here.</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In an incomplete (elliptical) sentence one or both of the main posi</w:t>
        <w:softHyphen/>
        <w:t>tions are not filled, but can be easily supplied as it is clear from the context what is missing.</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Cheerful, aren’t you?</w:t>
      </w:r>
    </w:p>
    <w:p>
      <w:pPr>
        <w:pStyle w:val="Normal"/>
        <w:spacing w:lineRule="auto" w:line="240"/>
        <w:ind w:firstLine="284" w:start="284" w:end="0"/>
        <w:rPr>
          <w:sz w:val="24"/>
        </w:rPr>
      </w:pPr>
      <w:r>
        <w:rPr>
          <w:sz w:val="24"/>
        </w:rPr>
        <w:t>Ready?</w:t>
      </w:r>
    </w:p>
    <w:p>
      <w:pPr>
        <w:pStyle w:val="Normal"/>
        <w:spacing w:lineRule="auto" w:line="240"/>
        <w:ind w:firstLine="284" w:start="284" w:end="0"/>
        <w:rPr>
          <w:sz w:val="24"/>
        </w:rPr>
      </w:pPr>
      <w:r>
        <w:rPr>
          <w:sz w:val="24"/>
        </w:rPr>
        <w:t>Could’ve been professional.</w:t>
      </w:r>
    </w:p>
    <w:p>
      <w:pPr>
        <w:pStyle w:val="Normal"/>
        <w:spacing w:lineRule="auto" w:line="240"/>
        <w:ind w:firstLine="284" w:start="284" w:end="0"/>
        <w:rPr>
          <w:sz w:val="24"/>
        </w:rPr>
      </w:pPr>
      <w:r>
        <w:rPr>
          <w:sz w:val="24"/>
        </w:rPr>
        <w:t>Wrong again.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Elliptical sentences are typical of conversational English. One-member and two-member sentences are distinguished by the num</w:t>
        <w:softHyphen/>
        <w:t>ber of principal parts (positions) they contain: two-member sentences have two main parts - the subject and the predicate, while one-member sen</w:t>
        <w:softHyphen/>
        <w:t>tences have only one principal part, which is neither the subject nor the predicate.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Two-member sentences:</w:t>
      </w:r>
    </w:p>
    <w:p>
      <w:pPr>
        <w:pStyle w:val="Normal"/>
        <w:spacing w:lineRule="auto" w:line="240"/>
        <w:ind w:firstLine="284" w:end="0"/>
        <w:rPr>
          <w:b/>
          <w:sz w:val="24"/>
        </w:rPr>
      </w:pPr>
      <w:r>
        <w:rPr>
          <w:b/>
          <w:sz w:val="24"/>
        </w:rPr>
      </w:r>
    </w:p>
    <w:p>
      <w:pPr>
        <w:pStyle w:val="Normal"/>
        <w:spacing w:lineRule="auto" w:line="240"/>
        <w:ind w:firstLine="284" w:start="284" w:end="0"/>
        <w:rPr>
          <w:sz w:val="24"/>
        </w:rPr>
      </w:pPr>
      <w:r>
        <w:rPr>
          <w:sz w:val="24"/>
        </w:rPr>
        <w:t xml:space="preserve">The magpie flew off. </w:t>
      </w:r>
    </w:p>
    <w:p>
      <w:pPr>
        <w:pStyle w:val="Normal"/>
        <w:spacing w:lineRule="auto" w:line="240"/>
        <w:ind w:firstLine="284" w:start="284" w:end="0"/>
        <w:rPr>
          <w:sz w:val="24"/>
        </w:rPr>
      </w:pPr>
      <w:r>
        <w:rPr>
          <w:sz w:val="24"/>
        </w:rPr>
        <w:t>We are going to my house now.</w:t>
      </w:r>
    </w:p>
    <w:p>
      <w:pPr>
        <w:pStyle w:val="Normal"/>
        <w:spacing w:lineRule="auto" w:line="240"/>
        <w:ind w:firstLine="284" w:start="284" w:end="0"/>
        <w:rPr>
          <w:b/>
          <w:sz w:val="24"/>
        </w:rPr>
      </w:pPr>
      <w:r>
        <w:rPr>
          <w:b/>
          <w:sz w:val="24"/>
        </w:rPr>
      </w:r>
    </w:p>
    <w:p>
      <w:pPr>
        <w:pStyle w:val="Normal"/>
        <w:spacing w:lineRule="auto" w:line="240"/>
        <w:ind w:firstLine="284" w:end="0"/>
        <w:rPr>
          <w:b/>
          <w:sz w:val="24"/>
        </w:rPr>
      </w:pPr>
      <w:r>
        <w:rPr>
          <w:b/>
          <w:sz w:val="24"/>
        </w:rPr>
        <w:t>One-member sentences:</w:t>
      </w:r>
    </w:p>
    <w:p>
      <w:pPr>
        <w:pStyle w:val="Normal"/>
        <w:spacing w:lineRule="auto" w:line="240"/>
        <w:ind w:firstLine="284" w:end="0"/>
        <w:rPr>
          <w:b/>
          <w:sz w:val="24"/>
        </w:rPr>
      </w:pPr>
      <w:r>
        <w:rPr>
          <w:b/>
          <w:sz w:val="24"/>
        </w:rPr>
      </w:r>
    </w:p>
    <w:p>
      <w:pPr>
        <w:pStyle w:val="Normal"/>
        <w:spacing w:lineRule="auto" w:line="240"/>
        <w:ind w:firstLine="284" w:start="284" w:end="0"/>
        <w:rPr>
          <w:sz w:val="24"/>
        </w:rPr>
      </w:pPr>
      <w:r>
        <w:rPr>
          <w:sz w:val="24"/>
        </w:rPr>
        <w:t>An old park.</w:t>
      </w:r>
    </w:p>
    <w:p>
      <w:pPr>
        <w:pStyle w:val="Normal"/>
        <w:spacing w:lineRule="auto" w:line="240"/>
        <w:ind w:firstLine="284" w:start="284" w:end="0"/>
        <w:rPr>
          <w:sz w:val="24"/>
        </w:rPr>
      </w:pPr>
      <w:r>
        <w:rPr>
          <w:sz w:val="24"/>
        </w:rPr>
        <w:t>Mid-summer.</w:t>
      </w:r>
    </w:p>
    <w:p>
      <w:pPr>
        <w:pStyle w:val="Normal"/>
        <w:spacing w:lineRule="auto" w:line="240"/>
        <w:ind w:firstLine="284" w:start="284" w:end="0"/>
        <w:rPr>
          <w:sz w:val="24"/>
        </w:rPr>
      </w:pPr>
      <w:r>
        <w:rPr>
          <w:sz w:val="24"/>
        </w:rPr>
        <w:t>Low tide, dusty water.</w:t>
      </w:r>
    </w:p>
    <w:p>
      <w:pPr>
        <w:pStyle w:val="Normal"/>
        <w:spacing w:lineRule="auto" w:line="240"/>
        <w:ind w:firstLine="284" w:start="284" w:end="0"/>
        <w:rPr>
          <w:sz w:val="24"/>
        </w:rPr>
      </w:pPr>
      <w:r>
        <w:rPr>
          <w:sz w:val="24"/>
        </w:rPr>
        <w:t>To live alone in this abandoned house!</w:t>
      </w:r>
    </w:p>
    <w:p>
      <w:pPr>
        <w:pStyle w:val="Normal"/>
        <w:spacing w:lineRule="auto" w:line="240"/>
        <w:ind w:firstLine="284" w:end="0"/>
        <w:rPr>
          <w:sz w:val="24"/>
        </w:rPr>
      </w:pPr>
      <w:r>
        <w:rPr>
          <w:sz w:val="24"/>
        </w:rPr>
      </w:r>
    </w:p>
    <w:p>
      <w:pPr>
        <w:pStyle w:val="Heading2"/>
        <w:rPr/>
      </w:pPr>
      <w:bookmarkStart w:id="89" w:name="__RefHeading___Toc5113028"/>
      <w:r>
        <w:rPr/>
        <w:t>THE SIMPLE SENTENCE</w:t>
      </w:r>
      <w:bookmarkEnd w:id="89"/>
      <w:r>
        <w:rPr/>
        <w:t xml:space="preserve"> </w:t>
      </w:r>
    </w:p>
    <w:p>
      <w:pPr>
        <w:pStyle w:val="Normal"/>
        <w:spacing w:lineRule="auto" w:line="240"/>
        <w:ind w:firstLine="284" w:end="0"/>
        <w:rPr>
          <w:sz w:val="24"/>
        </w:rPr>
      </w:pPr>
      <w:r>
        <w:rPr>
          <w:sz w:val="24"/>
        </w:rPr>
      </w:r>
    </w:p>
    <w:p>
      <w:pPr>
        <w:pStyle w:val="Heading3"/>
        <w:rPr/>
      </w:pPr>
      <w:bookmarkStart w:id="90" w:name="__RefHeading___Toc5113029"/>
      <w:bookmarkEnd w:id="90"/>
      <w:r>
        <w:rPr/>
        <w:t>Two-member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3.</w:t>
      </w:r>
      <w:r>
        <w:rPr>
          <w:sz w:val="24"/>
        </w:rPr>
        <w:t xml:space="preserve"> The basic pattern of a simple sentence in English is one </w:t>
      </w:r>
      <w:r>
        <w:rPr>
          <w:i/>
          <w:sz w:val="24"/>
        </w:rPr>
        <w:t>subject-predicate unit,</w:t>
      </w:r>
      <w:r>
        <w:rPr>
          <w:sz w:val="24"/>
        </w:rPr>
        <w:t xml:space="preserve"> that is, it has two main (principal) positions: those of the subject and of the predicate. It is the pattern of a two-member sentence. There are several variations of this basic pattern, depending mainly on the kind of verb occupying the predicate position. The verb in the predicate position may be intransitive, transitive, ditransitive or a link verb.</w:t>
      </w:r>
    </w:p>
    <w:p>
      <w:pPr>
        <w:pStyle w:val="Normal"/>
        <w:spacing w:lineRule="auto" w:line="240"/>
        <w:ind w:firstLine="284" w:end="0"/>
        <w:rPr>
          <w:sz w:val="24"/>
        </w:rPr>
      </w:pPr>
      <w:r>
        <w:rPr>
          <w:sz w:val="24"/>
        </w:rPr>
        <w:t>Here are the main variants of the fundamental (basic) pattern: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John ran.</w:t>
      </w:r>
    </w:p>
    <w:p>
      <w:pPr>
        <w:pStyle w:val="Normal"/>
        <w:spacing w:lineRule="auto" w:line="240"/>
        <w:ind w:firstLine="284" w:end="0"/>
        <w:rPr>
          <w:sz w:val="24"/>
        </w:rPr>
      </w:pPr>
      <w:r>
        <w:rPr>
          <w:sz w:val="24"/>
        </w:rPr>
        <w:t>2. John is a student.</w:t>
      </w:r>
    </w:p>
    <w:p>
      <w:pPr>
        <w:pStyle w:val="Normal"/>
        <w:spacing w:lineRule="auto" w:line="240"/>
        <w:ind w:firstLine="284" w:end="0"/>
        <w:rPr>
          <w:sz w:val="24"/>
        </w:rPr>
      </w:pPr>
      <w:r>
        <w:rPr>
          <w:sz w:val="24"/>
        </w:rPr>
        <w:t>3. John is clever.</w:t>
      </w:r>
    </w:p>
    <w:p>
      <w:pPr>
        <w:pStyle w:val="Normal"/>
        <w:spacing w:lineRule="auto" w:line="240"/>
        <w:ind w:firstLine="284" w:end="0"/>
        <w:rPr>
          <w:sz w:val="24"/>
        </w:rPr>
      </w:pPr>
      <w:r>
        <w:rPr>
          <w:sz w:val="24"/>
        </w:rPr>
        <w:t>4. John learned French.</w:t>
      </w:r>
    </w:p>
    <w:p>
      <w:pPr>
        <w:pStyle w:val="Normal"/>
        <w:spacing w:lineRule="auto" w:line="240"/>
        <w:ind w:firstLine="284" w:end="0"/>
        <w:rPr/>
      </w:pPr>
      <w:r>
        <w:rPr/>
        <w:t xml:space="preserve">5. John gives Mary his books. </w:t>
      </w:r>
    </w:p>
    <w:tbl>
      <w:tblPr>
        <w:tblW w:w="10732" w:type="dxa"/>
        <w:jc w:val="start"/>
        <w:tblInd w:w="250" w:type="dxa"/>
        <w:tblLayout w:type="fixed"/>
        <w:tblCellMar>
          <w:top w:w="0" w:type="dxa"/>
          <w:start w:w="108" w:type="dxa"/>
          <w:bottom w:w="0" w:type="dxa"/>
          <w:end w:w="108" w:type="dxa"/>
        </w:tblCellMar>
      </w:tblPr>
      <w:tblGrid>
        <w:gridCol w:w="1559"/>
        <w:gridCol w:w="9173"/>
      </w:tblGrid>
      <w:tr>
        <w:trPr/>
        <w:tc>
          <w:tcPr>
            <w:tcW w:w="1559" w:type="dxa"/>
            <w:tcBorders/>
          </w:tcPr>
          <w:p>
            <w:pPr>
              <w:pStyle w:val="Normal"/>
              <w:snapToGrid w:val="false"/>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0" allowOverlap="1" relativeHeight="240">
                      <wp:simplePos x="0" y="0"/>
                      <wp:positionH relativeFrom="margin">
                        <wp:posOffset>920115</wp:posOffset>
                      </wp:positionH>
                      <wp:positionV relativeFrom="paragraph">
                        <wp:posOffset>212090</wp:posOffset>
                      </wp:positionV>
                      <wp:extent cx="182880" cy="0"/>
                      <wp:effectExtent l="0" t="5080" r="0" b="5080"/>
                      <wp:wrapNone/>
                      <wp:docPr id="226"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16.7pt" to="86.8pt,16.7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41">
                      <wp:simplePos x="0" y="0"/>
                      <wp:positionH relativeFrom="margin">
                        <wp:posOffset>920115</wp:posOffset>
                      </wp:positionH>
                      <wp:positionV relativeFrom="paragraph">
                        <wp:posOffset>29210</wp:posOffset>
                      </wp:positionV>
                      <wp:extent cx="182880" cy="182880"/>
                      <wp:effectExtent l="3810" t="3810" r="3810" b="3810"/>
                      <wp:wrapNone/>
                      <wp:docPr id="227" name=""/>
                      <a:graphic xmlns:a="http://schemas.openxmlformats.org/drawingml/2006/main">
                        <a:graphicData uri="http://schemas.microsoft.com/office/word/2010/wordprocessingShape">
                          <wps:wsp>
                            <wps:cNvSpPr/>
                            <wps:spPr>
                              <a:xfrm flipH="1">
                                <a:off x="0" y="0"/>
                                <a:ext cx="18288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2.3pt" to="86.8pt,16.65pt" stroked="t" o:allowincell="f" style="position:absolute;flip:x;mso-position-horizontal-relative:margin">
                      <v:stroke color="black" weight="9360" joinstyle="miter" endcap="flat"/>
                      <v:fill o:detectmouseclick="t" on="false"/>
                      <w10:wrap type="none"/>
                    </v:line>
                  </w:pict>
                </mc:Fallback>
              </mc:AlternateContent>
            </w:r>
          </w:p>
          <w:p>
            <w:pPr>
              <w:pStyle w:val="Normal"/>
              <w:spacing w:lineRule="auto" w:line="240"/>
              <w:ind w:hanging="0" w:end="0"/>
              <w:rPr>
                <w:sz w:val="24"/>
                <w:lang w:val="ru-RU"/>
              </w:rPr>
            </w:pPr>
            <w:r>
              <w:rPr>
                <w:sz w:val="24"/>
              </w:rPr>
              <w:t>6. John lives</w:t>
            </w:r>
          </w:p>
        </w:tc>
        <w:tc>
          <w:tcPr>
            <w:tcW w:w="9173" w:type="dxa"/>
            <w:tcBorders/>
          </w:tcPr>
          <w:p>
            <w:pPr>
              <w:pStyle w:val="Normal"/>
              <w:spacing w:lineRule="auto" w:line="240"/>
              <w:ind w:hanging="0" w:end="0"/>
              <w:jc w:val="start"/>
              <w:rPr>
                <w:sz w:val="24"/>
              </w:rPr>
            </w:pPr>
            <w:r>
              <w:rPr>
                <w:sz w:val="24"/>
              </w:rPr>
              <w:t>in London.</w:t>
            </w:r>
          </w:p>
          <w:p>
            <w:pPr>
              <w:pStyle w:val="Normal"/>
              <w:spacing w:lineRule="auto" w:line="240"/>
              <w:ind w:hanging="0" w:end="0"/>
              <w:jc w:val="start"/>
              <w:rPr>
                <w:sz w:val="24"/>
                <w:lang w:val="ru-RU"/>
              </w:rPr>
            </w:pPr>
            <w:r>
              <w:rPr>
                <w:sz w:val="24"/>
              </w:rPr>
              <w:t>there</w:t>
            </w:r>
          </w:p>
        </w:tc>
      </w:tr>
    </w:tbl>
    <w:p>
      <w:pPr>
        <w:pStyle w:val="Normal"/>
        <w:spacing w:lineRule="auto" w:line="240"/>
        <w:ind w:firstLine="284" w:end="0"/>
        <w:rPr>
          <w:sz w:val="24"/>
        </w:rPr>
      </w:pPr>
      <w:r>
        <w:rPr>
          <w:sz w:val="24"/>
        </w:rPr>
        <w:t>7. We found John guilty.</w:t>
      </w:r>
    </w:p>
    <w:p>
      <w:pPr>
        <w:pStyle w:val="Normal"/>
        <w:spacing w:lineRule="auto" w:line="240"/>
        <w:ind w:firstLine="284" w:end="0"/>
        <w:rPr>
          <w:sz w:val="24"/>
        </w:rPr>
      </w:pPr>
      <w:r>
        <w:rPr>
          <w:sz w:val="24"/>
        </w:rPr>
        <w:t>8. We found John a bore.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basic pattern may be  </w:t>
      </w:r>
      <w:r>
        <w:rPr>
          <w:spacing w:val="60"/>
          <w:sz w:val="24"/>
        </w:rPr>
        <w:t>unextended</w:t>
      </w:r>
      <w:r>
        <w:rPr>
          <w:sz w:val="24"/>
        </w:rPr>
        <w:t xml:space="preserve"> or </w:t>
      </w:r>
      <w:r>
        <w:rPr>
          <w:spacing w:val="60"/>
          <w:sz w:val="24"/>
        </w:rPr>
        <w:t>extended</w:t>
      </w:r>
      <w:r>
        <w:rPr>
          <w:sz w:val="24"/>
        </w:rPr>
        <w:t xml:space="preserve">. </w:t>
      </w:r>
    </w:p>
    <w:p>
      <w:pPr>
        <w:pStyle w:val="Normal"/>
        <w:spacing w:lineRule="auto" w:line="240"/>
        <w:ind w:firstLine="284" w:end="0"/>
        <w:rPr/>
      </w:pPr>
      <w:r>
        <w:rPr>
          <w:sz w:val="24"/>
        </w:rPr>
        <w:t>An</w:t>
      </w:r>
      <w:r>
        <w:rPr>
          <w:b/>
          <w:sz w:val="24"/>
        </w:rPr>
        <w:t xml:space="preserve"> unextended</w:t>
      </w:r>
      <w:r>
        <w:rPr>
          <w:sz w:val="24"/>
        </w:rPr>
        <w:t xml:space="preserve"> sentence contains two main positions of the basic pattern, that of the subject and tlie predicate.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Mary laughed. </w:t>
      </w:r>
    </w:p>
    <w:p>
      <w:pPr>
        <w:pStyle w:val="Normal"/>
        <w:spacing w:lineRule="auto" w:line="240"/>
        <w:ind w:firstLine="284" w:start="284" w:end="0"/>
        <w:rPr>
          <w:sz w:val="24"/>
        </w:rPr>
      </w:pPr>
      <w:r>
        <w:rPr>
          <w:sz w:val="24"/>
        </w:rPr>
        <w:t xml:space="preserve">Mary is a doctor. </w:t>
      </w:r>
    </w:p>
    <w:p>
      <w:pPr>
        <w:pStyle w:val="Normal"/>
        <w:spacing w:lineRule="auto" w:line="240"/>
        <w:ind w:firstLine="284" w:start="284" w:end="0"/>
        <w:rPr>
          <w:sz w:val="24"/>
        </w:rPr>
      </w:pPr>
      <w:r>
        <w:rPr>
          <w:sz w:val="24"/>
        </w:rPr>
        <w:t>Mary is happy.</w:t>
      </w:r>
    </w:p>
    <w:p>
      <w:pPr>
        <w:pStyle w:val="Normal"/>
        <w:spacing w:lineRule="auto" w:line="240"/>
        <w:ind w:firstLine="284" w:end="0"/>
        <w:rPr>
          <w:sz w:val="24"/>
        </w:rPr>
      </w:pPr>
      <w:r>
        <w:rPr>
          <w:sz w:val="24"/>
        </w:rPr>
      </w:r>
    </w:p>
    <w:p>
      <w:pPr>
        <w:pStyle w:val="Normal"/>
        <w:spacing w:lineRule="auto" w:line="240"/>
        <w:ind w:firstLine="284" w:end="0"/>
        <w:rPr/>
      </w:pPr>
      <w:r>
        <w:rPr>
          <w:sz w:val="24"/>
        </w:rPr>
        <w:t>An extended sentence may contain various</w:t>
      </w:r>
      <w:r>
        <w:rPr>
          <w:b/>
          <w:sz w:val="24"/>
        </w:rPr>
        <w:t xml:space="preserve"> optional</w:t>
      </w:r>
      <w:r>
        <w:rPr>
          <w:sz w:val="24"/>
        </w:rPr>
        <w:t xml:space="preserve"> elements (including attributes, certain kinds of prepositional objects and adverbial modifiers).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John ran quickly to me.</w:t>
      </w:r>
    </w:p>
    <w:p>
      <w:pPr>
        <w:pStyle w:val="Normal"/>
        <w:spacing w:lineRule="auto" w:line="240"/>
        <w:ind w:firstLine="284" w:start="284" w:end="0"/>
        <w:rPr>
          <w:sz w:val="24"/>
        </w:rPr>
      </w:pPr>
      <w:r>
        <w:rPr>
          <w:sz w:val="24"/>
        </w:rPr>
        <w:t>My friend John is a very kind student.</w:t>
      </w:r>
    </w:p>
    <w:p>
      <w:pPr>
        <w:pStyle w:val="Normal"/>
        <w:spacing w:lineRule="auto" w:line="240"/>
        <w:ind w:firstLine="284" w:start="284" w:end="0"/>
        <w:rPr>
          <w:sz w:val="24"/>
        </w:rPr>
      </w:pPr>
      <w:r>
        <w:rPr>
          <w:sz w:val="24"/>
        </w:rPr>
        <w:t>Mary laughed heartily at the joke.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Obligatory extending elements are those which </w:t>
      </w:r>
      <w:r>
        <w:rPr>
          <w:spacing w:val="60"/>
          <w:sz w:val="24"/>
        </w:rPr>
        <w:t>complete</w:t>
      </w:r>
      <w:r>
        <w:rPr>
          <w:sz w:val="24"/>
        </w:rPr>
        <w:t xml:space="preserve"> the meaning of other words, usually verbs, or pronouns, which without them make no or little sense. Therefore obligatory elements are called </w:t>
      </w:r>
      <w:r>
        <w:rPr>
          <w:spacing w:val="60"/>
          <w:sz w:val="24"/>
        </w:rPr>
        <w:t>complements.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John learned French. (the meaning of “learned” is incomplete without the object “French”)</w:t>
      </w:r>
    </w:p>
    <w:p>
      <w:pPr>
        <w:pStyle w:val="Normal"/>
        <w:spacing w:lineRule="auto" w:line="240"/>
        <w:ind w:firstLine="284" w:start="284" w:end="0"/>
        <w:rPr>
          <w:sz w:val="24"/>
        </w:rPr>
      </w:pPr>
      <w:r>
        <w:rPr>
          <w:sz w:val="24"/>
        </w:rPr>
        <w:t xml:space="preserve">John gives Mary his books. (the meaning of “gives Mary” conveys different meaning without the object </w:t>
      </w:r>
    </w:p>
    <w:p>
      <w:pPr>
        <w:pStyle w:val="Normal"/>
        <w:spacing w:lineRule="auto" w:line="240"/>
        <w:ind w:firstLine="284" w:start="284" w:end="0"/>
        <w:rPr>
          <w:sz w:val="24"/>
        </w:rPr>
      </w:pPr>
      <w:r>
        <w:rPr>
          <w:sz w:val="24"/>
        </w:rPr>
        <w:t>“</w:t>
      </w:r>
      <w:r>
        <w:rPr>
          <w:sz w:val="24"/>
        </w:rPr>
        <w:t>his books”)</w:t>
      </w:r>
    </w:p>
    <w:p>
      <w:pPr>
        <w:pStyle w:val="Normal"/>
        <w:spacing w:lineRule="auto" w:line="240"/>
        <w:ind w:firstLine="284" w:start="284" w:end="0"/>
        <w:rPr>
          <w:sz w:val="24"/>
        </w:rPr>
      </w:pPr>
      <w:r>
        <w:rPr>
          <w:sz w:val="24"/>
        </w:rPr>
        <w:t>John lives in London, (the meaning of “lives” is incomplete without an adverbial of place)</w:t>
      </w:r>
    </w:p>
    <w:p>
      <w:pPr>
        <w:pStyle w:val="Normal"/>
        <w:spacing w:lineRule="auto" w:line="240"/>
        <w:ind w:firstLine="284" w:start="284" w:end="0"/>
        <w:rPr>
          <w:sz w:val="24"/>
        </w:rPr>
      </w:pPr>
      <w:r>
        <w:rPr>
          <w:sz w:val="24"/>
        </w:rPr>
      </w:r>
    </w:p>
    <w:p>
      <w:pPr>
        <w:pStyle w:val="Heading3"/>
        <w:rPr/>
      </w:pPr>
      <w:bookmarkStart w:id="91" w:name="__RefHeading___Toc5113030"/>
      <w:bookmarkEnd w:id="91"/>
      <w:r>
        <w:rPr/>
        <w:t>One-member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4.</w:t>
      </w:r>
      <w:r>
        <w:rPr>
          <w:sz w:val="24"/>
        </w:rPr>
        <w:t xml:space="preserve"> One-member sentences in English are of two types:</w:t>
      </w:r>
      <w:r>
        <w:rPr>
          <w:b/>
          <w:sz w:val="24"/>
        </w:rPr>
        <w:t xml:space="preserve"> nominal sentences</w:t>
      </w:r>
      <w:r>
        <w:rPr>
          <w:sz w:val="24"/>
        </w:rPr>
        <w:t xml:space="preserve"> and</w:t>
      </w:r>
      <w:r>
        <w:rPr>
          <w:b/>
          <w:sz w:val="24"/>
        </w:rPr>
        <w:t xml:space="preserve"> verbal sentences.</w:t>
      </w:r>
    </w:p>
    <w:p>
      <w:pPr>
        <w:pStyle w:val="Normal"/>
        <w:spacing w:lineRule="auto" w:line="240"/>
        <w:ind w:firstLine="284" w:end="0"/>
        <w:rPr/>
      </w:pPr>
      <w:r>
        <w:rPr>
          <w:spacing w:val="60"/>
          <w:sz w:val="24"/>
        </w:rPr>
        <w:t>Nominal sentences</w:t>
      </w:r>
      <w:r>
        <w:rPr>
          <w:sz w:val="24"/>
        </w:rPr>
        <w:t xml:space="preserve"> are those in which the principal part is expressed by a noun. They state the existence of the things expressed by them. They are typical of descriptions.</w:t>
      </w:r>
    </w:p>
    <w:p>
      <w:pPr>
        <w:pStyle w:val="Normal"/>
        <w:spacing w:lineRule="auto" w:line="240"/>
        <w:ind w:firstLine="284" w:end="0"/>
        <w:rPr>
          <w:sz w:val="24"/>
        </w:rPr>
      </w:pPr>
      <w:r>
        <w:rPr>
          <w:sz w:val="24"/>
        </w:rPr>
      </w:r>
    </w:p>
    <w:p>
      <w:pPr>
        <w:pStyle w:val="2"/>
        <w:suppressAutoHyphens w:val="false"/>
        <w:rPr/>
      </w:pPr>
      <w:r>
        <w:rPr>
          <w:spacing w:val="60"/>
        </w:rPr>
        <w:t>Nominal sentences</w:t>
      </w:r>
      <w:r>
        <w:rPr/>
        <w:t xml:space="preserve"> may be: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w:t>
      </w:r>
      <w:r>
        <w:rPr>
          <w:spacing w:val="60"/>
          <w:sz w:val="24"/>
        </w:rPr>
        <w:t>unextended.</w:t>
      </w:r>
    </w:p>
    <w:p>
      <w:pPr>
        <w:pStyle w:val="Normal"/>
        <w:spacing w:lineRule="auto" w:line="240"/>
        <w:ind w:firstLine="284" w:start="568" w:end="0"/>
        <w:rPr>
          <w:sz w:val="24"/>
        </w:rPr>
      </w:pPr>
      <w:r>
        <w:rPr>
          <w:sz w:val="24"/>
        </w:rPr>
        <w:t>Silence. Summer. Midnight.</w:t>
      </w:r>
    </w:p>
    <w:p>
      <w:pPr>
        <w:pStyle w:val="Normal"/>
        <w:spacing w:lineRule="auto" w:line="240"/>
        <w:ind w:firstLine="284" w:start="284" w:end="0"/>
        <w:rPr>
          <w:sz w:val="24"/>
        </w:rPr>
      </w:pPr>
      <w:r>
        <w:rPr>
          <w:sz w:val="24"/>
        </w:rPr>
      </w:r>
    </w:p>
    <w:p>
      <w:pPr>
        <w:pStyle w:val="2"/>
        <w:suppressAutoHyphens w:val="false"/>
        <w:ind w:start="284" w:end="0"/>
        <w:rPr/>
      </w:pPr>
      <w:r>
        <w:rPr/>
        <w:t>b) e x t e n d e d.</w:t>
      </w:r>
    </w:p>
    <w:p>
      <w:pPr>
        <w:pStyle w:val="Normal"/>
        <w:spacing w:lineRule="auto" w:line="240"/>
        <w:ind w:firstLine="284" w:start="568" w:end="0"/>
        <w:rPr>
          <w:sz w:val="24"/>
        </w:rPr>
      </w:pPr>
      <w:r>
        <w:rPr>
          <w:sz w:val="24"/>
        </w:rPr>
        <w:t>Dusk - of a summer night.</w:t>
      </w:r>
    </w:p>
    <w:p>
      <w:pPr>
        <w:pStyle w:val="Normal"/>
        <w:spacing w:lineRule="auto" w:line="240"/>
        <w:ind w:firstLine="284" w:start="568" w:end="0"/>
        <w:rPr>
          <w:sz w:val="24"/>
        </w:rPr>
      </w:pPr>
      <w:r>
        <w:rPr>
          <w:sz w:val="24"/>
        </w:rPr>
        <w:t>The grass, this good, soft, lush grass.</w:t>
      </w:r>
    </w:p>
    <w:p>
      <w:pPr>
        <w:pStyle w:val="Normal"/>
        <w:spacing w:lineRule="auto" w:line="240"/>
        <w:ind w:firstLine="284" w:start="568" w:end="0"/>
        <w:rPr>
          <w:sz w:val="24"/>
        </w:rPr>
      </w:pPr>
      <w:r>
        <w:rPr>
          <w:sz w:val="24"/>
        </w:rPr>
        <w:t>English spring flowers!</w:t>
      </w:r>
    </w:p>
    <w:p>
      <w:pPr>
        <w:pStyle w:val="Normal"/>
        <w:spacing w:lineRule="auto" w:line="240"/>
        <w:ind w:firstLine="284" w:end="0"/>
        <w:rPr>
          <w:sz w:val="24"/>
        </w:rPr>
      </w:pPr>
      <w:r>
        <w:rPr>
          <w:sz w:val="24"/>
        </w:rPr>
      </w:r>
    </w:p>
    <w:p>
      <w:pPr>
        <w:pStyle w:val="Normal"/>
        <w:spacing w:lineRule="auto" w:line="240"/>
        <w:ind w:firstLine="284" w:end="0"/>
        <w:rPr/>
      </w:pPr>
      <w:r>
        <w:rPr>
          <w:spacing w:val="60"/>
          <w:sz w:val="24"/>
        </w:rPr>
        <w:t>Verbal sentences</w:t>
      </w:r>
      <w:r>
        <w:rPr>
          <w:sz w:val="24"/>
        </w:rPr>
        <w:t xml:space="preserve"> are those in which the principal part is expressed by a non-finite form of the verb, either an infinitive or a gerund. Infinitive and gerundial one-member sentences are mostly used to describe different emotional perceptions of reality.</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To think of that!</w:t>
      </w:r>
    </w:p>
    <w:p>
      <w:pPr>
        <w:pStyle w:val="Normal"/>
        <w:spacing w:lineRule="auto" w:line="240"/>
        <w:ind w:firstLine="284" w:start="284" w:end="0"/>
        <w:rPr>
          <w:sz w:val="24"/>
        </w:rPr>
      </w:pPr>
      <w:r>
        <w:rPr>
          <w:sz w:val="24"/>
        </w:rPr>
        <w:t>To think that he should have met her again in this way!</w:t>
      </w:r>
    </w:p>
    <w:p>
      <w:pPr>
        <w:pStyle w:val="Normal"/>
        <w:spacing w:lineRule="auto" w:line="240"/>
        <w:ind w:firstLine="284" w:start="284" w:end="0"/>
        <w:rPr>
          <w:sz w:val="24"/>
        </w:rPr>
      </w:pPr>
      <w:r>
        <w:rPr>
          <w:sz w:val="24"/>
        </w:rPr>
        <w:t>Living at the mercy of a woman!</w:t>
      </w:r>
    </w:p>
    <w:p>
      <w:pPr>
        <w:pStyle w:val="Normal"/>
        <w:spacing w:lineRule="auto" w:line="240"/>
        <w:ind w:firstLine="284" w:end="0"/>
        <w:rPr>
          <w:sz w:val="24"/>
        </w:rPr>
      </w:pPr>
      <w:r>
        <w:rPr>
          <w:sz w:val="24"/>
        </w:rPr>
      </w:r>
    </w:p>
    <w:p>
      <w:pPr>
        <w:pStyle w:val="Heading3"/>
        <w:rPr/>
      </w:pPr>
      <w:bookmarkStart w:id="92" w:name="__RefHeading___Toc5113031"/>
      <w:bookmarkEnd w:id="92"/>
      <w:r>
        <w:rPr/>
        <w:t>Elliptical (incomplete)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5.</w:t>
      </w:r>
      <w:r>
        <w:rPr>
          <w:sz w:val="24"/>
        </w:rPr>
        <w:t xml:space="preserve"> A two-member sentence may be either </w:t>
      </w:r>
      <w:r>
        <w:rPr>
          <w:spacing w:val="60"/>
          <w:sz w:val="24"/>
        </w:rPr>
        <w:t>complete</w:t>
      </w:r>
      <w:r>
        <w:rPr>
          <w:b/>
          <w:sz w:val="24"/>
        </w:rPr>
        <w:t xml:space="preserve"> </w:t>
      </w:r>
      <w:r>
        <w:rPr>
          <w:sz w:val="24"/>
        </w:rPr>
        <w:t>or</w:t>
      </w:r>
      <w:r>
        <w:rPr>
          <w:b/>
          <w:sz w:val="24"/>
        </w:rPr>
        <w:t xml:space="preserve"> </w:t>
      </w:r>
      <w:r>
        <w:rPr>
          <w:spacing w:val="60"/>
          <w:sz w:val="24"/>
        </w:rPr>
        <w:t>incomplete (elliptical).</w:t>
      </w:r>
      <w:r>
        <w:rPr>
          <w:sz w:val="24"/>
        </w:rPr>
        <w:t xml:space="preserve"> An elliptical sentence is a sentence in which one or more word-forms in the principal positions are omitted. Ellipsis here refers only to the structural elements of the sentence, not the informational ones. This means that those words can be omitted, because they </w:t>
      </w:r>
      <w:r>
        <w:rPr>
          <w:spacing w:val="60"/>
          <w:sz w:val="24"/>
        </w:rPr>
        <w:t>have only grammatical, structural relevance, and do not carry any new relevant information.</w:t>
      </w:r>
    </w:p>
    <w:p>
      <w:pPr>
        <w:pStyle w:val="Normal"/>
        <w:spacing w:lineRule="auto" w:line="240"/>
        <w:ind w:firstLine="284" w:end="0"/>
        <w:rPr>
          <w:sz w:val="24"/>
        </w:rPr>
      </w:pPr>
      <w:r>
        <w:rPr>
          <w:sz w:val="24"/>
        </w:rPr>
        <w:t>In English elliptical sentences are only those having no word-forms in the subject and predicate positions, i. e., in the positions which constitute the structural core of the sentence.</w:t>
      </w:r>
    </w:p>
    <w:p>
      <w:pPr>
        <w:pStyle w:val="2"/>
        <w:suppressAutoHyphens w:val="false"/>
        <w:rPr/>
      </w:pPr>
      <w:r>
        <w:rPr/>
        <w:t>There are several types of elliptical sentences.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Sentences without a word-form in the subject position.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Looks like rain.</w:t>
      </w:r>
    </w:p>
    <w:p>
      <w:pPr>
        <w:pStyle w:val="Normal"/>
        <w:spacing w:lineRule="auto" w:line="240"/>
        <w:ind w:firstLine="284" w:start="284" w:end="0"/>
        <w:rPr>
          <w:sz w:val="24"/>
        </w:rPr>
      </w:pPr>
      <w:r>
        <w:rPr>
          <w:sz w:val="24"/>
        </w:rPr>
        <w:t>Seems difficult.</w:t>
      </w:r>
    </w:p>
    <w:p>
      <w:pPr>
        <w:pStyle w:val="Normal"/>
        <w:spacing w:lineRule="auto" w:line="240"/>
        <w:ind w:firstLine="284" w:start="284" w:end="0"/>
        <w:rPr>
          <w:sz w:val="24"/>
        </w:rPr>
      </w:pPr>
      <w:r>
        <w:rPr>
          <w:sz w:val="24"/>
        </w:rPr>
        <w:t>Don’t know anything about it.</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2. Sentences without word-forms in the subject position and part of the predicate position. In such cases the omitted part of the predicate may be either a) an auxiliary verb or b) a link verb.</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a) Going home soon? </w:t>
      </w:r>
    </w:p>
    <w:p>
      <w:pPr>
        <w:pStyle w:val="Normal"/>
        <w:spacing w:lineRule="auto" w:line="240"/>
        <w:ind w:firstLine="284" w:start="568" w:end="0"/>
        <w:rPr>
          <w:sz w:val="24"/>
        </w:rPr>
      </w:pPr>
      <w:r>
        <w:rPr>
          <w:sz w:val="24"/>
        </w:rPr>
        <w:t xml:space="preserve">See what I mean? </w:t>
      </w:r>
    </w:p>
    <w:p>
      <w:pPr>
        <w:pStyle w:val="Normal"/>
        <w:spacing w:lineRule="auto" w:line="240"/>
        <w:ind w:firstLine="284" w:start="568" w:end="0"/>
        <w:rPr>
          <w:sz w:val="24"/>
        </w:rPr>
      </w:pPr>
      <w:r>
        <w:rPr>
          <w:sz w:val="24"/>
        </w:rPr>
        <w:t>Heard nothing about him lately.</w:t>
      </w:r>
    </w:p>
    <w:p>
      <w:pPr>
        <w:pStyle w:val="Normal"/>
        <w:spacing w:lineRule="auto" w:line="240"/>
        <w:ind w:firstLine="284" w:start="284" w:end="0"/>
        <w:rPr>
          <w:b/>
          <w:sz w:val="24"/>
        </w:rPr>
      </w:pPr>
      <w:r>
        <w:rPr>
          <w:b/>
          <w:sz w:val="24"/>
        </w:rPr>
      </w:r>
    </w:p>
    <w:p>
      <w:pPr>
        <w:pStyle w:val="2"/>
        <w:suppressAutoHyphens w:val="false"/>
        <w:ind w:start="284" w:end="0"/>
        <w:rPr/>
      </w:pPr>
      <w:r>
        <w:rPr/>
        <w:t>b) Not bad.</w:t>
      </w:r>
    </w:p>
    <w:p>
      <w:pPr>
        <w:pStyle w:val="Normal"/>
        <w:spacing w:lineRule="auto" w:line="240"/>
        <w:ind w:firstLine="284" w:start="568" w:end="0"/>
        <w:rPr>
          <w:sz w:val="24"/>
        </w:rPr>
      </w:pPr>
      <w:r>
        <w:rPr>
          <w:sz w:val="24"/>
        </w:rPr>
        <w:t xml:space="preserve">Free this evening? </w:t>
      </w:r>
    </w:p>
    <w:p>
      <w:pPr>
        <w:pStyle w:val="Normal"/>
        <w:spacing w:lineRule="auto" w:line="240"/>
        <w:ind w:firstLine="284" w:start="568" w:end="0"/>
        <w:rPr>
          <w:sz w:val="24"/>
        </w:rPr>
      </w:pPr>
      <w:r>
        <w:rPr>
          <w:sz w:val="24"/>
        </w:rPr>
        <w:t xml:space="preserve">Nice of you to come. </w:t>
      </w:r>
    </w:p>
    <w:p>
      <w:pPr>
        <w:pStyle w:val="Normal"/>
        <w:spacing w:lineRule="auto" w:line="240"/>
        <w:ind w:firstLine="284" w:start="568" w:end="0"/>
        <w:rPr>
          <w:sz w:val="24"/>
        </w:rPr>
      </w:pPr>
      <w:r>
        <w:rPr>
          <w:sz w:val="24"/>
        </w:rPr>
        <w:t>Susan’s father?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Sentences without a word-form only in part of the predicate position, which may be an auxiliary or a link verb.</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You seen them? </w:t>
      </w:r>
    </w:p>
    <w:p>
      <w:pPr>
        <w:pStyle w:val="Normal"/>
        <w:spacing w:lineRule="auto" w:line="240"/>
        <w:ind w:firstLine="284" w:start="284" w:end="0"/>
        <w:rPr>
          <w:sz w:val="24"/>
        </w:rPr>
      </w:pPr>
      <w:r>
        <w:rPr>
          <w:sz w:val="24"/>
        </w:rPr>
        <w:t xml:space="preserve">Everything fixed? </w:t>
      </w:r>
    </w:p>
    <w:p>
      <w:pPr>
        <w:pStyle w:val="Normal"/>
        <w:spacing w:lineRule="auto" w:line="240"/>
        <w:ind w:firstLine="284" w:start="284" w:end="0"/>
        <w:rPr>
          <w:sz w:val="24"/>
        </w:rPr>
      </w:pPr>
      <w:r>
        <w:rPr>
          <w:sz w:val="24"/>
        </w:rPr>
        <w:t xml:space="preserve">You sure? </w:t>
      </w:r>
    </w:p>
    <w:p>
      <w:pPr>
        <w:pStyle w:val="Normal"/>
        <w:spacing w:lineRule="auto" w:line="240"/>
        <w:ind w:firstLine="284" w:start="284" w:end="0"/>
        <w:rPr>
          <w:sz w:val="24"/>
        </w:rPr>
      </w:pPr>
      <w:r>
        <w:rPr>
          <w:sz w:val="24"/>
        </w:rPr>
        <w:t>All settled.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Sentences without word-forms both in the subject and the predicate position. Such ellipses occur in various responses.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What time does Dave come for lunch? - One o’clock. </w:t>
      </w:r>
    </w:p>
    <w:p>
      <w:pPr>
        <w:pStyle w:val="Normal"/>
        <w:spacing w:lineRule="auto" w:line="240"/>
        <w:ind w:firstLine="284" w:start="284" w:end="0"/>
        <w:rPr>
          <w:sz w:val="24"/>
        </w:rPr>
      </w:pPr>
      <w:r>
        <w:rPr>
          <w:sz w:val="24"/>
        </w:rPr>
        <w:t xml:space="preserve">What were you thinking about? - You. </w:t>
      </w:r>
    </w:p>
    <w:p>
      <w:pPr>
        <w:pStyle w:val="Normal"/>
        <w:spacing w:lineRule="auto" w:line="240"/>
        <w:ind w:firstLine="284" w:start="284" w:end="0"/>
        <w:rPr>
          <w:sz w:val="24"/>
        </w:rPr>
      </w:pPr>
      <w:r>
        <w:rPr>
          <w:sz w:val="24"/>
        </w:rPr>
        <w:t xml:space="preserve">What do you want of us? Miracles? </w:t>
      </w:r>
    </w:p>
    <w:p>
      <w:pPr>
        <w:pStyle w:val="Normal"/>
        <w:spacing w:lineRule="auto" w:line="240"/>
        <w:ind w:firstLine="284" w:start="284" w:end="0"/>
        <w:rPr>
          <w:sz w:val="24"/>
        </w:rPr>
      </w:pPr>
      <w:r>
        <w:rPr>
          <w:sz w:val="24"/>
        </w:rPr>
        <w:t>Where’re you going? - Home.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5. Sentences without a word-form in the predicate position. Such ellipses occur only in replies to questions.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Who lives there? - Jack. </w:t>
      </w:r>
    </w:p>
    <w:p>
      <w:pPr>
        <w:pStyle w:val="Normal"/>
        <w:spacing w:lineRule="auto" w:line="240"/>
        <w:ind w:firstLine="284" w:start="284" w:end="0"/>
        <w:rPr>
          <w:sz w:val="24"/>
        </w:rPr>
      </w:pPr>
      <w:r>
        <w:rPr>
          <w:sz w:val="24"/>
        </w:rPr>
        <w:t>What’s happened? - Nothing.</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r>
    </w:p>
    <w:p>
      <w:pPr>
        <w:pStyle w:val="Normal"/>
        <w:spacing w:lineRule="auto" w:line="240"/>
        <w:ind w:firstLine="284" w:end="0"/>
        <w:jc w:val="center"/>
        <w:rPr>
          <w:b/>
        </w:rPr>
      </w:pPr>
      <w:r>
        <w:rPr>
          <w:b/>
        </w:rPr>
        <w:t xml:space="preserve">The Structural Types of Sentence </w:t>
      </w:r>
    </w:p>
    <w:p>
      <w:pPr>
        <w:pStyle w:val="Normal"/>
        <w:spacing w:lineRule="auto" w:line="240"/>
        <w:ind w:firstLine="284" w:end="0"/>
        <w:jc w:val="center"/>
        <w:rPr>
          <w:b/>
        </w:rPr>
      </w:pPr>
      <w:r>
        <w:rPr>
          <w:b/>
        </w:rPr>
      </w:r>
    </w:p>
    <w:p>
      <w:pPr>
        <w:pStyle w:val="Normal"/>
        <w:spacing w:lineRule="auto" w:line="240"/>
        <w:ind w:firstLine="284" w:end="0"/>
        <w:jc w:val="center"/>
        <w:rPr>
          <w:b/>
        </w:rPr>
      </w:pPr>
      <w:r>
        <mc:AlternateContent>
          <mc:Choice Requires="wps">
            <w:drawing>
              <wp:anchor behindDoc="0" distT="0" distB="0" distL="114935" distR="114935" simplePos="0" locked="0" layoutInCell="1" allowOverlap="1" relativeHeight="243">
                <wp:simplePos x="0" y="0"/>
                <wp:positionH relativeFrom="column">
                  <wp:posOffset>3480435</wp:posOffset>
                </wp:positionH>
                <wp:positionV relativeFrom="paragraph">
                  <wp:posOffset>149225</wp:posOffset>
                </wp:positionV>
                <wp:extent cx="0" cy="91440"/>
                <wp:effectExtent l="5080" t="0" r="5080" b="0"/>
                <wp:wrapNone/>
                <wp:docPr id="228"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4.05pt,11.75pt" to="274.05pt,18.9pt" stroked="t" o:allowincell="f" style="position:absolute">
                <v:stroke color="black" weight="9360" joinstyle="miter" endcap="flat"/>
                <v:fill o:detectmouseclick="t" on="false"/>
                <w10:wrap type="none"/>
              </v:line>
            </w:pict>
          </mc:Fallback>
        </mc:AlternateContent>
      </w:r>
      <w:r>
        <w:rPr>
          <w:b/>
        </w:rPr>
        <w:t>Sentence</w:t>
      </w:r>
    </w:p>
    <w:p>
      <w:pPr>
        <w:pStyle w:val="Normal"/>
        <w:spacing w:lineRule="auto" w:line="240"/>
        <w:ind w:firstLine="284" w:end="0"/>
        <w:jc w:val="center"/>
        <w:rPr>
          <w:b/>
          <w:lang w:val="en-US" w:eastAsia="en-US"/>
        </w:rPr>
      </w:pPr>
      <w:r>
        <w:rPr>
          <w:b/>
          <w:lang w:val="en-US" w:eastAsia="en-US"/>
        </w:rPr>
        <mc:AlternateContent>
          <mc:Choice Requires="wps">
            <w:drawing>
              <wp:anchor behindDoc="0" distT="0" distB="0" distL="114935" distR="114935" simplePos="0" locked="0" layoutInCell="1" allowOverlap="1" relativeHeight="242">
                <wp:simplePos x="0" y="0"/>
                <wp:positionH relativeFrom="column">
                  <wp:posOffset>1743075</wp:posOffset>
                </wp:positionH>
                <wp:positionV relativeFrom="paragraph">
                  <wp:posOffset>80010</wp:posOffset>
                </wp:positionV>
                <wp:extent cx="3566160" cy="0"/>
                <wp:effectExtent l="0" t="5080" r="0" b="5080"/>
                <wp:wrapNone/>
                <wp:docPr id="229" name=""/>
                <a:graphic xmlns:a="http://schemas.openxmlformats.org/drawingml/2006/main">
                  <a:graphicData uri="http://schemas.microsoft.com/office/word/2010/wordprocessingShape">
                    <wps:wsp>
                      <wps:cNvSpPr/>
                      <wps:spPr>
                        <a:xfrm>
                          <a:off x="0" y="0"/>
                          <a:ext cx="3566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6.3pt" to="418pt,6.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44">
                <wp:simplePos x="0" y="0"/>
                <wp:positionH relativeFrom="column">
                  <wp:posOffset>1743075</wp:posOffset>
                </wp:positionH>
                <wp:positionV relativeFrom="paragraph">
                  <wp:posOffset>80010</wp:posOffset>
                </wp:positionV>
                <wp:extent cx="0" cy="91440"/>
                <wp:effectExtent l="5080" t="0" r="5080" b="0"/>
                <wp:wrapNone/>
                <wp:docPr id="230"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6.3pt" to="137.25pt,13.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45">
                <wp:simplePos x="0" y="0"/>
                <wp:positionH relativeFrom="column">
                  <wp:posOffset>5309235</wp:posOffset>
                </wp:positionH>
                <wp:positionV relativeFrom="paragraph">
                  <wp:posOffset>80010</wp:posOffset>
                </wp:positionV>
                <wp:extent cx="0" cy="91440"/>
                <wp:effectExtent l="5080" t="0" r="5080" b="0"/>
                <wp:wrapNone/>
                <wp:docPr id="231"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8.05pt,6.3pt" to="418.05pt,13.45pt" stroked="t" o:allowincell="f" style="position:absolute">
                <v:stroke color="black" weight="9360" joinstyle="miter" endcap="flat"/>
                <v:fill o:detectmouseclick="t" on="false"/>
                <w10:wrap type="none"/>
              </v:line>
            </w:pict>
          </mc:Fallback>
        </mc:AlternateContent>
      </w:r>
    </w:p>
    <w:tbl>
      <w:tblPr>
        <w:tblW w:w="10982" w:type="dxa"/>
        <w:jc w:val="start"/>
        <w:tblInd w:w="0" w:type="dxa"/>
        <w:tblLayout w:type="fixed"/>
        <w:tblCellMar>
          <w:top w:w="0" w:type="dxa"/>
          <w:start w:w="108" w:type="dxa"/>
          <w:bottom w:w="0" w:type="dxa"/>
          <w:end w:w="108" w:type="dxa"/>
        </w:tblCellMar>
      </w:tblPr>
      <w:tblGrid>
        <w:gridCol w:w="2745"/>
        <w:gridCol w:w="1373"/>
        <w:gridCol w:w="1373"/>
        <w:gridCol w:w="2745"/>
        <w:gridCol w:w="2746"/>
      </w:tblGrid>
      <w:tr>
        <w:trPr/>
        <w:tc>
          <w:tcPr>
            <w:tcW w:w="5491" w:type="dxa"/>
            <w:gridSpan w:val="3"/>
            <w:tcBorders/>
          </w:tcPr>
          <w:p>
            <w:pPr>
              <w:pStyle w:val="Normal"/>
              <w:spacing w:lineRule="auto" w:line="240"/>
              <w:ind w:hanging="0" w:end="0"/>
              <w:jc w:val="center"/>
              <w:rPr>
                <w:b/>
              </w:rPr>
            </w:pPr>
            <w:r>
              <mc:AlternateContent>
                <mc:Choice Requires="wps">
                  <w:drawing>
                    <wp:anchor behindDoc="0" distT="0" distB="0" distL="114935" distR="114935" simplePos="0" locked="0" layoutInCell="0" allowOverlap="1" relativeHeight="246">
                      <wp:simplePos x="0" y="0"/>
                      <wp:positionH relativeFrom="margin">
                        <wp:posOffset>828675</wp:posOffset>
                      </wp:positionH>
                      <wp:positionV relativeFrom="paragraph">
                        <wp:posOffset>285115</wp:posOffset>
                      </wp:positionV>
                      <wp:extent cx="1737360" cy="0"/>
                      <wp:effectExtent l="0" t="5080" r="0" b="5080"/>
                      <wp:wrapNone/>
                      <wp:docPr id="232" name=""/>
                      <a:graphic xmlns:a="http://schemas.openxmlformats.org/drawingml/2006/main">
                        <a:graphicData uri="http://schemas.microsoft.com/office/word/2010/wordprocessingShape">
                          <wps:wsp>
                            <wps:cNvSpPr/>
                            <wps:spPr>
                              <a:xfrm>
                                <a:off x="0" y="0"/>
                                <a:ext cx="1737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2.45pt" to="202pt,22.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47">
                      <wp:simplePos x="0" y="0"/>
                      <wp:positionH relativeFrom="margin">
                        <wp:posOffset>1743075</wp:posOffset>
                      </wp:positionH>
                      <wp:positionV relativeFrom="paragraph">
                        <wp:posOffset>193675</wp:posOffset>
                      </wp:positionV>
                      <wp:extent cx="0" cy="91440"/>
                      <wp:effectExtent l="5080" t="0" r="5080" b="0"/>
                      <wp:wrapNone/>
                      <wp:docPr id="233"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15.25pt" to="137.25pt,22.4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48">
                      <wp:simplePos x="0" y="0"/>
                      <wp:positionH relativeFrom="margin">
                        <wp:posOffset>828675</wp:posOffset>
                      </wp:positionH>
                      <wp:positionV relativeFrom="paragraph">
                        <wp:posOffset>285115</wp:posOffset>
                      </wp:positionV>
                      <wp:extent cx="0" cy="0"/>
                      <wp:effectExtent l="5080" t="5080" r="5080" b="5080"/>
                      <wp:wrapNone/>
                      <wp:docPr id="234"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2.45pt" to="65.25pt,22.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49">
                      <wp:simplePos x="0" y="0"/>
                      <wp:positionH relativeFrom="margin">
                        <wp:posOffset>828675</wp:posOffset>
                      </wp:positionH>
                      <wp:positionV relativeFrom="paragraph">
                        <wp:posOffset>285115</wp:posOffset>
                      </wp:positionV>
                      <wp:extent cx="0" cy="91440"/>
                      <wp:effectExtent l="5080" t="0" r="5080" b="0"/>
                      <wp:wrapNone/>
                      <wp:docPr id="235"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2.45pt" to="65.25pt,29.6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0">
                      <wp:simplePos x="0" y="0"/>
                      <wp:positionH relativeFrom="margin">
                        <wp:posOffset>2566035</wp:posOffset>
                      </wp:positionH>
                      <wp:positionV relativeFrom="paragraph">
                        <wp:posOffset>285115</wp:posOffset>
                      </wp:positionV>
                      <wp:extent cx="0" cy="0"/>
                      <wp:effectExtent l="5080" t="5080" r="5080" b="5080"/>
                      <wp:wrapNone/>
                      <wp:docPr id="236"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22.45pt" to="202.05pt,22.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1">
                      <wp:simplePos x="0" y="0"/>
                      <wp:positionH relativeFrom="margin">
                        <wp:posOffset>2566035</wp:posOffset>
                      </wp:positionH>
                      <wp:positionV relativeFrom="paragraph">
                        <wp:posOffset>285115</wp:posOffset>
                      </wp:positionV>
                      <wp:extent cx="0" cy="91440"/>
                      <wp:effectExtent l="5080" t="0" r="5080" b="0"/>
                      <wp:wrapNone/>
                      <wp:docPr id="237"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22.45pt" to="202.05pt,29.6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2">
                      <wp:simplePos x="0" y="0"/>
                      <wp:positionH relativeFrom="margin">
                        <wp:posOffset>4303395</wp:posOffset>
                      </wp:positionH>
                      <wp:positionV relativeFrom="paragraph">
                        <wp:posOffset>285115</wp:posOffset>
                      </wp:positionV>
                      <wp:extent cx="1463040" cy="0"/>
                      <wp:effectExtent l="0" t="5080" r="0" b="5080"/>
                      <wp:wrapNone/>
                      <wp:docPr id="238" name=""/>
                      <a:graphic xmlns:a="http://schemas.openxmlformats.org/drawingml/2006/main">
                        <a:graphicData uri="http://schemas.microsoft.com/office/word/2010/wordprocessingShape">
                          <wps:wsp>
                            <wps:cNvSpPr/>
                            <wps:spPr>
                              <a:xfrm>
                                <a:off x="0" y="0"/>
                                <a:ext cx="146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8.85pt,22.45pt" to="454pt,22.4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3">
                      <wp:simplePos x="0" y="0"/>
                      <wp:positionH relativeFrom="margin">
                        <wp:posOffset>5309235</wp:posOffset>
                      </wp:positionH>
                      <wp:positionV relativeFrom="paragraph">
                        <wp:posOffset>193675</wp:posOffset>
                      </wp:positionV>
                      <wp:extent cx="0" cy="91440"/>
                      <wp:effectExtent l="5080" t="0" r="5080" b="0"/>
                      <wp:wrapNone/>
                      <wp:docPr id="239"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8.05pt,15.25pt" to="418.05pt,22.4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4">
                      <wp:simplePos x="0" y="0"/>
                      <wp:positionH relativeFrom="margin">
                        <wp:posOffset>4303395</wp:posOffset>
                      </wp:positionH>
                      <wp:positionV relativeFrom="paragraph">
                        <wp:posOffset>285115</wp:posOffset>
                      </wp:positionV>
                      <wp:extent cx="0" cy="91440"/>
                      <wp:effectExtent l="5080" t="0" r="5080" b="0"/>
                      <wp:wrapNone/>
                      <wp:docPr id="240"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8.85pt,22.45pt" to="338.85pt,29.6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5">
                      <wp:simplePos x="0" y="0"/>
                      <wp:positionH relativeFrom="margin">
                        <wp:posOffset>5766435</wp:posOffset>
                      </wp:positionH>
                      <wp:positionV relativeFrom="paragraph">
                        <wp:posOffset>285115</wp:posOffset>
                      </wp:positionV>
                      <wp:extent cx="0" cy="91440"/>
                      <wp:effectExtent l="5080" t="0" r="5080" b="0"/>
                      <wp:wrapNone/>
                      <wp:docPr id="241"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4.05pt,22.45pt" to="454.05pt,29.6pt" stroked="t" o:allowincell="f" style="position:absolute;flip:y;mso-position-horizontal-relative:margin">
                      <v:stroke color="black" weight="9360" joinstyle="miter" endcap="flat"/>
                      <v:fill o:detectmouseclick="t" on="false"/>
                      <w10:wrap type="none"/>
                    </v:line>
                  </w:pict>
                </mc:Fallback>
              </mc:AlternateContent>
            </w:r>
            <w:r>
              <w:rPr/>
              <w:t>Simple</w:t>
            </w:r>
          </w:p>
        </w:tc>
        <w:tc>
          <w:tcPr>
            <w:tcW w:w="5491" w:type="dxa"/>
            <w:gridSpan w:val="2"/>
            <w:tcBorders/>
          </w:tcPr>
          <w:p>
            <w:pPr>
              <w:pStyle w:val="Normal"/>
              <w:spacing w:lineRule="auto" w:line="240"/>
              <w:ind w:firstLine="284" w:end="0"/>
              <w:jc w:val="center"/>
              <w:rPr/>
            </w:pPr>
            <w:r>
              <w:rPr/>
              <w:t>Composite</w:t>
            </w:r>
          </w:p>
          <w:p>
            <w:pPr>
              <w:pStyle w:val="Normal"/>
              <w:spacing w:lineRule="auto" w:line="240"/>
              <w:ind w:hanging="0" w:end="0"/>
              <w:jc w:val="center"/>
              <w:rPr>
                <w:b/>
              </w:rPr>
            </w:pPr>
            <w:r>
              <w:rPr>
                <w:b/>
              </w:rPr>
            </w:r>
          </w:p>
        </w:tc>
      </w:tr>
      <w:tr>
        <w:trPr/>
        <w:tc>
          <w:tcPr>
            <w:tcW w:w="2745" w:type="dxa"/>
            <w:tcBorders/>
          </w:tcPr>
          <w:p>
            <w:pPr>
              <w:pStyle w:val="Normal"/>
              <w:spacing w:lineRule="auto" w:line="240"/>
              <w:ind w:hanging="0" w:end="0"/>
              <w:jc w:val="center"/>
              <w:rPr>
                <w:b/>
              </w:rPr>
            </w:pPr>
            <w:r>
              <mc:AlternateContent>
                <mc:Choice Requires="wps">
                  <w:drawing>
                    <wp:anchor behindDoc="0" distT="0" distB="0" distL="114935" distR="114935" simplePos="0" locked="0" layoutInCell="0" allowOverlap="1" relativeHeight="256">
                      <wp:simplePos x="0" y="0"/>
                      <wp:positionH relativeFrom="margin">
                        <wp:posOffset>2108835</wp:posOffset>
                      </wp:positionH>
                      <wp:positionV relativeFrom="paragraph">
                        <wp:posOffset>238125</wp:posOffset>
                      </wp:positionV>
                      <wp:extent cx="914400" cy="0"/>
                      <wp:effectExtent l="0" t="5080" r="0" b="5080"/>
                      <wp:wrapNone/>
                      <wp:docPr id="242"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6.05pt,18.75pt" to="238pt,18.7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7">
                      <wp:simplePos x="0" y="0"/>
                      <wp:positionH relativeFrom="margin">
                        <wp:posOffset>2566035</wp:posOffset>
                      </wp:positionH>
                      <wp:positionV relativeFrom="paragraph">
                        <wp:posOffset>146685</wp:posOffset>
                      </wp:positionV>
                      <wp:extent cx="0" cy="91440"/>
                      <wp:effectExtent l="5080" t="0" r="5080" b="0"/>
                      <wp:wrapNone/>
                      <wp:docPr id="243"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11.55pt" to="202.05pt,18.7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8">
                      <wp:simplePos x="0" y="0"/>
                      <wp:positionH relativeFrom="margin">
                        <wp:posOffset>2108835</wp:posOffset>
                      </wp:positionH>
                      <wp:positionV relativeFrom="paragraph">
                        <wp:posOffset>238125</wp:posOffset>
                      </wp:positionV>
                      <wp:extent cx="0" cy="91440"/>
                      <wp:effectExtent l="5080" t="0" r="5080" b="0"/>
                      <wp:wrapNone/>
                      <wp:docPr id="244"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6.05pt,18.75pt" to="166.05pt,25.9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9">
                      <wp:simplePos x="0" y="0"/>
                      <wp:positionH relativeFrom="margin">
                        <wp:posOffset>3023235</wp:posOffset>
                      </wp:positionH>
                      <wp:positionV relativeFrom="paragraph">
                        <wp:posOffset>238125</wp:posOffset>
                      </wp:positionV>
                      <wp:extent cx="0" cy="91440"/>
                      <wp:effectExtent l="5080" t="0" r="5080" b="0"/>
                      <wp:wrapNone/>
                      <wp:docPr id="245"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18.75pt" to="238.05pt,25.9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60">
                      <wp:simplePos x="0" y="0"/>
                      <wp:positionH relativeFrom="margin">
                        <wp:posOffset>4211955</wp:posOffset>
                      </wp:positionH>
                      <wp:positionV relativeFrom="paragraph">
                        <wp:posOffset>238125</wp:posOffset>
                      </wp:positionV>
                      <wp:extent cx="1645920" cy="0"/>
                      <wp:effectExtent l="0" t="5080" r="0" b="5080"/>
                      <wp:wrapNone/>
                      <wp:docPr id="246" name=""/>
                      <a:graphic xmlns:a="http://schemas.openxmlformats.org/drawingml/2006/main">
                        <a:graphicData uri="http://schemas.microsoft.com/office/word/2010/wordprocessingShape">
                          <wps:wsp>
                            <wps:cNvSpPr/>
                            <wps:spPr>
                              <a:xfrm>
                                <a:off x="0" y="0"/>
                                <a:ext cx="1645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1.65pt,18.75pt" to="461.2pt,18.7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61">
                      <wp:simplePos x="0" y="0"/>
                      <wp:positionH relativeFrom="margin">
                        <wp:posOffset>4303395</wp:posOffset>
                      </wp:positionH>
                      <wp:positionV relativeFrom="paragraph">
                        <wp:posOffset>146685</wp:posOffset>
                      </wp:positionV>
                      <wp:extent cx="0" cy="91440"/>
                      <wp:effectExtent l="5080" t="0" r="5080" b="0"/>
                      <wp:wrapNone/>
                      <wp:docPr id="247"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8.85pt,11.55pt" to="338.85pt,18.7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62">
                      <wp:simplePos x="0" y="0"/>
                      <wp:positionH relativeFrom="margin">
                        <wp:posOffset>5766435</wp:posOffset>
                      </wp:positionH>
                      <wp:positionV relativeFrom="paragraph">
                        <wp:posOffset>146685</wp:posOffset>
                      </wp:positionV>
                      <wp:extent cx="0" cy="91440"/>
                      <wp:effectExtent l="5080" t="0" r="5080" b="0"/>
                      <wp:wrapNone/>
                      <wp:docPr id="248"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4.05pt,11.55pt" to="454.05pt,18.7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63">
                      <wp:simplePos x="0" y="0"/>
                      <wp:positionH relativeFrom="margin">
                        <wp:posOffset>4211955</wp:posOffset>
                      </wp:positionH>
                      <wp:positionV relativeFrom="paragraph">
                        <wp:posOffset>238125</wp:posOffset>
                      </wp:positionV>
                      <wp:extent cx="0" cy="91440"/>
                      <wp:effectExtent l="5080" t="0" r="5080" b="0"/>
                      <wp:wrapNone/>
                      <wp:docPr id="249"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1.65pt,18.75pt" to="331.65pt,25.9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64">
                      <wp:simplePos x="0" y="0"/>
                      <wp:positionH relativeFrom="margin">
                        <wp:posOffset>5857875</wp:posOffset>
                      </wp:positionH>
                      <wp:positionV relativeFrom="paragraph">
                        <wp:posOffset>238125</wp:posOffset>
                      </wp:positionV>
                      <wp:extent cx="0" cy="91440"/>
                      <wp:effectExtent l="5080" t="0" r="5080" b="0"/>
                      <wp:wrapNone/>
                      <wp:docPr id="250"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1.25pt,18.75pt" to="461.25pt,25.9pt" stroked="t" o:allowincell="f" style="position:absolute;mso-position-horizontal-relative:margin">
                      <v:stroke color="black" weight="9360" joinstyle="miter" endcap="flat"/>
                      <v:fill o:detectmouseclick="t" on="false"/>
                      <w10:wrap type="none"/>
                    </v:line>
                  </w:pict>
                </mc:Fallback>
              </mc:AlternateContent>
            </w:r>
            <w:r>
              <w:rPr/>
              <w:t>One-member</w:t>
            </w:r>
          </w:p>
        </w:tc>
        <w:tc>
          <w:tcPr>
            <w:tcW w:w="2746" w:type="dxa"/>
            <w:gridSpan w:val="2"/>
            <w:tcBorders/>
          </w:tcPr>
          <w:p>
            <w:pPr>
              <w:pStyle w:val="Normal"/>
              <w:spacing w:lineRule="auto" w:line="240"/>
              <w:ind w:hanging="0" w:end="0"/>
              <w:jc w:val="center"/>
              <w:rPr>
                <w:b/>
              </w:rPr>
            </w:pPr>
            <w:r>
              <w:rPr/>
              <w:t>Two-member</w:t>
            </w:r>
          </w:p>
        </w:tc>
        <w:tc>
          <w:tcPr>
            <w:tcW w:w="2745" w:type="dxa"/>
            <w:tcBorders/>
          </w:tcPr>
          <w:p>
            <w:pPr>
              <w:pStyle w:val="Normal"/>
              <w:spacing w:lineRule="auto" w:line="240"/>
              <w:ind w:hanging="0" w:end="0"/>
              <w:jc w:val="center"/>
              <w:rPr>
                <w:b/>
              </w:rPr>
            </w:pPr>
            <w:r>
              <w:rPr/>
              <w:t>Complex</w:t>
            </w:r>
          </w:p>
        </w:tc>
        <w:tc>
          <w:tcPr>
            <w:tcW w:w="2746" w:type="dxa"/>
            <w:tcBorders/>
          </w:tcPr>
          <w:p>
            <w:pPr>
              <w:pStyle w:val="Normal"/>
              <w:spacing w:lineRule="auto" w:line="240"/>
              <w:ind w:firstLine="284" w:end="0"/>
              <w:rPr/>
            </w:pPr>
            <w:r>
              <w:rPr/>
              <w:t>Compound</w:t>
            </w:r>
          </w:p>
          <w:p>
            <w:pPr>
              <w:pStyle w:val="Normal"/>
              <w:spacing w:lineRule="auto" w:line="240"/>
              <w:ind w:hanging="0" w:end="0"/>
              <w:jc w:val="center"/>
              <w:rPr>
                <w:b/>
              </w:rPr>
            </w:pPr>
            <w:r>
              <w:rPr>
                <w:b/>
              </w:rPr>
            </w:r>
          </w:p>
        </w:tc>
      </w:tr>
      <w:tr>
        <w:trPr/>
        <w:tc>
          <w:tcPr>
            <w:tcW w:w="2745" w:type="dxa"/>
            <w:tcBorders/>
          </w:tcPr>
          <w:p>
            <w:pPr>
              <w:pStyle w:val="Normal"/>
              <w:snapToGrid w:val="false"/>
              <w:spacing w:lineRule="auto" w:line="240"/>
              <w:ind w:hanging="0" w:end="0"/>
              <w:jc w:val="center"/>
              <w:rPr>
                <w:b/>
              </w:rPr>
            </w:pPr>
            <w:r>
              <w:rPr>
                <w:b/>
              </w:rPr>
            </w:r>
          </w:p>
        </w:tc>
        <w:tc>
          <w:tcPr>
            <w:tcW w:w="1373" w:type="dxa"/>
            <w:tcBorders/>
          </w:tcPr>
          <w:p>
            <w:pPr>
              <w:pStyle w:val="Normal"/>
              <w:spacing w:lineRule="auto" w:line="240"/>
              <w:ind w:hanging="0" w:end="0"/>
              <w:jc w:val="center"/>
              <w:rPr>
                <w:b/>
              </w:rPr>
            </w:pPr>
            <w:r>
              <w:rPr/>
              <w:t xml:space="preserve">Complete </w:t>
            </w:r>
          </w:p>
        </w:tc>
        <w:tc>
          <w:tcPr>
            <w:tcW w:w="1373" w:type="dxa"/>
            <w:tcBorders/>
          </w:tcPr>
          <w:p>
            <w:pPr>
              <w:pStyle w:val="Normal"/>
              <w:spacing w:lineRule="auto" w:line="240"/>
              <w:ind w:hanging="0" w:end="0"/>
              <w:jc w:val="center"/>
              <w:rPr>
                <w:b/>
              </w:rPr>
            </w:pPr>
            <w:r>
              <w:rPr/>
              <w:t>Incomplete</w:t>
            </w:r>
          </w:p>
        </w:tc>
        <w:tc>
          <w:tcPr>
            <w:tcW w:w="2745" w:type="dxa"/>
            <w:tcBorders/>
          </w:tcPr>
          <w:p>
            <w:pPr>
              <w:pStyle w:val="Normal"/>
              <w:spacing w:lineRule="auto" w:line="240"/>
              <w:ind w:hanging="0" w:end="0"/>
              <w:jc w:val="center"/>
              <w:rPr>
                <w:b/>
              </w:rPr>
            </w:pPr>
            <w:r>
              <w:rPr/>
              <w:t>Complete</w:t>
            </w:r>
          </w:p>
        </w:tc>
        <w:tc>
          <w:tcPr>
            <w:tcW w:w="2746" w:type="dxa"/>
            <w:tcBorders/>
          </w:tcPr>
          <w:p>
            <w:pPr>
              <w:pStyle w:val="Normal"/>
              <w:spacing w:lineRule="auto" w:line="240"/>
              <w:ind w:firstLine="284" w:end="0"/>
              <w:rPr/>
            </w:pPr>
            <w:r>
              <w:rPr/>
              <w:t>Incomplete</w:t>
            </w:r>
          </w:p>
          <w:p>
            <w:pPr>
              <w:pStyle w:val="Normal"/>
              <w:spacing w:lineRule="auto" w:line="240"/>
              <w:ind w:hanging="0" w:end="0"/>
              <w:jc w:val="center"/>
              <w:rPr>
                <w:b/>
              </w:rPr>
            </w:pPr>
            <w:r>
              <w:rPr>
                <w:b/>
              </w:rPr>
            </w:r>
          </w:p>
        </w:tc>
      </w:tr>
    </w:tbl>
    <w:p>
      <w:pPr>
        <w:pStyle w:val="Heading2"/>
        <w:rPr/>
      </w:pPr>
      <w:bookmarkStart w:id="93" w:name="__RefHeading___Toc5113032"/>
      <w:bookmarkEnd w:id="93"/>
      <w:r>
        <w:rPr/>
        <w:t>COMMUNICATIVE TYPES OF SENTENCES</w:t>
      </w:r>
    </w:p>
    <w:p>
      <w:pPr>
        <w:pStyle w:val="Normal"/>
        <w:rPr/>
      </w:pPr>
      <w:r>
        <w:rPr/>
      </w:r>
    </w:p>
    <w:p>
      <w:pPr>
        <w:pStyle w:val="Normal"/>
        <w:spacing w:lineRule="auto" w:line="240"/>
        <w:ind w:firstLine="284" w:end="0"/>
        <w:rPr/>
      </w:pPr>
      <w:r>
        <w:rPr>
          <w:b/>
          <w:sz w:val="24"/>
        </w:rPr>
        <w:t>§ 6.</w:t>
      </w:r>
      <w:r>
        <w:rPr>
          <w:sz w:val="24"/>
        </w:rPr>
        <w:t xml:space="preserve"> The sentence is a minimal unit of communication. From the viewpoint of their role in the process of communication sentences are divided into four types, grammatically marked:</w:t>
      </w:r>
      <w:r>
        <w:rPr>
          <w:b/>
          <w:sz w:val="24"/>
        </w:rPr>
        <w:t xml:space="preserve"> declarative, interrogative, imperative, exclamatory</w:t>
      </w:r>
      <w:r>
        <w:rPr>
          <w:sz w:val="24"/>
        </w:rPr>
        <w:t xml:space="preserve"> sentences. These types differ in the aim of communication and express</w:t>
      </w:r>
      <w:r>
        <w:rPr>
          <w:b/>
          <w:sz w:val="24"/>
        </w:rPr>
        <w:t xml:space="preserve"> statements, questions, commands</w:t>
      </w:r>
      <w:r>
        <w:rPr>
          <w:sz w:val="24"/>
        </w:rPr>
        <w:t xml:space="preserve"> and</w:t>
      </w:r>
      <w:r>
        <w:rPr>
          <w:b/>
          <w:sz w:val="24"/>
        </w:rPr>
        <w:t xml:space="preserve"> exclamations</w:t>
      </w:r>
      <w:r>
        <w:rPr>
          <w:sz w:val="24"/>
        </w:rPr>
        <w:t xml:space="preserve"> respectively.</w:t>
      </w:r>
    </w:p>
    <w:p>
      <w:pPr>
        <w:pStyle w:val="Normal"/>
        <w:spacing w:lineRule="auto" w:line="240"/>
        <w:ind w:firstLine="284" w:end="0"/>
        <w:rPr>
          <w:sz w:val="24"/>
        </w:rPr>
      </w:pPr>
      <w:r>
        <w:rPr>
          <w:sz w:val="24"/>
        </w:rPr>
      </w:r>
    </w:p>
    <w:tbl>
      <w:tblPr>
        <w:tblW w:w="10590" w:type="dxa"/>
        <w:jc w:val="start"/>
        <w:tblInd w:w="392" w:type="dxa"/>
        <w:tblLayout w:type="fixed"/>
        <w:tblCellMar>
          <w:top w:w="0" w:type="dxa"/>
          <w:start w:w="108" w:type="dxa"/>
          <w:bottom w:w="0" w:type="dxa"/>
          <w:end w:w="108" w:type="dxa"/>
        </w:tblCellMar>
      </w:tblPr>
      <w:tblGrid>
        <w:gridCol w:w="5099"/>
        <w:gridCol w:w="5491"/>
      </w:tblGrid>
      <w:tr>
        <w:trPr/>
        <w:tc>
          <w:tcPr>
            <w:tcW w:w="5099" w:type="dxa"/>
            <w:tcBorders/>
          </w:tcPr>
          <w:p>
            <w:pPr>
              <w:pStyle w:val="2"/>
              <w:suppressAutoHyphens w:val="false"/>
              <w:ind w:hanging="0" w:end="0"/>
              <w:jc w:val="start"/>
              <w:rPr/>
            </w:pPr>
            <w:r>
              <w:rPr/>
              <w:t xml:space="preserve">Dickens was born in 1812. </w:t>
            </w:r>
          </w:p>
          <w:p>
            <w:pPr>
              <w:pStyle w:val="2"/>
              <w:suppressAutoHyphens w:val="false"/>
              <w:ind w:hanging="0" w:end="0"/>
              <w:jc w:val="start"/>
              <w:rPr/>
            </w:pPr>
            <w:r>
              <w:rPr/>
              <w:t xml:space="preserve">When shall I see you again? </w:t>
            </w:r>
          </w:p>
          <w:p>
            <w:pPr>
              <w:pStyle w:val="Normal"/>
              <w:spacing w:lineRule="auto" w:line="240"/>
              <w:ind w:hanging="0" w:end="0"/>
              <w:jc w:val="start"/>
              <w:rPr>
                <w:sz w:val="24"/>
              </w:rPr>
            </w:pPr>
            <w:r>
              <w:rPr/>
              <w:t>Do you know Italian?</w:t>
            </w:r>
          </w:p>
        </w:tc>
        <w:tc>
          <w:tcPr>
            <w:tcW w:w="5491" w:type="dxa"/>
            <w:tcBorders/>
          </w:tcPr>
          <w:p>
            <w:pPr>
              <w:pStyle w:val="Normal"/>
              <w:spacing w:lineRule="auto" w:line="240"/>
              <w:ind w:hanging="0" w:end="0"/>
              <w:jc w:val="start"/>
              <w:rPr/>
            </w:pPr>
            <w:r>
              <w:rPr/>
              <w:t xml:space="preserve">Come up and sit down. </w:t>
            </w:r>
          </w:p>
          <w:p>
            <w:pPr>
              <w:pStyle w:val="Normal"/>
              <w:spacing w:lineRule="auto" w:line="240"/>
              <w:ind w:hanging="0" w:end="0"/>
              <w:jc w:val="start"/>
              <w:rPr>
                <w:sz w:val="24"/>
              </w:rPr>
            </w:pPr>
            <w:r>
              <w:rPr/>
              <w:t>What a quiet evening!</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These types are usually applied to simple sentences. In a complex sentence the communicative type depends upon that of the main clause, as in:</w:t>
      </w:r>
    </w:p>
    <w:p>
      <w:pPr>
        <w:pStyle w:val="Normal"/>
        <w:spacing w:lineRule="auto" w:line="240"/>
        <w:ind w:firstLine="284" w:end="0"/>
        <w:rPr>
          <w:sz w:val="24"/>
        </w:rPr>
      </w:pPr>
      <w:r>
        <w:rPr>
          <w:sz w:val="24"/>
        </w:rPr>
      </w:r>
    </w:p>
    <w:p>
      <w:pPr>
        <w:pStyle w:val="2"/>
        <w:suppressAutoHyphens w:val="false"/>
        <w:ind w:start="284" w:end="0"/>
        <w:rPr/>
      </w:pPr>
      <w:r>
        <w:rPr/>
        <w:t>I waited till the light turned to green. (statement)</w:t>
      </w:r>
    </w:p>
    <w:p>
      <w:pPr>
        <w:pStyle w:val="Normal"/>
        <w:spacing w:lineRule="auto" w:line="240"/>
        <w:ind w:firstLine="284" w:start="284" w:end="0"/>
        <w:rPr>
          <w:sz w:val="24"/>
        </w:rPr>
      </w:pPr>
      <w:r>
        <w:rPr>
          <w:sz w:val="24"/>
        </w:rPr>
        <w:t>Do you always wait till the light turns to green? (question)</w:t>
      </w:r>
    </w:p>
    <w:p>
      <w:pPr>
        <w:pStyle w:val="Normal"/>
        <w:spacing w:lineRule="auto" w:line="240"/>
        <w:ind w:firstLine="284" w:start="284" w:end="0"/>
        <w:rPr>
          <w:sz w:val="24"/>
        </w:rPr>
      </w:pPr>
      <w:r>
        <w:rPr>
          <w:sz w:val="24"/>
        </w:rPr>
        <w:t>Wait till the light turns to green. (command)</w:t>
      </w:r>
    </w:p>
    <w:p>
      <w:pPr>
        <w:pStyle w:val="Normal"/>
        <w:spacing w:lineRule="auto" w:line="240"/>
        <w:ind w:firstLine="284" w:start="284" w:end="0"/>
        <w:rPr>
          <w:sz w:val="24"/>
        </w:rPr>
      </w:pPr>
      <w:r>
        <w:rPr>
          <w:sz w:val="24"/>
        </w:rPr>
        <w:t>How thoughtless of you not to have waited till the light turned to green! (exclamation)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a compound sentence, coordinate clauses may as well belong to different communicative types.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Look out, or you may meet with an accident. (command-statement) </w:t>
      </w:r>
    </w:p>
    <w:p>
      <w:pPr>
        <w:pStyle w:val="Normal"/>
        <w:spacing w:lineRule="auto" w:line="240"/>
        <w:ind w:firstLine="284" w:start="284" w:end="0"/>
        <w:rPr>
          <w:sz w:val="24"/>
        </w:rPr>
      </w:pPr>
      <w:r>
        <w:rPr>
          <w:sz w:val="24"/>
        </w:rPr>
        <w:t>I obeyed, for what else could I do? (statement-question)</w:t>
      </w:r>
    </w:p>
    <w:p>
      <w:pPr>
        <w:pStyle w:val="Normal"/>
        <w:spacing w:lineRule="auto" w:line="240"/>
        <w:ind w:firstLine="284" w:end="0"/>
        <w:rPr>
          <w:b/>
          <w:sz w:val="24"/>
        </w:rPr>
      </w:pPr>
      <w:r>
        <w:rPr>
          <w:b/>
          <w:sz w:val="24"/>
        </w:rPr>
      </w:r>
    </w:p>
    <w:p>
      <w:pPr>
        <w:pStyle w:val="Heading3"/>
        <w:rPr/>
      </w:pPr>
      <w:bookmarkStart w:id="94" w:name="__RefHeading___Toc5113033"/>
      <w:bookmarkEnd w:id="94"/>
      <w:r>
        <w:rPr/>
        <w:t>Declarative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7.</w:t>
      </w:r>
      <w:r>
        <w:rPr>
          <w:sz w:val="24"/>
        </w:rPr>
        <w:t xml:space="preserve"> A declarative sentence contains a statement which gives the reader or the listener some information about various events, activities or attitudes, thoughts and feelings. Statements form the bulk of monological speech, and the greater part of conversation. A statement may be</w:t>
      </w:r>
      <w:r>
        <w:rPr>
          <w:b/>
          <w:sz w:val="24"/>
        </w:rPr>
        <w:t xml:space="preserve"> positive (affirmative)</w:t>
      </w:r>
      <w:r>
        <w:rPr>
          <w:sz w:val="24"/>
        </w:rPr>
        <w:t xml:space="preserve"> or</w:t>
      </w:r>
      <w:r>
        <w:rPr>
          <w:b/>
          <w:sz w:val="24"/>
        </w:rPr>
        <w:t xml:space="preserve"> negative,</w:t>
      </w:r>
      <w:r>
        <w:rPr>
          <w:sz w:val="24"/>
        </w:rPr>
        <w:t xml:space="preserve"> as in: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I have just come back from a business trip. </w:t>
      </w:r>
    </w:p>
    <w:p>
      <w:pPr>
        <w:pStyle w:val="Normal"/>
        <w:spacing w:lineRule="auto" w:line="240"/>
        <w:ind w:firstLine="284" w:start="284" w:end="0"/>
        <w:rPr>
          <w:sz w:val="24"/>
        </w:rPr>
      </w:pPr>
      <w:r>
        <w:rPr>
          <w:sz w:val="24"/>
        </w:rPr>
        <w:t>I haven’t seen my sister yet.</w:t>
      </w:r>
    </w:p>
    <w:p>
      <w:pPr>
        <w:pStyle w:val="2"/>
        <w:suppressAutoHyphens w:val="false"/>
        <w:rPr>
          <w:sz w:val="24"/>
        </w:rPr>
      </w:pPr>
      <w:r>
        <w:rPr>
          <w:sz w:val="24"/>
        </w:rPr>
      </w:r>
    </w:p>
    <w:p>
      <w:pPr>
        <w:pStyle w:val="2"/>
        <w:suppressAutoHyphens w:val="false"/>
        <w:rPr/>
      </w:pPr>
      <w:r>
        <w:rPr/>
        <w:t>Grammatically, statements are characterized by the subject-predicate structure with the direct order of words. They are mostly two-member sentences, although they may be one-member sentences, as in: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Very early morning. </w:t>
      </w:r>
    </w:p>
    <w:p>
      <w:pPr>
        <w:pStyle w:val="Normal"/>
        <w:spacing w:lineRule="auto" w:line="240"/>
        <w:ind w:firstLine="284" w:start="284" w:end="0"/>
        <w:rPr>
          <w:sz w:val="24"/>
        </w:rPr>
      </w:pPr>
      <w:r>
        <w:rPr>
          <w:sz w:val="24"/>
        </w:rPr>
        <w:t>No curtain. No painting.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Statements usually have a falling tone; they are marked by a pause in speaking and by a full stop in writing.</w:t>
      </w:r>
    </w:p>
    <w:p>
      <w:pPr>
        <w:pStyle w:val="Normal"/>
        <w:spacing w:lineRule="auto" w:line="240"/>
        <w:ind w:firstLine="284" w:end="0"/>
        <w:rPr>
          <w:sz w:val="24"/>
        </w:rPr>
      </w:pPr>
      <w:r>
        <w:rPr>
          <w:sz w:val="24"/>
        </w:rPr>
        <w:t>In conversation, statements are often structurally incomplete, especially when they serve as a response to a question asking for some information, and the response conveys the most important idea.</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Where are you going? - To the library.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Thanks to their structure and lexical content, declarative sentences </w:t>
      </w:r>
      <w:r>
        <w:rPr>
          <w:b/>
          <w:sz w:val="24"/>
        </w:rPr>
        <w:t>are communicatively polyfunctional.</w:t>
      </w:r>
      <w:r>
        <w:rPr>
          <w:sz w:val="24"/>
        </w:rPr>
        <w:t xml:space="preserve"> Thus, besides their main function as information-carriers, statements may be used with the force of questions, commands and exclamations, as in: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I wonder why he is so late. </w:t>
      </w:r>
    </w:p>
    <w:p>
      <w:pPr>
        <w:pStyle w:val="Normal"/>
        <w:spacing w:lineRule="auto" w:line="240"/>
        <w:ind w:firstLine="284" w:start="284" w:end="0"/>
        <w:rPr>
          <w:sz w:val="24"/>
        </w:rPr>
      </w:pPr>
      <w:r>
        <w:rPr>
          <w:sz w:val="24"/>
        </w:rPr>
        <w:t>You mustn’t talk back to your parents.</w:t>
      </w:r>
    </w:p>
    <w:p>
      <w:pPr>
        <w:pStyle w:val="Normal"/>
        <w:spacing w:lineRule="auto" w:line="240"/>
        <w:ind w:firstLine="284" w:end="0"/>
        <w:rPr>
          <w:sz w:val="24"/>
        </w:rPr>
      </w:pPr>
      <w:r>
        <w:rPr>
          <w:sz w:val="24"/>
        </w:rPr>
      </w:r>
    </w:p>
    <w:p>
      <w:pPr>
        <w:pStyle w:val="Heading3"/>
        <w:rPr/>
      </w:pPr>
      <w:bookmarkStart w:id="95" w:name="__RefHeading___Toc5113034"/>
      <w:bookmarkEnd w:id="95"/>
      <w:r>
        <w:rPr/>
        <w:t>Interrogative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8.</w:t>
      </w:r>
      <w:r>
        <w:rPr>
          <w:sz w:val="24"/>
        </w:rPr>
        <w:t xml:space="preserve"> Interrogative sentences contain questions. Their communicative function consists in asking for information. They belong to the sphere of conversation and only occasionally occur in monological speech.</w:t>
      </w:r>
    </w:p>
    <w:p>
      <w:pPr>
        <w:pStyle w:val="Normal"/>
        <w:spacing w:lineRule="auto" w:line="240"/>
        <w:ind w:firstLine="284" w:end="0"/>
        <w:rPr/>
      </w:pPr>
      <w:r>
        <w:rPr>
          <w:sz w:val="24"/>
        </w:rPr>
        <w:t xml:space="preserve">All varieties of questions may be structurally reduced to two main types, </w:t>
      </w:r>
      <w:r>
        <w:rPr>
          <w:b/>
          <w:sz w:val="24"/>
        </w:rPr>
        <w:t>general questions</w:t>
      </w:r>
      <w:r>
        <w:rPr>
          <w:sz w:val="24"/>
        </w:rPr>
        <w:t xml:space="preserve"> (also called “yes-no” questions) and</w:t>
      </w:r>
      <w:r>
        <w:rPr>
          <w:b/>
          <w:sz w:val="24"/>
        </w:rPr>
        <w:t xml:space="preserve"> pronominal questions </w:t>
      </w:r>
      <w:r>
        <w:rPr>
          <w:sz w:val="24"/>
        </w:rPr>
        <w:t>(otherwise called “special” or “wh” - questions). Both are graphically identified by a question mark. The two main types have a number of structural and communicative modifications.</w:t>
      </w:r>
    </w:p>
    <w:p>
      <w:pPr>
        <w:pStyle w:val="Normal"/>
        <w:spacing w:lineRule="auto" w:line="240"/>
        <w:ind w:firstLine="284" w:end="0"/>
        <w:rPr>
          <w:sz w:val="24"/>
        </w:rPr>
      </w:pPr>
      <w:r>
        <w:rPr>
          <w:sz w:val="24"/>
        </w:rPr>
      </w:r>
    </w:p>
    <w:p>
      <w:pPr>
        <w:pStyle w:val="Normal"/>
        <w:spacing w:lineRule="auto" w:line="240"/>
        <w:ind w:firstLine="284" w:end="0"/>
        <w:rPr>
          <w:b/>
          <w:sz w:val="24"/>
        </w:rPr>
      </w:pPr>
      <w:r>
        <w:rPr>
          <w:b/>
          <w:sz w:val="24"/>
        </w:rPr>
        <w:t>General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w:t>
      </w:r>
      <w:r>
        <w:rPr>
          <w:sz w:val="24"/>
        </w:rPr>
        <w:t xml:space="preserve"> In  </w:t>
      </w:r>
      <w:r>
        <w:rPr>
          <w:spacing w:val="60"/>
          <w:sz w:val="24"/>
        </w:rPr>
        <w:t>general questions</w:t>
      </w:r>
      <w:r>
        <w:rPr>
          <w:sz w:val="24"/>
        </w:rPr>
        <w:t xml:space="preserve"> the speaker is interested to know whether some event or phenomenon asked about exists or does not exist; accordingly the answer may be positive or negative, thus containing or implying “yes” or “no”.                          </w:t>
      </w:r>
    </w:p>
    <w:p>
      <w:pPr>
        <w:pStyle w:val="Normal"/>
        <w:spacing w:lineRule="auto" w:line="240"/>
        <w:ind w:firstLine="284" w:end="0"/>
        <w:rPr>
          <w:sz w:val="24"/>
        </w:rPr>
      </w:pPr>
      <w:r>
        <w:rPr>
          <w:sz w:val="24"/>
        </w:rPr>
        <w:t>A general question opens with a verb operator, that is, an auxiliary, modal, or link verb followed by the subject. Such questions are characterized by the rising tone.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Does your sister go figure-skating? </w:t>
      </w:r>
    </w:p>
    <w:p>
      <w:pPr>
        <w:pStyle w:val="Normal"/>
        <w:spacing w:lineRule="auto" w:line="240"/>
        <w:ind w:firstLine="284" w:start="284" w:end="0"/>
        <w:rPr>
          <w:sz w:val="24"/>
        </w:rPr>
      </w:pPr>
      <w:r>
        <w:rPr>
          <w:sz w:val="24"/>
        </w:rPr>
        <w:t xml:space="preserve">Is that girl a friend of yours? </w:t>
      </w:r>
    </w:p>
    <w:p>
      <w:pPr>
        <w:pStyle w:val="Normal"/>
        <w:spacing w:lineRule="auto" w:line="240"/>
        <w:ind w:firstLine="284" w:start="284" w:end="0"/>
        <w:rPr>
          <w:sz w:val="24"/>
        </w:rPr>
      </w:pPr>
      <w:r>
        <w:rPr>
          <w:sz w:val="24"/>
        </w:rPr>
        <w:t>Can you speak French?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t>
      </w:r>
      <w:r>
        <w:rPr>
          <w:sz w:val="24"/>
        </w:rPr>
        <w:t>Yes-no” questions may be incomplete and reduced to two words only: Can you? Does he?</w:t>
      </w:r>
    </w:p>
    <w:p>
      <w:pPr>
        <w:pStyle w:val="Normal"/>
        <w:spacing w:lineRule="auto" w:line="240"/>
        <w:ind w:firstLine="284" w:end="0"/>
        <w:rPr>
          <w:sz w:val="24"/>
        </w:rPr>
      </w:pPr>
      <w:r>
        <w:rPr>
          <w:sz w:val="24"/>
        </w:rPr>
        <w:t>A negative "yes-no" question usually adds some emotional colouring of surprise or disappointment.</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Haven’t you posted the letter yet? (Why?)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General questions opening with </w:t>
      </w:r>
      <w:r>
        <w:rPr>
          <w:i/>
          <w:sz w:val="24"/>
        </w:rPr>
        <w:t>will/would</w:t>
      </w:r>
      <w:r>
        <w:rPr>
          <w:sz w:val="24"/>
        </w:rPr>
        <w:t xml:space="preserve"> may be considered as commands and requests according to their communicative role (see § 17).</w:t>
      </w:r>
    </w:p>
    <w:p>
      <w:pPr>
        <w:pStyle w:val="Normal"/>
        <w:spacing w:lineRule="auto" w:line="240"/>
        <w:ind w:firstLine="284" w:end="0"/>
        <w:rPr/>
      </w:pPr>
      <w:r>
        <w:rPr>
          <w:sz w:val="24"/>
        </w:rPr>
        <w:t>Owing to their occasional emotional colouring, “</w:t>
      </w:r>
      <w:r>
        <w:rPr>
          <w:i/>
          <w:sz w:val="24"/>
        </w:rPr>
        <w:t>yes-no”</w:t>
      </w:r>
      <w:r>
        <w:rPr>
          <w:sz w:val="24"/>
        </w:rPr>
        <w:t xml:space="preserve"> questions may function as exclamations (see § 22).</w:t>
      </w:r>
    </w:p>
    <w:p>
      <w:pPr>
        <w:pStyle w:val="Normal"/>
        <w:spacing w:lineRule="auto" w:line="240"/>
        <w:ind w:firstLine="284" w:end="0"/>
        <w:rPr>
          <w:sz w:val="24"/>
        </w:rPr>
      </w:pPr>
      <w:r>
        <w:rPr>
          <w:sz w:val="24"/>
        </w:rPr>
      </w:r>
    </w:p>
    <w:p>
      <w:pPr>
        <w:pStyle w:val="Normal"/>
        <w:spacing w:lineRule="auto" w:line="240"/>
        <w:ind w:firstLine="284" w:end="0"/>
        <w:rPr>
          <w:b/>
          <w:sz w:val="24"/>
        </w:rPr>
      </w:pPr>
      <w:r>
        <w:rPr>
          <w:b/>
          <w:sz w:val="24"/>
        </w:rPr>
        <w:t>Tag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xml:space="preserve">§ 10. </w:t>
      </w:r>
      <w:r>
        <w:rPr>
          <w:sz w:val="24"/>
        </w:rPr>
        <w:t xml:space="preserve">A  </w:t>
      </w:r>
      <w:r>
        <w:rPr>
          <w:spacing w:val="60"/>
          <w:sz w:val="24"/>
        </w:rPr>
        <w:t>tag question</w:t>
      </w:r>
      <w:r>
        <w:rPr>
          <w:sz w:val="24"/>
        </w:rPr>
        <w:t xml:space="preserve"> is a short “yes-no” question added to a statement. It consists only of an operator prompted by the predicate verb of the statement and a pronoun prompted by the subject. Generally the tag has a rising tone.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You know French, don’t you? - Yes, a bit. </w:t>
      </w:r>
    </w:p>
    <w:p>
      <w:pPr>
        <w:pStyle w:val="Normal"/>
        <w:spacing w:lineRule="auto" w:line="240"/>
        <w:ind w:firstLine="284" w:start="284" w:end="0"/>
        <w:rPr>
          <w:sz w:val="24"/>
        </w:rPr>
      </w:pPr>
      <w:r>
        <w:rPr>
          <w:sz w:val="24"/>
        </w:rPr>
        <w:t>George is a football fan, isn’t he? - He certainly is.</w:t>
      </w:r>
    </w:p>
    <w:p>
      <w:pPr>
        <w:pStyle w:val="Normal"/>
        <w:spacing w:lineRule="auto" w:line="240"/>
        <w:ind w:firstLine="284" w:start="284" w:end="0"/>
        <w:rPr>
          <w:sz w:val="24"/>
        </w:rPr>
      </w:pPr>
      <w:r>
        <w:rPr>
          <w:sz w:val="24"/>
        </w:rPr>
      </w:r>
    </w:p>
    <w:p>
      <w:pPr>
        <w:pStyle w:val="Normal"/>
        <w:spacing w:lineRule="auto" w:line="240"/>
        <w:ind w:firstLine="284" w:end="0"/>
        <w:rPr/>
      </w:pPr>
      <w:r>
        <w:rPr>
          <w:sz w:val="24"/>
        </w:rPr>
        <w:t>A tag question is added to a statement for confirmation and therefore is sometimes called aconfirmative question. It corresponds to such Russian tag questions as He</w:t>
      </w:r>
      <w:r>
        <w:rPr>
          <w:sz w:val="24"/>
          <w:lang w:val="ru-RU"/>
        </w:rPr>
        <w:t xml:space="preserve"> так ли? Не правда ли? Ведь так?</w:t>
      </w:r>
      <w:r>
        <w:rPr>
          <w:sz w:val="24"/>
        </w:rPr>
        <w:t xml:space="preserve"> The speaker expects the listener to share his view of some situation rather than to give him some new information. The most usual patterns of sentences with tag questions are as follows.</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 xml:space="preserve">Positive statement - negative tag - positive answer </w:t>
      </w:r>
    </w:p>
    <w:p>
      <w:pPr>
        <w:pStyle w:val="Normal"/>
        <w:spacing w:lineRule="auto" w:line="240"/>
        <w:ind w:firstLine="284" w:start="284" w:end="0"/>
        <w:rPr>
          <w:sz w:val="24"/>
        </w:rPr>
      </w:pPr>
      <w:r>
        <w:rPr>
          <w:sz w:val="24"/>
        </w:rPr>
        <w:t>You knew that before, didn’t you? - Yes, I did.</w:t>
      </w:r>
    </w:p>
    <w:p>
      <w:pPr>
        <w:pStyle w:val="Normal"/>
        <w:spacing w:lineRule="auto" w:line="240"/>
        <w:ind w:firstLine="284" w:start="284" w:end="0"/>
        <w:rPr>
          <w:b/>
          <w:sz w:val="24"/>
        </w:rPr>
      </w:pPr>
      <w:r>
        <w:rPr>
          <w:b/>
          <w:sz w:val="24"/>
        </w:rPr>
      </w:r>
    </w:p>
    <w:p>
      <w:pPr>
        <w:pStyle w:val="Normal"/>
        <w:spacing w:lineRule="auto" w:line="240"/>
        <w:ind w:firstLine="284" w:start="284" w:end="0"/>
        <w:rPr>
          <w:b/>
          <w:sz w:val="24"/>
        </w:rPr>
      </w:pPr>
      <w:r>
        <w:rPr>
          <w:b/>
          <w:sz w:val="24"/>
        </w:rPr>
        <w:t>Negative statement - positive tag - negative answer</w:t>
      </w:r>
    </w:p>
    <w:p>
      <w:pPr>
        <w:pStyle w:val="Normal"/>
        <w:spacing w:lineRule="auto" w:line="240"/>
        <w:ind w:firstLine="284" w:start="284" w:end="0"/>
        <w:rPr>
          <w:sz w:val="24"/>
        </w:rPr>
      </w:pPr>
      <w:r>
        <w:rPr>
          <w:sz w:val="24"/>
        </w:rPr>
        <w:t>You didn’t know that before, did you? - No, I didn’t.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answer, however, may be unexpected, as in: </w:t>
      </w:r>
      <w:r>
        <w:rPr>
          <w:i/>
          <w:sz w:val="24"/>
        </w:rPr>
        <w:t>You didn’t know that before, did you ? - But I did.</w:t>
      </w:r>
    </w:p>
    <w:p>
      <w:pPr>
        <w:pStyle w:val="Normal"/>
        <w:spacing w:lineRule="auto" w:line="240"/>
        <w:ind w:firstLine="284" w:end="0"/>
        <w:rPr>
          <w:sz w:val="24"/>
        </w:rPr>
      </w:pPr>
      <w:r>
        <w:rPr>
          <w:sz w:val="24"/>
        </w:rPr>
        <w:t>The falling tone of the tag is also possible. It makes the whole sentence sound like a statement. The speaker actually knows the answer and can do without it.</w:t>
      </w:r>
    </w:p>
    <w:p>
      <w:pPr>
        <w:pStyle w:val="Normal"/>
        <w:spacing w:lineRule="auto" w:line="240"/>
        <w:ind w:firstLine="284" w:end="0"/>
        <w:rPr>
          <w:sz w:val="24"/>
        </w:rPr>
      </w:pPr>
      <w:r>
        <w:rPr>
          <w:sz w:val="24"/>
        </w:rPr>
        <w:t>There is one more sentence pattern with a tag question which is less frequently used.</w:t>
      </w:r>
    </w:p>
    <w:p>
      <w:pPr>
        <w:pStyle w:val="Normal"/>
        <w:spacing w:lineRule="auto" w:line="240"/>
        <w:ind w:firstLine="284" w:end="0"/>
        <w:rPr>
          <w:b/>
          <w:sz w:val="24"/>
        </w:rPr>
      </w:pPr>
      <w:r>
        <w:rPr>
          <w:b/>
          <w:sz w:val="24"/>
        </w:rPr>
      </w:r>
    </w:p>
    <w:p>
      <w:pPr>
        <w:pStyle w:val="Normal"/>
        <w:spacing w:lineRule="auto" w:line="240"/>
        <w:ind w:firstLine="284" w:start="284" w:end="0"/>
        <w:rPr>
          <w:b/>
          <w:sz w:val="24"/>
        </w:rPr>
      </w:pPr>
      <w:r>
        <w:rPr>
          <w:b/>
          <w:sz w:val="24"/>
        </w:rPr>
        <w:t>Positive statement - positive tag</w:t>
      </w:r>
    </w:p>
    <w:p>
      <w:pPr>
        <w:pStyle w:val="Normal"/>
        <w:spacing w:lineRule="auto" w:line="240"/>
        <w:ind w:firstLine="284" w:start="284" w:end="0"/>
        <w:rPr>
          <w:sz w:val="24"/>
        </w:rPr>
      </w:pPr>
      <w:r>
        <w:rPr>
          <w:sz w:val="24"/>
        </w:rPr>
        <w:t>You knew about it before, did you?</w:t>
      </w:r>
    </w:p>
    <w:p>
      <w:pPr>
        <w:pStyle w:val="Normal"/>
        <w:spacing w:lineRule="auto" w:line="240"/>
        <w:ind w:firstLine="284" w:start="284" w:end="0"/>
        <w:rPr>
          <w:b/>
          <w:sz w:val="24"/>
        </w:rPr>
      </w:pPr>
      <w:r>
        <w:rPr>
          <w:b/>
          <w:sz w:val="24"/>
        </w:rPr>
      </w:r>
    </w:p>
    <w:p>
      <w:pPr>
        <w:pStyle w:val="Normal"/>
        <w:spacing w:lineRule="auto" w:line="240"/>
        <w:ind w:firstLine="284" w:start="284" w:end="0"/>
        <w:rPr>
          <w:b/>
          <w:sz w:val="24"/>
        </w:rPr>
      </w:pPr>
      <w:r>
        <w:rPr>
          <w:b/>
          <w:sz w:val="24"/>
        </w:rPr>
        <w:t xml:space="preserve">Negative statement - negative tag </w:t>
      </w:r>
    </w:p>
    <w:p>
      <w:pPr>
        <w:pStyle w:val="Normal"/>
        <w:spacing w:lineRule="auto" w:line="240"/>
        <w:ind w:firstLine="284" w:start="284" w:end="0"/>
        <w:rPr>
          <w:sz w:val="24"/>
        </w:rPr>
      </w:pPr>
      <w:r>
        <w:rPr>
          <w:sz w:val="24"/>
        </w:rPr>
        <w:t>You didn’t know about it before, didn’t you?</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This sentence pattern is used when the speaker comes to a conclusion concerning some event. Such sentences may begin with the conjunction </w:t>
      </w:r>
      <w:r>
        <w:rPr>
          <w:i/>
          <w:sz w:val="24"/>
        </w:rPr>
        <w:t>so.</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So</w:t>
      </w:r>
      <w:r>
        <w:rPr>
          <w:sz w:val="24"/>
        </w:rPr>
        <w:t xml:space="preserve"> you knew about it before, did you?</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sentence pattern with a tag question may serve as a response to the previous remark. Thus it forms a comment having some emotional attitude, such as surprise, anger, sarcasm.</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They even put the car on the ship for you.</w:t>
      </w:r>
    </w:p>
    <w:p>
      <w:pPr>
        <w:pStyle w:val="Normal"/>
        <w:spacing w:lineRule="auto" w:line="240"/>
        <w:ind w:firstLine="284" w:start="284" w:end="0"/>
        <w:rPr>
          <w:sz w:val="24"/>
        </w:rPr>
      </w:pPr>
      <w:r>
        <w:rPr>
          <w:sz w:val="24"/>
        </w:rPr>
        <w:t>- They do, do they? Who takes it off again?</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xml:space="preserve">He brought these flowers, too. - He did, did he? - Yes. </w:t>
      </w:r>
    </w:p>
    <w:p>
      <w:pPr>
        <w:pStyle w:val="Normal"/>
        <w:spacing w:lineRule="auto" w:line="240"/>
        <w:ind w:firstLine="284" w:start="284" w:end="0"/>
        <w:rPr>
          <w:sz w:val="24"/>
        </w:rPr>
      </w:pPr>
      <w:r>
        <w:rPr>
          <w:sz w:val="24"/>
        </w:rPr>
      </w:r>
    </w:p>
    <w:p>
      <w:pPr>
        <w:pStyle w:val="Normal"/>
        <w:spacing w:lineRule="auto" w:line="240"/>
        <w:ind w:firstLine="284" w:end="0"/>
        <w:rPr>
          <w:b/>
          <w:sz w:val="24"/>
        </w:rPr>
      </w:pPr>
      <w:r>
        <w:rPr>
          <w:b/>
          <w:sz w:val="24"/>
        </w:rPr>
        <w:t>Alternative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w:t>
      </w:r>
      <w:r>
        <w:rPr>
          <w:sz w:val="24"/>
        </w:rPr>
        <w:t xml:space="preserve"> An  </w:t>
      </w:r>
      <w:r>
        <w:rPr>
          <w:spacing w:val="60"/>
          <w:sz w:val="24"/>
        </w:rPr>
        <w:t>alternative question</w:t>
      </w:r>
      <w:r>
        <w:rPr>
          <w:sz w:val="24"/>
        </w:rPr>
        <w:t xml:space="preserve"> implies a choice between two or more alternative answers. Like a “yes-no” question, it opens with an operator, but the suggestion of choice expressed by the disjunctive conjunction </w:t>
      </w:r>
      <w:r>
        <w:rPr>
          <w:i/>
          <w:sz w:val="24"/>
        </w:rPr>
        <w:t>or</w:t>
      </w:r>
      <w:r>
        <w:rPr>
          <w:sz w:val="24"/>
        </w:rPr>
        <w:t xml:space="preserve"> makes the “yes-no” answer impossible. The conjunction </w:t>
      </w:r>
      <w:r>
        <w:rPr>
          <w:i/>
          <w:sz w:val="24"/>
        </w:rPr>
        <w:t>or</w:t>
      </w:r>
      <w:r>
        <w:rPr>
          <w:sz w:val="24"/>
        </w:rPr>
        <w:t xml:space="preserve"> links either two homogeneous parts of the sentence or two coordinate clauses. The part of the question before the conjunction is characterized by a rising tone, the part after the conjunction has a falling tone.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Will you go to the opera or to the concert to-night?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An alternative question may sometimes resemble a pronominal question beginning with a question 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Which do you prefer, tea </w:t>
      </w:r>
      <w:r>
        <w:rPr>
          <w:i/>
          <w:sz w:val="24"/>
        </w:rPr>
        <w:t>or</w:t>
      </w:r>
      <w:r>
        <w:rPr>
          <w:sz w:val="24"/>
        </w:rPr>
        <w:t xml:space="preserve"> coffee? </w:t>
      </w:r>
    </w:p>
    <w:p>
      <w:pPr>
        <w:pStyle w:val="Normal"/>
        <w:spacing w:lineRule="auto" w:line="240"/>
        <w:ind w:firstLine="284" w:start="284" w:end="0"/>
        <w:rPr/>
      </w:pPr>
      <w:r>
        <w:rPr>
          <w:sz w:val="24"/>
        </w:rPr>
        <w:t xml:space="preserve">Where shall we go, to the cinema </w:t>
      </w:r>
      <w:r>
        <w:rPr>
          <w:i/>
          <w:sz w:val="24"/>
        </w:rPr>
        <w:t>or</w:t>
      </w:r>
      <w:r>
        <w:rPr>
          <w:sz w:val="24"/>
        </w:rPr>
        <w:t xml:space="preserve"> to the football match?</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Actually such structures fall into two parts, the first forms a pronominal question, the second a condensed alternative question.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Would you prefer tea or coffee? </w:t>
      </w:r>
    </w:p>
    <w:p>
      <w:pPr>
        <w:pStyle w:val="Normal"/>
        <w:spacing w:lineRule="auto" w:line="240"/>
        <w:ind w:firstLine="284" w:start="284" w:end="0"/>
        <w:rPr>
          <w:sz w:val="24"/>
        </w:rPr>
      </w:pPr>
      <w:r>
        <w:rPr>
          <w:sz w:val="24"/>
        </w:rPr>
        <w:t>Shall we go to the cinema or to the football match?</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Sometimes the alternative contains only a negation: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Will they ever stop arguing or not?</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Suggestive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12.</w:t>
      </w:r>
      <w:r>
        <w:rPr>
          <w:sz w:val="24"/>
        </w:rPr>
        <w:t xml:space="preserve"> </w:t>
      </w:r>
      <w:r>
        <w:rPr>
          <w:spacing w:val="60"/>
          <w:sz w:val="24"/>
        </w:rPr>
        <w:t>Suggestive questions</w:t>
      </w:r>
      <w:r>
        <w:rPr>
          <w:sz w:val="24"/>
        </w:rPr>
        <w:t xml:space="preserve">, also called  </w:t>
      </w:r>
      <w:r>
        <w:rPr>
          <w:spacing w:val="60"/>
          <w:sz w:val="24"/>
        </w:rPr>
        <w:t>declarative questions</w:t>
      </w:r>
      <w:r>
        <w:rPr>
          <w:sz w:val="24"/>
        </w:rPr>
        <w:t>, form a peculiar kind of "yes-no" questions. They keep the word order of statements but serve as questions owing to the rising tone in speaking and a question mark in writing, as in:</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You really want to go now, to-night?</w:t>
      </w:r>
    </w:p>
    <w:p>
      <w:pPr>
        <w:pStyle w:val="Normal"/>
        <w:spacing w:lineRule="auto" w:line="240"/>
        <w:ind w:firstLine="284" w:start="284" w:end="0"/>
        <w:rPr/>
      </w:pPr>
      <w:r>
        <w:rPr>
          <w:i/>
          <w:sz w:val="24"/>
        </w:rPr>
        <w:t>-</w:t>
      </w:r>
      <w:r>
        <w:rPr>
          <w:sz w:val="24"/>
        </w:rPr>
        <w:t xml:space="preserve"> Yes, nothing could make me stay.</w:t>
      </w:r>
    </w:p>
    <w:p>
      <w:pPr>
        <w:pStyle w:val="Normal"/>
        <w:spacing w:lineRule="auto" w:line="240"/>
        <w:ind w:firstLine="284" w:end="0"/>
        <w:rPr>
          <w:b/>
          <w:sz w:val="24"/>
        </w:rPr>
      </w:pPr>
      <w:r>
        <w:rPr>
          <w:b/>
          <w:sz w:val="24"/>
        </w:rPr>
      </w:r>
    </w:p>
    <w:p>
      <w:pPr>
        <w:pStyle w:val="2"/>
        <w:suppressAutoHyphens w:val="false"/>
        <w:rPr/>
      </w:pPr>
      <w:r>
        <w:rPr/>
        <w:t>By their communicative function suggestive questions resemble sentences with tag questions; they are asked for the sake of confirmation. The speaker is all but sure what the answer will be (positive or negative), and by asking the question expects confirmation on the part of the ad</w:t>
        <w:softHyphen/>
        <w:t>dressee.</w:t>
      </w:r>
    </w:p>
    <w:p>
      <w:pPr>
        <w:pStyle w:val="Normal"/>
        <w:spacing w:lineRule="auto" w:line="240"/>
        <w:ind w:firstLine="284" w:end="0"/>
        <w:rPr>
          <w:sz w:val="24"/>
        </w:rPr>
      </w:pPr>
      <w:r>
        <w:rPr>
          <w:sz w:val="24"/>
        </w:rPr>
      </w:r>
    </w:p>
    <w:p>
      <w:pPr>
        <w:pStyle w:val="Normal"/>
        <w:spacing w:lineRule="auto" w:line="240"/>
        <w:ind w:firstLine="284" w:start="284" w:end="0"/>
        <w:rPr>
          <w:i/>
          <w:i/>
          <w:sz w:val="24"/>
        </w:rPr>
      </w:pPr>
      <w:r>
        <w:rPr>
          <w:i/>
          <w:sz w:val="24"/>
        </w:rPr>
        <w:t>You are familiar with the town?</w:t>
      </w:r>
    </w:p>
    <w:p>
      <w:pPr>
        <w:pStyle w:val="Normal"/>
        <w:spacing w:lineRule="auto" w:line="240"/>
        <w:ind w:firstLine="284" w:start="284" w:end="0"/>
        <w:rPr/>
      </w:pPr>
      <w:r>
        <w:rPr>
          <w:i/>
          <w:sz w:val="24"/>
        </w:rPr>
        <w:t>-</w:t>
      </w:r>
      <w:r>
        <w:rPr>
          <w:sz w:val="24"/>
        </w:rPr>
        <w:t xml:space="preserve"> I spent winter here many years ago.</w:t>
      </w:r>
    </w:p>
    <w:p>
      <w:pPr>
        <w:pStyle w:val="Normal"/>
        <w:spacing w:lineRule="auto" w:line="240"/>
        <w:ind w:firstLine="284" w:start="284" w:end="0"/>
        <w:rPr>
          <w:i/>
          <w:i/>
          <w:sz w:val="24"/>
        </w:rPr>
      </w:pPr>
      <w:r>
        <w:rPr>
          <w:i/>
          <w:sz w:val="24"/>
        </w:rPr>
        <w:t>You still don’t believe me, Aunt Nora?</w:t>
      </w:r>
    </w:p>
    <w:p>
      <w:pPr>
        <w:pStyle w:val="Normal"/>
        <w:spacing w:lineRule="auto" w:line="240"/>
        <w:ind w:firstLine="284" w:start="284" w:end="0"/>
        <w:rPr/>
      </w:pPr>
      <w:r>
        <w:rPr>
          <w:i/>
          <w:sz w:val="24"/>
        </w:rPr>
        <w:t>-</w:t>
      </w:r>
      <w:r>
        <w:rPr>
          <w:sz w:val="24"/>
        </w:rPr>
        <w:t xml:space="preserve"> No,</w:t>
      </w:r>
      <w:r>
        <w:rPr>
          <w:b/>
          <w:sz w:val="24"/>
        </w:rPr>
        <w:t xml:space="preserve"> </w:t>
      </w:r>
      <w:r>
        <w:rPr>
          <w:sz w:val="24"/>
        </w:rPr>
        <w:t>I don't.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answer is sometimes unexpected.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child like you talking of “we women”! What next? </w:t>
      </w:r>
      <w:r>
        <w:rPr>
          <w:i/>
          <w:sz w:val="24"/>
        </w:rPr>
        <w:t>You’re not in earnest?</w:t>
      </w:r>
    </w:p>
    <w:p>
      <w:pPr>
        <w:pStyle w:val="Normal"/>
        <w:spacing w:lineRule="auto" w:line="240"/>
        <w:ind w:firstLine="284" w:start="284" w:end="0"/>
        <w:rPr/>
      </w:pPr>
      <w:r>
        <w:rPr>
          <w:i/>
          <w:sz w:val="24"/>
        </w:rPr>
        <w:t>-</w:t>
      </w:r>
      <w:r>
        <w:rPr>
          <w:sz w:val="24"/>
        </w:rPr>
        <w:t xml:space="preserve"> Yes, I am.</w:t>
      </w:r>
    </w:p>
    <w:p>
      <w:pPr>
        <w:pStyle w:val="Normal"/>
        <w:spacing w:lineRule="auto" w:line="240"/>
        <w:ind w:firstLine="284" w:end="0"/>
        <w:rPr>
          <w:sz w:val="24"/>
        </w:rPr>
      </w:pPr>
      <w:r>
        <w:rPr>
          <w:sz w:val="24"/>
        </w:rPr>
      </w:r>
    </w:p>
    <w:p>
      <w:pPr>
        <w:pStyle w:val="Normal"/>
        <w:spacing w:lineRule="auto" w:line="240"/>
        <w:ind w:firstLine="284" w:end="0"/>
        <w:rPr/>
      </w:pPr>
      <w:r>
        <w:rPr>
          <w:sz w:val="24"/>
        </w:rPr>
        <w:t>Unlike ordinary “yes-no” questions, suggestive questions may con</w:t>
        <w:softHyphen/>
        <w:t xml:space="preserve">tain independent elements, such as interjections, modal words or phrases, the conjunction </w:t>
      </w:r>
      <w:r>
        <w:rPr>
          <w:i/>
          <w:sz w:val="24"/>
        </w:rPr>
        <w:t>so,</w:t>
      </w:r>
      <w:r>
        <w:rPr>
          <w:sz w:val="24"/>
        </w:rPr>
        <w:t xml:space="preserve"> parenthetical clauses, etc.,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are joking, </w:t>
      </w:r>
      <w:r>
        <w:rPr>
          <w:i/>
          <w:sz w:val="24"/>
        </w:rPr>
        <w:t>eh?</w:t>
      </w:r>
    </w:p>
    <w:p>
      <w:pPr>
        <w:pStyle w:val="Normal"/>
        <w:spacing w:lineRule="auto" w:line="240"/>
        <w:ind w:firstLine="284" w:start="284" w:end="0"/>
        <w:rPr/>
      </w:pPr>
      <w:r>
        <w:rPr>
          <w:i/>
          <w:sz w:val="24"/>
        </w:rPr>
        <w:t>Surely</w:t>
      </w:r>
      <w:r>
        <w:rPr>
          <w:sz w:val="24"/>
        </w:rPr>
        <w:t xml:space="preserve"> you are not offended?</w:t>
      </w:r>
    </w:p>
    <w:p>
      <w:pPr>
        <w:pStyle w:val="Normal"/>
        <w:spacing w:lineRule="auto" w:line="240"/>
        <w:ind w:firstLine="284" w:start="284" w:end="0"/>
        <w:rPr/>
      </w:pPr>
      <w:r>
        <w:rPr>
          <w:i/>
          <w:sz w:val="24"/>
        </w:rPr>
        <w:t>So</w:t>
      </w:r>
      <w:r>
        <w:rPr>
          <w:sz w:val="24"/>
        </w:rPr>
        <w:t xml:space="preserve"> you knew about, it before?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Suggestive questions are frequently used as question responses with various kinds of emotional colouring, most often that of surprise or incredulity.</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He said you were a very good ski-teacher.</w:t>
      </w:r>
    </w:p>
    <w:p>
      <w:pPr>
        <w:pStyle w:val="Normal"/>
        <w:spacing w:lineRule="auto" w:line="240"/>
        <w:ind w:firstLine="284" w:start="284" w:end="0"/>
        <w:rPr>
          <w:i/>
          <w:i/>
          <w:sz w:val="24"/>
        </w:rPr>
      </w:pPr>
      <w:r>
        <w:rPr>
          <w:i/>
          <w:sz w:val="24"/>
        </w:rPr>
        <w:t xml:space="preserve">- He said that? </w:t>
      </w:r>
    </w:p>
    <w:p>
      <w:pPr>
        <w:pStyle w:val="21"/>
        <w:suppressAutoHyphens w:val="false"/>
        <w:ind w:firstLine="284" w:start="284" w:end="0"/>
        <w:rPr/>
      </w:pPr>
      <w:r>
        <w:rPr/>
        <w:t>You sound surprised.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Because of their main communicative function, suggestive questions are very useful as leading questions to get exact information, as seen in the following passage: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You mean to say he at no time asked you the actual purpose of your visit?</w:t>
      </w:r>
    </w:p>
    <w:p>
      <w:pPr>
        <w:pStyle w:val="Normal"/>
        <w:spacing w:lineRule="auto" w:line="240"/>
        <w:ind w:firstLine="284" w:start="284" w:end="0"/>
        <w:rPr/>
      </w:pPr>
      <w:r>
        <w:rPr>
          <w:i/>
          <w:sz w:val="24"/>
        </w:rPr>
        <w:t>-</w:t>
      </w:r>
      <w:r>
        <w:rPr>
          <w:sz w:val="24"/>
        </w:rPr>
        <w:t xml:space="preserve"> Not at that interview.</w:t>
      </w:r>
    </w:p>
    <w:p>
      <w:pPr>
        <w:pStyle w:val="Normal"/>
        <w:spacing w:lineRule="auto" w:line="240"/>
        <w:ind w:firstLine="284" w:start="284" w:end="0"/>
        <w:rPr/>
      </w:pPr>
      <w:r>
        <w:rPr>
          <w:sz w:val="24"/>
        </w:rPr>
        <w:t xml:space="preserve">- </w:t>
      </w:r>
      <w:r>
        <w:rPr>
          <w:i/>
          <w:sz w:val="24"/>
        </w:rPr>
        <w:t>And it did not occur to you to force this information on him ?</w:t>
      </w:r>
    </w:p>
    <w:p>
      <w:pPr>
        <w:pStyle w:val="Normal"/>
        <w:spacing w:lineRule="auto" w:line="240"/>
        <w:ind w:firstLine="284" w:start="284" w:end="0"/>
        <w:rPr/>
      </w:pPr>
      <w:r>
        <w:rPr>
          <w:i/>
          <w:sz w:val="24"/>
        </w:rPr>
        <w:t>-</w:t>
      </w:r>
      <w:r>
        <w:rPr>
          <w:sz w:val="24"/>
        </w:rPr>
        <w:t xml:space="preserve"> Indeed it did...</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Pronominal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§13.</w:t>
      </w:r>
      <w:r>
        <w:rPr>
          <w:sz w:val="24"/>
        </w:rPr>
        <w:t xml:space="preserve"> </w:t>
      </w:r>
      <w:r>
        <w:rPr>
          <w:spacing w:val="60"/>
          <w:sz w:val="24"/>
        </w:rPr>
        <w:t>Pronominal questions</w:t>
      </w:r>
      <w:r>
        <w:rPr>
          <w:sz w:val="24"/>
        </w:rPr>
        <w:t xml:space="preserve"> open with an interrogative pronoun or a pronominal adverb, the function of which is to get more detailed and exact information about some event or phenomenon known to the speaker and listener.</w:t>
      </w:r>
    </w:p>
    <w:p>
      <w:pPr>
        <w:pStyle w:val="Normal"/>
        <w:spacing w:lineRule="auto" w:line="240"/>
        <w:ind w:firstLine="284" w:end="0"/>
        <w:rPr/>
      </w:pPr>
      <w:r>
        <w:rPr>
          <w:sz w:val="24"/>
        </w:rPr>
        <w:t xml:space="preserve">The interrogative pronouns and adverbs which function as question words are as follows: </w:t>
      </w:r>
      <w:r>
        <w:rPr>
          <w:i/>
          <w:sz w:val="24"/>
        </w:rPr>
        <w:t>what, which, who, whom, whose, where, when, why, how</w:t>
      </w:r>
      <w:r>
        <w:rPr>
          <w:sz w:val="24"/>
        </w:rPr>
        <w:t xml:space="preserve"> and the archaic </w:t>
      </w:r>
      <w:r>
        <w:rPr>
          <w:i/>
          <w:sz w:val="24"/>
        </w:rPr>
        <w:t>whence</w:t>
      </w:r>
      <w:r>
        <w:rPr>
          <w:sz w:val="24"/>
        </w:rPr>
        <w:t xml:space="preserve"> (= where from), </w:t>
      </w:r>
      <w:r>
        <w:rPr>
          <w:i/>
          <w:sz w:val="24"/>
        </w:rPr>
        <w:t>whither</w:t>
      </w:r>
      <w:r>
        <w:rPr>
          <w:sz w:val="24"/>
        </w:rPr>
        <w:t xml:space="preserve"> (= where, where to), </w:t>
      </w:r>
      <w:r>
        <w:rPr>
          <w:i/>
          <w:sz w:val="24"/>
        </w:rPr>
        <w:t>wherefore</w:t>
      </w:r>
      <w:r>
        <w:rPr>
          <w:sz w:val="24"/>
        </w:rPr>
        <w:t xml:space="preserve"> (= what for, why).</w:t>
      </w:r>
    </w:p>
    <w:p>
      <w:pPr>
        <w:pStyle w:val="Normal"/>
        <w:spacing w:lineRule="auto" w:line="240"/>
        <w:ind w:firstLine="284" w:end="0"/>
        <w:rPr/>
      </w:pPr>
      <w:r>
        <w:rPr>
          <w:sz w:val="24"/>
        </w:rPr>
        <w:t xml:space="preserve">Adverbial phrases such as </w:t>
      </w:r>
      <w:r>
        <w:rPr>
          <w:i/>
          <w:sz w:val="24"/>
        </w:rPr>
        <w:t>how long, how often</w:t>
      </w:r>
      <w:r>
        <w:rPr>
          <w:sz w:val="24"/>
        </w:rPr>
        <w:t xml:space="preserve"> may also function as question words.</w:t>
      </w:r>
    </w:p>
    <w:p>
      <w:pPr>
        <w:pStyle w:val="Normal"/>
        <w:spacing w:lineRule="auto" w:line="240"/>
        <w:ind w:firstLine="284" w:end="0"/>
        <w:rPr>
          <w:sz w:val="24"/>
        </w:rPr>
      </w:pPr>
      <w:r>
        <w:rPr>
          <w:sz w:val="24"/>
        </w:rPr>
        <w:t>Question words may have various syntactical functions in the sentence, depending upon the information the speaker wants to obtain: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1. </w:t>
      </w:r>
      <w:r>
        <w:rPr>
          <w:i/>
          <w:sz w:val="24"/>
        </w:rPr>
        <w:t>Who</w:t>
      </w:r>
      <w:r>
        <w:rPr>
          <w:sz w:val="24"/>
        </w:rPr>
        <w:t xml:space="preserve"> came first? (subject) - I did.</w:t>
      </w:r>
    </w:p>
    <w:p>
      <w:pPr>
        <w:pStyle w:val="Normal"/>
        <w:spacing w:lineRule="auto" w:line="240"/>
        <w:ind w:firstLine="284" w:start="284" w:end="0"/>
        <w:rPr/>
      </w:pPr>
      <w:r>
        <w:rPr>
          <w:sz w:val="24"/>
        </w:rPr>
        <w:t xml:space="preserve">2. </w:t>
      </w:r>
      <w:r>
        <w:rPr>
          <w:i/>
          <w:sz w:val="24"/>
        </w:rPr>
        <w:t>What</w:t>
      </w:r>
      <w:r>
        <w:rPr>
          <w:sz w:val="24"/>
        </w:rPr>
        <w:t xml:space="preserve"> makes you think so? (subject) - Your behaviour.</w:t>
      </w:r>
    </w:p>
    <w:p>
      <w:pPr>
        <w:pStyle w:val="Normal"/>
        <w:spacing w:lineRule="auto" w:line="240"/>
        <w:ind w:firstLine="284" w:start="284" w:end="0"/>
        <w:rPr/>
      </w:pPr>
      <w:r>
        <w:rPr>
          <w:sz w:val="24"/>
        </w:rPr>
        <w:t xml:space="preserve">3. </w:t>
      </w:r>
      <w:r>
        <w:rPr>
          <w:i/>
          <w:sz w:val="24"/>
        </w:rPr>
        <w:t>Whose</w:t>
      </w:r>
      <w:r>
        <w:rPr>
          <w:sz w:val="24"/>
        </w:rPr>
        <w:t xml:space="preserve"> team has won the match? (attribute) - Ours.</w:t>
      </w:r>
    </w:p>
    <w:p>
      <w:pPr>
        <w:pStyle w:val="Normal"/>
        <w:spacing w:lineRule="auto" w:line="240"/>
        <w:ind w:firstLine="284" w:start="284" w:end="0"/>
        <w:rPr/>
      </w:pPr>
      <w:r>
        <w:rPr>
          <w:sz w:val="24"/>
        </w:rPr>
        <w:t xml:space="preserve">4. </w:t>
      </w:r>
      <w:r>
        <w:rPr>
          <w:i/>
          <w:sz w:val="24"/>
        </w:rPr>
        <w:t>Which</w:t>
      </w:r>
      <w:r>
        <w:rPr>
          <w:sz w:val="24"/>
        </w:rPr>
        <w:t xml:space="preserve"> story did you like best? (attribute) - The last.</w:t>
      </w:r>
    </w:p>
    <w:p>
      <w:pPr>
        <w:pStyle w:val="Normal"/>
        <w:spacing w:lineRule="auto" w:line="240"/>
        <w:ind w:firstLine="284" w:start="284" w:end="0"/>
        <w:rPr/>
      </w:pPr>
      <w:r>
        <w:rPr>
          <w:sz w:val="24"/>
        </w:rPr>
        <w:t xml:space="preserve">5. </w:t>
      </w:r>
      <w:r>
        <w:rPr>
          <w:i/>
          <w:sz w:val="24"/>
        </w:rPr>
        <w:t>Who</w:t>
      </w:r>
      <w:r>
        <w:rPr>
          <w:sz w:val="24"/>
        </w:rPr>
        <w:t xml:space="preserve"> is that man? (predicative) - He is my brother.</w:t>
      </w:r>
    </w:p>
    <w:p>
      <w:pPr>
        <w:pStyle w:val="Normal"/>
        <w:spacing w:lineRule="auto" w:line="240"/>
        <w:ind w:firstLine="284" w:start="284" w:end="0"/>
        <w:rPr/>
      </w:pPr>
      <w:r>
        <w:rPr>
          <w:sz w:val="24"/>
        </w:rPr>
        <w:t xml:space="preserve">6. </w:t>
      </w:r>
      <w:r>
        <w:rPr>
          <w:i/>
          <w:sz w:val="24"/>
        </w:rPr>
        <w:t>What</w:t>
      </w:r>
      <w:r>
        <w:rPr>
          <w:sz w:val="24"/>
        </w:rPr>
        <w:t xml:space="preserve"> are you doing there? (object) - Nothing.</w:t>
      </w:r>
    </w:p>
    <w:p>
      <w:pPr>
        <w:pStyle w:val="Normal"/>
        <w:spacing w:lineRule="auto" w:line="240"/>
        <w:ind w:firstLine="284" w:start="284" w:end="0"/>
        <w:rPr/>
      </w:pPr>
      <w:r>
        <w:rPr>
          <w:sz w:val="24"/>
        </w:rPr>
        <w:t xml:space="preserve">7. </w:t>
      </w:r>
      <w:r>
        <w:rPr>
          <w:i/>
          <w:sz w:val="24"/>
        </w:rPr>
        <w:t>When</w:t>
      </w:r>
      <w:r>
        <w:rPr>
          <w:sz w:val="24"/>
        </w:rPr>
        <w:t xml:space="preserve"> are you going to come back? (adverbial of time) - Tomorrow.</w:t>
      </w:r>
    </w:p>
    <w:p>
      <w:pPr>
        <w:pStyle w:val="Normal"/>
        <w:spacing w:lineRule="auto" w:line="240"/>
        <w:ind w:firstLine="284" w:start="284" w:end="0"/>
        <w:rPr/>
      </w:pPr>
      <w:r>
        <w:rPr>
          <w:sz w:val="24"/>
        </w:rPr>
        <w:t xml:space="preserve">8. </w:t>
      </w:r>
      <w:r>
        <w:rPr>
          <w:i/>
          <w:sz w:val="24"/>
        </w:rPr>
        <w:t>How</w:t>
      </w:r>
      <w:r>
        <w:rPr>
          <w:sz w:val="24"/>
        </w:rPr>
        <w:t xml:space="preserve"> can I get to your place? (adverbial of manner) - By bus.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can be seen from the above examples, word order in a pronominal question is characterized by inversion of the operator and the subject. Inversion does not take place when the question word is the subject or an attribute to the subject (see examples 1, 2, 3).</w:t>
      </w:r>
    </w:p>
    <w:p>
      <w:pPr>
        <w:pStyle w:val="Normal"/>
        <w:spacing w:lineRule="auto" w:line="240"/>
        <w:ind w:firstLine="284" w:end="0"/>
        <w:rPr>
          <w:sz w:val="24"/>
        </w:rPr>
      </w:pPr>
      <w:r>
        <w:rPr>
          <w:sz w:val="24"/>
        </w:rPr>
        <w:t>A question word may be preceded by a preposition.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On what</w:t>
      </w:r>
      <w:r>
        <w:rPr>
          <w:sz w:val="24"/>
        </w:rPr>
        <w:t xml:space="preserve"> resolution do you insist?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colloquial English it is preferable to shift the preposition to the end of the question.</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What are you laughing </w:t>
      </w:r>
      <w:r>
        <w:rPr>
          <w:i/>
          <w:sz w:val="24"/>
        </w:rPr>
        <w:t xml:space="preserve">at? </w:t>
      </w:r>
    </w:p>
    <w:p>
      <w:pPr>
        <w:pStyle w:val="Normal"/>
        <w:spacing w:lineRule="auto" w:line="240"/>
        <w:ind w:firstLine="284" w:start="284" w:end="0"/>
        <w:rPr/>
      </w:pPr>
      <w:r>
        <w:rPr>
          <w:sz w:val="24"/>
        </w:rPr>
        <w:t xml:space="preserve">What did you argue </w:t>
      </w:r>
      <w:r>
        <w:rPr>
          <w:i/>
          <w:sz w:val="24"/>
        </w:rPr>
        <w:t>about?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In colloquial English the pronoun </w:t>
      </w:r>
      <w:r>
        <w:rPr>
          <w:i/>
          <w:sz w:val="24"/>
        </w:rPr>
        <w:t>who</w:t>
      </w:r>
      <w:r>
        <w:rPr>
          <w:sz w:val="24"/>
        </w:rPr>
        <w:t xml:space="preserve"> is used as a question word functioning either as subject or object.</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Who has done it? </w:t>
      </w:r>
    </w:p>
    <w:p>
      <w:pPr>
        <w:pStyle w:val="Normal"/>
        <w:spacing w:lineRule="auto" w:line="240"/>
        <w:ind w:firstLine="284" w:start="284" w:end="0"/>
        <w:rPr>
          <w:sz w:val="24"/>
        </w:rPr>
      </w:pPr>
      <w:r>
        <w:rPr>
          <w:sz w:val="24"/>
        </w:rPr>
        <w:t>Who do you see there?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tone of pronominal questions is usually a falling one.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w:t>
      </w:r>
      <w:r>
        <w:rPr>
          <w:sz w:val="24"/>
        </w:rPr>
        <w:t xml:space="preserve"> Pronominal questions are often used as short responses. They usually consist of (a) a question word or (b) a question word followed by a preposition.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a) I’m leaving for home. - When? </w:t>
      </w:r>
    </w:p>
    <w:p>
      <w:pPr>
        <w:pStyle w:val="Normal"/>
        <w:spacing w:lineRule="auto" w:line="240"/>
        <w:ind w:firstLine="284" w:start="568" w:end="0"/>
        <w:rPr>
          <w:sz w:val="24"/>
        </w:rPr>
      </w:pPr>
      <w:r>
        <w:rPr>
          <w:sz w:val="24"/>
        </w:rPr>
        <w:t xml:space="preserve">George won’t come to-night. - Why? </w:t>
      </w:r>
    </w:p>
    <w:p>
      <w:pPr>
        <w:pStyle w:val="Normal"/>
        <w:spacing w:lineRule="auto" w:line="240"/>
        <w:ind w:firstLine="284" w:start="568" w:end="0"/>
        <w:rPr>
          <w:sz w:val="24"/>
        </w:rPr>
      </w:pPr>
      <w:r>
        <w:rPr>
          <w:sz w:val="24"/>
        </w:rPr>
        <w:t xml:space="preserve">Let’s meet again. - Where? </w:t>
      </w:r>
    </w:p>
    <w:p>
      <w:pPr>
        <w:pStyle w:val="Normal"/>
        <w:spacing w:lineRule="auto" w:line="240"/>
        <w:ind w:firstLine="284" w:start="568" w:end="0"/>
        <w:rPr>
          <w:sz w:val="24"/>
        </w:rPr>
      </w:pPr>
      <w:r>
        <w:rPr>
          <w:sz w:val="24"/>
        </w:rPr>
        <w:t>I think I can help you. - How?</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xml:space="preserve">b) I want to talk with you. - What about? </w:t>
      </w:r>
    </w:p>
    <w:p>
      <w:pPr>
        <w:pStyle w:val="Normal"/>
        <w:spacing w:lineRule="auto" w:line="240"/>
        <w:ind w:firstLine="284" w:start="568" w:end="0"/>
        <w:rPr>
          <w:sz w:val="24"/>
        </w:rPr>
      </w:pPr>
      <w:r>
        <w:rPr>
          <w:sz w:val="24"/>
        </w:rPr>
        <w:t xml:space="preserve">Come again. - What for? </w:t>
      </w:r>
    </w:p>
    <w:p>
      <w:pPr>
        <w:pStyle w:val="Normal"/>
        <w:spacing w:lineRule="auto" w:line="240"/>
        <w:ind w:firstLine="284" w:start="568" w:end="0"/>
        <w:rPr>
          <w:sz w:val="24"/>
        </w:rPr>
      </w:pPr>
      <w:r>
        <w:rPr>
          <w:sz w:val="24"/>
        </w:rPr>
        <w:t>Open the tin. - What with?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patterns (a) and (b) are employed when some information is missing and the listener asks for the necessary information. The tone is falling.</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15.</w:t>
      </w:r>
      <w:r>
        <w:rPr>
          <w:sz w:val="24"/>
        </w:rPr>
        <w:t xml:space="preserve"> Question words preceded by prepositions are usually employed as echo questions. No information is missing in the previous remark, the whole idea is questioned. The tone is rising and the question word is heavily stressed. They express surprise, incredulity and sometimes incomprehension.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Let’s talk about life on Saturn. - About what?</w:t>
      </w:r>
    </w:p>
    <w:p>
      <w:pPr>
        <w:pStyle w:val="Normal"/>
        <w:spacing w:lineRule="auto" w:line="240"/>
        <w:ind w:firstLine="284" w:start="284" w:end="0"/>
        <w:rPr>
          <w:sz w:val="24"/>
        </w:rPr>
      </w:pPr>
      <w:r>
        <w:rPr>
          <w:sz w:val="24"/>
        </w:rPr>
        <w:t>I opened the door with a pin. - With what?</w:t>
      </w:r>
    </w:p>
    <w:p>
      <w:pPr>
        <w:pStyle w:val="Normal"/>
        <w:spacing w:lineRule="auto" w:line="240"/>
        <w:ind w:firstLine="284" w:start="284" w:end="0"/>
        <w:rPr>
          <w:sz w:val="24"/>
        </w:rPr>
      </w:pPr>
      <w:r>
        <w:rPr>
          <w:sz w:val="24"/>
        </w:rPr>
        <w:t>You are a shameless liar, - I am a what?</w:t>
      </w:r>
    </w:p>
    <w:p>
      <w:pPr>
        <w:pStyle w:val="Normal"/>
        <w:spacing w:lineRule="auto" w:line="240"/>
        <w:ind w:firstLine="284" w:start="284" w:end="0"/>
        <w:rPr>
          <w:sz w:val="24"/>
        </w:rPr>
      </w:pPr>
      <w:r>
        <w:rPr>
          <w:sz w:val="24"/>
        </w:rPr>
        <w:t>Our neighbour was born in 1973. - She was born when?</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The whole of the question may be reduced to the question word, with the article repeated if necessary.</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Your husband was telling us all about the chromosomes.</w:t>
      </w:r>
    </w:p>
    <w:p>
      <w:pPr>
        <w:pStyle w:val="Normal"/>
        <w:spacing w:lineRule="auto" w:line="240"/>
        <w:ind w:firstLine="284" w:start="284" w:end="0"/>
        <w:rPr>
          <w:sz w:val="24"/>
        </w:rPr>
      </w:pPr>
      <w:r>
        <w:rPr>
          <w:sz w:val="24"/>
        </w:rPr>
        <w:t>- The what?</w:t>
      </w:r>
    </w:p>
    <w:p>
      <w:pPr>
        <w:pStyle w:val="Normal"/>
        <w:spacing w:lineRule="auto" w:line="240"/>
        <w:ind w:firstLine="284" w:start="284" w:end="0"/>
        <w:rPr/>
      </w:pPr>
      <w:r>
        <w:rPr>
          <w:sz w:val="24"/>
        </w:rPr>
        <w:t>- The chromosomes, the genes...</w:t>
      </w:r>
      <w:r>
        <w:rPr>
          <w:b/>
          <w:sz w:val="24"/>
        </w:rPr>
        <w:t xml:space="preserve"> </w:t>
      </w:r>
      <w:r>
        <w:rPr>
          <w:sz w:val="24"/>
        </w:rPr>
        <w:t>or whatever they are.</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The Boss wants to see you.</w:t>
      </w:r>
    </w:p>
    <w:p>
      <w:pPr>
        <w:pStyle w:val="Normal"/>
        <w:spacing w:lineRule="auto" w:line="240"/>
        <w:ind w:firstLine="284" w:start="284" w:end="0"/>
        <w:rPr>
          <w:sz w:val="24"/>
        </w:rPr>
      </w:pPr>
      <w:r>
        <w:rPr>
          <w:sz w:val="24"/>
        </w:rPr>
        <w:t>- The who?</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whole of the pronominal question may be re-addressed to gain time for the answer. The re-addressed question takes a rising tone.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When are you going to see me? - When am I going to see you? -Yes, when? - On Sunday, if it suits you.</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Rhetorical questions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w:t>
      </w:r>
      <w:r>
        <w:rPr>
          <w:sz w:val="24"/>
        </w:rPr>
        <w:t xml:space="preserve"> Both general and pronominal questions may serve as </w:t>
      </w:r>
      <w:r>
        <w:rPr>
          <w:spacing w:val="60"/>
          <w:sz w:val="24"/>
        </w:rPr>
        <w:t>rhetorical questions</w:t>
      </w:r>
      <w:r>
        <w:rPr>
          <w:sz w:val="24"/>
        </w:rPr>
        <w:t>. A rhetorical question contains a statement disguised as a question. Usually it is a positive question hiding a negative statement. No answer is expected.</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Can any one say what truth is? (No one can say what it is.)</w:t>
      </w:r>
    </w:p>
    <w:p>
      <w:pPr>
        <w:pStyle w:val="2"/>
        <w:suppressAutoHyphens w:val="false"/>
        <w:ind w:start="284" w:end="0"/>
        <w:rPr/>
      </w:pPr>
      <w:r>
        <w:rPr/>
        <w:t>Do we always act as we ought to? (We do not always act as we ought to.)</w:t>
      </w:r>
    </w:p>
    <w:p>
      <w:pPr>
        <w:pStyle w:val="Normal"/>
        <w:spacing w:lineRule="auto" w:line="240"/>
        <w:ind w:firstLine="284" w:start="284" w:end="0"/>
        <w:rPr>
          <w:sz w:val="24"/>
        </w:rPr>
      </w:pPr>
      <w:r>
        <w:rPr>
          <w:sz w:val="24"/>
        </w:rPr>
        <w:t>What else could I do? (I could do nothing.)</w:t>
      </w:r>
    </w:p>
    <w:p>
      <w:pPr>
        <w:pStyle w:val="Normal"/>
        <w:spacing w:lineRule="auto" w:line="240"/>
        <w:ind w:firstLine="284" w:start="284" w:end="0"/>
        <w:rPr>
          <w:sz w:val="24"/>
        </w:rPr>
      </w:pPr>
      <w:r>
        <w:rPr>
          <w:sz w:val="24"/>
        </w:rPr>
        <w:t>Who would have thought to meet you here? (Nobody would.)</w:t>
      </w:r>
    </w:p>
    <w:p>
      <w:pPr>
        <w:pStyle w:val="Normal"/>
        <w:spacing w:lineRule="auto" w:line="240"/>
        <w:ind w:firstLine="284" w:end="0"/>
        <w:rPr>
          <w:sz w:val="24"/>
        </w:rPr>
      </w:pPr>
      <w:r>
        <w:rPr>
          <w:sz w:val="24"/>
        </w:rPr>
      </w:r>
    </w:p>
    <w:p>
      <w:pPr>
        <w:pStyle w:val="2"/>
        <w:suppressAutoHyphens w:val="false"/>
        <w:rPr/>
      </w:pPr>
      <w:r>
        <w:rPr/>
        <w:t>In their form and intonation rhetorical questions do not differ from standard question types. The difference lies in their communicative aim. A rhetorical question does not ask for any new information. It implies a statement and is always emotionally coloured. Besides, it is employed to attract the listener's attention. Since rhetorical questions do not require an answer, they are not followed by a response. The speaker may give an answer himself to clarify his idea. Rhetorical questions are employed in monological speech, especially in oratory, and poetry in the writer’s digressions.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To me what is wealth? -</w:t>
      </w:r>
      <w:r>
        <w:rPr>
          <w:sz w:val="24"/>
        </w:rPr>
        <w:t xml:space="preserve"> it may pass in an hour.</w:t>
      </w:r>
    </w:p>
    <w:p>
      <w:pPr>
        <w:pStyle w:val="21"/>
        <w:suppressAutoHyphens w:val="false"/>
        <w:ind w:start="568" w:end="0"/>
        <w:rPr/>
      </w:pPr>
      <w:r>
        <w:rPr/>
        <w:t>If tyrants prevail, or if Fortune should frown:</w:t>
      </w:r>
    </w:p>
    <w:p>
      <w:pPr>
        <w:pStyle w:val="Normal"/>
        <w:spacing w:lineRule="auto" w:line="240"/>
        <w:ind w:firstLine="284" w:end="0"/>
        <w:rPr/>
      </w:pPr>
      <w:r>
        <w:rPr>
          <w:i/>
          <w:sz w:val="24"/>
        </w:rPr>
        <w:t>To me what is title? -</w:t>
      </w:r>
      <w:r>
        <w:rPr>
          <w:sz w:val="24"/>
        </w:rPr>
        <w:t xml:space="preserve"> the phantom of power;</w:t>
      </w:r>
    </w:p>
    <w:p>
      <w:pPr>
        <w:pStyle w:val="Normal"/>
        <w:spacing w:lineRule="auto" w:line="240"/>
        <w:ind w:firstLine="284" w:start="284" w:end="0"/>
        <w:rPr/>
      </w:pPr>
      <w:r>
        <w:rPr>
          <w:i/>
          <w:sz w:val="24"/>
        </w:rPr>
        <w:t>To</w:t>
      </w:r>
      <w:r>
        <w:rPr>
          <w:sz w:val="24"/>
        </w:rPr>
        <w:t xml:space="preserve"> </w:t>
      </w:r>
      <w:r>
        <w:rPr>
          <w:i/>
          <w:sz w:val="24"/>
        </w:rPr>
        <w:t>me what is fashion ? -</w:t>
      </w:r>
      <w:r>
        <w:rPr>
          <w:sz w:val="24"/>
        </w:rPr>
        <w:t xml:space="preserve"> I seek but renown. </w:t>
      </w:r>
      <w:r>
        <w:rPr>
          <w:i/>
          <w:sz w:val="24"/>
        </w:rPr>
        <w:t>(Byron)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And what, after all, can it be other than modesty that makes him [Roy Kear] even now write to the reviewers of his books, thanking them for their praise and ask them for luncheon? </w:t>
      </w:r>
      <w:r>
        <w:rPr>
          <w:i/>
          <w:sz w:val="24"/>
        </w:rPr>
        <w:t>(Maugham)</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Rhetorical questions occur in colloquial English too, as in this fragment of dialogue: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Will you give me a picture of yours? - </w:t>
      </w:r>
      <w:r>
        <w:rPr>
          <w:i/>
          <w:sz w:val="24"/>
        </w:rPr>
        <w:t>What for?...</w:t>
      </w:r>
      <w:r>
        <w:rPr>
          <w:sz w:val="24"/>
        </w:rPr>
        <w:t xml:space="preserve"> I’m not Marilyn Monroe or Jane Mansfield.</w:t>
      </w:r>
    </w:p>
    <w:p>
      <w:pPr>
        <w:pStyle w:val="Normal"/>
        <w:spacing w:lineRule="auto" w:line="240"/>
        <w:ind w:firstLine="284" w:end="0"/>
        <w:rPr>
          <w:sz w:val="24"/>
        </w:rPr>
      </w:pPr>
      <w:r>
        <w:rPr>
          <w:sz w:val="24"/>
        </w:rPr>
      </w:r>
    </w:p>
    <w:p>
      <w:pPr>
        <w:pStyle w:val="Heading3"/>
        <w:rPr/>
      </w:pPr>
      <w:bookmarkStart w:id="96" w:name="__RefHeading___Toc5113035"/>
      <w:bookmarkEnd w:id="96"/>
      <w:r>
        <w:rPr/>
        <w:t>Imperative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17.</w:t>
      </w:r>
      <w:r>
        <w:rPr>
          <w:sz w:val="24"/>
        </w:rPr>
        <w:t xml:space="preserve"> </w:t>
      </w:r>
      <w:r>
        <w:rPr>
          <w:spacing w:val="60"/>
          <w:sz w:val="24"/>
        </w:rPr>
        <w:t>Imperative sentences</w:t>
      </w:r>
      <w:r>
        <w:rPr>
          <w:sz w:val="24"/>
        </w:rPr>
        <w:t xml:space="preserve"> express </w:t>
      </w:r>
      <w:r>
        <w:rPr>
          <w:i/>
          <w:sz w:val="24"/>
        </w:rPr>
        <w:t xml:space="preserve">commands </w:t>
      </w:r>
      <w:r>
        <w:rPr>
          <w:sz w:val="24"/>
        </w:rPr>
        <w:t xml:space="preserve">which convey the desire of the speaker to make someone, generally the listener, perform an action. Besides commands proper, imperative sentences may express </w:t>
      </w:r>
      <w:r>
        <w:rPr>
          <w:i/>
          <w:sz w:val="24"/>
        </w:rPr>
        <w:t>prohibition,</w:t>
      </w:r>
      <w:r>
        <w:rPr>
          <w:sz w:val="24"/>
        </w:rPr>
        <w:t xml:space="preserve"> a </w:t>
      </w:r>
      <w:r>
        <w:rPr>
          <w:i/>
          <w:sz w:val="24"/>
        </w:rPr>
        <w:t>request,</w:t>
      </w:r>
      <w:r>
        <w:rPr>
          <w:sz w:val="24"/>
        </w:rPr>
        <w:t xml:space="preserve"> an </w:t>
      </w:r>
      <w:r>
        <w:rPr>
          <w:i/>
          <w:sz w:val="24"/>
        </w:rPr>
        <w:t>invitation,</w:t>
      </w:r>
      <w:r>
        <w:rPr>
          <w:sz w:val="24"/>
        </w:rPr>
        <w:t xml:space="preserve"> a </w:t>
      </w:r>
      <w:r>
        <w:rPr>
          <w:i/>
          <w:sz w:val="24"/>
        </w:rPr>
        <w:t>warning, persuasion,</w:t>
      </w:r>
      <w:r>
        <w:rPr>
          <w:sz w:val="24"/>
        </w:rPr>
        <w:t xml:space="preserve"> etc., depending on the situation, context, wording, or intonation.</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 xml:space="preserve">Stand up! Sit down. Open your textbooks. </w:t>
      </w:r>
    </w:p>
    <w:p>
      <w:pPr>
        <w:pStyle w:val="Normal"/>
        <w:spacing w:lineRule="auto" w:line="240"/>
        <w:ind w:firstLine="284" w:start="284" w:end="0"/>
        <w:rPr>
          <w:sz w:val="24"/>
        </w:rPr>
      </w:pPr>
      <w:r>
        <w:rPr>
          <w:sz w:val="24"/>
        </w:rPr>
        <w:t>Be quick!</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Formally commands are marked by the predicate verb in the imperative mood (positive or negative), the reference to the second person, lack of subject, and the use of the auxiliary </w:t>
      </w:r>
      <w:r>
        <w:rPr>
          <w:i/>
          <w:sz w:val="24"/>
        </w:rPr>
        <w:t>do</w:t>
      </w:r>
      <w:r>
        <w:rPr>
          <w:sz w:val="24"/>
        </w:rPr>
        <w:t xml:space="preserve"> in negative or emphatic sentences with the verb </w:t>
      </w:r>
      <w:r>
        <w:rPr>
          <w:i/>
          <w:sz w:val="24"/>
        </w:rPr>
        <w:t>to be.</w:t>
      </w:r>
    </w:p>
    <w:p>
      <w:pPr>
        <w:pStyle w:val="Normal"/>
        <w:spacing w:lineRule="auto" w:line="240"/>
        <w:ind w:firstLine="284" w:end="0"/>
        <w:rPr>
          <w:sz w:val="24"/>
        </w:rPr>
      </w:pPr>
      <w:r>
        <w:rPr>
          <w:sz w:val="24"/>
        </w:rPr>
        <w:t>Commands are generally characterized by the falling tone, although the rising tone may be used to make a command less abrupt. In writing commands are marked by a full stop or an exclamation mark.</w:t>
      </w:r>
    </w:p>
    <w:p>
      <w:pPr>
        <w:pStyle w:val="Normal"/>
        <w:spacing w:lineRule="auto" w:line="240"/>
        <w:ind w:firstLine="284" w:end="0"/>
        <w:rPr>
          <w:sz w:val="24"/>
        </w:rPr>
      </w:pPr>
      <w:r>
        <w:rPr>
          <w:sz w:val="24"/>
        </w:rPr>
        <w:t>A negative command usually expresses prohibition, warning or persuasion.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Don’t cross the street before the light turns to green. </w:t>
      </w:r>
    </w:p>
    <w:p>
      <w:pPr>
        <w:pStyle w:val="Normal"/>
        <w:spacing w:lineRule="auto" w:line="240"/>
        <w:ind w:firstLine="284" w:start="284" w:end="0"/>
        <w:rPr>
          <w:sz w:val="24"/>
        </w:rPr>
      </w:pPr>
      <w:r>
        <w:rPr>
          <w:sz w:val="24"/>
        </w:rPr>
        <w:t xml:space="preserve">Don’t allow children to play with matches. </w:t>
      </w:r>
    </w:p>
    <w:p>
      <w:pPr>
        <w:pStyle w:val="Normal"/>
        <w:spacing w:lineRule="auto" w:line="240"/>
        <w:ind w:firstLine="284" w:start="284" w:end="0"/>
        <w:rPr>
          <w:sz w:val="24"/>
        </w:rPr>
      </w:pPr>
      <w:r>
        <w:rPr>
          <w:sz w:val="24"/>
        </w:rPr>
        <w:t>Don’t worry.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Commands can be softened and made into requests with the help of the word </w:t>
      </w:r>
      <w:r>
        <w:rPr>
          <w:i/>
          <w:sz w:val="24"/>
        </w:rPr>
        <w:t>please,</w:t>
      </w:r>
      <w:r>
        <w:rPr>
          <w:sz w:val="24"/>
        </w:rPr>
        <w:t xml:space="preserve"> the rising tone, a tag question or a “yes-no” question beginning with </w:t>
      </w:r>
      <w:r>
        <w:rPr>
          <w:i/>
          <w:sz w:val="24"/>
        </w:rPr>
        <w:t>will</w:t>
      </w:r>
      <w:r>
        <w:rPr>
          <w:sz w:val="24"/>
        </w:rPr>
        <w:t xml:space="preserve"> or </w:t>
      </w:r>
      <w:r>
        <w:rPr>
          <w:i/>
          <w:sz w:val="24"/>
        </w:rPr>
        <w:t>would.</w:t>
      </w:r>
    </w:p>
    <w:p>
      <w:pPr>
        <w:pStyle w:val="Normal"/>
        <w:spacing w:lineRule="auto" w:line="240"/>
        <w:ind w:firstLine="284" w:end="0"/>
        <w:rPr>
          <w:i/>
          <w:i/>
          <w:sz w:val="24"/>
        </w:rPr>
      </w:pPr>
      <w:r>
        <w:rPr>
          <w:i/>
          <w:sz w:val="24"/>
        </w:rPr>
      </w:r>
    </w:p>
    <w:p>
      <w:pPr>
        <w:pStyle w:val="Normal"/>
        <w:spacing w:lineRule="auto" w:line="240"/>
        <w:ind w:firstLine="284" w:start="284" w:end="0"/>
        <w:rPr>
          <w:sz w:val="24"/>
        </w:rPr>
      </w:pPr>
      <w:r>
        <w:rPr>
          <w:sz w:val="24"/>
        </w:rPr>
        <w:t>Speak louder, please.</w:t>
      </w:r>
    </w:p>
    <w:p>
      <w:pPr>
        <w:pStyle w:val="Normal"/>
        <w:spacing w:lineRule="auto" w:line="240"/>
        <w:ind w:firstLine="284" w:start="284" w:end="0"/>
        <w:rPr>
          <w:sz w:val="24"/>
        </w:rPr>
      </w:pPr>
      <w:r>
        <w:rPr>
          <w:sz w:val="24"/>
        </w:rPr>
        <w:t>Repeat the last word, will you?</w:t>
      </w:r>
    </w:p>
    <w:p>
      <w:pPr>
        <w:pStyle w:val="Normal"/>
        <w:spacing w:lineRule="auto" w:line="240"/>
        <w:ind w:firstLine="284" w:start="284" w:end="0"/>
        <w:rPr>
          <w:sz w:val="24"/>
        </w:rPr>
      </w:pPr>
      <w:r>
        <w:rPr>
          <w:sz w:val="24"/>
        </w:rPr>
        <w:t>Would you do me a favour?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falling tone and an exclamation mark at the end of a sentence opening with </w:t>
      </w:r>
      <w:r>
        <w:rPr>
          <w:i/>
          <w:sz w:val="24"/>
        </w:rPr>
        <w:t>will</w:t>
      </w:r>
      <w:r>
        <w:rPr>
          <w:sz w:val="24"/>
        </w:rPr>
        <w:t xml:space="preserve"> express irritation and impatience, as in: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Will you stop arguing! </w:t>
      </w:r>
    </w:p>
    <w:p>
      <w:pPr>
        <w:pStyle w:val="Normal"/>
        <w:spacing w:lineRule="auto" w:line="240"/>
        <w:ind w:firstLine="284" w:start="284" w:end="0"/>
        <w:rPr>
          <w:sz w:val="24"/>
        </w:rPr>
      </w:pPr>
      <w:r>
        <w:rPr>
          <w:sz w:val="24"/>
        </w:rPr>
        <w:t>Will you be quiet!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w:t>
      </w:r>
      <w:r>
        <w:rPr>
          <w:sz w:val="24"/>
        </w:rPr>
        <w:t xml:space="preserve"> Though in the vast majority of commands the subject is only implied, the subject expressed by the pronoun </w:t>
      </w:r>
      <w:r>
        <w:rPr>
          <w:i/>
          <w:sz w:val="24"/>
        </w:rPr>
        <w:t>you</w:t>
      </w:r>
      <w:r>
        <w:rPr>
          <w:sz w:val="24"/>
        </w:rPr>
        <w:t xml:space="preserve"> occurs when it is necessary (a) to specify the subject, sometimes for the sake of contrast; (b) to convey the speaker’s personal attitude to the event presented in the sentence (for example, irritation, anger, threat, impatience); (c) to soothe somebody. The subject in these cases is heavily stressed.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w:t>
      </w:r>
      <w:r>
        <w:rPr>
          <w:b/>
          <w:sz w:val="24"/>
        </w:rPr>
        <w:t xml:space="preserve"> </w:t>
      </w:r>
      <w:r>
        <w:rPr>
          <w:b/>
          <w:i/>
          <w:sz w:val="24"/>
        </w:rPr>
        <w:t>You</w:t>
      </w:r>
      <w:r>
        <w:rPr>
          <w:i/>
          <w:sz w:val="24"/>
        </w:rPr>
        <w:t xml:space="preserve"> come first, and I’ll wait a little. </w:t>
      </w:r>
    </w:p>
    <w:p>
      <w:pPr>
        <w:pStyle w:val="Normal"/>
        <w:spacing w:lineRule="auto" w:line="240"/>
        <w:ind w:firstLine="284" w:start="568" w:end="0"/>
        <w:rPr/>
      </w:pPr>
      <w:r>
        <w:rPr>
          <w:b/>
          <w:i/>
          <w:sz w:val="24"/>
        </w:rPr>
        <w:t>You</w:t>
      </w:r>
      <w:r>
        <w:rPr>
          <w:i/>
          <w:sz w:val="24"/>
        </w:rPr>
        <w:t xml:space="preserve"> come first, and he will have to wait.</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w:t>
      </w:r>
      <w:r>
        <w:rPr>
          <w:b/>
          <w:i/>
          <w:sz w:val="24"/>
        </w:rPr>
        <w:t>You</w:t>
      </w:r>
      <w:r>
        <w:rPr>
          <w:i/>
          <w:sz w:val="24"/>
        </w:rPr>
        <w:t xml:space="preserve"> say it again, and I’ll turn you out of here! </w:t>
      </w:r>
    </w:p>
    <w:p>
      <w:pPr>
        <w:pStyle w:val="Normal"/>
        <w:spacing w:lineRule="auto" w:line="240"/>
        <w:ind w:firstLine="284" w:start="568" w:end="0"/>
        <w:rPr/>
      </w:pPr>
      <w:r>
        <w:rPr>
          <w:i/>
          <w:sz w:val="24"/>
        </w:rPr>
        <w:t xml:space="preserve">Just </w:t>
      </w:r>
      <w:r>
        <w:rPr>
          <w:b/>
          <w:i/>
          <w:sz w:val="24"/>
        </w:rPr>
        <w:t>you</w:t>
      </w:r>
      <w:r>
        <w:rPr>
          <w:i/>
          <w:sz w:val="24"/>
        </w:rPr>
        <w:t xml:space="preserve"> wait, Mr Higgins.</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c)</w:t>
      </w:r>
      <w:r>
        <w:rPr>
          <w:b/>
          <w:sz w:val="24"/>
        </w:rPr>
        <w:t xml:space="preserve"> </w:t>
      </w:r>
      <w:r>
        <w:rPr>
          <w:b/>
          <w:i/>
          <w:sz w:val="24"/>
        </w:rPr>
        <w:t>You</w:t>
      </w:r>
      <w:r>
        <w:rPr>
          <w:i/>
          <w:sz w:val="24"/>
        </w:rPr>
        <w:t xml:space="preserve"> be a good girl, and don’t</w:t>
      </w:r>
      <w:r>
        <w:rPr>
          <w:sz w:val="24"/>
        </w:rPr>
        <w:t xml:space="preserve"> </w:t>
      </w:r>
      <w:r>
        <w:rPr>
          <w:i/>
          <w:sz w:val="24"/>
        </w:rPr>
        <w:t>worry.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Note the initial position of the operator in negative commands with a subject.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Don’t</w:t>
      </w:r>
      <w:r>
        <w:rPr>
          <w:b/>
          <w:i/>
          <w:sz w:val="24"/>
        </w:rPr>
        <w:t xml:space="preserve"> you</w:t>
      </w:r>
      <w:r>
        <w:rPr>
          <w:i/>
          <w:sz w:val="24"/>
        </w:rPr>
        <w:t xml:space="preserve"> interrupt me.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19.</w:t>
      </w:r>
      <w:r>
        <w:rPr>
          <w:sz w:val="24"/>
        </w:rPr>
        <w:t xml:space="preserve"> In the case of first person plural and third person singular and plural subjects, the imperative </w:t>
      </w:r>
      <w:r>
        <w:rPr>
          <w:i/>
          <w:sz w:val="24"/>
        </w:rPr>
        <w:t>let</w:t>
      </w:r>
      <w:r>
        <w:rPr>
          <w:sz w:val="24"/>
        </w:rPr>
        <w:t xml:space="preserve"> is followed by a personal pronoun in the objective case.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Let</w:t>
      </w:r>
      <w:r>
        <w:rPr>
          <w:b/>
          <w:i/>
          <w:sz w:val="24"/>
        </w:rPr>
        <w:t xml:space="preserve"> him</w:t>
      </w:r>
      <w:r>
        <w:rPr>
          <w:i/>
          <w:sz w:val="24"/>
        </w:rPr>
        <w:t xml:space="preserve"> try again. </w:t>
      </w:r>
    </w:p>
    <w:p>
      <w:pPr>
        <w:pStyle w:val="Normal"/>
        <w:spacing w:lineRule="auto" w:line="240"/>
        <w:ind w:firstLine="284" w:start="284" w:end="0"/>
        <w:rPr/>
      </w:pPr>
      <w:r>
        <w:rPr>
          <w:i/>
          <w:sz w:val="24"/>
        </w:rPr>
        <w:t>Let</w:t>
      </w:r>
      <w:r>
        <w:rPr>
          <w:b/>
          <w:i/>
          <w:sz w:val="24"/>
        </w:rPr>
        <w:t xml:space="preserve"> them</w:t>
      </w:r>
      <w:r>
        <w:rPr>
          <w:i/>
          <w:sz w:val="24"/>
        </w:rPr>
        <w:t xml:space="preserve"> come in. </w:t>
      </w:r>
    </w:p>
    <w:p>
      <w:pPr>
        <w:pStyle w:val="Normal"/>
        <w:spacing w:lineRule="auto" w:line="240"/>
        <w:ind w:firstLine="284" w:start="284" w:end="0"/>
        <w:rPr/>
      </w:pPr>
      <w:r>
        <w:rPr>
          <w:i/>
          <w:sz w:val="24"/>
        </w:rPr>
        <w:t>Let</w:t>
      </w:r>
      <w:r>
        <w:rPr>
          <w:b/>
          <w:i/>
          <w:sz w:val="24"/>
        </w:rPr>
        <w:t xml:space="preserve"> us</w:t>
      </w:r>
      <w:r>
        <w:rPr>
          <w:i/>
          <w:sz w:val="24"/>
        </w:rPr>
        <w:t xml:space="preserve"> have some tea.</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 first-person command often implies invitation or suggestion and may be followed by the tag </w:t>
      </w:r>
      <w:r>
        <w:rPr>
          <w:i/>
          <w:sz w:val="24"/>
        </w:rPr>
        <w:t>shall we.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Lets do it together,</w:t>
      </w:r>
      <w:r>
        <w:rPr>
          <w:b/>
          <w:i/>
          <w:sz w:val="24"/>
        </w:rPr>
        <w:t xml:space="preserve"> shall</w:t>
      </w:r>
      <w:r>
        <w:rPr>
          <w:i/>
          <w:sz w:val="24"/>
        </w:rPr>
        <w:t xml:space="preserve"> </w:t>
      </w:r>
      <w:r>
        <w:rPr>
          <w:b/>
          <w:i/>
          <w:sz w:val="24"/>
        </w:rPr>
        <w:t>we</w:t>
      </w:r>
      <w:r>
        <w:rPr>
          <w:i/>
          <w:sz w:val="24"/>
        </w:rPr>
        <w: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There are two negative constructions with </w:t>
      </w:r>
      <w:r>
        <w:rPr>
          <w:i/>
          <w:sz w:val="24"/>
        </w:rPr>
        <w:t>let</w:t>
      </w:r>
      <w:r>
        <w:rPr>
          <w:sz w:val="24"/>
        </w:rPr>
        <w:t xml:space="preserve"> for the first person.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Let’s not</w:t>
      </w:r>
      <w:r>
        <w:rPr>
          <w:sz w:val="24"/>
        </w:rPr>
        <w:t xml:space="preserve"> quarrel about trifles. </w:t>
      </w:r>
    </w:p>
    <w:p>
      <w:pPr>
        <w:pStyle w:val="Normal"/>
        <w:spacing w:lineRule="auto" w:line="240"/>
        <w:ind w:firstLine="284" w:start="284" w:end="0"/>
        <w:rPr/>
      </w:pPr>
      <w:r>
        <w:rPr>
          <w:i/>
          <w:sz w:val="24"/>
        </w:rPr>
        <w:t>Don’t let’s</w:t>
      </w:r>
      <w:r>
        <w:rPr>
          <w:sz w:val="24"/>
        </w:rPr>
        <w:t xml:space="preserve"> quarrel about trifles.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third-person command admits of only one negative construction: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Don't let him</w:t>
      </w:r>
      <w:r>
        <w:rPr>
          <w:sz w:val="24"/>
        </w:rPr>
        <w:t xml:space="preserve"> interfere in our affairs.</w:t>
      </w:r>
    </w:p>
    <w:p>
      <w:pPr>
        <w:pStyle w:val="Normal"/>
        <w:spacing w:lineRule="auto" w:line="240"/>
        <w:ind w:firstLine="284" w:end="0"/>
        <w:rPr>
          <w:sz w:val="24"/>
        </w:rPr>
      </w:pPr>
      <w:r>
        <w:rPr>
          <w:sz w:val="24"/>
        </w:rPr>
      </w:r>
    </w:p>
    <w:p>
      <w:pPr>
        <w:pStyle w:val="Normal"/>
        <w:spacing w:lineRule="auto" w:line="240"/>
        <w:ind w:firstLine="284" w:end="0"/>
        <w:rPr/>
      </w:pPr>
      <w:r>
        <w:rPr>
          <w:sz w:val="24"/>
        </w:rPr>
        <w:t>A third-person command may begin with a noun</w:t>
      </w:r>
      <w:r>
        <w:rPr>
          <w:b/>
          <w:sz w:val="24"/>
        </w:rPr>
        <w:t xml:space="preserve"> </w:t>
      </w:r>
      <w:r>
        <w:rPr>
          <w:sz w:val="24"/>
        </w:rPr>
        <w:t>or a pronoun denoting the person addressed.</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Somebody</w:t>
      </w:r>
      <w:r>
        <w:rPr>
          <w:i/>
          <w:sz w:val="24"/>
        </w:rPr>
        <w:t xml:space="preserve"> switch off the light. </w:t>
      </w:r>
    </w:p>
    <w:p>
      <w:pPr>
        <w:pStyle w:val="Normal"/>
        <w:spacing w:lineRule="auto" w:line="240"/>
        <w:ind w:firstLine="284" w:start="284" w:end="0"/>
        <w:rPr/>
      </w:pPr>
      <w:r>
        <w:rPr>
          <w:b/>
          <w:i/>
          <w:sz w:val="24"/>
        </w:rPr>
        <w:t>Mary and John</w:t>
      </w:r>
      <w:r>
        <w:rPr>
          <w:i/>
          <w:sz w:val="24"/>
        </w:rPr>
        <w:t xml:space="preserve"> fetch dictionaries.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Here the corresponding negative is: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Don’t anybody switch off the light!</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20.</w:t>
      </w:r>
      <w:r>
        <w:rPr>
          <w:sz w:val="24"/>
        </w:rPr>
        <w:t xml:space="preserve"> The imperative of some verbs may acquire interjectional force. Thus the forms </w:t>
      </w:r>
      <w:r>
        <w:rPr>
          <w:i/>
          <w:sz w:val="24"/>
        </w:rPr>
        <w:t>listen, look (here), see (here) (Am.) -</w:t>
      </w:r>
      <w:r>
        <w:rPr>
          <w:sz w:val="24"/>
        </w:rPr>
        <w:t xml:space="preserve"> are used to attract attention.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Look here,</w:t>
      </w:r>
      <w:r>
        <w:rPr>
          <w:sz w:val="24"/>
        </w:rPr>
        <w:t xml:space="preserve"> let’s pull ourselves together, shall we?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Come</w:t>
      </w:r>
      <w:r>
        <w:rPr>
          <w:sz w:val="24"/>
        </w:rPr>
        <w:t xml:space="preserve"> (often doubled) may express encouragement or blame.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Come, come,</w:t>
      </w:r>
      <w:r>
        <w:rPr>
          <w:sz w:val="24"/>
        </w:rPr>
        <w:t xml:space="preserve"> don’t be so foolish. There’s nothing to worry about. </w:t>
      </w:r>
      <w:r>
        <w:rPr>
          <w:sz w:val="24"/>
          <w:lang w:val="ru-RU"/>
        </w:rPr>
        <w:t>(Ну, что ты, ну, полно.)</w:t>
      </w:r>
    </w:p>
    <w:p>
      <w:pPr>
        <w:pStyle w:val="Normal"/>
        <w:spacing w:lineRule="auto" w:line="240"/>
        <w:ind w:firstLine="284" w:start="284" w:end="0"/>
        <w:rPr/>
      </w:pPr>
      <w:r>
        <w:rPr>
          <w:i/>
          <w:sz w:val="24"/>
        </w:rPr>
        <w:t>Come, come,</w:t>
      </w:r>
      <w:r>
        <w:rPr>
          <w:sz w:val="24"/>
        </w:rPr>
        <w:t xml:space="preserve"> you can’t expect me to believe you.</w:t>
      </w:r>
      <w:r>
        <w:rPr>
          <w:sz w:val="24"/>
          <w:lang w:val="ru-RU"/>
        </w:rPr>
        <w:t xml:space="preserve"> (Ну нет уж.)</w:t>
      </w:r>
    </w:p>
    <w:p>
      <w:pPr>
        <w:pStyle w:val="Normal"/>
        <w:spacing w:lineRule="auto" w:line="240"/>
        <w:ind w:firstLine="284" w:start="284" w:end="0"/>
        <w:rPr>
          <w:i/>
          <w:i/>
          <w:sz w:val="24"/>
          <w:lang w:val="ru-RU"/>
        </w:rPr>
      </w:pPr>
      <w:r>
        <w:rPr>
          <w:i/>
          <w:sz w:val="24"/>
          <w:lang w:val="ru-RU"/>
        </w:rPr>
      </w:r>
    </w:p>
    <w:p>
      <w:pPr>
        <w:pStyle w:val="Normal"/>
        <w:spacing w:lineRule="auto" w:line="240"/>
        <w:ind w:firstLine="284" w:end="0"/>
        <w:rPr/>
      </w:pPr>
      <w:r>
        <w:rPr>
          <w:i/>
          <w:sz w:val="24"/>
        </w:rPr>
        <w:t>Hear! hear!</w:t>
      </w:r>
      <w:r>
        <w:rPr>
          <w:sz w:val="24"/>
        </w:rPr>
        <w:t xml:space="preserve"> expresses approval of somebody’s words at a meeting, etc. </w:t>
      </w:r>
      <w:r>
        <w:rPr>
          <w:sz w:val="24"/>
          <w:lang w:val="ru-RU"/>
        </w:rPr>
        <w:t>(Правильно, правильно.)</w:t>
      </w:r>
    </w:p>
    <w:p>
      <w:pPr>
        <w:pStyle w:val="Normal"/>
        <w:spacing w:lineRule="auto" w:line="240"/>
        <w:ind w:firstLine="284" w:end="0"/>
        <w:rPr>
          <w:b/>
          <w:sz w:val="24"/>
          <w:lang w:val="ru-RU"/>
        </w:rPr>
      </w:pPr>
      <w:r>
        <w:rPr>
          <w:b/>
          <w:sz w:val="24"/>
          <w:lang w:val="ru-RU"/>
        </w:rPr>
      </w:r>
    </w:p>
    <w:p>
      <w:pPr>
        <w:pStyle w:val="Heading7"/>
        <w:suppressAutoHyphens w:val="false"/>
        <w:rPr/>
      </w:pPr>
      <w:r>
        <w:rPr>
          <w:sz w:val="22"/>
        </w:rPr>
        <w:t>Verbless Commands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21.</w:t>
      </w:r>
      <w:r>
        <w:rPr>
          <w:sz w:val="24"/>
        </w:rPr>
        <w:t xml:space="preserve"> Commands are sometimes expressed without an imperative verb, as in:</w:t>
      </w:r>
    </w:p>
    <w:p>
      <w:pPr>
        <w:pStyle w:val="Normal"/>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BodyText"/>
              <w:suppressAutoHyphens w:val="false"/>
              <w:rPr/>
            </w:pPr>
            <w:r>
              <w:rPr/>
              <w:t xml:space="preserve">Silence! </w:t>
            </w:r>
          </w:p>
          <w:p>
            <w:pPr>
              <w:pStyle w:val="BodyText"/>
              <w:suppressAutoHyphens w:val="false"/>
              <w:rPr/>
            </w:pPr>
            <w:r>
              <w:rPr/>
              <w:t xml:space="preserve">Water, please. </w:t>
            </w:r>
          </w:p>
          <w:p>
            <w:pPr>
              <w:pStyle w:val="Normal"/>
              <w:spacing w:lineRule="auto" w:line="240"/>
              <w:ind w:hanging="0" w:end="0"/>
              <w:jc w:val="start"/>
              <w:rPr>
                <w:sz w:val="24"/>
              </w:rPr>
            </w:pPr>
            <w:r>
              <w:rPr>
                <w:sz w:val="24"/>
              </w:rPr>
              <w:t xml:space="preserve">To the right! </w:t>
            </w:r>
          </w:p>
          <w:p>
            <w:pPr>
              <w:pStyle w:val="Normal"/>
              <w:spacing w:lineRule="auto" w:line="240"/>
              <w:ind w:hanging="0" w:end="0"/>
              <w:jc w:val="start"/>
              <w:rPr>
                <w:sz w:val="24"/>
              </w:rPr>
            </w:pPr>
            <w:r>
              <w:rPr>
                <w:sz w:val="24"/>
              </w:rPr>
              <w:t>Off with you!</w:t>
            </w:r>
          </w:p>
        </w:tc>
        <w:tc>
          <w:tcPr>
            <w:tcW w:w="5491" w:type="dxa"/>
            <w:tcBorders/>
          </w:tcPr>
          <w:p>
            <w:pPr>
              <w:pStyle w:val="Normal"/>
              <w:spacing w:lineRule="auto" w:line="240"/>
              <w:ind w:hanging="0" w:end="0"/>
              <w:jc w:val="start"/>
              <w:rPr>
                <w:sz w:val="24"/>
              </w:rPr>
            </w:pPr>
            <w:r>
              <w:rPr>
                <w:sz w:val="24"/>
              </w:rPr>
              <w:t xml:space="preserve">Gently, darling. </w:t>
            </w:r>
          </w:p>
          <w:p>
            <w:pPr>
              <w:pStyle w:val="Normal"/>
              <w:spacing w:lineRule="auto" w:line="240"/>
              <w:ind w:hanging="0" w:end="0"/>
              <w:jc w:val="start"/>
              <w:rPr>
                <w:sz w:val="24"/>
              </w:rPr>
            </w:pPr>
            <w:r>
              <w:rPr>
                <w:sz w:val="24"/>
              </w:rPr>
              <w:t xml:space="preserve">Careful, please. </w:t>
            </w:r>
          </w:p>
          <w:p>
            <w:pPr>
              <w:pStyle w:val="Normal"/>
              <w:spacing w:lineRule="auto" w:line="240"/>
              <w:ind w:hanging="0" w:end="0"/>
              <w:jc w:val="start"/>
              <w:rPr>
                <w:sz w:val="24"/>
              </w:rPr>
            </w:pPr>
            <w:r>
              <w:rPr>
                <w:sz w:val="24"/>
              </w:rPr>
              <w:t xml:space="preserve">No smoking! </w:t>
            </w:r>
          </w:p>
          <w:p>
            <w:pPr>
              <w:pStyle w:val="Normal"/>
              <w:spacing w:lineRule="auto" w:line="240"/>
              <w:ind w:hanging="0" w:end="0"/>
              <w:jc w:val="start"/>
              <w:rPr>
                <w:sz w:val="24"/>
              </w:rPr>
            </w:pPr>
            <w:r>
              <w:rPr>
                <w:sz w:val="24"/>
              </w:rPr>
              <w:t>Hush!</w:t>
            </w:r>
          </w:p>
        </w:tc>
      </w:tr>
    </w:tbl>
    <w:p>
      <w:pPr>
        <w:pStyle w:val="Normal"/>
        <w:spacing w:lineRule="auto" w:line="240"/>
        <w:ind w:firstLine="284" w:end="0"/>
        <w:rPr>
          <w:sz w:val="24"/>
        </w:rPr>
      </w:pPr>
      <w:r>
        <w:rPr>
          <w:sz w:val="24"/>
        </w:rPr>
      </w:r>
    </w:p>
    <w:p>
      <w:pPr>
        <w:pStyle w:val="Heading3"/>
        <w:rPr/>
      </w:pPr>
      <w:bookmarkStart w:id="97" w:name="__RefHeading___Toc5113036"/>
      <w:bookmarkEnd w:id="97"/>
      <w:r>
        <w:rPr/>
        <w:t>Exclamatory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22.</w:t>
      </w:r>
      <w:r>
        <w:rPr>
          <w:sz w:val="24"/>
        </w:rPr>
        <w:t xml:space="preserve"> The main distinctive feature of this communicative type of sentence is a specific intonation; structurally it is variable.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You do look a picture of health! (statement) </w:t>
      </w:r>
    </w:p>
    <w:p>
      <w:pPr>
        <w:pStyle w:val="Normal"/>
        <w:spacing w:lineRule="auto" w:line="240"/>
        <w:ind w:firstLine="284" w:start="284" w:end="0"/>
        <w:rPr>
          <w:sz w:val="24"/>
        </w:rPr>
      </w:pPr>
      <w:r>
        <w:rPr>
          <w:sz w:val="24"/>
        </w:rPr>
        <w:t>Hurry up! (command)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most common pattern of an exclamatory sentence opens with one of the pronominal words </w:t>
      </w:r>
      <w:r>
        <w:rPr>
          <w:i/>
          <w:sz w:val="24"/>
        </w:rPr>
        <w:t>what</w:t>
      </w:r>
      <w:r>
        <w:rPr>
          <w:sz w:val="24"/>
        </w:rPr>
        <w:t xml:space="preserve"> and </w:t>
      </w:r>
      <w:r>
        <w:rPr>
          <w:i/>
          <w:sz w:val="24"/>
        </w:rPr>
        <w:t>how. What</w:t>
      </w:r>
      <w:r>
        <w:rPr>
          <w:sz w:val="24"/>
        </w:rPr>
        <w:t xml:space="preserve"> refers to a noun, </w:t>
      </w:r>
      <w:r>
        <w:rPr>
          <w:i/>
          <w:sz w:val="24"/>
        </w:rPr>
        <w:t>how</w:t>
      </w:r>
      <w:r>
        <w:rPr>
          <w:sz w:val="24"/>
        </w:rPr>
        <w:t xml:space="preserve"> to an adjective or an adverb. An exclamatory sentence has a subject-predicate structure; the order of the subject and the predicate verb (or the operator) is not inverted. An exclamation has a falling tone in speaking and an exclamation mark in writing.</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w:t>
      </w:r>
      <w:r>
        <w:rPr>
          <w:sz w:val="24"/>
        </w:rPr>
        <w:t xml:space="preserve"> a funny story she told us! </w:t>
      </w:r>
    </w:p>
    <w:p>
      <w:pPr>
        <w:pStyle w:val="Normal"/>
        <w:spacing w:lineRule="auto" w:line="240"/>
        <w:ind w:firstLine="284" w:start="284" w:end="0"/>
        <w:rPr/>
      </w:pPr>
      <w:r>
        <w:rPr>
          <w:i/>
          <w:sz w:val="24"/>
        </w:rPr>
        <w:t>What</w:t>
      </w:r>
      <w:r>
        <w:rPr>
          <w:sz w:val="24"/>
        </w:rPr>
        <w:t xml:space="preserve"> valuable advice you’ve given us! </w:t>
      </w:r>
    </w:p>
    <w:p>
      <w:pPr>
        <w:pStyle w:val="Normal"/>
        <w:spacing w:lineRule="auto" w:line="240"/>
        <w:ind w:firstLine="284" w:start="284" w:end="0"/>
        <w:rPr/>
      </w:pPr>
      <w:r>
        <w:rPr>
          <w:i/>
          <w:sz w:val="24"/>
        </w:rPr>
        <w:t>How</w:t>
      </w:r>
      <w:r>
        <w:rPr>
          <w:sz w:val="24"/>
        </w:rPr>
        <w:t xml:space="preserve"> beautiful her voice is! </w:t>
      </w:r>
    </w:p>
    <w:p>
      <w:pPr>
        <w:pStyle w:val="Normal"/>
        <w:spacing w:lineRule="auto" w:line="240"/>
        <w:ind w:firstLine="284" w:start="284" w:end="0"/>
        <w:rPr/>
      </w:pPr>
      <w:r>
        <w:rPr>
          <w:i/>
          <w:sz w:val="24"/>
        </w:rPr>
        <w:t>How</w:t>
      </w:r>
      <w:r>
        <w:rPr>
          <w:sz w:val="24"/>
        </w:rPr>
        <w:t xml:space="preserve"> beautifully she sings!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Exclamatory sentences can be reduced to the word or phrase immediately following the exclamatory signals </w:t>
      </w:r>
      <w:r>
        <w:rPr>
          <w:i/>
          <w:sz w:val="24"/>
        </w:rPr>
        <w:t>what</w:t>
      </w:r>
      <w:r>
        <w:rPr>
          <w:sz w:val="24"/>
        </w:rPr>
        <w:t xml:space="preserve"> or </w:t>
      </w:r>
      <w:r>
        <w:rPr>
          <w:i/>
          <w:sz w:val="24"/>
        </w:rPr>
        <w:t>how.</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w:t>
      </w:r>
      <w:r>
        <w:rPr>
          <w:sz w:val="24"/>
        </w:rPr>
        <w:t xml:space="preserve"> a situation!</w:t>
      </w:r>
    </w:p>
    <w:p>
      <w:pPr>
        <w:pStyle w:val="Normal"/>
        <w:spacing w:lineRule="auto" w:line="240"/>
        <w:ind w:firstLine="284" w:start="284" w:end="0"/>
        <w:rPr/>
      </w:pPr>
      <w:r>
        <w:rPr>
          <w:i/>
          <w:sz w:val="24"/>
        </w:rPr>
        <w:t>What</w:t>
      </w:r>
      <w:r>
        <w:rPr>
          <w:sz w:val="24"/>
        </w:rPr>
        <w:t xml:space="preserve"> a terrible noise!</w:t>
      </w:r>
    </w:p>
    <w:p>
      <w:pPr>
        <w:pStyle w:val="Normal"/>
        <w:spacing w:lineRule="auto" w:line="240"/>
        <w:ind w:firstLine="284" w:start="284" w:end="0"/>
        <w:rPr/>
      </w:pPr>
      <w:r>
        <w:rPr>
          <w:i/>
          <w:sz w:val="24"/>
        </w:rPr>
        <w:t>How</w:t>
      </w:r>
      <w:r>
        <w:rPr>
          <w:sz w:val="24"/>
        </w:rPr>
        <w:t xml:space="preserve"> kind of you to let me in!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Besides these patterns an exclamation as a communicative sentence type often follows the pattern of other sentence types. Thus it may be formed on the pattern of the following structures: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Statements: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You do look a picture of health!</w:t>
      </w:r>
    </w:p>
    <w:p>
      <w:pPr>
        <w:pStyle w:val="Normal"/>
        <w:spacing w:lineRule="auto" w:line="240"/>
        <w:ind w:firstLine="284" w:end="0"/>
        <w:rPr>
          <w:i/>
          <w:i/>
          <w:sz w:val="24"/>
        </w:rPr>
      </w:pPr>
      <w:r>
        <w:rPr>
          <w:i/>
          <w:sz w:val="24"/>
        </w:rPr>
      </w:r>
    </w:p>
    <w:p>
      <w:pPr>
        <w:pStyle w:val="Normal"/>
        <w:spacing w:lineRule="auto" w:line="240"/>
        <w:ind w:firstLine="284" w:end="0"/>
        <w:rPr/>
      </w:pPr>
      <w:r>
        <w:rPr>
          <w:sz w:val="24"/>
        </w:rPr>
        <w:t>2</w:t>
      </w:r>
      <w:r>
        <w:rPr>
          <w:i/>
          <w:sz w:val="24"/>
        </w:rPr>
        <w:t>.</w:t>
      </w:r>
      <w:r>
        <w:rPr>
          <w:sz w:val="24"/>
        </w:rPr>
        <w:t xml:space="preserve"> Commands: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Hurry up!</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3. Questions. These are “yes-no” questions functioning as exclamations owing to the falling tone in speaking and an exclamation mark in writing. The most common pattern has a negative question form with the operator heavily stressed.</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Isn’t it funny!</w:t>
      </w:r>
      <w:r>
        <w:rPr>
          <w:sz w:val="24"/>
        </w:rPr>
        <w:t xml:space="preserve"> (How funny it is!)</w:t>
      </w:r>
    </w:p>
    <w:p>
      <w:pPr>
        <w:pStyle w:val="Normal"/>
        <w:spacing w:lineRule="auto" w:line="240"/>
        <w:ind w:firstLine="284" w:start="284" w:end="0"/>
        <w:rPr/>
      </w:pPr>
      <w:r>
        <w:rPr>
          <w:i/>
          <w:sz w:val="24"/>
        </w:rPr>
        <w:t>Wasn’t it a funny story!</w:t>
      </w:r>
      <w:r>
        <w:rPr>
          <w:sz w:val="24"/>
        </w:rPr>
        <w:t xml:space="preserve"> (What a funny story it was!)</w:t>
      </w:r>
    </w:p>
    <w:p>
      <w:pPr>
        <w:pStyle w:val="Normal"/>
        <w:spacing w:lineRule="auto" w:line="240"/>
        <w:ind w:firstLine="284" w:start="284" w:end="0"/>
        <w:rPr/>
      </w:pPr>
      <w:r>
        <w:rPr>
          <w:i/>
          <w:sz w:val="24"/>
        </w:rPr>
        <w:t>Doesn’t she sing beautifully!</w:t>
      </w:r>
      <w:r>
        <w:rPr>
          <w:sz w:val="24"/>
        </w:rPr>
        <w:t xml:space="preserve"> (How beautifully she sings!)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positive “yes-no” question has not only the falling tone but also stress on both the operator and the subject.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said he had to talk. </w:t>
      </w:r>
      <w:r>
        <w:rPr>
          <w:i/>
          <w:sz w:val="24"/>
        </w:rPr>
        <w:t>Did he surprise me!</w:t>
      </w:r>
      <w:r>
        <w:rPr>
          <w:sz w:val="24"/>
        </w:rPr>
        <w:t xml:space="preserve"> (How he surprised me!) </w:t>
      </w:r>
      <w:r>
        <w:rPr>
          <w:i/>
          <w:sz w:val="24"/>
        </w:rPr>
        <w:t>Am I fired!</w:t>
      </w:r>
      <w:r>
        <w:rPr>
          <w:sz w:val="24"/>
        </w:rPr>
        <w:t xml:space="preserve"> (I am very tired)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Pseudo-subordinate clauses introduced by the conjunctions </w:t>
      </w:r>
      <w:r>
        <w:rPr>
          <w:i/>
          <w:sz w:val="24"/>
        </w:rPr>
        <w:t>if</w:t>
      </w:r>
      <w:r>
        <w:rPr>
          <w:sz w:val="24"/>
        </w:rPr>
        <w:t xml:space="preserve"> and </w:t>
      </w:r>
      <w:r>
        <w:rPr>
          <w:i/>
          <w:sz w:val="24"/>
        </w:rPr>
        <w:t>that.</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If only I were young again! </w:t>
      </w:r>
    </w:p>
    <w:p>
      <w:pPr>
        <w:pStyle w:val="Normal"/>
        <w:spacing w:lineRule="auto" w:line="240"/>
        <w:ind w:firstLine="284" w:start="284" w:end="0"/>
        <w:rPr>
          <w:i/>
          <w:i/>
          <w:sz w:val="24"/>
        </w:rPr>
      </w:pPr>
      <w:r>
        <w:rPr>
          <w:i/>
          <w:sz w:val="24"/>
        </w:rPr>
        <w:t>That this should be the result!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5. One-member sentences conveying signals of alarm such as </w:t>
      </w:r>
      <w:r>
        <w:rPr>
          <w:i/>
          <w:sz w:val="24"/>
        </w:rPr>
        <w:t>Fire! Bandits!</w:t>
      </w:r>
      <w:r>
        <w:rPr>
          <w:sz w:val="24"/>
        </w:rPr>
        <w:t xml:space="preserve"> and highly emotional infinitive or nominal one-member sentences followed by a clause.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To think that she should have said so! </w:t>
      </w:r>
    </w:p>
    <w:p>
      <w:pPr>
        <w:pStyle w:val="Normal"/>
        <w:spacing w:lineRule="auto" w:line="240"/>
        <w:ind w:firstLine="284" w:start="284" w:end="0"/>
        <w:rPr>
          <w:sz w:val="24"/>
        </w:rPr>
      </w:pPr>
      <w:r>
        <w:rPr>
          <w:sz w:val="24"/>
        </w:rPr>
        <w:t>The idea that they should have behaved like this!</w:t>
      </w:r>
    </w:p>
    <w:p>
      <w:pPr>
        <w:pStyle w:val="Normal"/>
        <w:spacing w:lineRule="auto" w:line="240"/>
        <w:ind w:firstLine="284" w:end="0"/>
        <w:rPr>
          <w:sz w:val="24"/>
        </w:rPr>
      </w:pPr>
      <w:r>
        <w:rPr>
          <w:sz w:val="24"/>
        </w:rPr>
      </w:r>
    </w:p>
    <w:p>
      <w:pPr>
        <w:pStyle w:val="Heading2"/>
        <w:rPr/>
      </w:pPr>
      <w:bookmarkStart w:id="98" w:name="__RefHeading___Toc5113037"/>
      <w:bookmarkEnd w:id="98"/>
      <w:r>
        <w:rPr/>
        <w:t>NON-SENTENCE UTTERANCES</w:t>
      </w:r>
    </w:p>
    <w:p>
      <w:pPr>
        <w:pStyle w:val="Normal"/>
        <w:spacing w:lineRule="auto" w:line="240"/>
        <w:ind w:firstLine="284" w:end="0"/>
        <w:rPr>
          <w:sz w:val="24"/>
        </w:rPr>
      </w:pPr>
      <w:r>
        <w:rPr>
          <w:sz w:val="24"/>
        </w:rPr>
      </w:r>
    </w:p>
    <w:p>
      <w:pPr>
        <w:pStyle w:val="Normal"/>
        <w:spacing w:lineRule="auto" w:line="240"/>
        <w:ind w:firstLine="284" w:end="0"/>
        <w:rPr/>
      </w:pPr>
      <w:r>
        <w:rPr>
          <w:b/>
          <w:sz w:val="24"/>
        </w:rPr>
        <w:t>§ 23.</w:t>
      </w:r>
      <w:r>
        <w:rPr>
          <w:sz w:val="24"/>
        </w:rPr>
        <w:t xml:space="preserve"> There are utterances which do not constitute sentences</w:t>
      </w:r>
      <w:r>
        <w:rPr>
          <w:b/>
          <w:sz w:val="24"/>
        </w:rPr>
        <w:t xml:space="preserve"> (non-sentence utterances).</w:t>
      </w:r>
      <w:r>
        <w:rPr>
          <w:sz w:val="24"/>
        </w:rPr>
        <w:t xml:space="preserve"> They are:</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Vocatives.</w:t>
      </w:r>
    </w:p>
    <w:p>
      <w:pPr>
        <w:pStyle w:val="Normal"/>
        <w:spacing w:lineRule="auto" w:line="240"/>
        <w:ind w:firstLine="284" w:end="0"/>
        <w:rPr>
          <w:b/>
          <w:sz w:val="24"/>
        </w:rPr>
      </w:pPr>
      <w:r>
        <w:rPr>
          <w:b/>
          <w:sz w:val="24"/>
        </w:rPr>
      </w:r>
    </w:p>
    <w:p>
      <w:pPr>
        <w:pStyle w:val="2"/>
        <w:suppressAutoHyphens w:val="false"/>
        <w:ind w:start="284" w:end="0"/>
        <w:rPr/>
      </w:pPr>
      <w:r>
        <w:rPr/>
        <w:t xml:space="preserve">Charles? </w:t>
      </w:r>
    </w:p>
    <w:p>
      <w:pPr>
        <w:pStyle w:val="Normal"/>
        <w:spacing w:lineRule="auto" w:line="240"/>
        <w:ind w:firstLine="284" w:start="284" w:end="0"/>
        <w:rPr>
          <w:sz w:val="24"/>
        </w:rPr>
      </w:pPr>
      <w:r>
        <w:rPr>
          <w:sz w:val="24"/>
        </w:rPr>
        <w:t>Mr West!</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“Yes-no” utterances.</w:t>
      </w:r>
      <w:r>
        <w:rPr>
          <w:sz w:val="24"/>
        </w:rPr>
        <w:t xml:space="preserve"> These are mostly responses to “yes-no” questions.</w:t>
      </w:r>
    </w:p>
    <w:p>
      <w:pPr>
        <w:pStyle w:val="2"/>
        <w:suppressAutoHyphens w:val="false"/>
        <w:rPr>
          <w:sz w:val="24"/>
        </w:rPr>
      </w:pPr>
      <w:r>
        <w:rPr>
          <w:sz w:val="24"/>
        </w:rPr>
      </w:r>
    </w:p>
    <w:p>
      <w:pPr>
        <w:pStyle w:val="2"/>
        <w:suppressAutoHyphens w:val="false"/>
        <w:ind w:start="284" w:end="0"/>
        <w:rPr/>
      </w:pPr>
      <w:r>
        <w:rPr/>
        <w:t>Are you coming? - Yes/No.</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Interjections.</w:t>
      </w:r>
    </w:p>
    <w:p>
      <w:pPr>
        <w:pStyle w:val="Normal"/>
        <w:spacing w:lineRule="auto" w:line="240"/>
        <w:ind w:firstLine="284" w:end="0"/>
        <w:rPr>
          <w:b/>
          <w:sz w:val="24"/>
        </w:rPr>
      </w:pPr>
      <w:r>
        <w:rPr>
          <w:b/>
          <w:sz w:val="24"/>
        </w:rPr>
      </w:r>
    </w:p>
    <w:p>
      <w:pPr>
        <w:pStyle w:val="Normal"/>
        <w:spacing w:lineRule="auto" w:line="240"/>
        <w:ind w:firstLine="284" w:start="284" w:end="0"/>
        <w:rPr>
          <w:sz w:val="24"/>
        </w:rPr>
      </w:pPr>
      <w:r>
        <w:rPr>
          <w:sz w:val="24"/>
        </w:rPr>
        <w:t>Hi! (Hey!) Oh!</w:t>
      </w:r>
    </w:p>
    <w:p>
      <w:pPr>
        <w:pStyle w:val="Normal"/>
        <w:spacing w:lineRule="auto" w:line="240"/>
        <w:ind w:firstLine="284" w:start="284" w:end="0"/>
        <w:rPr/>
      </w:pPr>
      <w:r>
        <w:rPr>
          <w:sz w:val="24"/>
        </w:rPr>
        <w:t>Dear me! -</w:t>
      </w:r>
      <w:r>
        <w:rPr>
          <w:sz w:val="24"/>
          <w:lang w:val="ru-RU"/>
        </w:rPr>
        <w:t xml:space="preserve"> Боже мой!</w:t>
      </w:r>
    </w:p>
    <w:p>
      <w:pPr>
        <w:pStyle w:val="Normal"/>
        <w:spacing w:lineRule="auto" w:line="240"/>
        <w:ind w:firstLine="284" w:start="284" w:end="0"/>
        <w:rPr/>
      </w:pPr>
      <w:r>
        <w:rPr>
          <w:sz w:val="24"/>
        </w:rPr>
        <w:t>Look here! -</w:t>
      </w:r>
      <w:r>
        <w:rPr>
          <w:sz w:val="24"/>
          <w:lang w:val="ru-RU"/>
        </w:rPr>
        <w:t xml:space="preserve"> Послушай!</w:t>
      </w:r>
    </w:p>
    <w:p>
      <w:pPr>
        <w:pStyle w:val="Normal"/>
        <w:spacing w:lineRule="auto" w:line="240"/>
        <w:ind w:firstLine="284" w:start="284" w:end="0"/>
        <w:rPr/>
      </w:pPr>
      <w:r>
        <w:rPr>
          <w:sz w:val="24"/>
        </w:rPr>
        <w:t>Well, I never! -</w:t>
      </w:r>
      <w:r>
        <w:rPr>
          <w:sz w:val="24"/>
          <w:lang w:val="ru-RU"/>
        </w:rPr>
        <w:t xml:space="preserve"> Вот те на! Вот так так! Ну и ну!</w:t>
      </w:r>
    </w:p>
    <w:p>
      <w:pPr>
        <w:pStyle w:val="Normal"/>
        <w:spacing w:lineRule="auto" w:line="240"/>
        <w:ind w:firstLine="284" w:start="284" w:end="0"/>
        <w:rPr/>
      </w:pPr>
      <w:r>
        <w:rPr>
          <w:sz w:val="24"/>
        </w:rPr>
        <w:t>Goodness gracious! -</w:t>
      </w:r>
      <w:r>
        <w:rPr>
          <w:sz w:val="24"/>
          <w:lang w:val="ru-RU"/>
        </w:rPr>
        <w:t xml:space="preserve"> Боже мой! Господи! Вот те на!</w:t>
      </w:r>
    </w:p>
    <w:p>
      <w:pPr>
        <w:pStyle w:val="Normal"/>
        <w:spacing w:lineRule="auto" w:line="240"/>
        <w:ind w:firstLine="284" w:start="284" w:end="0"/>
        <w:rPr>
          <w:b/>
          <w:sz w:val="24"/>
          <w:lang w:val="ru-RU"/>
        </w:rPr>
      </w:pPr>
      <w:r>
        <w:rPr>
          <w:b/>
          <w:sz w:val="24"/>
          <w:lang w:val="ru-RU"/>
        </w:rPr>
      </w:r>
    </w:p>
    <w:p>
      <w:pPr>
        <w:pStyle w:val="Normal"/>
        <w:spacing w:lineRule="auto" w:line="240"/>
        <w:ind w:firstLine="284" w:end="0"/>
        <w:rPr/>
      </w:pPr>
      <w:r>
        <w:rPr>
          <w:sz w:val="24"/>
        </w:rPr>
        <w:t>4.</w:t>
      </w:r>
      <w:r>
        <w:rPr>
          <w:b/>
          <w:sz w:val="24"/>
        </w:rPr>
        <w:t xml:space="preserve"> Different conversational formulas.</w:t>
      </w:r>
    </w:p>
    <w:p>
      <w:pPr>
        <w:pStyle w:val="2"/>
        <w:suppressAutoHyphens w:val="false"/>
        <w:rPr>
          <w:b/>
          <w:sz w:val="24"/>
        </w:rPr>
      </w:pPr>
      <w:r>
        <w:rPr>
          <w:b/>
          <w:sz w:val="24"/>
        </w:rPr>
      </w:r>
    </w:p>
    <w:p>
      <w:pPr>
        <w:pStyle w:val="2"/>
        <w:suppressAutoHyphens w:val="false"/>
        <w:ind w:start="284" w:end="0"/>
        <w:rPr/>
      </w:pPr>
      <w:r>
        <w:rPr/>
        <w:t>Thanks.</w:t>
      </w:r>
    </w:p>
    <w:p>
      <w:pPr>
        <w:pStyle w:val="Normal"/>
        <w:spacing w:lineRule="auto" w:line="240"/>
        <w:ind w:firstLine="284" w:start="284" w:end="0"/>
        <w:rPr>
          <w:sz w:val="24"/>
        </w:rPr>
      </w:pPr>
      <w:r>
        <w:rPr>
          <w:sz w:val="24"/>
        </w:rPr>
        <w:t>Good-bye.</w:t>
      </w:r>
    </w:p>
    <w:p>
      <w:pPr>
        <w:pStyle w:val="Normal"/>
        <w:spacing w:lineRule="auto" w:line="240"/>
        <w:ind w:firstLine="284" w:start="284" w:end="0"/>
        <w:rPr>
          <w:sz w:val="24"/>
        </w:rPr>
      </w:pPr>
      <w:r>
        <w:rPr>
          <w:sz w:val="24"/>
        </w:rPr>
        <w:t>Bye-bye.</w:t>
      </w:r>
    </w:p>
    <w:p>
      <w:pPr>
        <w:pStyle w:val="Normal"/>
        <w:spacing w:lineRule="auto" w:line="240"/>
        <w:ind w:firstLine="284" w:end="0"/>
        <w:rPr>
          <w:b/>
          <w:sz w:val="24"/>
        </w:rPr>
      </w:pPr>
      <w:r>
        <w:rPr>
          <w:b/>
          <w:sz w:val="24"/>
        </w:rPr>
      </w:r>
    </w:p>
    <w:p>
      <w:pPr>
        <w:pStyle w:val="Heading2"/>
        <w:rPr/>
      </w:pPr>
      <w:bookmarkStart w:id="99" w:name="__RefHeading___Toc5113038"/>
      <w:bookmarkEnd w:id="99"/>
      <w:r>
        <w:rPr/>
        <w:t>NEGATION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24.</w:t>
      </w:r>
      <w:r>
        <w:rPr>
          <w:sz w:val="24"/>
        </w:rPr>
        <w:t xml:space="preserve"> Both structural and communicative types of sentences fall into affirmative sentences and negative sentences. A sentence is made negative by the particle </w:t>
      </w:r>
      <w:r>
        <w:rPr>
          <w:i/>
          <w:sz w:val="24"/>
        </w:rPr>
        <w:t>not</w:t>
      </w:r>
      <w:r>
        <w:rPr>
          <w:sz w:val="24"/>
        </w:rPr>
        <w:t xml:space="preserve"> which is the most widely used negator. It is put immediately after the auxiliary or modal verb. The negator </w:t>
      </w:r>
      <w:r>
        <w:rPr>
          <w:i/>
          <w:sz w:val="24"/>
        </w:rPr>
        <w:t>not</w:t>
      </w:r>
      <w:r>
        <w:rPr>
          <w:sz w:val="24"/>
        </w:rPr>
        <w:t xml:space="preserve"> has two forms: </w:t>
      </w:r>
      <w:r>
        <w:rPr>
          <w:spacing w:val="60"/>
          <w:sz w:val="24"/>
        </w:rPr>
        <w:t>uncontracted</w:t>
      </w:r>
      <w:r>
        <w:rPr>
          <w:sz w:val="24"/>
        </w:rPr>
        <w:t xml:space="preserve"> and </w:t>
      </w:r>
      <w:r>
        <w:rPr>
          <w:spacing w:val="60"/>
          <w:sz w:val="24"/>
        </w:rPr>
        <w:t>contracted</w:t>
      </w:r>
      <w:r>
        <w:rPr>
          <w:sz w:val="24"/>
        </w:rPr>
        <w:t>. The former occurs mainly in formal English; the latter is usual in informal (conversational) English. There are two possible forms of negation contraction: one is when the operator is contracted and the negator uncontracted, and the other is when the negator is contracted but the operator is used in its full form.</w:t>
      </w:r>
    </w:p>
    <w:p>
      <w:pPr>
        <w:pStyle w:val="Normal"/>
        <w:spacing w:lineRule="auto" w:line="240"/>
        <w:ind w:firstLine="284" w:end="0"/>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2660"/>
        <w:gridCol w:w="3969"/>
        <w:gridCol w:w="4353"/>
      </w:tblGrid>
      <w:tr>
        <w:trPr/>
        <w:tc>
          <w:tcPr>
            <w:tcW w:w="2660" w:type="dxa"/>
            <w:tcBorders/>
          </w:tcPr>
          <w:p>
            <w:pPr>
              <w:pStyle w:val="Normal"/>
              <w:jc w:val="center"/>
              <w:rPr>
                <w:b/>
              </w:rPr>
            </w:pPr>
            <w:r>
              <w:rPr>
                <w:b/>
              </w:rPr>
              <w:t>Positive</w:t>
            </w:r>
          </w:p>
        </w:tc>
        <w:tc>
          <w:tcPr>
            <w:tcW w:w="8322" w:type="dxa"/>
            <w:gridSpan w:val="2"/>
            <w:tcBorders/>
          </w:tcPr>
          <w:p>
            <w:pPr>
              <w:pStyle w:val="Normal"/>
              <w:ind w:start="2160" w:end="0"/>
              <w:jc w:val="start"/>
              <w:rPr>
                <w:b/>
              </w:rPr>
            </w:pPr>
            <w:r>
              <w:rPr>
                <w:b/>
              </w:rPr>
              <w:t>Negative</w:t>
            </w:r>
          </w:p>
        </w:tc>
      </w:tr>
      <w:tr>
        <w:trPr/>
        <w:tc>
          <w:tcPr>
            <w:tcW w:w="2660" w:type="dxa"/>
            <w:tcBorders/>
          </w:tcPr>
          <w:p>
            <w:pPr>
              <w:pStyle w:val="Normal"/>
              <w:snapToGrid w:val="false"/>
              <w:spacing w:lineRule="auto" w:line="240"/>
              <w:ind w:hanging="0" w:end="0"/>
              <w:jc w:val="start"/>
              <w:rPr>
                <w:b/>
                <w:sz w:val="24"/>
              </w:rPr>
            </w:pPr>
            <w:r>
              <w:rPr>
                <w:b/>
                <w:sz w:val="24"/>
              </w:rPr>
            </w:r>
          </w:p>
        </w:tc>
        <w:tc>
          <w:tcPr>
            <w:tcW w:w="3969" w:type="dxa"/>
            <w:tcBorders/>
          </w:tcPr>
          <w:p>
            <w:pPr>
              <w:pStyle w:val="Normal"/>
              <w:spacing w:lineRule="auto" w:line="240"/>
              <w:ind w:hanging="0" w:end="0"/>
              <w:jc w:val="start"/>
              <w:rPr>
                <w:b/>
              </w:rPr>
            </w:pPr>
            <w:r>
              <w:rPr>
                <w:b/>
              </w:rPr>
              <w:t>Uncontracted</w:t>
            </w:r>
          </w:p>
          <w:p>
            <w:pPr>
              <w:pStyle w:val="Normal"/>
              <w:spacing w:lineRule="auto" w:line="240"/>
              <w:ind w:hanging="0" w:end="0"/>
              <w:jc w:val="start"/>
              <w:rPr>
                <w:b/>
              </w:rPr>
            </w:pPr>
            <w:r>
              <w:rPr>
                <w:b/>
              </w:rPr>
            </w:r>
          </w:p>
        </w:tc>
        <w:tc>
          <w:tcPr>
            <w:tcW w:w="4353" w:type="dxa"/>
            <w:tcBorders/>
          </w:tcPr>
          <w:p>
            <w:pPr>
              <w:pStyle w:val="Normal"/>
              <w:spacing w:lineRule="auto" w:line="240"/>
              <w:ind w:hanging="0" w:end="0"/>
              <w:jc w:val="start"/>
              <w:rPr>
                <w:b/>
              </w:rPr>
            </w:pPr>
            <w:r>
              <w:rPr>
                <w:b/>
              </w:rPr>
              <w:t>Contracted</w:t>
            </w:r>
          </w:p>
        </w:tc>
      </w:tr>
      <w:tr>
        <w:trPr/>
        <w:tc>
          <w:tcPr>
            <w:tcW w:w="2660" w:type="dxa"/>
            <w:tcBorders/>
          </w:tcPr>
          <w:p>
            <w:pPr>
              <w:pStyle w:val="Normal"/>
              <w:spacing w:lineRule="auto" w:line="240"/>
              <w:ind w:hanging="0" w:end="0"/>
              <w:jc w:val="start"/>
              <w:rPr/>
            </w:pPr>
            <w:r>
              <w:rPr/>
              <w:t>They’ve come.</w:t>
            </w:r>
          </w:p>
          <w:p>
            <w:pPr>
              <w:pStyle w:val="Normal"/>
              <w:spacing w:lineRule="auto" w:line="240"/>
              <w:ind w:hanging="0" w:end="0"/>
              <w:jc w:val="start"/>
              <w:rPr>
                <w:b/>
              </w:rPr>
            </w:pPr>
            <w:r>
              <w:rPr>
                <w:b/>
              </w:rPr>
            </w:r>
          </w:p>
        </w:tc>
        <w:tc>
          <w:tcPr>
            <w:tcW w:w="3969" w:type="dxa"/>
            <w:tcBorders/>
          </w:tcPr>
          <w:p>
            <w:pPr>
              <w:pStyle w:val="Normal"/>
              <w:spacing w:lineRule="auto" w:line="240"/>
              <w:ind w:hanging="0" w:end="0"/>
              <w:jc w:val="start"/>
              <w:rPr>
                <w:b/>
              </w:rPr>
            </w:pPr>
            <w:r>
              <w:rPr/>
              <w:t xml:space="preserve">They have </w:t>
            </w:r>
            <w:r>
              <w:rPr>
                <w:i/>
              </w:rPr>
              <w:t>not</w:t>
            </w:r>
            <w:r>
              <w:rPr/>
              <w:t xml:space="preserve"> come.</w:t>
            </w:r>
          </w:p>
        </w:tc>
        <w:tc>
          <w:tcPr>
            <w:tcW w:w="4353" w:type="dxa"/>
            <w:tcBorders/>
          </w:tcPr>
          <w:p>
            <w:pPr>
              <w:pStyle w:val="Normal"/>
              <w:spacing w:lineRule="auto" w:line="240"/>
              <w:ind w:hanging="0" w:end="0"/>
              <w:jc w:val="start"/>
              <w:rPr/>
            </w:pPr>
            <w:r>
              <w:rPr/>
              <w:t xml:space="preserve">They’ve </w:t>
            </w:r>
            <w:r>
              <w:rPr>
                <w:i/>
              </w:rPr>
              <w:t>not</w:t>
            </w:r>
            <w:r>
              <w:rPr/>
              <w:t xml:space="preserve"> come. </w:t>
            </w:r>
          </w:p>
          <w:p>
            <w:pPr>
              <w:pStyle w:val="Normal"/>
              <w:spacing w:lineRule="auto" w:line="240"/>
              <w:ind w:hanging="0" w:end="0"/>
              <w:jc w:val="start"/>
              <w:rPr/>
            </w:pPr>
            <w:r>
              <w:rPr/>
              <w:t xml:space="preserve">They </w:t>
            </w:r>
            <w:r>
              <w:rPr>
                <w:i/>
              </w:rPr>
              <w:t>haven’t</w:t>
            </w:r>
            <w:r>
              <w:rPr/>
              <w:t xml:space="preserve"> come.</w:t>
            </w:r>
          </w:p>
          <w:p>
            <w:pPr>
              <w:pStyle w:val="Normal"/>
              <w:spacing w:lineRule="auto" w:line="240"/>
              <w:ind w:hanging="0" w:end="0"/>
              <w:jc w:val="start"/>
              <w:rPr>
                <w:b/>
              </w:rPr>
            </w:pPr>
            <w:r>
              <w:rPr>
                <w:b/>
              </w:rPr>
            </w:r>
          </w:p>
        </w:tc>
      </w:tr>
      <w:tr>
        <w:trPr/>
        <w:tc>
          <w:tcPr>
            <w:tcW w:w="2660" w:type="dxa"/>
            <w:tcBorders/>
          </w:tcPr>
          <w:p>
            <w:pPr>
              <w:pStyle w:val="Normal"/>
              <w:spacing w:lineRule="auto" w:line="240"/>
              <w:ind w:hanging="0" w:end="0"/>
              <w:jc w:val="start"/>
              <w:rPr>
                <w:b/>
              </w:rPr>
            </w:pPr>
            <w:r>
              <w:rPr/>
              <w:t>Tom is arriving tomorrow.</w:t>
            </w:r>
          </w:p>
        </w:tc>
        <w:tc>
          <w:tcPr>
            <w:tcW w:w="3969" w:type="dxa"/>
            <w:tcBorders/>
          </w:tcPr>
          <w:p>
            <w:pPr>
              <w:pStyle w:val="Normal"/>
              <w:spacing w:lineRule="auto" w:line="240"/>
              <w:ind w:hanging="0" w:end="0"/>
              <w:jc w:val="start"/>
              <w:rPr>
                <w:b/>
              </w:rPr>
            </w:pPr>
            <w:r>
              <w:rPr/>
              <w:t xml:space="preserve">Tom is </w:t>
            </w:r>
            <w:r>
              <w:rPr>
                <w:i/>
              </w:rPr>
              <w:t>not</w:t>
            </w:r>
            <w:r>
              <w:rPr/>
              <w:t xml:space="preserve"> arriving tomorrow.</w:t>
            </w:r>
          </w:p>
        </w:tc>
        <w:tc>
          <w:tcPr>
            <w:tcW w:w="4353" w:type="dxa"/>
            <w:tcBorders/>
          </w:tcPr>
          <w:p>
            <w:pPr>
              <w:pStyle w:val="Normal"/>
              <w:spacing w:lineRule="auto" w:line="240"/>
              <w:ind w:hanging="0" w:end="0"/>
              <w:jc w:val="start"/>
              <w:rPr/>
            </w:pPr>
            <w:r>
              <w:rPr/>
              <w:t xml:space="preserve">Tom </w:t>
            </w:r>
            <w:r>
              <w:rPr>
                <w:i/>
              </w:rPr>
              <w:t>isn’t</w:t>
            </w:r>
            <w:r>
              <w:rPr/>
              <w:t xml:space="preserve"> arriving tomorrow. </w:t>
            </w:r>
          </w:p>
          <w:p>
            <w:pPr>
              <w:pStyle w:val="Normal"/>
              <w:spacing w:lineRule="auto" w:line="240"/>
              <w:ind w:hanging="0" w:end="0"/>
              <w:jc w:val="start"/>
              <w:rPr/>
            </w:pPr>
            <w:r>
              <w:rPr/>
            </w:r>
          </w:p>
          <w:p>
            <w:pPr>
              <w:pStyle w:val="Normal"/>
              <w:spacing w:lineRule="auto" w:line="240"/>
              <w:ind w:hanging="0" w:end="0"/>
              <w:jc w:val="start"/>
              <w:rPr/>
            </w:pPr>
            <w:r>
              <w:rPr/>
              <w:t xml:space="preserve">Tom’s </w:t>
            </w:r>
            <w:r>
              <w:rPr>
                <w:i/>
              </w:rPr>
              <w:t>not</w:t>
            </w:r>
            <w:r>
              <w:rPr/>
              <w:t xml:space="preserve"> arriving tomorrow. (The 1st form is more common.)</w:t>
            </w:r>
          </w:p>
          <w:p>
            <w:pPr>
              <w:pStyle w:val="Normal"/>
              <w:spacing w:lineRule="auto" w:line="240"/>
              <w:ind w:hanging="0" w:end="0"/>
              <w:jc w:val="start"/>
              <w:rPr>
                <w:b/>
              </w:rPr>
            </w:pPr>
            <w:r>
              <w:rPr>
                <w:b/>
              </w:rPr>
            </w:r>
          </w:p>
        </w:tc>
      </w:tr>
      <w:tr>
        <w:trPr/>
        <w:tc>
          <w:tcPr>
            <w:tcW w:w="2660" w:type="dxa"/>
            <w:tcBorders/>
          </w:tcPr>
          <w:p>
            <w:pPr>
              <w:pStyle w:val="Normal"/>
              <w:spacing w:lineRule="auto" w:line="240"/>
              <w:ind w:hanging="0" w:end="0"/>
              <w:jc w:val="start"/>
              <w:rPr>
                <w:b/>
              </w:rPr>
            </w:pPr>
            <w:r>
              <w:rPr/>
              <w:t>You ought to have come.</w:t>
            </w:r>
          </w:p>
        </w:tc>
        <w:tc>
          <w:tcPr>
            <w:tcW w:w="3969" w:type="dxa"/>
            <w:tcBorders/>
          </w:tcPr>
          <w:p>
            <w:pPr>
              <w:pStyle w:val="Normal"/>
              <w:spacing w:lineRule="auto" w:line="240"/>
              <w:ind w:hanging="0" w:end="0"/>
              <w:jc w:val="start"/>
              <w:rPr>
                <w:b/>
              </w:rPr>
            </w:pPr>
            <w:r>
              <w:rPr/>
              <w:t xml:space="preserve">You ought </w:t>
            </w:r>
            <w:r>
              <w:rPr>
                <w:i/>
              </w:rPr>
              <w:t>not</w:t>
            </w:r>
            <w:r>
              <w:rPr/>
              <w:t xml:space="preserve"> to have come at all.</w:t>
            </w:r>
          </w:p>
        </w:tc>
        <w:tc>
          <w:tcPr>
            <w:tcW w:w="4353" w:type="dxa"/>
            <w:tcBorders/>
          </w:tcPr>
          <w:p>
            <w:pPr>
              <w:pStyle w:val="Normal"/>
              <w:spacing w:lineRule="auto" w:line="240"/>
              <w:ind w:hanging="0" w:end="0"/>
              <w:jc w:val="start"/>
              <w:rPr>
                <w:b/>
              </w:rPr>
            </w:pPr>
            <w:r>
              <w:rPr/>
              <w:t xml:space="preserve">You </w:t>
            </w:r>
            <w:r>
              <w:rPr>
                <w:i/>
              </w:rPr>
              <w:t>oughtn’t</w:t>
            </w:r>
            <w:r>
              <w:rPr/>
              <w:t xml:space="preserve"> to have come at all.</w:t>
            </w:r>
          </w:p>
        </w:tc>
      </w:tr>
    </w:tbl>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Note that the contracted negative forms of </w:t>
      </w:r>
      <w:r>
        <w:rPr>
          <w:i/>
          <w:sz w:val="24"/>
        </w:rPr>
        <w:t>can</w:t>
      </w:r>
      <w:r>
        <w:rPr>
          <w:sz w:val="24"/>
        </w:rPr>
        <w:t xml:space="preserve"> and </w:t>
      </w:r>
      <w:r>
        <w:rPr>
          <w:i/>
          <w:sz w:val="24"/>
        </w:rPr>
        <w:t>will</w:t>
      </w:r>
      <w:r>
        <w:rPr>
          <w:sz w:val="24"/>
        </w:rPr>
        <w:t xml:space="preserve"> are </w:t>
      </w:r>
      <w:r>
        <w:rPr>
          <w:i/>
          <w:sz w:val="24"/>
        </w:rPr>
        <w:t>can’t</w:t>
      </w:r>
      <w:r>
        <w:rPr>
          <w:sz w:val="24"/>
        </w:rPr>
        <w:t xml:space="preserve"> and </w:t>
      </w:r>
      <w:r>
        <w:rPr>
          <w:i/>
          <w:sz w:val="24"/>
        </w:rPr>
        <w:t>won’t</w:t>
      </w:r>
      <w:r>
        <w:rPr>
          <w:sz w:val="24"/>
        </w:rPr>
        <w:t xml:space="preserve"> and the uncontracted negative of </w:t>
      </w:r>
      <w:r>
        <w:rPr>
          <w:i/>
          <w:sz w:val="24"/>
        </w:rPr>
        <w:t>can</w:t>
      </w:r>
      <w:r>
        <w:rPr>
          <w:sz w:val="24"/>
        </w:rPr>
        <w:t xml:space="preserve"> is </w:t>
      </w:r>
      <w:r>
        <w:rPr>
          <w:i/>
          <w:sz w:val="24"/>
        </w:rPr>
        <w:t>cannot.</w:t>
      </w:r>
      <w:r>
        <w:rPr>
          <w:sz w:val="24"/>
        </w:rPr>
        <w:t xml:space="preserve"> The corresponding forms </w:t>
      </w:r>
      <w:r>
        <w:rPr>
          <w:i/>
          <w:sz w:val="24"/>
        </w:rPr>
        <w:t>of shall</w:t>
      </w:r>
      <w:r>
        <w:rPr>
          <w:sz w:val="24"/>
        </w:rPr>
        <w:t xml:space="preserve"> are </w:t>
      </w:r>
      <w:r>
        <w:rPr>
          <w:i/>
          <w:sz w:val="24"/>
        </w:rPr>
        <w:t>shall not</w:t>
      </w:r>
      <w:r>
        <w:rPr>
          <w:sz w:val="24"/>
        </w:rPr>
        <w:t xml:space="preserve"> and </w:t>
      </w:r>
      <w:r>
        <w:rPr>
          <w:i/>
          <w:sz w:val="24"/>
        </w:rPr>
        <w:t>shan’t.</w:t>
      </w:r>
    </w:p>
    <w:p>
      <w:pPr>
        <w:pStyle w:val="Normal"/>
        <w:spacing w:lineRule="auto" w:line="240"/>
        <w:ind w:firstLine="284" w:end="0"/>
        <w:rPr>
          <w:i/>
          <w:i/>
          <w:sz w:val="24"/>
        </w:rPr>
      </w:pPr>
      <w:r>
        <w:rPr>
          <w:i/>
          <w:sz w:val="24"/>
        </w:rPr>
      </w:r>
    </w:p>
    <w:tbl>
      <w:tblPr>
        <w:tblW w:w="10980" w:type="dxa"/>
        <w:jc w:val="start"/>
        <w:tblInd w:w="0" w:type="dxa"/>
        <w:tblLayout w:type="fixed"/>
        <w:tblCellMar>
          <w:top w:w="0" w:type="dxa"/>
          <w:start w:w="108" w:type="dxa"/>
          <w:bottom w:w="0" w:type="dxa"/>
          <w:end w:w="108" w:type="dxa"/>
        </w:tblCellMar>
      </w:tblPr>
      <w:tblGrid>
        <w:gridCol w:w="3660"/>
        <w:gridCol w:w="3660"/>
        <w:gridCol w:w="3660"/>
      </w:tblGrid>
      <w:tr>
        <w:trPr/>
        <w:tc>
          <w:tcPr>
            <w:tcW w:w="3660" w:type="dxa"/>
            <w:tcBorders/>
          </w:tcPr>
          <w:p>
            <w:pPr>
              <w:pStyle w:val="Normal"/>
              <w:spacing w:lineRule="auto" w:line="240"/>
              <w:ind w:hanging="0" w:end="0"/>
              <w:jc w:val="start"/>
              <w:rPr/>
            </w:pPr>
            <w:r>
              <w:rPr>
                <w:sz w:val="24"/>
              </w:rPr>
              <w:t xml:space="preserve">He </w:t>
            </w:r>
            <w:r>
              <w:rPr>
                <w:i/>
                <w:sz w:val="24"/>
              </w:rPr>
              <w:t>will</w:t>
            </w:r>
            <w:r>
              <w:rPr>
                <w:sz w:val="24"/>
              </w:rPr>
              <w:t xml:space="preserve"> be late. </w:t>
            </w:r>
          </w:p>
          <w:p>
            <w:pPr>
              <w:pStyle w:val="Normal"/>
              <w:spacing w:lineRule="auto" w:line="240"/>
              <w:ind w:hanging="0" w:end="0"/>
              <w:jc w:val="start"/>
              <w:rPr>
                <w:sz w:val="24"/>
              </w:rPr>
            </w:pPr>
            <w:r>
              <w:rPr>
                <w:sz w:val="24"/>
              </w:rPr>
            </w:r>
          </w:p>
          <w:p>
            <w:pPr>
              <w:pStyle w:val="Normal"/>
              <w:spacing w:lineRule="auto" w:line="240"/>
              <w:ind w:hanging="0" w:end="0"/>
              <w:jc w:val="start"/>
              <w:rPr/>
            </w:pPr>
            <w:r>
              <w:rPr>
                <w:sz w:val="24"/>
              </w:rPr>
              <w:t xml:space="preserve">I </w:t>
            </w:r>
            <w:r>
              <w:rPr>
                <w:i/>
                <w:sz w:val="24"/>
              </w:rPr>
              <w:t>can</w:t>
            </w:r>
            <w:r>
              <w:rPr>
                <w:sz w:val="24"/>
              </w:rPr>
              <w:t xml:space="preserve"> come early. </w:t>
            </w:r>
          </w:p>
          <w:p>
            <w:pPr>
              <w:pStyle w:val="Normal"/>
              <w:spacing w:lineRule="auto" w:line="240"/>
              <w:ind w:hanging="0" w:end="0"/>
              <w:jc w:val="start"/>
              <w:rPr/>
            </w:pPr>
            <w:r>
              <w:rPr>
                <w:sz w:val="24"/>
              </w:rPr>
              <w:t xml:space="preserve">I </w:t>
            </w:r>
            <w:r>
              <w:rPr>
                <w:i/>
                <w:sz w:val="24"/>
              </w:rPr>
              <w:t>shall</w:t>
            </w:r>
            <w:r>
              <w:rPr>
                <w:sz w:val="24"/>
              </w:rPr>
              <w:t xml:space="preserve"> come early.</w:t>
            </w:r>
          </w:p>
        </w:tc>
        <w:tc>
          <w:tcPr>
            <w:tcW w:w="3660" w:type="dxa"/>
            <w:tcBorders/>
          </w:tcPr>
          <w:p>
            <w:pPr>
              <w:pStyle w:val="Normal"/>
              <w:spacing w:lineRule="auto" w:line="240"/>
              <w:ind w:hanging="0" w:end="0"/>
              <w:jc w:val="start"/>
              <w:rPr/>
            </w:pPr>
            <w:r>
              <w:rPr>
                <w:sz w:val="24"/>
              </w:rPr>
              <w:t xml:space="preserve">He </w:t>
            </w:r>
            <w:r>
              <w:rPr>
                <w:i/>
                <w:sz w:val="24"/>
              </w:rPr>
              <w:t>will not</w:t>
            </w:r>
            <w:r>
              <w:rPr>
                <w:sz w:val="24"/>
              </w:rPr>
              <w:t xml:space="preserve"> be late. </w:t>
            </w:r>
          </w:p>
          <w:p>
            <w:pPr>
              <w:pStyle w:val="Normal"/>
              <w:spacing w:lineRule="auto" w:line="240"/>
              <w:ind w:hanging="0" w:end="0"/>
              <w:jc w:val="start"/>
              <w:rPr>
                <w:sz w:val="24"/>
              </w:rPr>
            </w:pPr>
            <w:r>
              <w:rPr>
                <w:sz w:val="24"/>
              </w:rPr>
            </w:r>
          </w:p>
          <w:p>
            <w:pPr>
              <w:pStyle w:val="Normal"/>
              <w:spacing w:lineRule="auto" w:line="240"/>
              <w:ind w:hanging="0" w:end="0"/>
              <w:jc w:val="start"/>
              <w:rPr/>
            </w:pPr>
            <w:r>
              <w:rPr>
                <w:sz w:val="24"/>
              </w:rPr>
              <w:t xml:space="preserve">I </w:t>
            </w:r>
            <w:r>
              <w:rPr>
                <w:i/>
                <w:sz w:val="24"/>
              </w:rPr>
              <w:t>cannot</w:t>
            </w:r>
            <w:r>
              <w:rPr>
                <w:sz w:val="24"/>
              </w:rPr>
              <w:t xml:space="preserve"> come early. </w:t>
            </w:r>
          </w:p>
          <w:p>
            <w:pPr>
              <w:pStyle w:val="Normal"/>
              <w:spacing w:lineRule="auto" w:line="240"/>
              <w:ind w:hanging="0" w:end="0"/>
              <w:jc w:val="start"/>
              <w:rPr/>
            </w:pPr>
            <w:r>
              <w:rPr>
                <w:sz w:val="24"/>
              </w:rPr>
              <w:t xml:space="preserve">I </w:t>
            </w:r>
            <w:r>
              <w:rPr>
                <w:i/>
                <w:sz w:val="24"/>
              </w:rPr>
              <w:t>shall not</w:t>
            </w:r>
            <w:r>
              <w:rPr>
                <w:sz w:val="24"/>
              </w:rPr>
              <w:t xml:space="preserve"> come early</w:t>
            </w:r>
          </w:p>
        </w:tc>
        <w:tc>
          <w:tcPr>
            <w:tcW w:w="3660" w:type="dxa"/>
            <w:tcBorders/>
          </w:tcPr>
          <w:p>
            <w:pPr>
              <w:pStyle w:val="Normal"/>
              <w:spacing w:lineRule="auto" w:line="240"/>
              <w:ind w:hanging="0" w:end="0"/>
              <w:jc w:val="start"/>
              <w:rPr/>
            </w:pPr>
            <w:r>
              <w:rPr>
                <w:sz w:val="24"/>
              </w:rPr>
              <w:t>He’</w:t>
            </w:r>
            <w:r>
              <w:rPr>
                <w:i/>
                <w:sz w:val="24"/>
              </w:rPr>
              <w:t>ll</w:t>
            </w:r>
            <w:r>
              <w:rPr>
                <w:sz w:val="24"/>
              </w:rPr>
              <w:t xml:space="preserve"> </w:t>
            </w:r>
            <w:r>
              <w:rPr>
                <w:i/>
                <w:sz w:val="24"/>
              </w:rPr>
              <w:t>not</w:t>
            </w:r>
            <w:r>
              <w:rPr>
                <w:sz w:val="24"/>
              </w:rPr>
              <w:t xml:space="preserve"> be late. </w:t>
            </w:r>
          </w:p>
          <w:p>
            <w:pPr>
              <w:pStyle w:val="Normal"/>
              <w:spacing w:lineRule="auto" w:line="240"/>
              <w:ind w:hanging="0" w:end="0"/>
              <w:jc w:val="start"/>
              <w:rPr/>
            </w:pPr>
            <w:r>
              <w:rPr>
                <w:sz w:val="24"/>
              </w:rPr>
              <w:t xml:space="preserve">He </w:t>
            </w:r>
            <w:r>
              <w:rPr>
                <w:i/>
                <w:sz w:val="24"/>
              </w:rPr>
              <w:t>won’t</w:t>
            </w:r>
            <w:r>
              <w:rPr>
                <w:sz w:val="24"/>
              </w:rPr>
              <w:t xml:space="preserve"> be late. </w:t>
            </w:r>
          </w:p>
          <w:p>
            <w:pPr>
              <w:pStyle w:val="Normal"/>
              <w:spacing w:lineRule="auto" w:line="240"/>
              <w:ind w:hanging="0" w:end="0"/>
              <w:jc w:val="start"/>
              <w:rPr/>
            </w:pPr>
            <w:r>
              <w:rPr>
                <w:sz w:val="24"/>
              </w:rPr>
              <w:t xml:space="preserve">I </w:t>
            </w:r>
            <w:r>
              <w:rPr>
                <w:i/>
                <w:sz w:val="24"/>
              </w:rPr>
              <w:t>can’t</w:t>
            </w:r>
            <w:r>
              <w:rPr>
                <w:sz w:val="24"/>
              </w:rPr>
              <w:t xml:space="preserve"> come early. </w:t>
            </w:r>
          </w:p>
          <w:p>
            <w:pPr>
              <w:pStyle w:val="Normal"/>
              <w:spacing w:lineRule="auto" w:line="240"/>
              <w:ind w:hanging="0" w:end="0"/>
              <w:jc w:val="start"/>
              <w:rPr/>
            </w:pPr>
            <w:r>
              <w:rPr>
                <w:sz w:val="24"/>
              </w:rPr>
              <w:t xml:space="preserve">I </w:t>
            </w:r>
            <w:r>
              <w:rPr>
                <w:i/>
                <w:sz w:val="24"/>
              </w:rPr>
              <w:t>shan’t</w:t>
            </w:r>
            <w:r>
              <w:rPr>
                <w:sz w:val="24"/>
              </w:rPr>
              <w:t xml:space="preserve"> come early.</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Only the full negative form is possible for the first person singular of the verb </w:t>
      </w:r>
      <w:r>
        <w:rPr>
          <w:i/>
          <w:sz w:val="24"/>
        </w:rPr>
        <w:t>to be</w:t>
      </w:r>
      <w:r>
        <w:rPr>
          <w:sz w:val="24"/>
        </w:rPr>
        <w:t xml:space="preserve"> in declarative sentences,</w:t>
      </w:r>
      <w:r>
        <w:rPr>
          <w:sz w:val="24"/>
          <w:lang w:val="ru-RU"/>
        </w:rPr>
        <w:t xml:space="preserve"> </w:t>
      </w:r>
      <w:r>
        <w:rPr>
          <w:i/>
          <w:sz w:val="24"/>
          <w:lang w:val="ru-RU"/>
        </w:rPr>
        <w:t>I'т</w:t>
      </w:r>
      <w:r>
        <w:rPr>
          <w:i/>
          <w:sz w:val="24"/>
        </w:rPr>
        <w:t xml:space="preserve"> not</w:t>
      </w:r>
      <w:r>
        <w:rPr>
          <w:sz w:val="24"/>
        </w:rPr>
        <w:t xml:space="preserve"> late, the form </w:t>
      </w:r>
      <w:r>
        <w:rPr>
          <w:i/>
          <w:sz w:val="24"/>
        </w:rPr>
        <w:t>ain’t</w:t>
      </w:r>
      <w:r>
        <w:rPr>
          <w:sz w:val="24"/>
        </w:rPr>
        <w:t xml:space="preserve"> being used only in dialects and uneducated forms of English. However, the verb contraction</w:t>
      </w:r>
      <w:r>
        <w:rPr>
          <w:sz w:val="24"/>
          <w:lang w:val="ru-RU"/>
        </w:rPr>
        <w:t xml:space="preserve"> </w:t>
      </w:r>
      <w:r>
        <w:rPr>
          <w:i/>
          <w:sz w:val="24"/>
          <w:lang w:val="ru-RU"/>
        </w:rPr>
        <w:t>I'т</w:t>
      </w:r>
      <w:r>
        <w:rPr>
          <w:sz w:val="24"/>
        </w:rPr>
        <w:t xml:space="preserve"> is possible.</w:t>
      </w:r>
    </w:p>
    <w:p>
      <w:pPr>
        <w:pStyle w:val="Normal"/>
        <w:spacing w:lineRule="auto" w:line="240"/>
        <w:ind w:firstLine="284" w:end="0"/>
        <w:rPr>
          <w:sz w:val="24"/>
        </w:rPr>
      </w:pPr>
      <w:r>
        <w:rPr>
          <w:sz w:val="24"/>
        </w:rPr>
      </w:r>
    </w:p>
    <w:p>
      <w:pPr>
        <w:pStyle w:val="Normal"/>
        <w:spacing w:lineRule="auto" w:line="240"/>
        <w:ind w:firstLine="284" w:end="0"/>
        <w:rPr/>
      </w:pPr>
      <w:r>
        <w:rPr>
          <w:sz w:val="24"/>
        </w:rPr>
        <w:t>If the predicate verb is in the present</w:t>
      </w:r>
      <w:r>
        <w:rPr>
          <w:b/>
          <w:sz w:val="24"/>
        </w:rPr>
        <w:t xml:space="preserve"> </w:t>
      </w:r>
      <w:r>
        <w:rPr>
          <w:sz w:val="24"/>
        </w:rPr>
        <w:t xml:space="preserve">or past indefinite, the auxiliary </w:t>
      </w:r>
      <w:r>
        <w:rPr>
          <w:i/>
          <w:sz w:val="24"/>
        </w:rPr>
        <w:t>do</w:t>
      </w:r>
      <w:r>
        <w:rPr>
          <w:sz w:val="24"/>
        </w:rPr>
        <w:t xml:space="preserve"> is used with </w:t>
      </w:r>
      <w:r>
        <w:rPr>
          <w:i/>
          <w:sz w:val="24"/>
        </w:rPr>
        <w:t>not</w:t>
      </w:r>
      <w:r>
        <w:rPr>
          <w:sz w:val="24"/>
        </w:rPr>
        <w:t xml:space="preserve"> to form the negative.</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3660"/>
        <w:gridCol w:w="3660"/>
        <w:gridCol w:w="3660"/>
      </w:tblGrid>
      <w:tr>
        <w:trPr/>
        <w:tc>
          <w:tcPr>
            <w:tcW w:w="3660" w:type="dxa"/>
            <w:tcBorders/>
          </w:tcPr>
          <w:p>
            <w:pPr>
              <w:pStyle w:val="Normal"/>
              <w:spacing w:lineRule="auto" w:line="240"/>
              <w:ind w:hanging="0" w:end="0"/>
              <w:rPr>
                <w:sz w:val="24"/>
              </w:rPr>
            </w:pPr>
            <w:r>
              <w:rPr>
                <w:sz w:val="24"/>
              </w:rPr>
              <w:t xml:space="preserve">I like that idea. </w:t>
            </w:r>
          </w:p>
          <w:p>
            <w:pPr>
              <w:pStyle w:val="Normal"/>
              <w:spacing w:lineRule="auto" w:line="240"/>
              <w:ind w:hanging="0" w:end="0"/>
              <w:rPr>
                <w:sz w:val="24"/>
              </w:rPr>
            </w:pPr>
            <w:r>
              <w:rPr>
                <w:sz w:val="24"/>
              </w:rPr>
              <w:t>He understands you well.</w:t>
            </w:r>
          </w:p>
        </w:tc>
        <w:tc>
          <w:tcPr>
            <w:tcW w:w="3660" w:type="dxa"/>
            <w:tcBorders/>
          </w:tcPr>
          <w:p>
            <w:pPr>
              <w:pStyle w:val="Normal"/>
              <w:spacing w:lineRule="auto" w:line="240"/>
              <w:ind w:hanging="0" w:end="0"/>
              <w:rPr/>
            </w:pPr>
            <w:r>
              <w:rPr>
                <w:sz w:val="24"/>
              </w:rPr>
              <w:t xml:space="preserve">I </w:t>
            </w:r>
            <w:r>
              <w:rPr>
                <w:i/>
                <w:sz w:val="24"/>
              </w:rPr>
              <w:t>do not</w:t>
            </w:r>
            <w:r>
              <w:rPr>
                <w:sz w:val="24"/>
              </w:rPr>
              <w:t xml:space="preserve"> like that idea. </w:t>
            </w:r>
          </w:p>
          <w:p>
            <w:pPr>
              <w:pStyle w:val="Normal"/>
              <w:spacing w:lineRule="auto" w:line="240"/>
              <w:ind w:hanging="0" w:end="0"/>
              <w:rPr/>
            </w:pPr>
            <w:r>
              <w:rPr>
                <w:sz w:val="24"/>
              </w:rPr>
              <w:t xml:space="preserve">He </w:t>
            </w:r>
            <w:r>
              <w:rPr>
                <w:i/>
                <w:sz w:val="24"/>
              </w:rPr>
              <w:t>does not</w:t>
            </w:r>
            <w:r>
              <w:rPr>
                <w:sz w:val="24"/>
              </w:rPr>
              <w:t xml:space="preserve"> understand you at all.</w:t>
            </w:r>
          </w:p>
        </w:tc>
        <w:tc>
          <w:tcPr>
            <w:tcW w:w="3660" w:type="dxa"/>
            <w:tcBorders/>
          </w:tcPr>
          <w:p>
            <w:pPr>
              <w:pStyle w:val="Normal"/>
              <w:spacing w:lineRule="auto" w:line="240"/>
              <w:ind w:hanging="0" w:end="0"/>
              <w:rPr/>
            </w:pPr>
            <w:r>
              <w:rPr>
                <w:sz w:val="24"/>
              </w:rPr>
              <w:t xml:space="preserve">I </w:t>
            </w:r>
            <w:r>
              <w:rPr>
                <w:i/>
                <w:sz w:val="24"/>
              </w:rPr>
              <w:t>don’t</w:t>
            </w:r>
            <w:r>
              <w:rPr>
                <w:sz w:val="24"/>
              </w:rPr>
              <w:t xml:space="preserve"> like that idea. </w:t>
            </w:r>
          </w:p>
          <w:p>
            <w:pPr>
              <w:pStyle w:val="Normal"/>
              <w:spacing w:lineRule="auto" w:line="240"/>
              <w:ind w:hanging="0" w:end="0"/>
              <w:rPr/>
            </w:pPr>
            <w:r>
              <w:rPr>
                <w:sz w:val="24"/>
              </w:rPr>
              <w:t xml:space="preserve">He </w:t>
            </w:r>
            <w:r>
              <w:rPr>
                <w:i/>
                <w:sz w:val="24"/>
              </w:rPr>
              <w:t>doesn’t</w:t>
            </w:r>
            <w:r>
              <w:rPr>
                <w:sz w:val="24"/>
              </w:rPr>
              <w:t xml:space="preserve"> understand you at all.</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As a rule, a sentence can contain only one negator. </w:t>
      </w:r>
      <w:r>
        <w:rPr>
          <w:i/>
          <w:sz w:val="24"/>
        </w:rPr>
        <w:t>Not</w:t>
      </w:r>
      <w:r>
        <w:rPr>
          <w:sz w:val="24"/>
        </w:rPr>
        <w:t xml:space="preserve"> is usually , attached to the predicate verb, and other negative words are unnecessary in the sentence, unlike similar cases in Russian.</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pacing w:lineRule="auto" w:line="240"/>
              <w:ind w:hanging="0" w:end="0"/>
              <w:rPr/>
            </w:pPr>
            <w:r>
              <w:rPr>
                <w:sz w:val="24"/>
              </w:rPr>
              <w:t xml:space="preserve">I </w:t>
            </w:r>
            <w:r>
              <w:rPr>
                <w:i/>
                <w:sz w:val="24"/>
              </w:rPr>
              <w:t>don’t know</w:t>
            </w:r>
            <w:r>
              <w:rPr>
                <w:sz w:val="24"/>
              </w:rPr>
              <w:t xml:space="preserve"> anything about it. (one negator) </w:t>
            </w:r>
          </w:p>
          <w:p>
            <w:pPr>
              <w:pStyle w:val="Normal"/>
              <w:spacing w:lineRule="auto" w:line="240"/>
              <w:ind w:hanging="0" w:end="0"/>
              <w:rPr/>
            </w:pPr>
            <w:r>
              <w:rPr>
                <w:sz w:val="24"/>
              </w:rPr>
              <w:t xml:space="preserve">I </w:t>
            </w:r>
            <w:r>
              <w:rPr>
                <w:i/>
                <w:sz w:val="24"/>
              </w:rPr>
              <w:t>didn’t say</w:t>
            </w:r>
            <w:r>
              <w:rPr>
                <w:sz w:val="24"/>
              </w:rPr>
              <w:t xml:space="preserve"> anything to anybody. (one negator)</w:t>
            </w:r>
          </w:p>
        </w:tc>
        <w:tc>
          <w:tcPr>
            <w:tcW w:w="5491" w:type="dxa"/>
            <w:tcBorders/>
          </w:tcPr>
          <w:p>
            <w:pPr>
              <w:pStyle w:val="Normal"/>
              <w:spacing w:lineRule="auto" w:line="240"/>
              <w:ind w:hanging="0" w:end="0"/>
              <w:rPr/>
            </w:pPr>
            <w:r>
              <w:rPr>
                <w:sz w:val="24"/>
                <w:lang w:val="ru-RU"/>
              </w:rPr>
              <w:t xml:space="preserve">Я </w:t>
            </w:r>
            <w:r>
              <w:rPr>
                <w:i/>
                <w:sz w:val="24"/>
                <w:lang w:val="ru-RU"/>
              </w:rPr>
              <w:t>ничего не</w:t>
            </w:r>
            <w:r>
              <w:rPr>
                <w:sz w:val="24"/>
                <w:lang w:val="ru-RU"/>
              </w:rPr>
              <w:t xml:space="preserve"> знала об этом. </w:t>
            </w:r>
            <w:r>
              <w:rPr>
                <w:sz w:val="24"/>
              </w:rPr>
              <w:t>(two negators)</w:t>
            </w:r>
            <w:r>
              <w:rPr>
                <w:sz w:val="24"/>
                <w:lang w:val="ru-RU"/>
              </w:rPr>
              <w:t xml:space="preserve"> </w:t>
            </w:r>
          </w:p>
          <w:p>
            <w:pPr>
              <w:pStyle w:val="Normal"/>
              <w:spacing w:lineRule="auto" w:line="240"/>
              <w:ind w:hanging="0" w:end="0"/>
              <w:rPr/>
            </w:pPr>
            <w:r>
              <w:rPr>
                <w:sz w:val="24"/>
                <w:lang w:val="ru-RU"/>
              </w:rPr>
              <w:t xml:space="preserve">Я </w:t>
            </w:r>
            <w:r>
              <w:rPr>
                <w:i/>
                <w:sz w:val="24"/>
                <w:lang w:val="ru-RU"/>
              </w:rPr>
              <w:t>никому ничего не</w:t>
            </w:r>
            <w:r>
              <w:rPr>
                <w:sz w:val="24"/>
                <w:lang w:val="ru-RU"/>
              </w:rPr>
              <w:t xml:space="preserve"> сказала. </w:t>
            </w:r>
            <w:r>
              <w:rPr>
                <w:sz w:val="24"/>
              </w:rPr>
              <w:t>(three negators)</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negative questions the place of the negator </w:t>
      </w:r>
      <w:r>
        <w:rPr>
          <w:i/>
          <w:sz w:val="24"/>
        </w:rPr>
        <w:t>not</w:t>
      </w:r>
      <w:r>
        <w:rPr>
          <w:sz w:val="24"/>
        </w:rPr>
        <w:t xml:space="preserve"> depends on whether it is contracted or uncontracted. The contracted form </w:t>
      </w:r>
      <w:r>
        <w:rPr>
          <w:i/>
          <w:sz w:val="24"/>
        </w:rPr>
        <w:t>n’t</w:t>
      </w:r>
      <w:r>
        <w:rPr>
          <w:sz w:val="24"/>
        </w:rPr>
        <w:t xml:space="preserve"> is not separated from the auxiliary or modal verb, whereas the uncontracted </w:t>
      </w:r>
      <w:r>
        <w:rPr>
          <w:i/>
          <w:sz w:val="24"/>
        </w:rPr>
        <w:t>not</w:t>
      </w:r>
      <w:r>
        <w:rPr>
          <w:sz w:val="24"/>
        </w:rPr>
        <w:t xml:space="preserve"> comes after the subject. The latter is more formal.</w:t>
      </w:r>
    </w:p>
    <w:p>
      <w:pPr>
        <w:pStyle w:val="Normal"/>
        <w:spacing w:lineRule="auto" w:line="240"/>
        <w:ind w:firstLine="284" w:end="0"/>
        <w:rPr>
          <w:i/>
          <w:i/>
          <w:sz w:val="24"/>
        </w:rPr>
      </w:pPr>
      <w:r>
        <w:rPr>
          <w:i/>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pacing w:lineRule="auto" w:line="240"/>
              <w:ind w:hanging="0" w:end="0"/>
              <w:rPr/>
            </w:pPr>
            <w:r>
              <w:rPr>
                <w:i/>
                <w:sz w:val="24"/>
              </w:rPr>
              <w:t>Don’t</w:t>
            </w:r>
            <w:r>
              <w:rPr>
                <w:sz w:val="24"/>
              </w:rPr>
              <w:t xml:space="preserve"> you see?</w:t>
            </w:r>
            <w:r>
              <w:rPr>
                <w:i/>
                <w:sz w:val="24"/>
              </w:rPr>
              <w:t xml:space="preserve"> </w:t>
            </w:r>
          </w:p>
          <w:p>
            <w:pPr>
              <w:pStyle w:val="Normal"/>
              <w:spacing w:lineRule="auto" w:line="240"/>
              <w:ind w:hanging="0" w:end="0"/>
              <w:rPr/>
            </w:pPr>
            <w:r>
              <w:rPr>
                <w:i/>
                <w:sz w:val="24"/>
              </w:rPr>
              <w:t>Can’t</w:t>
            </w:r>
            <w:r>
              <w:rPr>
                <w:sz w:val="24"/>
              </w:rPr>
              <w:t xml:space="preserve"> you come with me?</w:t>
            </w:r>
            <w:r>
              <w:rPr>
                <w:i/>
                <w:sz w:val="24"/>
              </w:rPr>
              <w:t xml:space="preserve"> </w:t>
            </w:r>
          </w:p>
          <w:p>
            <w:pPr>
              <w:pStyle w:val="Normal"/>
              <w:spacing w:lineRule="auto" w:line="240"/>
              <w:ind w:hanging="0" w:end="0"/>
              <w:rPr/>
            </w:pPr>
            <w:r>
              <w:rPr>
                <w:i/>
                <w:sz w:val="24"/>
              </w:rPr>
              <w:t>Haven’t</w:t>
            </w:r>
            <w:r>
              <w:rPr>
                <w:sz w:val="24"/>
              </w:rPr>
              <w:t xml:space="preserve"> you finished your letter?</w:t>
            </w:r>
          </w:p>
        </w:tc>
        <w:tc>
          <w:tcPr>
            <w:tcW w:w="5491" w:type="dxa"/>
            <w:tcBorders/>
          </w:tcPr>
          <w:p>
            <w:pPr>
              <w:pStyle w:val="Normal"/>
              <w:spacing w:lineRule="auto" w:line="240"/>
              <w:ind w:hanging="0" w:end="0"/>
              <w:rPr/>
            </w:pPr>
            <w:r>
              <w:rPr>
                <w:i/>
                <w:sz w:val="24"/>
              </w:rPr>
              <w:t>Do</w:t>
            </w:r>
            <w:r>
              <w:rPr>
                <w:sz w:val="24"/>
              </w:rPr>
              <w:t xml:space="preserve"> you </w:t>
            </w:r>
            <w:r>
              <w:rPr>
                <w:i/>
                <w:sz w:val="24"/>
              </w:rPr>
              <w:t>not</w:t>
            </w:r>
            <w:r>
              <w:rPr>
                <w:sz w:val="24"/>
              </w:rPr>
              <w:t xml:space="preserve"> see?</w:t>
            </w:r>
            <w:r>
              <w:rPr>
                <w:i/>
                <w:sz w:val="24"/>
              </w:rPr>
              <w:t xml:space="preserve"> </w:t>
            </w:r>
          </w:p>
          <w:p>
            <w:pPr>
              <w:pStyle w:val="Normal"/>
              <w:spacing w:lineRule="auto" w:line="240"/>
              <w:ind w:hanging="0" w:end="0"/>
              <w:rPr/>
            </w:pPr>
            <w:r>
              <w:rPr>
                <w:i/>
                <w:sz w:val="24"/>
              </w:rPr>
              <w:t>Can</w:t>
            </w:r>
            <w:r>
              <w:rPr>
                <w:sz w:val="24"/>
              </w:rPr>
              <w:t xml:space="preserve"> you </w:t>
            </w:r>
            <w:r>
              <w:rPr>
                <w:i/>
                <w:sz w:val="24"/>
              </w:rPr>
              <w:t>not</w:t>
            </w:r>
            <w:r>
              <w:rPr>
                <w:sz w:val="24"/>
              </w:rPr>
              <w:t xml:space="preserve"> come with me?</w:t>
            </w:r>
            <w:r>
              <w:rPr>
                <w:i/>
                <w:sz w:val="24"/>
              </w:rPr>
              <w:t xml:space="preserve"> </w:t>
            </w:r>
          </w:p>
          <w:p>
            <w:pPr>
              <w:pStyle w:val="Normal"/>
              <w:spacing w:lineRule="auto" w:line="240"/>
              <w:ind w:hanging="0" w:end="0"/>
              <w:rPr/>
            </w:pPr>
            <w:r>
              <w:rPr>
                <w:i/>
                <w:sz w:val="24"/>
              </w:rPr>
              <w:t>Have</w:t>
            </w:r>
            <w:r>
              <w:rPr>
                <w:sz w:val="24"/>
              </w:rPr>
              <w:t xml:space="preserve"> you </w:t>
            </w:r>
            <w:r>
              <w:rPr>
                <w:i/>
                <w:sz w:val="24"/>
              </w:rPr>
              <w:t>not</w:t>
            </w:r>
            <w:r>
              <w:rPr>
                <w:sz w:val="24"/>
              </w:rPr>
              <w:t xml:space="preserve"> finished your letter?</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Negative questions are often used as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exclamations.</w:t>
      </w:r>
    </w:p>
    <w:p>
      <w:pPr>
        <w:pStyle w:val="Normal"/>
        <w:spacing w:lineRule="auto" w:line="240"/>
        <w:ind w:firstLine="284" w:start="568" w:end="0"/>
        <w:rPr>
          <w:sz w:val="24"/>
        </w:rPr>
      </w:pPr>
      <w:r>
        <w:rPr>
          <w:sz w:val="24"/>
        </w:rPr>
        <w:t xml:space="preserve">Isn’t it funny! (= It is very funny!) </w:t>
      </w:r>
    </w:p>
    <w:p>
      <w:pPr>
        <w:pStyle w:val="Normal"/>
        <w:pBdr>
          <w:bottom w:val="single" w:sz="4" w:space="1" w:color="000000"/>
        </w:pBdr>
        <w:spacing w:lineRule="auto" w:line="240"/>
        <w:ind w:firstLine="284" w:start="568" w:end="0"/>
        <w:rPr/>
      </w:pPr>
      <w:r>
        <w:rPr>
          <w:sz w:val="24"/>
        </w:rPr>
        <w:t>Aren’t</w:t>
      </w:r>
      <w:r>
        <w:rPr>
          <w:sz w:val="24"/>
          <w:lang w:val="ru-RU"/>
        </w:rPr>
        <w:t>*</w:t>
      </w:r>
      <w:r>
        <w:rPr>
          <w:sz w:val="24"/>
        </w:rPr>
        <w:t xml:space="preserve"> I tired! </w:t>
      </w:r>
      <w:r>
        <w:rPr>
          <w:i/>
          <w:sz w:val="24"/>
        </w:rPr>
        <w:t>(=</w:t>
      </w:r>
      <w:r>
        <w:rPr>
          <w:sz w:val="24"/>
        </w:rPr>
        <w:t xml:space="preserve"> I am very tired)</w:t>
      </w:r>
    </w:p>
    <w:p>
      <w:pPr>
        <w:pStyle w:val="Normal"/>
        <w:spacing w:lineRule="auto" w:line="240"/>
        <w:ind w:firstLine="284" w:end="0"/>
        <w:rPr/>
      </w:pPr>
      <w:r>
        <w:rPr>
          <w:sz w:val="20"/>
          <w:lang w:val="ru-RU"/>
        </w:rPr>
        <w:t xml:space="preserve">* </w:t>
      </w:r>
      <w:r>
        <w:rPr>
          <w:sz w:val="20"/>
        </w:rPr>
        <w:t xml:space="preserve">This is the first-person form of the verb </w:t>
      </w:r>
      <w:r>
        <w:rPr>
          <w:i/>
          <w:sz w:val="20"/>
        </w:rPr>
        <w:t>to be</w:t>
      </w:r>
      <w:r>
        <w:rPr>
          <w:sz w:val="20"/>
        </w:rPr>
        <w:t xml:space="preserve"> in negative questions in British English.</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b) invitations.</w:t>
      </w:r>
    </w:p>
    <w:p>
      <w:pPr>
        <w:pStyle w:val="Normal"/>
        <w:spacing w:lineRule="auto" w:line="240"/>
        <w:ind w:firstLine="284" w:start="568" w:end="0"/>
        <w:rPr>
          <w:sz w:val="24"/>
        </w:rPr>
      </w:pPr>
      <w:r>
        <w:rPr>
          <w:sz w:val="24"/>
        </w:rPr>
        <w:t>Won’t you come in and have a cup of tea?</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answer to negative questions </w:t>
      </w:r>
      <w:r>
        <w:rPr>
          <w:i/>
          <w:sz w:val="24"/>
        </w:rPr>
        <w:t>yes</w:t>
      </w:r>
      <w:r>
        <w:rPr>
          <w:sz w:val="24"/>
        </w:rPr>
        <w:t xml:space="preserve"> and </w:t>
      </w:r>
      <w:r>
        <w:rPr>
          <w:i/>
          <w:sz w:val="24"/>
        </w:rPr>
        <w:t>no</w:t>
      </w:r>
      <w:r>
        <w:rPr>
          <w:sz w:val="24"/>
        </w:rPr>
        <w:t xml:space="preserve"> are used according to the facts and not according to the form of the question.</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Haven’t you seen the film? - </w:t>
      </w:r>
      <w:r>
        <w:rPr>
          <w:i/>
          <w:sz w:val="24"/>
        </w:rPr>
        <w:t>Yes</w:t>
      </w:r>
      <w:r>
        <w:rPr>
          <w:sz w:val="24"/>
        </w:rPr>
        <w:t xml:space="preserve"> (I have seen it). Or: </w:t>
      </w:r>
      <w:r>
        <w:rPr>
          <w:i/>
          <w:sz w:val="24"/>
        </w:rPr>
        <w:t>No</w:t>
      </w:r>
      <w:r>
        <w:rPr>
          <w:sz w:val="24"/>
        </w:rPr>
        <w:t xml:space="preserve"> (I haven’t seen it).</w:t>
      </w:r>
    </w:p>
    <w:p>
      <w:pPr>
        <w:pStyle w:val="Normal"/>
        <w:spacing w:lineRule="auto" w:line="240"/>
        <w:ind w:firstLine="284" w:start="284" w:end="0"/>
        <w:rPr/>
      </w:pPr>
      <w:r>
        <w:rPr>
          <w:sz w:val="24"/>
        </w:rPr>
        <w:t xml:space="preserve">Isn’t it raining? - </w:t>
      </w:r>
      <w:r>
        <w:rPr>
          <w:i/>
          <w:sz w:val="24"/>
        </w:rPr>
        <w:t>Yes</w:t>
      </w:r>
      <w:r>
        <w:rPr>
          <w:sz w:val="24"/>
        </w:rPr>
        <w:t xml:space="preserve"> (it is raining). Or: </w:t>
      </w:r>
      <w:r>
        <w:rPr>
          <w:i/>
          <w:sz w:val="24"/>
        </w:rPr>
        <w:t>No</w:t>
      </w:r>
      <w:r>
        <w:rPr>
          <w:sz w:val="24"/>
        </w:rPr>
        <w:t xml:space="preserve"> (it isn’t raining).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Compare with the Russian:</w:t>
      </w:r>
    </w:p>
    <w:p>
      <w:pPr>
        <w:pStyle w:val="Normal"/>
        <w:spacing w:lineRule="auto" w:line="240"/>
        <w:ind w:firstLine="284" w:end="0"/>
        <w:rPr>
          <w:smallCaps/>
          <w:sz w:val="24"/>
          <w:lang w:val="ru-RU"/>
        </w:rPr>
      </w:pPr>
      <w:r>
        <w:rPr>
          <w:smallCaps/>
          <w:sz w:val="24"/>
          <w:lang w:val="ru-RU"/>
        </w:rPr>
      </w:r>
    </w:p>
    <w:tbl>
      <w:tblPr>
        <w:tblW w:w="10590" w:type="dxa"/>
        <w:jc w:val="start"/>
        <w:tblInd w:w="392" w:type="dxa"/>
        <w:tblLayout w:type="fixed"/>
        <w:tblCellMar>
          <w:top w:w="0" w:type="dxa"/>
          <w:start w:w="108" w:type="dxa"/>
          <w:bottom w:w="0" w:type="dxa"/>
          <w:end w:w="108" w:type="dxa"/>
        </w:tblCellMar>
      </w:tblPr>
      <w:tblGrid>
        <w:gridCol w:w="1984"/>
        <w:gridCol w:w="8606"/>
      </w:tblGrid>
      <w:tr>
        <w:trPr/>
        <w:tc>
          <w:tcPr>
            <w:tcW w:w="1984" w:type="dxa"/>
            <w:tcBorders/>
          </w:tcPr>
          <w:p>
            <w:pPr>
              <w:pStyle w:val="Normal"/>
              <w:spacing w:lineRule="auto" w:line="240"/>
              <w:ind w:hanging="0" w:end="0"/>
              <w:rPr>
                <w:smallCaps/>
                <w:sz w:val="24"/>
                <w:lang w:val="ru-RU"/>
              </w:rPr>
            </w:pPr>
            <w:r>
              <w:rPr>
                <w:sz w:val="24"/>
                <w:lang w:val="ru-RU"/>
              </w:rPr>
              <w:t>Дождь не идет?</w:t>
            </w:r>
          </w:p>
        </w:tc>
        <w:tc>
          <w:tcPr>
            <w:tcW w:w="8606" w:type="dxa"/>
            <w:tcBorders/>
          </w:tcPr>
          <w:p>
            <w:pPr>
              <w:pStyle w:val="21"/>
              <w:suppressAutoHyphens w:val="false"/>
              <w:rPr>
                <w:lang w:val="ru-RU"/>
              </w:rPr>
            </w:pPr>
            <w:r>
              <w:rPr>
                <w:lang w:val="ru-RU"/>
              </w:rPr>
              <w:t xml:space="preserve">- Нет, идет. </w:t>
            </w:r>
          </w:p>
          <w:p>
            <w:pPr>
              <w:pStyle w:val="Normal"/>
              <w:spacing w:lineRule="auto" w:line="240"/>
              <w:ind w:hanging="0" w:end="0"/>
              <w:rPr>
                <w:smallCaps/>
                <w:sz w:val="24"/>
                <w:lang w:val="ru-RU"/>
              </w:rPr>
            </w:pPr>
            <w:r>
              <w:rPr>
                <w:sz w:val="24"/>
                <w:lang w:val="ru-RU"/>
              </w:rPr>
              <w:t>- Да, не идет.</w:t>
            </w:r>
          </w:p>
        </w:tc>
      </w:tr>
    </w:tbl>
    <w:p>
      <w:pPr>
        <w:pStyle w:val="Normal"/>
        <w:spacing w:lineRule="auto" w:line="240"/>
        <w:ind w:firstLine="284" w:end="0"/>
        <w:rPr>
          <w:smallCaps/>
          <w:sz w:val="24"/>
          <w:lang w:val="ru-RU"/>
        </w:rPr>
      </w:pPr>
      <w:r>
        <w:rPr>
          <w:smallCaps/>
          <w:sz w:val="24"/>
          <w:lang w:val="ru-RU"/>
        </w:rPr>
      </w:r>
    </w:p>
    <w:p>
      <w:pPr>
        <w:pStyle w:val="Normal"/>
        <w:spacing w:lineRule="auto" w:line="240"/>
        <w:ind w:firstLine="284" w:end="0"/>
        <w:rPr/>
      </w:pPr>
      <w:r>
        <w:rPr>
          <w:sz w:val="24"/>
        </w:rPr>
        <w:t xml:space="preserve">In imperative sentences </w:t>
      </w:r>
      <w:r>
        <w:rPr>
          <w:i/>
          <w:sz w:val="24"/>
        </w:rPr>
        <w:t>not</w:t>
      </w:r>
      <w:r>
        <w:rPr>
          <w:sz w:val="24"/>
        </w:rPr>
        <w:t xml:space="preserve"> follows the do-auxiliary.</w:t>
      </w:r>
    </w:p>
    <w:p>
      <w:pPr>
        <w:pStyle w:val="Normal"/>
        <w:spacing w:lineRule="auto" w:line="240"/>
        <w:ind w:firstLine="284" w:end="0"/>
        <w:rPr>
          <w:sz w:val="24"/>
          <w:lang w:val="ru-RU"/>
        </w:rPr>
      </w:pPr>
      <w:r>
        <w:rPr>
          <w:sz w:val="24"/>
          <w:lang w:val="ru-RU"/>
        </w:rPr>
      </w:r>
    </w:p>
    <w:p>
      <w:pPr>
        <w:pStyle w:val="Normal"/>
        <w:spacing w:lineRule="auto" w:line="240"/>
        <w:ind w:firstLine="284" w:start="284" w:end="0"/>
        <w:rPr/>
      </w:pPr>
      <w:r>
        <w:rPr>
          <w:sz w:val="24"/>
        </w:rPr>
        <w:t xml:space="preserve">Do </w:t>
      </w:r>
      <w:r>
        <w:rPr>
          <w:i/>
          <w:sz w:val="24"/>
        </w:rPr>
        <w:t>not speak</w:t>
      </w:r>
      <w:r>
        <w:rPr>
          <w:sz w:val="24"/>
        </w:rPr>
        <w:t xml:space="preserve"> so loudly. </w:t>
      </w:r>
    </w:p>
    <w:p>
      <w:pPr>
        <w:pStyle w:val="Normal"/>
        <w:spacing w:lineRule="auto" w:line="240"/>
        <w:ind w:firstLine="284" w:start="284" w:end="0"/>
        <w:rPr>
          <w:i/>
          <w:i/>
          <w:sz w:val="24"/>
        </w:rPr>
      </w:pPr>
      <w:r>
        <w:rPr>
          <w:i/>
          <w:sz w:val="24"/>
        </w:rPr>
        <w:t>Don’t worry.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same is used for the negative imperative with the verb </w:t>
      </w:r>
      <w:r>
        <w:rPr>
          <w:i/>
          <w:sz w:val="24"/>
        </w:rPr>
        <w:t>to be.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Don’t be so rude. </w:t>
      </w:r>
    </w:p>
    <w:p>
      <w:pPr>
        <w:pStyle w:val="Normal"/>
        <w:spacing w:lineRule="auto" w:line="240"/>
        <w:ind w:firstLine="284" w:start="284" w:end="0"/>
        <w:rPr>
          <w:i/>
          <w:i/>
          <w:sz w:val="24"/>
        </w:rPr>
      </w:pPr>
      <w:r>
        <w:rPr>
          <w:i/>
          <w:sz w:val="24"/>
        </w:rPr>
        <w:t>Don’t be lazy.</w:t>
      </w:r>
    </w:p>
    <w:p>
      <w:pPr>
        <w:pStyle w:val="Normal"/>
        <w:spacing w:lineRule="auto" w:line="240"/>
        <w:ind w:firstLine="284" w:end="0"/>
        <w:rPr>
          <w:i/>
          <w:i/>
          <w:sz w:val="24"/>
        </w:rPr>
      </w:pPr>
      <w:r>
        <w:rPr>
          <w:i/>
          <w:sz w:val="24"/>
        </w:rPr>
      </w:r>
    </w:p>
    <w:p>
      <w:pPr>
        <w:pStyle w:val="Normal"/>
        <w:spacing w:lineRule="auto" w:line="240"/>
        <w:ind w:firstLine="284" w:end="0"/>
        <w:rPr/>
      </w:pPr>
      <w:r>
        <w:rPr>
          <w:b/>
          <w:sz w:val="24"/>
        </w:rPr>
        <w:t>§ 25.</w:t>
      </w:r>
      <w:r>
        <w:rPr>
          <w:sz w:val="24"/>
        </w:rPr>
        <w:t xml:space="preserve"> </w:t>
      </w:r>
      <w:r>
        <w:rPr>
          <w:i/>
          <w:sz w:val="24"/>
        </w:rPr>
        <w:t>Not</w:t>
      </w:r>
      <w:r>
        <w:rPr>
          <w:sz w:val="24"/>
        </w:rPr>
        <w:t xml:space="preserve"> can be attached to other parts of the sentence, not only the predicate verb. In this case it comes before the word or phrase it negates.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It’s here, </w:t>
      </w:r>
      <w:r>
        <w:rPr>
          <w:i/>
          <w:sz w:val="24"/>
        </w:rPr>
        <w:t>not upstairs.</w:t>
      </w:r>
    </w:p>
    <w:p>
      <w:pPr>
        <w:pStyle w:val="Normal"/>
        <w:spacing w:lineRule="auto" w:line="240"/>
        <w:ind w:firstLine="284" w:start="284" w:end="0"/>
        <w:rPr/>
      </w:pPr>
      <w:r>
        <w:rPr>
          <w:sz w:val="24"/>
        </w:rPr>
        <w:t xml:space="preserve">It’s a tiger, </w:t>
      </w:r>
      <w:r>
        <w:rPr>
          <w:i/>
          <w:sz w:val="24"/>
        </w:rPr>
        <w:t>not a cat.</w:t>
      </w:r>
    </w:p>
    <w:p>
      <w:pPr>
        <w:pStyle w:val="Normal"/>
        <w:spacing w:lineRule="auto" w:line="240"/>
        <w:ind w:firstLine="284" w:start="284" w:end="0"/>
        <w:rPr/>
      </w:pPr>
      <w:r>
        <w:rPr>
          <w:sz w:val="24"/>
        </w:rPr>
        <w:t xml:space="preserve">The operation was quick, but </w:t>
      </w:r>
      <w:r>
        <w:rPr>
          <w:i/>
          <w:sz w:val="24"/>
        </w:rPr>
        <w:t>not carefully planned.</w:t>
      </w:r>
    </w:p>
    <w:p>
      <w:pPr>
        <w:pStyle w:val="Normal"/>
        <w:spacing w:lineRule="auto" w:line="240"/>
        <w:ind w:firstLine="284" w:start="284" w:end="0"/>
        <w:rPr/>
      </w:pPr>
      <w:r>
        <w:rPr>
          <w:sz w:val="24"/>
        </w:rPr>
        <w:t xml:space="preserve">The question is important and </w:t>
      </w:r>
      <w:r>
        <w:rPr>
          <w:i/>
          <w:sz w:val="24"/>
        </w:rPr>
        <w:t>not easy to answer.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Negative infinitives are made by putting </w:t>
      </w:r>
      <w:r>
        <w:rPr>
          <w:i/>
          <w:sz w:val="24"/>
        </w:rPr>
        <w:t>not</w:t>
      </w:r>
      <w:r>
        <w:rPr>
          <w:sz w:val="24"/>
        </w:rPr>
        <w:t xml:space="preserve"> or </w:t>
      </w:r>
      <w:r>
        <w:rPr>
          <w:i/>
          <w:sz w:val="24"/>
        </w:rPr>
        <w:t>never</w:t>
      </w:r>
      <w:r>
        <w:rPr>
          <w:sz w:val="24"/>
        </w:rPr>
        <w:t xml:space="preserve"> before the infinitive (and before the paricle </w:t>
      </w:r>
      <w:r>
        <w:rPr>
          <w:i/>
          <w:sz w:val="24"/>
        </w:rPr>
        <w:t>to</w:t>
      </w:r>
      <w:r>
        <w:rPr>
          <w:sz w:val="24"/>
        </w:rPr>
        <w:t xml:space="preserve"> if there is one). Negative ing-forms are made in the same way.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 was impossible </w:t>
      </w:r>
      <w:r>
        <w:rPr>
          <w:i/>
          <w:sz w:val="24"/>
        </w:rPr>
        <w:t>not to invite</w:t>
      </w:r>
      <w:r>
        <w:rPr>
          <w:sz w:val="24"/>
        </w:rPr>
        <w:t xml:space="preserve"> the Butlers.</w:t>
      </w:r>
    </w:p>
    <w:p>
      <w:pPr>
        <w:pStyle w:val="Normal"/>
        <w:spacing w:lineRule="auto" w:line="240"/>
        <w:ind w:firstLine="284" w:start="284" w:end="0"/>
        <w:rPr/>
      </w:pPr>
      <w:r>
        <w:rPr>
          <w:sz w:val="24"/>
        </w:rPr>
        <w:t xml:space="preserve">He left </w:t>
      </w:r>
      <w:r>
        <w:rPr>
          <w:i/>
          <w:sz w:val="24"/>
        </w:rPr>
        <w:t>never to return.</w:t>
      </w:r>
    </w:p>
    <w:p>
      <w:pPr>
        <w:pStyle w:val="Normal"/>
        <w:spacing w:lineRule="auto" w:line="240"/>
        <w:ind w:firstLine="284" w:start="284" w:end="0"/>
        <w:rPr/>
      </w:pPr>
      <w:r>
        <w:rPr>
          <w:sz w:val="24"/>
        </w:rPr>
        <w:t xml:space="preserve">He was desperate at </w:t>
      </w:r>
      <w:r>
        <w:rPr>
          <w:i/>
          <w:sz w:val="24"/>
        </w:rPr>
        <w:t>not having seen her.</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26</w:t>
      </w:r>
      <w:r>
        <w:rPr>
          <w:b/>
          <w:i/>
          <w:sz w:val="24"/>
        </w:rPr>
        <w:t>.</w:t>
      </w:r>
      <w:r>
        <w:rPr>
          <w:sz w:val="24"/>
        </w:rPr>
        <w:t xml:space="preserve"> In short answers or orders with the verbs of mental activity </w:t>
      </w:r>
      <w:r>
        <w:rPr>
          <w:i/>
          <w:sz w:val="24"/>
        </w:rPr>
        <w:t>think, believe, hope, suppose, be afraid</w:t>
      </w:r>
      <w:r>
        <w:rPr>
          <w:sz w:val="24"/>
        </w:rPr>
        <w:t xml:space="preserve"> and after the conjunction </w:t>
      </w:r>
      <w:r>
        <w:rPr>
          <w:i/>
          <w:sz w:val="24"/>
        </w:rPr>
        <w:t>if</w:t>
      </w:r>
      <w:r>
        <w:rPr>
          <w:sz w:val="24"/>
        </w:rPr>
        <w:t xml:space="preserve"> the negator </w:t>
      </w:r>
      <w:r>
        <w:rPr>
          <w:i/>
          <w:sz w:val="24"/>
        </w:rPr>
        <w:t>not</w:t>
      </w:r>
      <w:r>
        <w:rPr>
          <w:sz w:val="24"/>
        </w:rPr>
        <w:t xml:space="preserve"> may replace the sentence or clause it negates.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Will it rain today? - </w:t>
      </w:r>
      <w:r>
        <w:rPr>
          <w:i/>
          <w:sz w:val="24"/>
        </w:rPr>
        <w:t>I</w:t>
      </w:r>
      <w:r>
        <w:rPr>
          <w:sz w:val="24"/>
        </w:rPr>
        <w:t xml:space="preserve"> </w:t>
      </w:r>
      <w:r>
        <w:rPr>
          <w:i/>
          <w:sz w:val="24"/>
        </w:rPr>
        <w:t>hope not.</w:t>
      </w:r>
    </w:p>
    <w:p>
      <w:pPr>
        <w:pStyle w:val="Normal"/>
        <w:spacing w:lineRule="auto" w:line="240"/>
        <w:ind w:firstLine="284" w:start="284" w:end="0"/>
        <w:rPr/>
      </w:pPr>
      <w:r>
        <w:rPr>
          <w:sz w:val="24"/>
        </w:rPr>
        <w:t xml:space="preserve">Can you come today? – </w:t>
      </w:r>
      <w:r>
        <w:rPr>
          <w:i/>
          <w:sz w:val="24"/>
        </w:rPr>
        <w:t>I’m afraid not.</w:t>
      </w:r>
    </w:p>
    <w:p>
      <w:pPr>
        <w:pStyle w:val="Normal"/>
        <w:spacing w:lineRule="auto" w:line="240"/>
        <w:ind w:firstLine="284" w:start="284" w:end="0"/>
        <w:rPr/>
      </w:pPr>
      <w:r>
        <w:rPr>
          <w:sz w:val="24"/>
        </w:rPr>
        <w:t xml:space="preserve">Drop that gun! </w:t>
      </w:r>
      <w:r>
        <w:rPr>
          <w:i/>
          <w:sz w:val="24"/>
        </w:rPr>
        <w:t>If not,</w:t>
      </w:r>
      <w:r>
        <w:rPr>
          <w:sz w:val="24"/>
        </w:rPr>
        <w:t xml:space="preserve"> you’ll be sorry.</w:t>
      </w:r>
    </w:p>
    <w:p>
      <w:pPr>
        <w:pStyle w:val="Normal"/>
        <w:spacing w:lineRule="auto" w:line="240"/>
        <w:ind w:firstLine="284" w:end="0"/>
        <w:rPr>
          <w:sz w:val="24"/>
        </w:rPr>
      </w:pPr>
      <w:r>
        <w:rPr>
          <w:sz w:val="24"/>
        </w:rPr>
      </w:r>
    </w:p>
    <w:p>
      <w:pPr>
        <w:pStyle w:val="Normal"/>
        <w:spacing w:lineRule="auto" w:line="240"/>
        <w:ind w:firstLine="284" w:end="0"/>
        <w:rPr/>
      </w:pPr>
      <w:r>
        <w:rPr>
          <w:b/>
          <w:sz w:val="24"/>
        </w:rPr>
        <w:t>§ 27.</w:t>
      </w:r>
      <w:r>
        <w:rPr>
          <w:sz w:val="24"/>
        </w:rPr>
        <w:t xml:space="preserve"> After the verbs of mental activity </w:t>
      </w:r>
      <w:r>
        <w:rPr>
          <w:i/>
          <w:sz w:val="24"/>
        </w:rPr>
        <w:t>think, believe, suppose</w:t>
      </w:r>
      <w:r>
        <w:rPr>
          <w:sz w:val="24"/>
        </w:rPr>
        <w:t xml:space="preserve"> and </w:t>
      </w:r>
      <w:r>
        <w:rPr>
          <w:i/>
          <w:sz w:val="24"/>
        </w:rPr>
        <w:t>imagine</w:t>
      </w:r>
      <w:r>
        <w:rPr>
          <w:sz w:val="24"/>
        </w:rPr>
        <w:t xml:space="preserve"> the negation which belongs to the object clause is transferred to the principal clause. This is called  </w:t>
      </w:r>
      <w:r>
        <w:rPr>
          <w:spacing w:val="60"/>
          <w:sz w:val="24"/>
        </w:rPr>
        <w:t>transferred negation.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I </w:t>
      </w:r>
      <w:r>
        <w:rPr>
          <w:i/>
          <w:sz w:val="24"/>
        </w:rPr>
        <w:t>don’t think</w:t>
      </w:r>
      <w:r>
        <w:rPr>
          <w:sz w:val="24"/>
        </w:rPr>
        <w:t xml:space="preserve"> you've heard about it (= I </w:t>
      </w:r>
      <w:r>
        <w:rPr>
          <w:i/>
          <w:sz w:val="24"/>
        </w:rPr>
        <w:t xml:space="preserve">think you haven’t heard </w:t>
      </w:r>
      <w:r>
        <w:rPr>
          <w:sz w:val="24"/>
        </w:rPr>
        <w:t>about it).</w:t>
      </w:r>
    </w:p>
    <w:p>
      <w:pPr>
        <w:pStyle w:val="Normal"/>
        <w:spacing w:lineRule="auto" w:line="240"/>
        <w:ind w:firstLine="284" w:start="284" w:end="0"/>
        <w:rPr/>
      </w:pPr>
      <w:r>
        <w:rPr>
          <w:sz w:val="24"/>
        </w:rPr>
        <w:t xml:space="preserve">I </w:t>
      </w:r>
      <w:r>
        <w:rPr>
          <w:i/>
          <w:sz w:val="24"/>
        </w:rPr>
        <w:t>don’t believe</w:t>
      </w:r>
      <w:r>
        <w:rPr>
          <w:sz w:val="24"/>
        </w:rPr>
        <w:t xml:space="preserve"> he has come (= I </w:t>
      </w:r>
      <w:r>
        <w:rPr>
          <w:i/>
          <w:sz w:val="24"/>
        </w:rPr>
        <w:t>believe he hasn’t come).</w:t>
      </w:r>
    </w:p>
    <w:p>
      <w:pPr>
        <w:pStyle w:val="Normal"/>
        <w:spacing w:lineRule="auto" w:line="240"/>
        <w:ind w:firstLine="284" w:start="284" w:end="0"/>
        <w:rPr/>
      </w:pPr>
      <w:r>
        <w:rPr>
          <w:sz w:val="24"/>
        </w:rPr>
        <w:t xml:space="preserve">I </w:t>
      </w:r>
      <w:r>
        <w:rPr>
          <w:i/>
          <w:sz w:val="24"/>
        </w:rPr>
        <w:t>don’t suppose</w:t>
      </w:r>
      <w:r>
        <w:rPr>
          <w:sz w:val="24"/>
        </w:rPr>
        <w:t xml:space="preserve"> any one will learn about it (= I </w:t>
      </w:r>
      <w:r>
        <w:rPr>
          <w:i/>
          <w:sz w:val="24"/>
        </w:rPr>
        <w:t>suppose no one will learn</w:t>
      </w:r>
      <w:r>
        <w:rPr>
          <w:sz w:val="24"/>
        </w:rPr>
        <w:t xml:space="preserve"> about it).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Compare with the Russian: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 don’t think</w:t>
      </w:r>
      <w:r>
        <w:rPr>
          <w:sz w:val="24"/>
        </w:rPr>
        <w:t xml:space="preserve"> you are right. -</w:t>
      </w:r>
      <w:r>
        <w:rPr>
          <w:sz w:val="24"/>
          <w:lang w:val="ru-RU"/>
        </w:rPr>
        <w:t xml:space="preserve"> Думаю, что вы не правы.</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b/>
          <w:sz w:val="24"/>
        </w:rPr>
        <w:t>§ 28.</w:t>
      </w:r>
      <w:r>
        <w:rPr>
          <w:sz w:val="24"/>
        </w:rPr>
        <w:t xml:space="preserve"> Besides </w:t>
      </w:r>
      <w:r>
        <w:rPr>
          <w:i/>
          <w:sz w:val="24"/>
        </w:rPr>
        <w:t>not</w:t>
      </w:r>
      <w:r>
        <w:rPr>
          <w:sz w:val="24"/>
        </w:rPr>
        <w:t xml:space="preserve"> there are other words that can serve as negators and make the sentence negative. They are: </w:t>
      </w:r>
      <w:r>
        <w:rPr>
          <w:i/>
          <w:sz w:val="24"/>
        </w:rPr>
        <w:t>no, nobody, nothing, nowhere, none (of) no one,</w:t>
      </w:r>
      <w:r>
        <w:rPr>
          <w:sz w:val="24"/>
        </w:rPr>
        <w:t xml:space="preserve"> and also </w:t>
      </w:r>
      <w:r>
        <w:rPr>
          <w:i/>
          <w:sz w:val="24"/>
        </w:rPr>
        <w:t>neither</w:t>
      </w:r>
      <w:r>
        <w:rPr>
          <w:sz w:val="24"/>
        </w:rPr>
        <w:t xml:space="preserve"> (of), </w:t>
      </w:r>
      <w:r>
        <w:rPr>
          <w:i/>
          <w:sz w:val="24"/>
        </w:rPr>
        <w:t>never</w:t>
      </w:r>
      <w:r>
        <w:rPr>
          <w:sz w:val="24"/>
        </w:rPr>
        <w:t xml:space="preserve"> and the conjunction </w:t>
      </w:r>
      <w:r>
        <w:rPr>
          <w:i/>
          <w:sz w:val="24"/>
        </w:rPr>
        <w:t>neither... nor.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No</w:t>
      </w:r>
      <w:r>
        <w:rPr>
          <w:sz w:val="24"/>
        </w:rPr>
        <w:t xml:space="preserve"> sensible man would say that.</w:t>
      </w:r>
    </w:p>
    <w:p>
      <w:pPr>
        <w:pStyle w:val="Normal"/>
        <w:spacing w:lineRule="auto" w:line="240"/>
        <w:ind w:firstLine="284" w:start="284" w:end="0"/>
        <w:rPr/>
      </w:pPr>
      <w:r>
        <w:rPr>
          <w:i/>
          <w:sz w:val="24"/>
        </w:rPr>
        <w:t>Nobody</w:t>
      </w:r>
      <w:r>
        <w:rPr>
          <w:sz w:val="24"/>
        </w:rPr>
        <w:t xml:space="preserve"> knows about it.</w:t>
      </w:r>
    </w:p>
    <w:p>
      <w:pPr>
        <w:pStyle w:val="Normal"/>
        <w:spacing w:lineRule="auto" w:line="240"/>
        <w:ind w:firstLine="284" w:start="284" w:end="0"/>
        <w:rPr/>
      </w:pPr>
      <w:r>
        <w:rPr>
          <w:i/>
          <w:sz w:val="24"/>
        </w:rPr>
        <w:t>None</w:t>
      </w:r>
      <w:r>
        <w:rPr>
          <w:sz w:val="24"/>
        </w:rPr>
        <w:t xml:space="preserve"> of the applicants were German.</w:t>
      </w:r>
    </w:p>
    <w:p>
      <w:pPr>
        <w:pStyle w:val="Normal"/>
        <w:spacing w:lineRule="auto" w:line="240"/>
        <w:ind w:firstLine="284" w:start="284" w:end="0"/>
        <w:rPr/>
      </w:pPr>
      <w:r>
        <w:rPr>
          <w:sz w:val="24"/>
        </w:rPr>
        <w:t xml:space="preserve">He has </w:t>
      </w:r>
      <w:r>
        <w:rPr>
          <w:i/>
          <w:sz w:val="24"/>
        </w:rPr>
        <w:t>nothing</w:t>
      </w:r>
      <w:r>
        <w:rPr>
          <w:sz w:val="24"/>
        </w:rPr>
        <w:t xml:space="preserve"> to say.</w:t>
      </w:r>
    </w:p>
    <w:p>
      <w:pPr>
        <w:pStyle w:val="Normal"/>
        <w:spacing w:lineRule="auto" w:line="240"/>
        <w:ind w:firstLine="284" w:start="284" w:end="0"/>
        <w:rPr/>
      </w:pPr>
      <w:r>
        <w:rPr>
          <w:sz w:val="24"/>
        </w:rPr>
        <w:t xml:space="preserve">He was </w:t>
      </w:r>
      <w:r>
        <w:rPr>
          <w:i/>
          <w:sz w:val="24"/>
        </w:rPr>
        <w:t>nowhere</w:t>
      </w:r>
      <w:r>
        <w:rPr>
          <w:sz w:val="24"/>
        </w:rPr>
        <w:t xml:space="preserve"> to be found.</w:t>
      </w:r>
    </w:p>
    <w:p>
      <w:pPr>
        <w:pStyle w:val="Normal"/>
        <w:spacing w:lineRule="auto" w:line="240"/>
        <w:ind w:firstLine="284" w:start="284" w:end="0"/>
        <w:rPr/>
      </w:pPr>
      <w:r>
        <w:rPr>
          <w:sz w:val="24"/>
        </w:rPr>
        <w:t xml:space="preserve">He </w:t>
      </w:r>
      <w:r>
        <w:rPr>
          <w:i/>
          <w:sz w:val="24"/>
        </w:rPr>
        <w:t>never</w:t>
      </w:r>
      <w:r>
        <w:rPr>
          <w:sz w:val="24"/>
        </w:rPr>
        <w:t xml:space="preserve"> gets up early.</w:t>
      </w:r>
    </w:p>
    <w:p>
      <w:pPr>
        <w:pStyle w:val="Normal"/>
        <w:spacing w:lineRule="auto" w:line="240"/>
        <w:ind w:firstLine="284" w:start="284" w:end="0"/>
        <w:rPr/>
      </w:pPr>
      <w:r>
        <w:rPr>
          <w:i/>
          <w:sz w:val="24"/>
        </w:rPr>
        <w:t>Neither</w:t>
      </w:r>
      <w:r>
        <w:rPr>
          <w:sz w:val="24"/>
        </w:rPr>
        <w:t xml:space="preserve"> of the statements is true.</w:t>
      </w:r>
    </w:p>
    <w:p>
      <w:pPr>
        <w:pStyle w:val="Normal"/>
        <w:spacing w:lineRule="auto" w:line="240"/>
        <w:ind w:firstLine="284" w:start="284" w:end="0"/>
        <w:rPr/>
      </w:pPr>
      <w:r>
        <w:rPr>
          <w:sz w:val="24"/>
        </w:rPr>
        <w:t xml:space="preserve">I saw </w:t>
      </w:r>
      <w:r>
        <w:rPr>
          <w:i/>
          <w:sz w:val="24"/>
        </w:rPr>
        <w:t>neither</w:t>
      </w:r>
      <w:r>
        <w:rPr>
          <w:sz w:val="24"/>
        </w:rPr>
        <w:t xml:space="preserve"> you </w:t>
      </w:r>
      <w:r>
        <w:rPr>
          <w:i/>
          <w:sz w:val="24"/>
        </w:rPr>
        <w:t>nor</w:t>
      </w:r>
      <w:r>
        <w:rPr>
          <w:sz w:val="24"/>
        </w:rPr>
        <w:t xml:space="preserve"> your wife.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No</w:t>
      </w:r>
      <w:r>
        <w:rPr>
          <w:sz w:val="24"/>
        </w:rPr>
        <w:t xml:space="preserve"> is a determiner and is used with a noun when it has no other determiner (neither an article nor a possessive or demonstrative pronoun).</w:t>
      </w:r>
    </w:p>
    <w:p>
      <w:pPr>
        <w:pStyle w:val="Normal"/>
        <w:spacing w:lineRule="auto" w:line="240"/>
        <w:ind w:firstLine="284" w:end="0"/>
        <w:rPr/>
      </w:pPr>
      <w:r>
        <w:rPr>
          <w:i/>
          <w:sz w:val="24"/>
        </w:rPr>
        <w:t>No</w:t>
      </w:r>
      <w:r>
        <w:rPr>
          <w:sz w:val="24"/>
        </w:rPr>
        <w:t xml:space="preserve"> is the usual negator with a noun subject after </w:t>
      </w:r>
      <w:r>
        <w:rPr>
          <w:i/>
          <w:sz w:val="24"/>
        </w:rPr>
        <w:t>there is/are,</w:t>
      </w:r>
      <w:r>
        <w:rPr>
          <w:sz w:val="24"/>
        </w:rPr>
        <w:t xml:space="preserve"> and with a noun object after the predicate verb </w:t>
      </w:r>
      <w:r>
        <w:rPr>
          <w:i/>
          <w:sz w:val="24"/>
        </w:rPr>
        <w:t>have.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There are </w:t>
      </w:r>
      <w:r>
        <w:rPr>
          <w:i/>
          <w:sz w:val="24"/>
        </w:rPr>
        <w:t>no</w:t>
      </w:r>
      <w:r>
        <w:rPr>
          <w:sz w:val="24"/>
        </w:rPr>
        <w:t xml:space="preserve"> letters in the letter-box today. </w:t>
      </w:r>
    </w:p>
    <w:p>
      <w:pPr>
        <w:pStyle w:val="Normal"/>
        <w:spacing w:lineRule="auto" w:line="240"/>
        <w:ind w:firstLine="284" w:start="284" w:end="0"/>
        <w:rPr/>
      </w:pPr>
      <w:r>
        <w:rPr>
          <w:sz w:val="24"/>
        </w:rPr>
        <w:t xml:space="preserve">I have </w:t>
      </w:r>
      <w:r>
        <w:rPr>
          <w:i/>
          <w:sz w:val="24"/>
        </w:rPr>
        <w:t>no</w:t>
      </w:r>
      <w:r>
        <w:rPr>
          <w:sz w:val="24"/>
        </w:rPr>
        <w:t xml:space="preserve"> relatives in this city.</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No</w:t>
      </w:r>
      <w:r>
        <w:rPr>
          <w:sz w:val="24"/>
        </w:rPr>
        <w:t xml:space="preserve"> can add emphasis to the sentence, implying</w:t>
      </w:r>
      <w:r>
        <w:rPr>
          <w:b/>
          <w:sz w:val="24"/>
        </w:rPr>
        <w:t xml:space="preserve"> </w:t>
      </w:r>
      <w:r>
        <w:rPr>
          <w:sz w:val="24"/>
        </w:rPr>
        <w:t>the opposite of what is expressed by the word that follows.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is </w:t>
      </w:r>
      <w:r>
        <w:rPr>
          <w:i/>
          <w:sz w:val="24"/>
        </w:rPr>
        <w:t>no</w:t>
      </w:r>
      <w:r>
        <w:rPr>
          <w:sz w:val="24"/>
        </w:rPr>
        <w:t xml:space="preserve"> fool (= He is a clever man).</w:t>
      </w:r>
    </w:p>
    <w:p>
      <w:pPr>
        <w:pStyle w:val="Normal"/>
        <w:spacing w:lineRule="auto" w:line="240"/>
        <w:ind w:firstLine="284" w:start="284" w:end="0"/>
        <w:rPr/>
      </w:pPr>
      <w:r>
        <w:rPr>
          <w:sz w:val="24"/>
        </w:rPr>
        <w:t xml:space="preserve">He showed </w:t>
      </w:r>
      <w:r>
        <w:rPr>
          <w:i/>
          <w:sz w:val="24"/>
        </w:rPr>
        <w:t>no</w:t>
      </w:r>
      <w:r>
        <w:rPr>
          <w:sz w:val="24"/>
        </w:rPr>
        <w:t xml:space="preserve"> great skill (= He showed very little skill).</w:t>
      </w:r>
    </w:p>
    <w:p>
      <w:pPr>
        <w:pStyle w:val="Normal"/>
        <w:spacing w:lineRule="auto" w:line="240"/>
        <w:ind w:firstLine="284" w:start="284" w:end="0"/>
        <w:rPr/>
      </w:pPr>
      <w:r>
        <w:rPr>
          <w:sz w:val="24"/>
        </w:rPr>
        <w:t xml:space="preserve">He had </w:t>
      </w:r>
      <w:r>
        <w:rPr>
          <w:i/>
          <w:sz w:val="24"/>
        </w:rPr>
        <w:t>no</w:t>
      </w:r>
      <w:r>
        <w:rPr>
          <w:sz w:val="24"/>
        </w:rPr>
        <w:t xml:space="preserve"> small part in its success! </w:t>
      </w:r>
      <w:r>
        <w:rPr>
          <w:i/>
          <w:sz w:val="24"/>
        </w:rPr>
        <w:t>(=</w:t>
      </w:r>
      <w:r>
        <w:rPr>
          <w:sz w:val="24"/>
        </w:rPr>
        <w:t xml:space="preserve"> He had a large part...)</w:t>
      </w:r>
    </w:p>
    <w:p>
      <w:pPr>
        <w:pStyle w:val="Normal"/>
        <w:spacing w:lineRule="auto" w:line="240"/>
        <w:ind w:firstLine="284" w:start="284" w:end="0"/>
        <w:rPr/>
      </w:pPr>
      <w:r>
        <w:rPr>
          <w:sz w:val="24"/>
        </w:rPr>
        <w:t xml:space="preserve">This is </w:t>
      </w:r>
      <w:r>
        <w:rPr>
          <w:i/>
          <w:sz w:val="24"/>
        </w:rPr>
        <w:t>no</w:t>
      </w:r>
      <w:r>
        <w:rPr>
          <w:sz w:val="24"/>
        </w:rPr>
        <w:t xml:space="preserve"> unimportant question (== It is really an important question).</w:t>
      </w:r>
    </w:p>
    <w:p>
      <w:pPr>
        <w:pStyle w:val="Normal"/>
        <w:spacing w:lineRule="auto" w:line="240"/>
        <w:ind w:firstLine="284" w:start="284" w:end="0"/>
        <w:rPr/>
      </w:pPr>
      <w:r>
        <w:rPr>
          <w:sz w:val="24"/>
        </w:rPr>
        <w:t xml:space="preserve">She is </w:t>
      </w:r>
      <w:r>
        <w:rPr>
          <w:i/>
          <w:sz w:val="24"/>
        </w:rPr>
        <w:t>no</w:t>
      </w:r>
      <w:r>
        <w:rPr>
          <w:sz w:val="24"/>
        </w:rPr>
        <w:t xml:space="preserve"> teacher (= She is a bad teacher).</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In the same way </w:t>
      </w:r>
      <w:r>
        <w:rPr>
          <w:i/>
          <w:sz w:val="24"/>
        </w:rPr>
        <w:t>never</w:t>
      </w:r>
      <w:r>
        <w:rPr>
          <w:sz w:val="24"/>
        </w:rPr>
        <w:t xml:space="preserve"> may add emphasis to the sentence and is often used in colloquial speech.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That will </w:t>
      </w:r>
      <w:r>
        <w:rPr>
          <w:i/>
          <w:sz w:val="24"/>
        </w:rPr>
        <w:t>never</w:t>
      </w:r>
      <w:r>
        <w:rPr>
          <w:sz w:val="24"/>
        </w:rPr>
        <w:t xml:space="preserve"> do.</w:t>
      </w:r>
    </w:p>
    <w:p>
      <w:pPr>
        <w:pStyle w:val="Normal"/>
        <w:spacing w:lineRule="auto" w:line="240"/>
        <w:ind w:firstLine="284" w:start="284" w:end="0"/>
        <w:rPr/>
      </w:pPr>
      <w:r>
        <w:rPr>
          <w:sz w:val="24"/>
        </w:rPr>
        <w:t xml:space="preserve">I should </w:t>
      </w:r>
      <w:r>
        <w:rPr>
          <w:i/>
          <w:sz w:val="24"/>
        </w:rPr>
        <w:t>never</w:t>
      </w:r>
      <w:r>
        <w:rPr>
          <w:sz w:val="24"/>
        </w:rPr>
        <w:t xml:space="preserve"> have believed it.</w:t>
      </w:r>
    </w:p>
    <w:p>
      <w:pPr>
        <w:pStyle w:val="Normal"/>
        <w:spacing w:lineRule="auto" w:line="240"/>
        <w:ind w:firstLine="284" w:start="284" w:end="0"/>
        <w:rPr/>
      </w:pPr>
      <w:r>
        <w:rPr>
          <w:sz w:val="24"/>
        </w:rPr>
        <w:t xml:space="preserve">Why did you sign those documents? - But I </w:t>
      </w:r>
      <w:r>
        <w:rPr>
          <w:i/>
          <w:sz w:val="24"/>
        </w:rPr>
        <w:t>never</w:t>
      </w:r>
      <w:r>
        <w:rPr>
          <w:sz w:val="24"/>
        </w:rPr>
        <w:t xml:space="preserve"> did.</w:t>
      </w:r>
      <w:r>
        <w:rPr>
          <w:sz w:val="24"/>
          <w:lang w:val="ru-RU"/>
        </w:rPr>
        <w:t xml:space="preserve"> (Я ничего не подписывал.)</w:t>
      </w:r>
    </w:p>
    <w:p>
      <w:pPr>
        <w:pStyle w:val="Normal"/>
        <w:spacing w:lineRule="auto" w:line="240"/>
        <w:ind w:firstLine="284" w:start="284" w:end="0"/>
        <w:rPr/>
      </w:pPr>
      <w:r>
        <w:rPr>
          <w:sz w:val="24"/>
        </w:rPr>
        <w:t xml:space="preserve">Surely you </w:t>
      </w:r>
      <w:r>
        <w:rPr>
          <w:i/>
          <w:sz w:val="24"/>
        </w:rPr>
        <w:t>never</w:t>
      </w:r>
      <w:r>
        <w:rPr>
          <w:sz w:val="24"/>
        </w:rPr>
        <w:t xml:space="preserve"> told him about it!</w:t>
      </w:r>
      <w:r>
        <w:rPr>
          <w:sz w:val="24"/>
          <w:lang w:val="ru-RU"/>
        </w:rPr>
        <w:t xml:space="preserve"> (Ты не мог ему это сказать!)</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If there is an article or a possessive or demonstrative pronoun before the noun, </w:t>
      </w:r>
      <w:r>
        <w:rPr>
          <w:i/>
          <w:sz w:val="24"/>
        </w:rPr>
        <w:t>none of or neither of is</w:t>
      </w:r>
      <w:r>
        <w:rPr>
          <w:sz w:val="24"/>
        </w:rPr>
        <w:t xml:space="preserve"> used with the same meaning as </w:t>
      </w:r>
      <w:r>
        <w:rPr>
          <w:i/>
          <w:sz w:val="24"/>
        </w:rPr>
        <w:t>no</w:t>
      </w:r>
      <w:r>
        <w:rPr>
          <w:sz w:val="24"/>
        </w:rPr>
        <w:t xml:space="preserve"> (see the above examples).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Neither of the</w:t>
      </w:r>
      <w:r>
        <w:rPr>
          <w:sz w:val="24"/>
        </w:rPr>
        <w:t xml:space="preserve"> books is of any use to me. </w:t>
      </w:r>
    </w:p>
    <w:p>
      <w:pPr>
        <w:pStyle w:val="Normal"/>
        <w:spacing w:lineRule="auto" w:line="240"/>
        <w:ind w:firstLine="284" w:start="284" w:end="0"/>
        <w:rPr/>
      </w:pPr>
      <w:r>
        <w:rPr>
          <w:sz w:val="24"/>
        </w:rPr>
        <w:t xml:space="preserve">I want </w:t>
      </w:r>
      <w:r>
        <w:rPr>
          <w:i/>
          <w:sz w:val="24"/>
        </w:rPr>
        <w:t>none of</w:t>
      </w:r>
      <w:r>
        <w:rPr>
          <w:sz w:val="24"/>
        </w:rPr>
        <w:t xml:space="preserve"> these things.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None</w:t>
      </w:r>
      <w:r>
        <w:rPr>
          <w:sz w:val="24"/>
        </w:rPr>
        <w:t xml:space="preserve"> can be used without a noun as</w:t>
      </w:r>
      <w:r>
        <w:rPr>
          <w:b/>
          <w:sz w:val="24"/>
        </w:rPr>
        <w:t xml:space="preserve"> </w:t>
      </w:r>
      <w:r>
        <w:rPr>
          <w:sz w:val="24"/>
        </w:rPr>
        <w:t>a noun substitute.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have money, but I have </w:t>
      </w:r>
      <w:r>
        <w:rPr>
          <w:i/>
          <w:sz w:val="24"/>
        </w:rPr>
        <w:t xml:space="preserve">none. </w:t>
      </w:r>
    </w:p>
    <w:p>
      <w:pPr>
        <w:pStyle w:val="Normal"/>
        <w:spacing w:lineRule="auto" w:line="240"/>
        <w:ind w:firstLine="284" w:start="284" w:end="0"/>
        <w:rPr/>
      </w:pPr>
      <w:r>
        <w:rPr>
          <w:sz w:val="24"/>
        </w:rPr>
        <w:t xml:space="preserve">Bad advice is worse than </w:t>
      </w:r>
      <w:r>
        <w:rPr>
          <w:i/>
          <w:sz w:val="24"/>
        </w:rPr>
        <w:t>none</w:t>
      </w:r>
      <w:r>
        <w:rPr>
          <w:sz w:val="24"/>
        </w:rPr>
        <w:t xml:space="preserve"> at all.</w:t>
      </w:r>
    </w:p>
    <w:p>
      <w:pPr>
        <w:pStyle w:val="Normal"/>
        <w:spacing w:lineRule="auto" w:line="240"/>
        <w:ind w:firstLine="284" w:end="0"/>
        <w:rPr>
          <w:b/>
          <w:sz w:val="24"/>
        </w:rPr>
      </w:pPr>
      <w:r>
        <w:rPr>
          <w:b/>
          <w:sz w:val="24"/>
        </w:rPr>
      </w:r>
    </w:p>
    <w:p>
      <w:pPr>
        <w:pStyle w:val="Normal"/>
        <w:spacing w:lineRule="auto" w:line="240"/>
        <w:ind w:firstLine="284" w:end="0"/>
        <w:rPr/>
      </w:pPr>
      <w:r>
        <w:rPr>
          <w:b/>
          <w:sz w:val="24"/>
        </w:rPr>
        <w:t>§ 29</w:t>
      </w:r>
      <w:r>
        <w:rPr>
          <w:b/>
          <w:i/>
          <w:sz w:val="24"/>
        </w:rPr>
        <w:t>.</w:t>
      </w:r>
      <w:r>
        <w:rPr>
          <w:sz w:val="24"/>
        </w:rPr>
        <w:t xml:space="preserve"> Besides negators there are other words that make a sentence negative in meaning. They are: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seldom, rarely...</w:t>
      </w:r>
      <w:r>
        <w:rPr>
          <w:sz w:val="24"/>
        </w:rPr>
        <w:t xml:space="preserve"> (= not often);</w:t>
      </w:r>
    </w:p>
    <w:p>
      <w:pPr>
        <w:pStyle w:val="Normal"/>
        <w:spacing w:lineRule="auto" w:line="240"/>
        <w:ind w:firstLine="284" w:start="284" w:end="0"/>
        <w:rPr/>
      </w:pPr>
      <w:r>
        <w:rPr>
          <w:i/>
          <w:sz w:val="24"/>
        </w:rPr>
        <w:t>hardly, scarcely, barely... (=</w:t>
      </w:r>
      <w:r>
        <w:rPr>
          <w:sz w:val="24"/>
        </w:rPr>
        <w:t xml:space="preserve"> almost... not, hardly ever, scarcely ever).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they also make the whole sentence negative they have the same effect on the sentence as other negators, that is exclude other negators.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The pronoun </w:t>
      </w:r>
      <w:r>
        <w:rPr>
          <w:i/>
          <w:sz w:val="24"/>
        </w:rPr>
        <w:t>some</w:t>
      </w:r>
      <w:r>
        <w:rPr>
          <w:sz w:val="24"/>
        </w:rPr>
        <w:t xml:space="preserve"> and its derivatives are changed to </w:t>
      </w:r>
      <w:r>
        <w:rPr>
          <w:i/>
          <w:sz w:val="24"/>
        </w:rPr>
        <w:t>any</w:t>
      </w:r>
      <w:r>
        <w:rPr>
          <w:sz w:val="24"/>
        </w:rPr>
        <w:t xml:space="preserve"> or its derivatives.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rain continued with </w:t>
      </w:r>
      <w:r>
        <w:rPr>
          <w:i/>
          <w:sz w:val="24"/>
        </w:rPr>
        <w:t>scarcely any</w:t>
      </w:r>
      <w:r>
        <w:rPr>
          <w:sz w:val="24"/>
        </w:rPr>
        <w:t xml:space="preserve"> pause. </w:t>
      </w:r>
    </w:p>
    <w:p>
      <w:pPr>
        <w:pStyle w:val="Normal"/>
        <w:spacing w:lineRule="auto" w:line="240"/>
        <w:ind w:firstLine="284" w:start="284" w:end="0"/>
        <w:rPr/>
      </w:pPr>
      <w:r>
        <w:rPr>
          <w:sz w:val="24"/>
        </w:rPr>
        <w:t xml:space="preserve">He </w:t>
      </w:r>
      <w:r>
        <w:rPr>
          <w:i/>
          <w:sz w:val="24"/>
        </w:rPr>
        <w:t>hardly</w:t>
      </w:r>
      <w:r>
        <w:rPr>
          <w:sz w:val="24"/>
        </w:rPr>
        <w:t xml:space="preserve"> thinks of </w:t>
      </w:r>
      <w:r>
        <w:rPr>
          <w:i/>
          <w:sz w:val="24"/>
        </w:rPr>
        <w:t>anything</w:t>
      </w:r>
      <w:r>
        <w:rPr>
          <w:sz w:val="24"/>
        </w:rPr>
        <w:t xml:space="preserve"> else.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The adverbs </w:t>
      </w:r>
      <w:r>
        <w:rPr>
          <w:i/>
          <w:sz w:val="24"/>
        </w:rPr>
        <w:t>sometimes</w:t>
      </w:r>
      <w:r>
        <w:rPr>
          <w:sz w:val="24"/>
        </w:rPr>
        <w:t xml:space="preserve"> and </w:t>
      </w:r>
      <w:r>
        <w:rPr>
          <w:i/>
          <w:sz w:val="24"/>
        </w:rPr>
        <w:t>already</w:t>
      </w:r>
      <w:r>
        <w:rPr>
          <w:sz w:val="24"/>
        </w:rPr>
        <w:t xml:space="preserve"> are changed to </w:t>
      </w:r>
      <w:r>
        <w:rPr>
          <w:i/>
          <w:sz w:val="24"/>
        </w:rPr>
        <w:t>ever</w:t>
      </w:r>
      <w:r>
        <w:rPr>
          <w:sz w:val="24"/>
        </w:rPr>
        <w:t xml:space="preserve"> and </w:t>
      </w:r>
      <w:r>
        <w:rPr>
          <w:i/>
          <w:sz w:val="24"/>
        </w:rPr>
        <w:t xml:space="preserve">yet </w:t>
      </w:r>
      <w:r>
        <w:rPr>
          <w:sz w:val="24"/>
        </w:rPr>
        <w:t>respectively.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Mrs. Greene </w:t>
      </w:r>
      <w:r>
        <w:rPr>
          <w:i/>
          <w:sz w:val="24"/>
        </w:rPr>
        <w:t>hardly ever</w:t>
      </w:r>
      <w:r>
        <w:rPr>
          <w:sz w:val="24"/>
        </w:rPr>
        <w:t xml:space="preserve"> plays tennis now.</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c) They are generally followed by positive, not negative, tag question.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w:t>
      </w:r>
      <w:r>
        <w:rPr>
          <w:i/>
          <w:sz w:val="24"/>
        </w:rPr>
        <w:t>scarcely</w:t>
      </w:r>
      <w:r>
        <w:rPr>
          <w:sz w:val="24"/>
        </w:rPr>
        <w:t xml:space="preserve"> seems to care, </w:t>
      </w:r>
      <w:r>
        <w:rPr>
          <w:i/>
          <w:sz w:val="24"/>
        </w:rPr>
        <w:t>does</w:t>
      </w:r>
      <w:r>
        <w:rPr>
          <w:sz w:val="24"/>
        </w:rPr>
        <w:t xml:space="preserve"> she?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Little</w:t>
      </w:r>
      <w:r>
        <w:rPr>
          <w:sz w:val="24"/>
        </w:rPr>
        <w:t xml:space="preserve"> and </w:t>
      </w:r>
      <w:r>
        <w:rPr>
          <w:i/>
          <w:sz w:val="24"/>
        </w:rPr>
        <w:t>few</w:t>
      </w:r>
      <w:r>
        <w:rPr>
          <w:sz w:val="24"/>
        </w:rPr>
        <w:t xml:space="preserve"> have the same effect on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There’s </w:t>
      </w:r>
      <w:r>
        <w:rPr>
          <w:i/>
          <w:sz w:val="24"/>
        </w:rPr>
        <w:t>little</w:t>
      </w:r>
      <w:r>
        <w:rPr>
          <w:sz w:val="24"/>
        </w:rPr>
        <w:t xml:space="preserve"> point in doing </w:t>
      </w:r>
      <w:r>
        <w:rPr>
          <w:i/>
          <w:sz w:val="24"/>
        </w:rPr>
        <w:t>anything</w:t>
      </w:r>
      <w:r>
        <w:rPr>
          <w:sz w:val="24"/>
        </w:rPr>
        <w:t xml:space="preserve"> about it, is there?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30.</w:t>
      </w:r>
      <w:r>
        <w:rPr>
          <w:sz w:val="24"/>
        </w:rPr>
        <w:t xml:space="preserve"> Double negatives are sometimes possible in standard English, but only if both negative words have their full meaning and this serves for the sake of emphasis.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You’ve </w:t>
      </w:r>
      <w:r>
        <w:rPr>
          <w:i/>
          <w:sz w:val="24"/>
        </w:rPr>
        <w:t>no</w:t>
      </w:r>
      <w:r>
        <w:rPr>
          <w:sz w:val="24"/>
        </w:rPr>
        <w:t xml:space="preserve"> reason </w:t>
      </w:r>
      <w:r>
        <w:rPr>
          <w:i/>
          <w:sz w:val="24"/>
        </w:rPr>
        <w:t>not</w:t>
      </w:r>
      <w:r>
        <w:rPr>
          <w:sz w:val="24"/>
        </w:rPr>
        <w:t xml:space="preserve"> to trust me.</w:t>
      </w:r>
    </w:p>
    <w:p>
      <w:pPr>
        <w:pStyle w:val="Normal"/>
        <w:spacing w:lineRule="auto" w:line="240"/>
        <w:ind w:firstLine="284" w:start="284" w:end="0"/>
        <w:rPr/>
      </w:pPr>
      <w:r>
        <w:rPr>
          <w:sz w:val="24"/>
        </w:rPr>
        <w:t xml:space="preserve">Do you think Julius will try to see you? - No, he won’t. But he </w:t>
      </w:r>
      <w:r>
        <w:rPr>
          <w:i/>
          <w:sz w:val="24"/>
        </w:rPr>
        <w:t>won’t</w:t>
      </w:r>
      <w:r>
        <w:rPr>
          <w:sz w:val="24"/>
        </w:rPr>
        <w:t xml:space="preserve"> try </w:t>
      </w:r>
      <w:r>
        <w:rPr>
          <w:i/>
          <w:sz w:val="24"/>
        </w:rPr>
        <w:t>not to</w:t>
      </w:r>
      <w:r>
        <w:rPr>
          <w:sz w:val="24"/>
        </w:rPr>
        <w:t xml:space="preserve"> either.</w:t>
      </w:r>
    </w:p>
    <w:p>
      <w:pPr>
        <w:pStyle w:val="Normal"/>
        <w:spacing w:lineRule="auto" w:line="240"/>
        <w:ind w:firstLine="284" w:start="284" w:end="0"/>
        <w:rPr/>
      </w:pPr>
      <w:r>
        <w:rPr>
          <w:sz w:val="24"/>
        </w:rPr>
        <w:t xml:space="preserve">She </w:t>
      </w:r>
      <w:r>
        <w:rPr>
          <w:i/>
          <w:sz w:val="24"/>
        </w:rPr>
        <w:t>wouldn’t</w:t>
      </w:r>
      <w:r>
        <w:rPr>
          <w:sz w:val="24"/>
        </w:rPr>
        <w:t xml:space="preserve"> like to live in a place </w:t>
      </w:r>
      <w:r>
        <w:rPr>
          <w:i/>
          <w:sz w:val="24"/>
        </w:rPr>
        <w:t>not</w:t>
      </w:r>
      <w:r>
        <w:rPr>
          <w:sz w:val="24"/>
        </w:rPr>
        <w:t xml:space="preserve"> so nice.</w:t>
      </w:r>
    </w:p>
    <w:p>
      <w:pPr>
        <w:pStyle w:val="Normal"/>
        <w:spacing w:lineRule="auto" w:line="240"/>
        <w:ind w:firstLine="284" w:start="284" w:end="0"/>
        <w:rPr/>
      </w:pPr>
      <w:r>
        <w:rPr>
          <w:sz w:val="24"/>
        </w:rPr>
        <w:t xml:space="preserve">John </w:t>
      </w:r>
      <w:r>
        <w:rPr>
          <w:i/>
          <w:sz w:val="24"/>
        </w:rPr>
        <w:t>hadn’t</w:t>
      </w:r>
      <w:r>
        <w:rPr>
          <w:sz w:val="24"/>
        </w:rPr>
        <w:t xml:space="preserve"> been a crime reporter for </w:t>
      </w:r>
      <w:r>
        <w:rPr>
          <w:i/>
          <w:sz w:val="24"/>
        </w:rPr>
        <w:t>nothing.</w:t>
      </w:r>
    </w:p>
    <w:p>
      <w:pPr>
        <w:pStyle w:val="Normal"/>
        <w:spacing w:lineRule="auto" w:line="240"/>
        <w:ind w:firstLine="284" w:start="284" w:end="0"/>
        <w:rPr/>
      </w:pPr>
      <w:r>
        <w:rPr>
          <w:i/>
          <w:sz w:val="24"/>
        </w:rPr>
        <w:t>Not</w:t>
      </w:r>
      <w:r>
        <w:rPr>
          <w:sz w:val="24"/>
        </w:rPr>
        <w:t xml:space="preserve"> only would he do </w:t>
      </w:r>
      <w:r>
        <w:rPr>
          <w:i/>
          <w:sz w:val="24"/>
        </w:rPr>
        <w:t>nothing</w:t>
      </w:r>
      <w:r>
        <w:rPr>
          <w:sz w:val="24"/>
        </w:rPr>
        <w:t xml:space="preserve"> to advance them; he impeded them.</w:t>
      </w:r>
    </w:p>
    <w:p>
      <w:pPr>
        <w:pStyle w:val="Normal"/>
        <w:spacing w:lineRule="auto" w:line="240"/>
        <w:ind w:firstLine="284" w:start="284" w:end="0"/>
        <w:rPr/>
      </w:pPr>
      <w:r>
        <w:rPr>
          <w:sz w:val="24"/>
        </w:rPr>
        <w:t xml:space="preserve">It’s </w:t>
      </w:r>
      <w:r>
        <w:rPr>
          <w:i/>
          <w:sz w:val="24"/>
        </w:rPr>
        <w:t>not</w:t>
      </w:r>
      <w:r>
        <w:rPr>
          <w:sz w:val="24"/>
        </w:rPr>
        <w:t xml:space="preserve"> only </w:t>
      </w:r>
      <w:r>
        <w:rPr>
          <w:i/>
          <w:sz w:val="24"/>
        </w:rPr>
        <w:t>not</w:t>
      </w:r>
      <w:r>
        <w:rPr>
          <w:sz w:val="24"/>
        </w:rPr>
        <w:t xml:space="preserve"> important, it’s not a fact.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standard English double negatives, rare as they are, may neutralize each other and then the ultimate meaning of the sentence is positive.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You’ve no reason not to trust me (= You must trust me). </w:t>
      </w:r>
    </w:p>
    <w:p>
      <w:pPr>
        <w:pStyle w:val="Normal"/>
        <w:spacing w:lineRule="auto" w:line="240"/>
        <w:ind w:firstLine="284" w:start="284" w:end="0"/>
        <w:rPr>
          <w:sz w:val="24"/>
        </w:rPr>
      </w:pPr>
      <w:r>
        <w:rPr>
          <w:sz w:val="24"/>
        </w:rPr>
        <w:t>I just couldn’t do nothing (= I had to do something).</w:t>
      </w:r>
    </w:p>
    <w:p>
      <w:pPr>
        <w:pStyle w:val="Normal"/>
        <w:spacing w:lineRule="auto" w:line="240"/>
        <w:ind w:firstLine="284" w:start="284" w:end="0"/>
        <w:rPr>
          <w:sz w:val="24"/>
        </w:rPr>
      </w:pPr>
      <w:r>
        <w:rPr>
          <w:sz w:val="24"/>
        </w:rPr>
      </w:r>
    </w:p>
    <w:p>
      <w:pPr>
        <w:pStyle w:val="Normal"/>
        <w:spacing w:lineRule="auto" w:line="240"/>
        <w:ind w:firstLine="284" w:end="0"/>
        <w:rPr/>
      </w:pPr>
      <w:r>
        <w:rPr>
          <w:sz w:val="24"/>
        </w:rPr>
        <w:t>By removing one of the negators</w:t>
      </w:r>
      <w:r>
        <w:rPr>
          <w:b/>
          <w:sz w:val="24"/>
        </w:rPr>
        <w:t xml:space="preserve"> </w:t>
      </w:r>
      <w:r>
        <w:rPr>
          <w:sz w:val="24"/>
        </w:rPr>
        <w:t>the sentence is made negative in meaning.</w:t>
      </w:r>
    </w:p>
    <w:p>
      <w:pPr>
        <w:pStyle w:val="Normal"/>
        <w:spacing w:lineRule="auto" w:line="240"/>
        <w:ind w:firstLine="284" w:end="0"/>
        <w:rPr>
          <w:sz w:val="24"/>
        </w:rPr>
      </w:pPr>
      <w:r>
        <w:rPr>
          <w:sz w:val="24"/>
        </w:rPr>
      </w:r>
    </w:p>
    <w:p>
      <w:pPr>
        <w:pStyle w:val="2"/>
        <w:suppressAutoHyphens w:val="false"/>
        <w:ind w:start="284" w:end="0"/>
        <w:rPr/>
      </w:pPr>
      <w:r>
        <w:rPr/>
        <w:t>I just could do nothing.</w:t>
      </w:r>
    </w:p>
    <w:p>
      <w:pPr>
        <w:pStyle w:val="Normal"/>
        <w:spacing w:lineRule="auto" w:line="240"/>
        <w:ind w:firstLine="284" w:end="0"/>
        <w:rPr>
          <w:sz w:val="24"/>
        </w:rPr>
      </w:pPr>
      <w:r>
        <w:rPr>
          <w:sz w:val="24"/>
        </w:rPr>
      </w:r>
    </w:p>
    <w:p>
      <w:pPr>
        <w:pStyle w:val="Heading2"/>
        <w:rPr/>
      </w:pPr>
      <w:bookmarkStart w:id="100" w:name="__RefHeading___Toc5113039"/>
      <w:bookmarkEnd w:id="100"/>
      <w:r>
        <w:rPr/>
        <w:t>PARTS OF THE SENTENCE</w:t>
      </w:r>
    </w:p>
    <w:p>
      <w:pPr>
        <w:pStyle w:val="Normal"/>
        <w:spacing w:lineRule="auto" w:line="240"/>
        <w:ind w:firstLine="284" w:end="0"/>
        <w:rPr>
          <w:sz w:val="24"/>
        </w:rPr>
      </w:pPr>
      <w:r>
        <w:rPr>
          <w:sz w:val="24"/>
        </w:rPr>
      </w:r>
    </w:p>
    <w:p>
      <w:pPr>
        <w:pStyle w:val="Normal"/>
        <w:spacing w:lineRule="auto" w:line="240"/>
        <w:ind w:firstLine="284" w:end="0"/>
        <w:rPr/>
      </w:pPr>
      <w:r>
        <w:rPr>
          <w:b/>
          <w:sz w:val="24"/>
        </w:rPr>
        <w:t>§ 31.</w:t>
      </w:r>
      <w:r>
        <w:rPr>
          <w:sz w:val="24"/>
        </w:rPr>
        <w:t xml:space="preserve"> Almost every sentence can be divided into certain components which are called parts of the sentence. Parts of the sentence are usually classified into </w:t>
      </w:r>
      <w:r>
        <w:rPr>
          <w:spacing w:val="60"/>
          <w:sz w:val="24"/>
        </w:rPr>
        <w:t>main</w:t>
      </w:r>
      <w:r>
        <w:rPr>
          <w:sz w:val="24"/>
        </w:rPr>
        <w:t xml:space="preserve"> and </w:t>
      </w:r>
      <w:r>
        <w:rPr>
          <w:spacing w:val="60"/>
          <w:sz w:val="24"/>
        </w:rPr>
        <w:t>secondary.</w:t>
      </w:r>
      <w:r>
        <w:rPr>
          <w:sz w:val="24"/>
        </w:rPr>
        <w:t xml:space="preserve"> The main parts of the sentence are </w:t>
      </w:r>
      <w:r>
        <w:rPr>
          <w:spacing w:val="60"/>
          <w:sz w:val="24"/>
        </w:rPr>
        <w:t>the subject</w:t>
      </w:r>
      <w:r>
        <w:rPr>
          <w:sz w:val="24"/>
        </w:rPr>
        <w:t xml:space="preserve"> and the </w:t>
      </w:r>
      <w:r>
        <w:rPr>
          <w:spacing w:val="60"/>
          <w:sz w:val="24"/>
        </w:rPr>
        <w:t>predi</w:t>
      </w:r>
      <w:r>
        <w:rPr>
          <w:spacing w:val="60"/>
          <w:sz w:val="24"/>
          <w:lang w:val="ru-RU"/>
        </w:rPr>
        <w:t>с</w:t>
      </w:r>
      <w:r>
        <w:rPr>
          <w:spacing w:val="60"/>
          <w:sz w:val="24"/>
        </w:rPr>
        <w:t>ate</w:t>
      </w:r>
      <w:r>
        <w:rPr>
          <w:sz w:val="24"/>
        </w:rPr>
        <w:t xml:space="preserve">. They constitute the backbone of the sentence. The secondary parts of the sentence are </w:t>
      </w:r>
      <w:r>
        <w:rPr>
          <w:spacing w:val="60"/>
          <w:sz w:val="24"/>
        </w:rPr>
        <w:t>the object, the attribute, the apposition</w:t>
      </w:r>
      <w:r>
        <w:rPr>
          <w:sz w:val="24"/>
        </w:rPr>
        <w:t xml:space="preserve"> and </w:t>
      </w:r>
      <w:r>
        <w:rPr>
          <w:spacing w:val="60"/>
          <w:sz w:val="24"/>
        </w:rPr>
        <w:t>the adverbial modifier.</w:t>
      </w:r>
      <w:r>
        <w:rPr>
          <w:sz w:val="24"/>
        </w:rPr>
        <w:t xml:space="preserve"> The secondary parts of the sentence modify the main parts or each other.</w:t>
      </w:r>
    </w:p>
    <w:p>
      <w:pPr>
        <w:pStyle w:val="Normal"/>
        <w:spacing w:lineRule="auto" w:line="240"/>
        <w:ind w:firstLine="284" w:end="0"/>
        <w:rPr/>
      </w:pPr>
      <w:r>
        <w:rPr>
          <w:sz w:val="24"/>
        </w:rPr>
        <w:t xml:space="preserve">Besides these two kinds of sentence components there are so-called </w:t>
      </w:r>
      <w:r>
        <w:rPr>
          <w:spacing w:val="60"/>
          <w:sz w:val="24"/>
        </w:rPr>
        <w:t>independent elements</w:t>
      </w:r>
      <w:r>
        <w:rPr>
          <w:sz w:val="24"/>
        </w:rPr>
        <w:t xml:space="preserve">, that is, elements standing outside the structure of the sentence, and therefore of lesser importance. The independent elements are  </w:t>
      </w:r>
      <w:r>
        <w:rPr>
          <w:spacing w:val="60"/>
          <w:sz w:val="24"/>
        </w:rPr>
        <w:t>parenthesis</w:t>
      </w:r>
      <w:r>
        <w:rPr>
          <w:sz w:val="24"/>
        </w:rPr>
        <w:t xml:space="preserve"> and  </w:t>
      </w:r>
      <w:r>
        <w:rPr>
          <w:spacing w:val="60"/>
          <w:sz w:val="24"/>
        </w:rPr>
        <w:t>direct address</w:t>
      </w:r>
      <w:r>
        <w:rPr>
          <w:sz w:val="24"/>
        </w:rPr>
        <w:t>.</w:t>
      </w:r>
    </w:p>
    <w:p>
      <w:pPr>
        <w:pStyle w:val="Normal"/>
        <w:spacing w:lineRule="auto" w:line="240"/>
        <w:ind w:firstLine="284" w:end="0"/>
        <w:rPr>
          <w:sz w:val="24"/>
        </w:rPr>
      </w:pPr>
      <w:r>
        <w:rPr>
          <w:sz w:val="24"/>
        </w:rPr>
      </w:r>
    </w:p>
    <w:p>
      <w:pPr>
        <w:pStyle w:val="Heading3"/>
        <w:rPr/>
      </w:pPr>
      <w:bookmarkStart w:id="101" w:name="__RefHeading___Toc5113040"/>
      <w:bookmarkEnd w:id="101"/>
      <w:r>
        <w:rPr/>
        <w:t>Ways of expressing parts of the sentence</w:t>
      </w:r>
    </w:p>
    <w:p>
      <w:pPr>
        <w:pStyle w:val="Normal"/>
        <w:spacing w:lineRule="auto" w:line="240"/>
        <w:ind w:firstLine="284" w:end="0"/>
        <w:rPr>
          <w:sz w:val="24"/>
        </w:rPr>
      </w:pPr>
      <w:r>
        <w:rPr>
          <w:sz w:val="24"/>
        </w:rPr>
      </w:r>
    </w:p>
    <w:p>
      <w:pPr>
        <w:pStyle w:val="Normal"/>
        <w:spacing w:lineRule="auto" w:line="240"/>
        <w:ind w:firstLine="284" w:end="0"/>
        <w:rPr/>
      </w:pPr>
      <w:r>
        <w:rPr>
          <w:b/>
          <w:sz w:val="24"/>
        </w:rPr>
        <w:t>§ 32.</w:t>
      </w:r>
      <w:r>
        <w:rPr>
          <w:sz w:val="24"/>
        </w:rPr>
        <w:t xml:space="preserve"> Any part of the sentence may be expressed in four ways, that is, by a single </w:t>
      </w:r>
      <w:r>
        <w:rPr>
          <w:i/>
          <w:sz w:val="24"/>
        </w:rPr>
        <w:t>word-form</w:t>
      </w:r>
      <w:r>
        <w:rPr>
          <w:sz w:val="24"/>
        </w:rPr>
        <w:t xml:space="preserve"> or a word-form preceded by a formal word, by a </w:t>
      </w:r>
      <w:r>
        <w:rPr>
          <w:i/>
          <w:sz w:val="24"/>
        </w:rPr>
        <w:t>phrase,</w:t>
      </w:r>
      <w:r>
        <w:rPr>
          <w:sz w:val="24"/>
        </w:rPr>
        <w:t xml:space="preserve"> by a </w:t>
      </w:r>
      <w:r>
        <w:rPr>
          <w:i/>
          <w:sz w:val="24"/>
        </w:rPr>
        <w:t>predicative complex,</w:t>
      </w:r>
      <w:r>
        <w:rPr>
          <w:sz w:val="24"/>
        </w:rPr>
        <w:t xml:space="preserve"> or by a </w:t>
      </w:r>
      <w:r>
        <w:rPr>
          <w:i/>
          <w:sz w:val="24"/>
        </w:rPr>
        <w:t>clause.</w:t>
      </w:r>
      <w:r>
        <w:rPr>
          <w:sz w:val="24"/>
        </w:rPr>
        <w:t xml:space="preserve"> The only exception is the verbal predicate which can be neither a predicative complex nor a clause.</w:t>
      </w:r>
    </w:p>
    <w:p>
      <w:pPr>
        <w:pStyle w:val="Normal"/>
        <w:spacing w:lineRule="auto" w:line="240"/>
        <w:ind w:firstLine="284" w:end="0"/>
        <w:rPr>
          <w:b/>
          <w:sz w:val="24"/>
        </w:rPr>
      </w:pPr>
      <w:r>
        <w:rPr>
          <w:b/>
          <w:sz w:val="24"/>
        </w:rPr>
      </w:r>
    </w:p>
    <w:p>
      <w:pPr>
        <w:pStyle w:val="Heading8"/>
        <w:suppressAutoHyphens w:val="false"/>
        <w:rPr/>
      </w:pPr>
      <w:r>
        <w:rPr/>
        <w:t>Word-forms</w:t>
      </w:r>
    </w:p>
    <w:p>
      <w:pPr>
        <w:pStyle w:val="Normal"/>
        <w:spacing w:lineRule="auto" w:line="240"/>
        <w:ind w:firstLine="284" w:end="0"/>
        <w:rPr>
          <w:sz w:val="24"/>
        </w:rPr>
      </w:pPr>
      <w:r>
        <w:rPr>
          <w:sz w:val="24"/>
        </w:rPr>
      </w:r>
    </w:p>
    <w:p>
      <w:pPr>
        <w:pStyle w:val="Normal"/>
        <w:spacing w:lineRule="auto" w:line="240"/>
        <w:ind w:firstLine="284" w:end="0"/>
        <w:rPr/>
      </w:pPr>
      <w:r>
        <w:rPr>
          <w:b/>
          <w:sz w:val="24"/>
        </w:rPr>
        <w:t>§ 33.</w:t>
      </w:r>
      <w:r>
        <w:rPr>
          <w:sz w:val="24"/>
        </w:rPr>
        <w:t xml:space="preserve"> A word-form is any form of the grammatical paradigm of the word. </w:t>
      </w:r>
      <w:r>
        <w:rPr>
          <w:i/>
          <w:sz w:val="24"/>
        </w:rPr>
        <w:t>Girl, girls, girl’s, girls'; to write, writes, wrote, is writing, has been written, will have been writing,</w:t>
      </w:r>
      <w:r>
        <w:rPr>
          <w:sz w:val="24"/>
        </w:rPr>
        <w:t xml:space="preserve"> etc.; </w:t>
      </w:r>
      <w:r>
        <w:rPr>
          <w:i/>
          <w:sz w:val="24"/>
        </w:rPr>
        <w:t>pale, paler; brilliant, more brilliant, most brilliant</w:t>
      </w:r>
      <w:r>
        <w:rPr>
          <w:sz w:val="24"/>
        </w:rPr>
        <w:t xml:space="preserve"> are all word-forms.                       </w:t>
      </w:r>
    </w:p>
    <w:p>
      <w:pPr>
        <w:pStyle w:val="Normal"/>
        <w:spacing w:lineRule="auto" w:line="240"/>
        <w:ind w:firstLine="284" w:end="0"/>
        <w:rPr/>
      </w:pPr>
      <w:r>
        <w:rPr>
          <w:sz w:val="24"/>
        </w:rPr>
        <w:t xml:space="preserve">As seen from the above a word-form may contain either one component or more than one. One-component word-forms are various </w:t>
      </w:r>
      <w:r>
        <w:rPr>
          <w:spacing w:val="60"/>
          <w:sz w:val="24"/>
        </w:rPr>
        <w:t>synthetic forms</w:t>
      </w:r>
      <w:r>
        <w:rPr>
          <w:sz w:val="24"/>
        </w:rPr>
        <w:t xml:space="preserve"> of the word, while multi-component word-forms are </w:t>
      </w:r>
      <w:r>
        <w:rPr>
          <w:spacing w:val="60"/>
          <w:sz w:val="24"/>
        </w:rPr>
        <w:t xml:space="preserve">analytical forms </w:t>
      </w:r>
      <w:r>
        <w:rPr>
          <w:sz w:val="24"/>
        </w:rPr>
        <w:t>of the word which are composed of</w:t>
      </w:r>
      <w:r>
        <w:rPr>
          <w:sz w:val="24"/>
          <w:lang w:val="ru-RU"/>
        </w:rPr>
        <w:t xml:space="preserve"> </w:t>
      </w:r>
      <w:r>
        <w:rPr>
          <w:spacing w:val="60"/>
          <w:sz w:val="24"/>
          <w:lang w:val="ru-RU"/>
        </w:rPr>
        <w:t>о</w:t>
      </w:r>
      <w:r>
        <w:rPr>
          <w:spacing w:val="60"/>
          <w:sz w:val="24"/>
        </w:rPr>
        <w:t>ne or more auxiliary components and one notional component</w:t>
      </w:r>
      <w:r>
        <w:rPr>
          <w:sz w:val="24"/>
        </w:rPr>
        <w:t xml:space="preserve">. The auxiliary components may be verbs </w:t>
      </w:r>
      <w:r>
        <w:rPr>
          <w:i/>
          <w:sz w:val="24"/>
        </w:rPr>
        <w:t>(be, have, do, shall, will),</w:t>
      </w:r>
      <w:r>
        <w:rPr>
          <w:sz w:val="24"/>
        </w:rPr>
        <w:t xml:space="preserve"> adverbs </w:t>
      </w:r>
      <w:r>
        <w:rPr>
          <w:i/>
          <w:sz w:val="24"/>
        </w:rPr>
        <w:t xml:space="preserve">(more, most), </w:t>
      </w:r>
      <w:r>
        <w:rPr>
          <w:sz w:val="24"/>
        </w:rPr>
        <w:t xml:space="preserve">particles </w:t>
      </w:r>
      <w:r>
        <w:rPr>
          <w:i/>
          <w:sz w:val="24"/>
        </w:rPr>
        <w:t>(to).</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In grammar we usually deal with word-forms, not words, though it is customary to make use of the term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     “</w:t>
      </w:r>
      <w:r>
        <w:rPr>
          <w:sz w:val="24"/>
        </w:rPr>
        <w:t xml:space="preserve">word” in the sense of “word-form” as well. So in the following chapters both these terms will be used in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     </w:t>
      </w:r>
      <w:r>
        <w:rPr>
          <w:sz w:val="24"/>
        </w:rPr>
        <w:t>the sense of “word-form”, “word-form” being more exact, “word” having the advantage of being shorter.</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Phrases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34.</w:t>
      </w:r>
      <w:r>
        <w:rPr>
          <w:sz w:val="24"/>
        </w:rPr>
        <w:t xml:space="preserve"> A phrase is a group of two or more notional words functioning as a whole. Besides notional words a phrase may contain one or more formal words. Compare: </w:t>
      </w:r>
      <w:r>
        <w:rPr>
          <w:i/>
          <w:sz w:val="24"/>
        </w:rPr>
        <w:t xml:space="preserve">to see her - to look </w:t>
      </w:r>
      <w:r>
        <w:rPr>
          <w:b/>
          <w:i/>
          <w:sz w:val="24"/>
        </w:rPr>
        <w:t>at</w:t>
      </w:r>
      <w:r>
        <w:rPr>
          <w:i/>
          <w:sz w:val="24"/>
        </w:rPr>
        <w:t xml:space="preserve"> her.</w:t>
      </w:r>
    </w:p>
    <w:p>
      <w:pPr>
        <w:pStyle w:val="Normal"/>
        <w:spacing w:lineRule="auto" w:line="240"/>
        <w:ind w:firstLine="284" w:end="0"/>
        <w:rPr>
          <w:sz w:val="24"/>
        </w:rPr>
      </w:pPr>
      <w:r>
        <w:rPr>
          <w:sz w:val="24"/>
        </w:rPr>
        <w:t>Depending on the relation between its components, phrases may be divided into two kinds: phrases which are divisible both syntactically and semantically, and phrases which are indivisible either syntactically or semantically, or both.</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Phrases which are divisible both syntactically and semantically</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35.</w:t>
      </w:r>
      <w:r>
        <w:rPr>
          <w:sz w:val="24"/>
        </w:rPr>
        <w:t xml:space="preserve"> Phrases of this kind contain a headword and one or more word-forms dependent on it. Here the following kinds of phrases may be distinguished: </w:t>
      </w:r>
      <w:r>
        <w:rPr>
          <w:spacing w:val="60"/>
          <w:sz w:val="24"/>
        </w:rPr>
        <w:t>nominal, verbal, adjectival, adverbial</w:t>
      </w:r>
      <w:r>
        <w:rPr>
          <w:sz w:val="24"/>
        </w:rPr>
        <w:t xml:space="preserve"> and </w:t>
      </w:r>
      <w:r>
        <w:rPr>
          <w:spacing w:val="60"/>
          <w:sz w:val="24"/>
        </w:rPr>
        <w:t>statival phrases</w:t>
      </w:r>
      <w:r>
        <w:rPr>
          <w:sz w:val="24"/>
        </w:rPr>
        <w: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In nominal phrases</w:t>
      </w:r>
      <w:r>
        <w:rPr>
          <w:sz w:val="24"/>
        </w:rPr>
        <w:t xml:space="preserve"> the headword is a noun, a noun-pronoun, or a numeral modified by one or more word-forms. The latter are mostly adjectives, nouns, or pronouns with prepositions, although they may be participles or infinitives. They may have dependent words of their own: </w:t>
      </w:r>
      <w:r>
        <w:rPr>
          <w:i/>
          <w:sz w:val="24"/>
        </w:rPr>
        <w:t xml:space="preserve">a </w:t>
      </w:r>
      <w:r>
        <w:rPr>
          <w:b/>
          <w:i/>
          <w:sz w:val="24"/>
        </w:rPr>
        <w:t>new</w:t>
      </w:r>
      <w:r>
        <w:rPr>
          <w:i/>
          <w:sz w:val="24"/>
        </w:rPr>
        <w:t xml:space="preserve"> way, a</w:t>
      </w:r>
      <w:r>
        <w:rPr>
          <w:b/>
          <w:i/>
          <w:sz w:val="24"/>
        </w:rPr>
        <w:t xml:space="preserve"> very good</w:t>
      </w:r>
      <w:r>
        <w:rPr>
          <w:i/>
          <w:sz w:val="24"/>
        </w:rPr>
        <w:t xml:space="preserve"> friend, a</w:t>
      </w:r>
      <w:r>
        <w:rPr>
          <w:b/>
          <w:i/>
          <w:sz w:val="24"/>
        </w:rPr>
        <w:t xml:space="preserve"> recently built</w:t>
      </w:r>
      <w:r>
        <w:rPr>
          <w:i/>
          <w:sz w:val="24"/>
        </w:rPr>
        <w:t xml:space="preserve"> house, the years</w:t>
      </w:r>
      <w:r>
        <w:rPr>
          <w:b/>
          <w:i/>
          <w:sz w:val="24"/>
        </w:rPr>
        <w:t xml:space="preserve"> to come,</w:t>
      </w:r>
      <w:r>
        <w:rPr>
          <w:sz w:val="24"/>
        </w:rPr>
        <w:t xml:space="preserve"> etc.; </w:t>
      </w:r>
      <w:r>
        <w:rPr>
          <w:i/>
          <w:sz w:val="24"/>
        </w:rPr>
        <w:t>something</w:t>
      </w:r>
      <w:r>
        <w:rPr>
          <w:b/>
          <w:i/>
          <w:sz w:val="24"/>
        </w:rPr>
        <w:t xml:space="preserve"> curious,</w:t>
      </w:r>
      <w:r>
        <w:rPr>
          <w:i/>
          <w:sz w:val="24"/>
        </w:rPr>
        <w:t xml:space="preserve"> anything</w:t>
      </w:r>
      <w:r>
        <w:rPr>
          <w:b/>
          <w:i/>
          <w:sz w:val="24"/>
        </w:rPr>
        <w:t xml:space="preserve"> so unexpected,</w:t>
      </w:r>
      <w:r>
        <w:rPr>
          <w:i/>
          <w:sz w:val="24"/>
        </w:rPr>
        <w:t xml:space="preserve"> everybody</w:t>
      </w:r>
      <w:r>
        <w:rPr>
          <w:b/>
          <w:i/>
          <w:sz w:val="24"/>
        </w:rPr>
        <w:t xml:space="preserve"> staying here,</w:t>
      </w:r>
      <w:r>
        <w:rPr>
          <w:i/>
          <w:sz w:val="24"/>
        </w:rPr>
        <w:t xml:space="preserve"> all</w:t>
      </w:r>
      <w:r>
        <w:rPr>
          <w:b/>
          <w:i/>
          <w:sz w:val="24"/>
        </w:rPr>
        <w:t xml:space="preserve"> of them,</w:t>
      </w:r>
      <w:r>
        <w:rPr>
          <w:i/>
          <w:sz w:val="24"/>
        </w:rPr>
        <w:t xml:space="preserve"> nothing</w:t>
      </w:r>
      <w:r>
        <w:rPr>
          <w:b/>
          <w:i/>
          <w:sz w:val="24"/>
        </w:rPr>
        <w:t xml:space="preserve"> to say;</w:t>
      </w:r>
      <w:r>
        <w:rPr>
          <w:i/>
          <w:sz w:val="24"/>
        </w:rPr>
        <w:t xml:space="preserve"> tire first</w:t>
      </w:r>
      <w:r>
        <w:rPr>
          <w:b/>
          <w:i/>
          <w:sz w:val="24"/>
        </w:rPr>
        <w:t xml:space="preserve"> of May,</w:t>
      </w:r>
      <w:r>
        <w:rPr>
          <w:i/>
          <w:sz w:val="24"/>
        </w:rPr>
        <w:t xml:space="preserve"> the second</w:t>
      </w:r>
      <w:r>
        <w:rPr>
          <w:b/>
          <w:i/>
          <w:sz w:val="24"/>
        </w:rPr>
        <w:t xml:space="preserve"> to enter,</w:t>
      </w:r>
      <w:r>
        <w:rPr>
          <w:sz w:val="24"/>
        </w:rPr>
        <w:t xml:space="preserve"> etc. Their relation to the headword is attributive. Phrases of this kind function as nouns treated separately.</w:t>
      </w:r>
    </w:p>
    <w:p>
      <w:pPr>
        <w:pStyle w:val="Normal"/>
        <w:spacing w:lineRule="auto" w:line="240"/>
        <w:ind w:firstLine="284" w:end="0"/>
        <w:rPr>
          <w:i/>
          <w:i/>
          <w:sz w:val="24"/>
        </w:rPr>
      </w:pPr>
      <w:r>
        <w:rPr>
          <w:i/>
          <w:sz w:val="24"/>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pacing w:lineRule="auto" w:line="240"/>
              <w:ind w:hanging="0" w:end="0"/>
              <w:jc w:val="start"/>
              <w:rPr/>
            </w:pPr>
            <w:r>
              <w:rPr>
                <w:i/>
                <w:sz w:val="24"/>
              </w:rPr>
              <w:t>The man</w:t>
            </w:r>
            <w:r>
              <w:rPr>
                <w:sz w:val="24"/>
              </w:rPr>
              <w:t xml:space="preserve"> sat </w:t>
            </w:r>
            <w:r>
              <w:rPr>
                <w:i/>
                <w:sz w:val="24"/>
              </w:rPr>
              <w:t>on the sofa.</w:t>
            </w:r>
            <w:r>
              <w:rPr>
                <w:sz w:val="24"/>
              </w:rPr>
              <w:t xml:space="preserve"> </w:t>
            </w:r>
          </w:p>
          <w:p>
            <w:pPr>
              <w:pStyle w:val="Normal"/>
              <w:spacing w:lineRule="auto" w:line="240"/>
              <w:ind w:hanging="0" w:end="0"/>
              <w:jc w:val="start"/>
              <w:rPr>
                <w:sz w:val="24"/>
              </w:rPr>
            </w:pPr>
            <w:r>
              <w:rPr>
                <w:sz w:val="24"/>
              </w:rPr>
              <w:t>(subject and adverbial modifier expressed by nouns)</w:t>
            </w:r>
          </w:p>
        </w:tc>
        <w:tc>
          <w:tcPr>
            <w:tcW w:w="5491" w:type="dxa"/>
            <w:tcBorders/>
          </w:tcPr>
          <w:p>
            <w:pPr>
              <w:pStyle w:val="Normal"/>
              <w:spacing w:lineRule="auto" w:line="240"/>
              <w:ind w:hanging="0" w:end="0"/>
              <w:jc w:val="start"/>
              <w:rPr/>
            </w:pPr>
            <w:r>
              <w:rPr>
                <w:i/>
                <w:sz w:val="24"/>
              </w:rPr>
              <w:t>The old man</w:t>
            </w:r>
            <w:r>
              <w:rPr>
                <w:sz w:val="24"/>
              </w:rPr>
              <w:t xml:space="preserve"> was sitting </w:t>
            </w:r>
            <w:r>
              <w:rPr>
                <w:i/>
                <w:sz w:val="24"/>
              </w:rPr>
              <w:t xml:space="preserve">in a big armchair. </w:t>
            </w:r>
          </w:p>
          <w:p>
            <w:pPr>
              <w:pStyle w:val="Normal"/>
              <w:spacing w:lineRule="auto" w:line="240"/>
              <w:ind w:hanging="0" w:end="0"/>
              <w:jc w:val="start"/>
              <w:rPr>
                <w:sz w:val="24"/>
              </w:rPr>
            </w:pPr>
            <w:r>
              <w:rPr>
                <w:sz w:val="24"/>
              </w:rPr>
              <w:t xml:space="preserve">(subject and adverbial modifier expressed by nominal phrases) </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w:t>
      </w:r>
      <w:r>
        <w:rPr>
          <w:spacing w:val="60"/>
          <w:sz w:val="24"/>
        </w:rPr>
        <w:t>In verbal phrases</w:t>
      </w:r>
      <w:r>
        <w:rPr>
          <w:sz w:val="24"/>
        </w:rPr>
        <w:t xml:space="preserve"> the headword is a verbal which has one or more word-forms dependent on it. The latter are mostly nouns, noun-pronouns, or adverbs, each of which may have its own dependent words: </w:t>
      </w:r>
      <w:r>
        <w:rPr>
          <w:i/>
          <w:sz w:val="24"/>
        </w:rPr>
        <w:t>to know</w:t>
      </w:r>
      <w:r>
        <w:rPr>
          <w:b/>
          <w:i/>
          <w:sz w:val="24"/>
        </w:rPr>
        <w:t xml:space="preserve"> him,</w:t>
      </w:r>
      <w:r>
        <w:rPr>
          <w:i/>
          <w:sz w:val="24"/>
        </w:rPr>
        <w:t xml:space="preserve"> to see</w:t>
      </w:r>
      <w:r>
        <w:rPr>
          <w:b/>
          <w:i/>
          <w:sz w:val="24"/>
        </w:rPr>
        <w:t xml:space="preserve"> her again,</w:t>
      </w:r>
      <w:r>
        <w:rPr>
          <w:i/>
          <w:sz w:val="24"/>
        </w:rPr>
        <w:t xml:space="preserve"> going</w:t>
      </w:r>
      <w:r>
        <w:rPr>
          <w:b/>
          <w:i/>
          <w:sz w:val="24"/>
        </w:rPr>
        <w:t xml:space="preserve"> home in the evening,</w:t>
      </w:r>
      <w:r>
        <w:rPr>
          <w:i/>
          <w:sz w:val="24"/>
        </w:rPr>
        <w:t xml:space="preserve"> speaking a </w:t>
      </w:r>
      <w:r>
        <w:rPr>
          <w:b/>
          <w:i/>
          <w:sz w:val="24"/>
        </w:rPr>
        <w:t>foreign language.</w:t>
      </w:r>
      <w:r>
        <w:rPr>
          <w:sz w:val="24"/>
        </w:rPr>
        <w:t xml:space="preserve"> In all these phrases syntactical relations between the headwords and dependent words are either objective </w:t>
      </w:r>
      <w:r>
        <w:rPr>
          <w:i/>
          <w:sz w:val="24"/>
        </w:rPr>
        <w:t xml:space="preserve">(him, her, a language) </w:t>
      </w:r>
      <w:r>
        <w:rPr>
          <w:sz w:val="24"/>
        </w:rPr>
        <w:t xml:space="preserve">or adverbial </w:t>
      </w:r>
      <w:r>
        <w:rPr>
          <w:i/>
          <w:sz w:val="24"/>
        </w:rPr>
        <w:t>(again, home, in the evening).</w:t>
      </w:r>
      <w:r>
        <w:rPr>
          <w:sz w:val="24"/>
        </w:rPr>
        <w:t xml:space="preserve"> Phrases of this kind function according to the nature of their headwords, that is, in the same way as their headwords do when used separately.</w:t>
      </w:r>
    </w:p>
    <w:p>
      <w:pPr>
        <w:pStyle w:val="Normal"/>
        <w:spacing w:lineRule="auto" w:line="240"/>
        <w:ind w:firstLine="284" w:end="0"/>
        <w:rPr>
          <w:i/>
          <w:i/>
          <w:sz w:val="24"/>
        </w:rPr>
      </w:pPr>
      <w:r>
        <w:rPr>
          <w:i/>
          <w:sz w:val="24"/>
        </w:rPr>
      </w:r>
    </w:p>
    <w:tbl>
      <w:tblPr>
        <w:tblW w:w="10590" w:type="dxa"/>
        <w:jc w:val="start"/>
        <w:tblInd w:w="392" w:type="dxa"/>
        <w:tblLayout w:type="fixed"/>
        <w:tblCellMar>
          <w:top w:w="0" w:type="dxa"/>
          <w:start w:w="108" w:type="dxa"/>
          <w:bottom w:w="0" w:type="dxa"/>
          <w:end w:w="108" w:type="dxa"/>
        </w:tblCellMar>
      </w:tblPr>
      <w:tblGrid>
        <w:gridCol w:w="5099"/>
        <w:gridCol w:w="5491"/>
      </w:tblGrid>
      <w:tr>
        <w:trPr/>
        <w:tc>
          <w:tcPr>
            <w:tcW w:w="5099" w:type="dxa"/>
            <w:tcBorders/>
          </w:tcPr>
          <w:p>
            <w:pPr>
              <w:pStyle w:val="Normal"/>
              <w:spacing w:lineRule="auto" w:line="240"/>
              <w:ind w:hanging="0" w:end="0"/>
              <w:rPr/>
            </w:pPr>
            <w:r>
              <w:rPr>
                <w:i/>
                <w:sz w:val="24"/>
              </w:rPr>
              <w:t>To see</w:t>
            </w:r>
            <w:r>
              <w:rPr>
                <w:sz w:val="24"/>
              </w:rPr>
              <w:t xml:space="preserve"> is to believe. </w:t>
            </w:r>
          </w:p>
          <w:p>
            <w:pPr>
              <w:pStyle w:val="Normal"/>
              <w:spacing w:lineRule="auto" w:line="240"/>
              <w:ind w:hanging="0" w:end="0"/>
              <w:rPr>
                <w:sz w:val="24"/>
              </w:rPr>
            </w:pPr>
            <w:r>
              <w:rPr>
                <w:sz w:val="24"/>
              </w:rPr>
              <w:t>(subject expressed by an infinitive)</w:t>
            </w:r>
          </w:p>
        </w:tc>
        <w:tc>
          <w:tcPr>
            <w:tcW w:w="5491" w:type="dxa"/>
            <w:tcBorders/>
          </w:tcPr>
          <w:p>
            <w:pPr>
              <w:pStyle w:val="Normal"/>
              <w:spacing w:lineRule="auto" w:line="240"/>
              <w:ind w:hanging="0" w:end="0"/>
              <w:rPr/>
            </w:pPr>
            <w:r>
              <w:rPr>
                <w:i/>
                <w:sz w:val="24"/>
              </w:rPr>
              <w:t>To see you here</w:t>
            </w:r>
            <w:r>
              <w:rPr>
                <w:sz w:val="24"/>
              </w:rPr>
              <w:t xml:space="preserve"> is a real pleasure. </w:t>
            </w:r>
          </w:p>
          <w:p>
            <w:pPr>
              <w:pStyle w:val="Normal"/>
              <w:spacing w:lineRule="auto" w:line="240"/>
              <w:ind w:hanging="0" w:end="0"/>
              <w:rPr>
                <w:sz w:val="24"/>
              </w:rPr>
            </w:pPr>
            <w:r>
              <w:rPr>
                <w:sz w:val="24"/>
              </w:rPr>
              <w:t>(subject expressed by an infinitive phrase)</w:t>
            </w:r>
          </w:p>
        </w:tc>
      </w:tr>
      <w:tr>
        <w:trPr/>
        <w:tc>
          <w:tcPr>
            <w:tcW w:w="5099" w:type="dxa"/>
            <w:tcBorders/>
          </w:tcPr>
          <w:p>
            <w:pPr>
              <w:pStyle w:val="Normal"/>
              <w:spacing w:lineRule="auto" w:line="240"/>
              <w:ind w:hanging="0" w:end="0"/>
              <w:rPr/>
            </w:pPr>
            <w:r>
              <w:rPr>
                <w:sz w:val="24"/>
              </w:rPr>
              <w:t xml:space="preserve">Do you like </w:t>
            </w:r>
            <w:r>
              <w:rPr>
                <w:i/>
                <w:sz w:val="24"/>
              </w:rPr>
              <w:t xml:space="preserve">swimming? </w:t>
            </w:r>
          </w:p>
          <w:p>
            <w:pPr>
              <w:pStyle w:val="Normal"/>
              <w:spacing w:lineRule="auto" w:line="240"/>
              <w:ind w:hanging="0" w:end="0"/>
              <w:rPr>
                <w:sz w:val="24"/>
              </w:rPr>
            </w:pPr>
            <w:r>
              <w:rPr>
                <w:sz w:val="24"/>
              </w:rPr>
              <w:t>(object expressed by a gerund)</w:t>
            </w:r>
          </w:p>
        </w:tc>
        <w:tc>
          <w:tcPr>
            <w:tcW w:w="5491" w:type="dxa"/>
            <w:tcBorders/>
          </w:tcPr>
          <w:p>
            <w:pPr>
              <w:pStyle w:val="Normal"/>
              <w:spacing w:lineRule="auto" w:line="240"/>
              <w:ind w:hanging="0" w:end="0"/>
              <w:rPr/>
            </w:pPr>
            <w:r>
              <w:rPr>
                <w:sz w:val="24"/>
              </w:rPr>
              <w:t xml:space="preserve">I hate </w:t>
            </w:r>
            <w:r>
              <w:rPr>
                <w:i/>
                <w:sz w:val="24"/>
              </w:rPr>
              <w:t>swimming in cold water.</w:t>
            </w:r>
            <w:r>
              <w:rPr>
                <w:sz w:val="24"/>
              </w:rPr>
              <w:t xml:space="preserve"> </w:t>
            </w:r>
          </w:p>
          <w:p>
            <w:pPr>
              <w:pStyle w:val="Normal"/>
              <w:spacing w:lineRule="auto" w:line="240"/>
              <w:ind w:hanging="0" w:end="0"/>
              <w:rPr>
                <w:sz w:val="24"/>
              </w:rPr>
            </w:pPr>
            <w:r>
              <w:rPr>
                <w:sz w:val="24"/>
              </w:rPr>
              <w:t>(object expressed by a gerundial phrase)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spacing w:val="60"/>
          <w:sz w:val="24"/>
        </w:rPr>
        <w:t>In adjective phrases</w:t>
      </w:r>
      <w:r>
        <w:rPr>
          <w:sz w:val="24"/>
        </w:rPr>
        <w:t xml:space="preserve"> the headword is an adjective which has some words dependent on it. They are usually adverbs or nouns with a preposition, or an infinitive. These may have dependent words of their own:</w:t>
      </w:r>
      <w:r>
        <w:rPr>
          <w:b/>
          <w:sz w:val="24"/>
        </w:rPr>
        <w:t xml:space="preserve"> </w:t>
      </w:r>
      <w:r>
        <w:rPr>
          <w:b/>
          <w:i/>
          <w:sz w:val="24"/>
        </w:rPr>
        <w:t>quite</w:t>
      </w:r>
      <w:r>
        <w:rPr>
          <w:i/>
          <w:sz w:val="24"/>
        </w:rPr>
        <w:t xml:space="preserve"> true, </w:t>
      </w:r>
      <w:r>
        <w:rPr>
          <w:b/>
          <w:i/>
          <w:sz w:val="24"/>
        </w:rPr>
        <w:t>too</w:t>
      </w:r>
      <w:r>
        <w:rPr>
          <w:i/>
          <w:sz w:val="24"/>
        </w:rPr>
        <w:t xml:space="preserve"> big,</w:t>
      </w:r>
      <w:r>
        <w:rPr>
          <w:b/>
          <w:i/>
          <w:sz w:val="24"/>
        </w:rPr>
        <w:t xml:space="preserve"> wonderfully</w:t>
      </w:r>
      <w:r>
        <w:rPr>
          <w:i/>
          <w:sz w:val="24"/>
        </w:rPr>
        <w:t xml:space="preserve"> clever, kind</w:t>
      </w:r>
      <w:r>
        <w:rPr>
          <w:b/>
          <w:i/>
          <w:sz w:val="24"/>
        </w:rPr>
        <w:t xml:space="preserve"> enough,</w:t>
      </w:r>
      <w:r>
        <w:rPr>
          <w:i/>
          <w:sz w:val="24"/>
        </w:rPr>
        <w:t xml:space="preserve"> absent </w:t>
      </w:r>
      <w:r>
        <w:rPr>
          <w:b/>
          <w:i/>
          <w:sz w:val="24"/>
        </w:rPr>
        <w:t>from</w:t>
      </w:r>
      <w:r>
        <w:rPr>
          <w:i/>
          <w:sz w:val="24"/>
        </w:rPr>
        <w:t xml:space="preserve"> classes, true</w:t>
      </w:r>
      <w:r>
        <w:rPr>
          <w:b/>
          <w:i/>
          <w:sz w:val="24"/>
        </w:rPr>
        <w:t xml:space="preserve"> to his word,</w:t>
      </w:r>
      <w:r>
        <w:rPr>
          <w:i/>
          <w:sz w:val="24"/>
        </w:rPr>
        <w:t xml:space="preserve"> unable</w:t>
      </w:r>
      <w:r>
        <w:rPr>
          <w:b/>
          <w:i/>
          <w:sz w:val="24"/>
        </w:rPr>
        <w:t xml:space="preserve"> to say a word,</w:t>
      </w:r>
      <w:r>
        <w:rPr>
          <w:sz w:val="24"/>
        </w:rPr>
        <w:t xml:space="preserve"> etc. Their relation to the headword is either adverbial (where the dependent word is an adverb) or objective (where the dependent word is a noun with a preposition or an infinitive). Such phrases perform the same functions as adjectives used alone.</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pacing w:lineRule="auto" w:line="240"/>
              <w:ind w:hanging="0" w:end="0"/>
              <w:jc w:val="start"/>
              <w:rPr/>
            </w:pPr>
            <w:r>
              <w:rPr>
                <w:sz w:val="24"/>
              </w:rPr>
              <w:t xml:space="preserve">She has a </w:t>
            </w:r>
            <w:r>
              <w:rPr>
                <w:i/>
                <w:sz w:val="24"/>
              </w:rPr>
              <w:t>kind</w:t>
            </w:r>
            <w:r>
              <w:rPr>
                <w:sz w:val="24"/>
              </w:rPr>
              <w:t xml:space="preserve"> heart. </w:t>
            </w:r>
          </w:p>
          <w:p>
            <w:pPr>
              <w:pStyle w:val="Normal"/>
              <w:spacing w:lineRule="auto" w:line="240"/>
              <w:ind w:hanging="0" w:end="0"/>
              <w:jc w:val="start"/>
              <w:rPr>
                <w:sz w:val="24"/>
              </w:rPr>
            </w:pPr>
            <w:r>
              <w:rPr>
                <w:sz w:val="24"/>
              </w:rPr>
              <w:t>(attribute expressed by an adjective)</w:t>
            </w:r>
          </w:p>
          <w:p>
            <w:pPr>
              <w:pStyle w:val="Normal"/>
              <w:spacing w:lineRule="auto" w:line="240"/>
              <w:ind w:hanging="0" w:end="0"/>
              <w:jc w:val="start"/>
              <w:rPr>
                <w:sz w:val="24"/>
              </w:rPr>
            </w:pPr>
            <w:r>
              <w:rPr>
                <w:sz w:val="24"/>
              </w:rPr>
            </w:r>
          </w:p>
        </w:tc>
        <w:tc>
          <w:tcPr>
            <w:tcW w:w="5491" w:type="dxa"/>
            <w:tcBorders/>
          </w:tcPr>
          <w:p>
            <w:pPr>
              <w:pStyle w:val="Normal"/>
              <w:spacing w:lineRule="auto" w:line="240"/>
              <w:ind w:hanging="0" w:end="0"/>
              <w:jc w:val="start"/>
              <w:rPr/>
            </w:pPr>
            <w:r>
              <w:rPr>
                <w:sz w:val="24"/>
              </w:rPr>
              <w:t xml:space="preserve">It was a </w:t>
            </w:r>
            <w:r>
              <w:rPr>
                <w:i/>
                <w:sz w:val="24"/>
              </w:rPr>
              <w:t>very dark</w:t>
            </w:r>
            <w:r>
              <w:rPr>
                <w:sz w:val="24"/>
              </w:rPr>
              <w:t xml:space="preserve"> night. </w:t>
            </w:r>
          </w:p>
          <w:p>
            <w:pPr>
              <w:pStyle w:val="Normal"/>
              <w:spacing w:lineRule="auto" w:line="240"/>
              <w:ind w:hanging="0" w:end="0"/>
              <w:jc w:val="start"/>
              <w:rPr>
                <w:sz w:val="24"/>
              </w:rPr>
            </w:pPr>
            <w:r>
              <w:rPr>
                <w:sz w:val="24"/>
              </w:rPr>
              <w:t>(attribute expressed by an adjective phrase)</w:t>
            </w:r>
          </w:p>
        </w:tc>
      </w:tr>
      <w:tr>
        <w:trPr/>
        <w:tc>
          <w:tcPr>
            <w:tcW w:w="5241" w:type="dxa"/>
            <w:tcBorders/>
          </w:tcPr>
          <w:p>
            <w:pPr>
              <w:pStyle w:val="Normal"/>
              <w:spacing w:lineRule="auto" w:line="240"/>
              <w:ind w:hanging="0" w:end="0"/>
              <w:jc w:val="start"/>
              <w:rPr/>
            </w:pPr>
            <w:r>
              <w:rPr>
                <w:sz w:val="24"/>
              </w:rPr>
              <w:t xml:space="preserve">Are you </w:t>
            </w:r>
            <w:r>
              <w:rPr>
                <w:i/>
                <w:sz w:val="24"/>
              </w:rPr>
              <w:t>angry?</w:t>
            </w:r>
            <w:r>
              <w:rPr>
                <w:sz w:val="24"/>
              </w:rPr>
              <w:t xml:space="preserve"> (predicative expressed by an adjective)</w:t>
            </w:r>
          </w:p>
        </w:tc>
        <w:tc>
          <w:tcPr>
            <w:tcW w:w="5491" w:type="dxa"/>
            <w:tcBorders/>
          </w:tcPr>
          <w:p>
            <w:pPr>
              <w:pStyle w:val="Normal"/>
              <w:spacing w:lineRule="auto" w:line="240"/>
              <w:ind w:hanging="0" w:end="0"/>
              <w:jc w:val="start"/>
              <w:rPr/>
            </w:pPr>
            <w:r>
              <w:rPr>
                <w:sz w:val="24"/>
              </w:rPr>
              <w:t xml:space="preserve">Are you </w:t>
            </w:r>
            <w:r>
              <w:rPr>
                <w:i/>
                <w:sz w:val="24"/>
              </w:rPr>
              <w:t>quite ready?</w:t>
            </w:r>
          </w:p>
          <w:p>
            <w:pPr>
              <w:pStyle w:val="Normal"/>
              <w:spacing w:lineRule="auto" w:line="240"/>
              <w:ind w:hanging="0" w:end="0"/>
              <w:jc w:val="start"/>
              <w:rPr>
                <w:sz w:val="24"/>
              </w:rPr>
            </w:pPr>
            <w:r>
              <w:rPr>
                <w:sz w:val="24"/>
              </w:rPr>
              <w:t>(predicative expressed by an adjective phrase)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w:t>
      </w:r>
      <w:r>
        <w:rPr>
          <w:spacing w:val="60"/>
          <w:sz w:val="24"/>
        </w:rPr>
        <w:t>In adverbial phrases</w:t>
      </w:r>
      <w:r>
        <w:rPr>
          <w:sz w:val="24"/>
        </w:rPr>
        <w:t xml:space="preserve"> the headword is an adverb modified by some other adverb or (very seldom) by a noun/pronoun with a preposition: </w:t>
      </w:r>
      <w:r>
        <w:rPr>
          <w:b/>
          <w:i/>
          <w:sz w:val="24"/>
        </w:rPr>
        <w:t>very</w:t>
      </w:r>
      <w:r>
        <w:rPr>
          <w:i/>
          <w:sz w:val="24"/>
        </w:rPr>
        <w:t xml:space="preserve"> happily,</w:t>
      </w:r>
      <w:r>
        <w:rPr>
          <w:b/>
          <w:i/>
          <w:sz w:val="24"/>
        </w:rPr>
        <w:t xml:space="preserve"> rather</w:t>
      </w:r>
      <w:r>
        <w:rPr>
          <w:i/>
          <w:sz w:val="24"/>
        </w:rPr>
        <w:t xml:space="preserve"> well, heartily</w:t>
      </w:r>
      <w:r>
        <w:rPr>
          <w:b/>
          <w:i/>
          <w:sz w:val="24"/>
        </w:rPr>
        <w:t xml:space="preserve"> enough,</w:t>
      </w:r>
      <w:r>
        <w:rPr>
          <w:i/>
          <w:sz w:val="24"/>
        </w:rPr>
        <w:t xml:space="preserve"> fortunately</w:t>
      </w:r>
      <w:r>
        <w:rPr>
          <w:b/>
          <w:i/>
          <w:sz w:val="24"/>
        </w:rPr>
        <w:t xml:space="preserve"> for the boy,</w:t>
      </w:r>
      <w:r>
        <w:rPr>
          <w:sz w:val="24"/>
        </w:rPr>
        <w:t xml:space="preserve"> etc. Their relation to the headword is either adverbial (in this case the modifying word is an adverb) or objective (in this case it is a noun with a preposition). Such phrases function like separate adverbs.</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pacing w:lineRule="auto" w:line="240"/>
              <w:ind w:hanging="0" w:end="0"/>
              <w:jc w:val="start"/>
              <w:rPr/>
            </w:pPr>
            <w:r>
              <w:rPr>
                <w:sz w:val="24"/>
              </w:rPr>
              <w:t xml:space="preserve">She thanked him </w:t>
            </w:r>
            <w:r>
              <w:rPr>
                <w:i/>
                <w:sz w:val="24"/>
              </w:rPr>
              <w:t>warmly.</w:t>
            </w:r>
            <w:r>
              <w:rPr>
                <w:sz w:val="24"/>
              </w:rPr>
              <w:t xml:space="preserve"> </w:t>
            </w:r>
          </w:p>
          <w:p>
            <w:pPr>
              <w:pStyle w:val="Normal"/>
              <w:spacing w:lineRule="auto" w:line="240"/>
              <w:ind w:hanging="0" w:end="0"/>
              <w:jc w:val="start"/>
              <w:rPr>
                <w:sz w:val="24"/>
              </w:rPr>
            </w:pPr>
            <w:r>
              <w:rPr>
                <w:sz w:val="24"/>
              </w:rPr>
              <w:t>(adverbial modifier expressed by an adverb)</w:t>
            </w:r>
          </w:p>
        </w:tc>
        <w:tc>
          <w:tcPr>
            <w:tcW w:w="5491" w:type="dxa"/>
            <w:tcBorders/>
          </w:tcPr>
          <w:p>
            <w:pPr>
              <w:pStyle w:val="Normal"/>
              <w:spacing w:lineRule="auto" w:line="240"/>
              <w:ind w:hanging="0" w:end="0"/>
              <w:rPr/>
            </w:pPr>
            <w:r>
              <w:rPr>
                <w:sz w:val="24"/>
              </w:rPr>
              <w:t xml:space="preserve">He set to work </w:t>
            </w:r>
            <w:r>
              <w:rPr>
                <w:i/>
                <w:sz w:val="24"/>
              </w:rPr>
              <w:t>heartily enough.</w:t>
            </w:r>
            <w:r>
              <w:rPr>
                <w:sz w:val="24"/>
              </w:rPr>
              <w:t xml:space="preserve"> </w:t>
            </w:r>
          </w:p>
          <w:p>
            <w:pPr>
              <w:pStyle w:val="Normal"/>
              <w:spacing w:lineRule="auto" w:line="240"/>
              <w:ind w:hanging="0" w:end="0"/>
              <w:rPr>
                <w:sz w:val="24"/>
              </w:rPr>
            </w:pPr>
            <w:r>
              <w:rPr>
                <w:sz w:val="24"/>
              </w:rPr>
              <w:t>(adverbial modifier expressed by an adverbial phrase)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spacing w:val="60"/>
          <w:sz w:val="24"/>
        </w:rPr>
        <w:t>Instatival phrases</w:t>
      </w:r>
      <w:r>
        <w:rPr>
          <w:sz w:val="24"/>
        </w:rPr>
        <w:t xml:space="preserve"> where the headword is a stative modified either by a noun with a preposition, or by an adverb, or by an infinitive, each of which may have dependent words of its own: </w:t>
      </w:r>
      <w:r>
        <w:rPr>
          <w:i/>
          <w:sz w:val="24"/>
        </w:rPr>
        <w:t>aware</w:t>
      </w:r>
      <w:r>
        <w:rPr>
          <w:b/>
          <w:i/>
          <w:sz w:val="24"/>
        </w:rPr>
        <w:t xml:space="preserve"> of the danger, </w:t>
      </w:r>
      <w:r>
        <w:rPr>
          <w:i/>
          <w:sz w:val="24"/>
        </w:rPr>
        <w:t>afraid</w:t>
      </w:r>
      <w:r>
        <w:rPr>
          <w:b/>
          <w:i/>
          <w:sz w:val="24"/>
        </w:rPr>
        <w:t xml:space="preserve"> of cold water, so deeply</w:t>
      </w:r>
      <w:r>
        <w:rPr>
          <w:i/>
          <w:sz w:val="24"/>
        </w:rPr>
        <w:t xml:space="preserve"> asleep,</w:t>
      </w:r>
      <w:r>
        <w:rPr>
          <w:b/>
          <w:i/>
          <w:sz w:val="24"/>
        </w:rPr>
        <w:t xml:space="preserve"> quite</w:t>
      </w:r>
      <w:r>
        <w:rPr>
          <w:i/>
          <w:sz w:val="24"/>
        </w:rPr>
        <w:t xml:space="preserve"> alone, afraid</w:t>
      </w:r>
      <w:r>
        <w:rPr>
          <w:b/>
          <w:i/>
          <w:sz w:val="24"/>
        </w:rPr>
        <w:t xml:space="preserve"> to go home, </w:t>
      </w:r>
      <w:r>
        <w:rPr>
          <w:i/>
          <w:sz w:val="24"/>
        </w:rPr>
        <w:t>ashamed</w:t>
      </w:r>
      <w:r>
        <w:rPr>
          <w:b/>
          <w:i/>
          <w:sz w:val="24"/>
        </w:rPr>
        <w:t xml:space="preserve"> to tell her about it,</w:t>
      </w:r>
      <w:r>
        <w:rPr>
          <w:sz w:val="24"/>
        </w:rPr>
        <w:t xml:space="preserve"> etc. Their relation to the headword is either adverbial (the dependent word is an adverb) or objective (in this case it is a noun with a preposition or an infinitive). Such phrases function as the corresponding statives do when used separately.</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5241"/>
        <w:gridCol w:w="5491"/>
      </w:tblGrid>
      <w:tr>
        <w:trPr/>
        <w:tc>
          <w:tcPr>
            <w:tcW w:w="5241" w:type="dxa"/>
            <w:tcBorders/>
          </w:tcPr>
          <w:p>
            <w:pPr>
              <w:pStyle w:val="Normal"/>
              <w:spacing w:lineRule="auto" w:line="240"/>
              <w:ind w:hanging="0" w:end="0"/>
              <w:jc w:val="start"/>
              <w:rPr/>
            </w:pPr>
            <w:r>
              <w:rPr>
                <w:sz w:val="24"/>
              </w:rPr>
              <w:t xml:space="preserve">The whole land was </w:t>
            </w:r>
            <w:r>
              <w:rPr>
                <w:i/>
                <w:sz w:val="24"/>
              </w:rPr>
              <w:t>aflame.</w:t>
            </w:r>
            <w:r>
              <w:rPr>
                <w:b/>
                <w:i/>
                <w:sz w:val="24"/>
              </w:rPr>
              <w:t xml:space="preserve"> </w:t>
            </w:r>
          </w:p>
          <w:p>
            <w:pPr>
              <w:pStyle w:val="Normal"/>
              <w:spacing w:lineRule="auto" w:line="240"/>
              <w:ind w:hanging="0" w:end="0"/>
              <w:jc w:val="start"/>
              <w:rPr>
                <w:sz w:val="24"/>
              </w:rPr>
            </w:pPr>
            <w:r>
              <w:rPr>
                <w:sz w:val="24"/>
              </w:rPr>
              <w:t>(predicative expressed by a stative)</w:t>
            </w:r>
          </w:p>
        </w:tc>
        <w:tc>
          <w:tcPr>
            <w:tcW w:w="5491" w:type="dxa"/>
            <w:tcBorders/>
          </w:tcPr>
          <w:p>
            <w:pPr>
              <w:pStyle w:val="Normal"/>
              <w:spacing w:lineRule="auto" w:line="240"/>
              <w:ind w:hanging="0" w:end="0"/>
              <w:jc w:val="start"/>
              <w:rPr/>
            </w:pPr>
            <w:r>
              <w:rPr>
                <w:sz w:val="24"/>
              </w:rPr>
              <w:t>The sky above them</w:t>
            </w:r>
            <w:r>
              <w:rPr>
                <w:b/>
                <w:sz w:val="24"/>
              </w:rPr>
              <w:t xml:space="preserve"> </w:t>
            </w:r>
            <w:r>
              <w:rPr>
                <w:sz w:val="24"/>
              </w:rPr>
              <w:t xml:space="preserve">seemed </w:t>
            </w:r>
            <w:r>
              <w:rPr>
                <w:i/>
                <w:sz w:val="24"/>
              </w:rPr>
              <w:t>afire with stars.</w:t>
            </w:r>
          </w:p>
          <w:p>
            <w:pPr>
              <w:pStyle w:val="Normal"/>
              <w:spacing w:lineRule="auto" w:line="240"/>
              <w:ind w:hanging="0" w:end="0"/>
              <w:jc w:val="start"/>
              <w:rPr>
                <w:sz w:val="24"/>
              </w:rPr>
            </w:pPr>
            <w:r>
              <w:rPr>
                <w:sz w:val="24"/>
              </w:rPr>
              <w:t>(predicative expressed by a statival phrase)</w:t>
            </w:r>
          </w:p>
        </w:tc>
      </w:tr>
    </w:tbl>
    <w:p>
      <w:pPr>
        <w:pStyle w:val="Normal"/>
        <w:spacing w:lineRule="auto" w:line="240"/>
        <w:ind w:firstLine="284" w:end="0"/>
        <w:rPr>
          <w:sz w:val="24"/>
        </w:rPr>
      </w:pPr>
      <w:r>
        <w:rPr>
          <w:sz w:val="24"/>
        </w:rPr>
      </w:r>
    </w:p>
    <w:p>
      <w:pPr>
        <w:pStyle w:val="2"/>
        <w:suppressAutoHyphens w:val="false"/>
        <w:rPr/>
      </w:pPr>
      <w:r>
        <w:rPr/>
        <w:t>As is seen from the above, the relations between the headword and dependent words within these phrases (1-5) may be of three kinds: attributive, objective, or adverbial.</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Phrases which are indivisible either syntactically or semantically or both</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36.</w:t>
      </w:r>
      <w:r>
        <w:rPr>
          <w:sz w:val="24"/>
        </w:rPr>
        <w:t xml:space="preserve"> Phrases of this kind contain two or more notional word-forms used together to designate a person or a non-person, an action or a quality. Syntactical relations between their components are not always explicit, and so they are not analysed separately.</w:t>
      </w:r>
    </w:p>
    <w:p>
      <w:pPr>
        <w:pStyle w:val="Normal"/>
        <w:spacing w:lineRule="auto" w:line="240"/>
        <w:ind w:firstLine="284" w:end="0"/>
        <w:rPr>
          <w:sz w:val="24"/>
        </w:rPr>
      </w:pPr>
      <w:r>
        <w:rPr>
          <w:sz w:val="24"/>
        </w:rPr>
        <w:t>Here belong:</w:t>
      </w:r>
    </w:p>
    <w:p>
      <w:pPr>
        <w:pStyle w:val="Normal"/>
        <w:spacing w:lineRule="auto" w:line="240"/>
        <w:ind w:firstLine="284" w:end="0"/>
        <w:rPr>
          <w:sz w:val="24"/>
        </w:rPr>
      </w:pPr>
      <w:r>
        <w:rPr>
          <w:sz w:val="24"/>
        </w:rPr>
      </w:r>
    </w:p>
    <w:p>
      <w:pPr>
        <w:pStyle w:val="Normal"/>
        <w:spacing w:lineRule="auto" w:line="240"/>
        <w:ind w:firstLine="284" w:end="0"/>
        <w:rPr/>
      </w:pPr>
      <w:r>
        <w:rPr>
          <w:sz w:val="24"/>
        </w:rPr>
        <w:t>1.</w:t>
      </w:r>
      <w:r>
        <w:rPr>
          <w:spacing w:val="60"/>
          <w:sz w:val="24"/>
        </w:rPr>
        <w:t>Groups of words that name one thing or one unit.</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Will you allow me another </w:t>
      </w:r>
      <w:r>
        <w:rPr>
          <w:i/>
          <w:sz w:val="24"/>
        </w:rPr>
        <w:t xml:space="preserve">half an hour? </w:t>
      </w:r>
    </w:p>
    <w:p>
      <w:pPr>
        <w:pStyle w:val="Normal"/>
        <w:spacing w:lineRule="auto" w:line="240"/>
        <w:ind w:firstLine="284" w:start="284" w:end="0"/>
        <w:rPr/>
      </w:pPr>
      <w:r>
        <w:rPr>
          <w:sz w:val="24"/>
        </w:rPr>
        <w:t xml:space="preserve">Here is your </w:t>
      </w:r>
      <w:r>
        <w:rPr>
          <w:i/>
          <w:sz w:val="24"/>
        </w:rPr>
        <w:t>needle and thread.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w:t>
      </w:r>
      <w:r>
        <w:rPr>
          <w:spacing w:val="60"/>
          <w:sz w:val="24"/>
        </w:rPr>
        <w:t>Groups of words denoting an indefinite number or amount of things.</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A lot of unpleasant things</w:t>
      </w:r>
      <w:r>
        <w:rPr>
          <w:sz w:val="24"/>
        </w:rPr>
        <w:t xml:space="preserve"> have been said.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spacing w:val="60"/>
          <w:sz w:val="24"/>
        </w:rPr>
        <w:t>Groups of words denoting arithmetical calculations.</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284" w:end="0"/>
        <w:rPr>
          <w:i/>
          <w:i/>
          <w:sz w:val="24"/>
        </w:rPr>
      </w:pPr>
      <w:r>
        <w:rPr>
          <w:i/>
          <w:sz w:val="24"/>
        </w:rPr>
        <w:t>Two plus two is four.</w:t>
      </w:r>
    </w:p>
    <w:p>
      <w:pPr>
        <w:pStyle w:val="Normal"/>
        <w:spacing w:lineRule="auto" w:line="240"/>
        <w:ind w:firstLine="284" w:start="284" w:end="0"/>
        <w:rPr/>
      </w:pPr>
      <w:r>
        <w:rPr>
          <w:i/>
          <w:sz w:val="24"/>
        </w:rPr>
        <w:t>Ten by three</w:t>
      </w:r>
      <w:r>
        <w:rPr>
          <w:sz w:val="24"/>
        </w:rPr>
        <w:t xml:space="preserve"> equals thirty.</w:t>
      </w:r>
    </w:p>
    <w:p>
      <w:pPr>
        <w:pStyle w:val="Normal"/>
        <w:spacing w:lineRule="auto" w:line="240"/>
        <w:ind w:firstLine="284" w:start="284" w:end="0"/>
        <w:rPr/>
      </w:pPr>
      <w:r>
        <w:rPr>
          <w:i/>
          <w:sz w:val="24"/>
        </w:rPr>
        <w:t>Four from nine</w:t>
      </w:r>
      <w:r>
        <w:rPr>
          <w:sz w:val="24"/>
        </w:rPr>
        <w:t xml:space="preserve"> leaves five.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w:t>
      </w:r>
      <w:r>
        <w:rPr>
          <w:spacing w:val="60"/>
          <w:sz w:val="24"/>
        </w:rPr>
        <w:t>Groups of words consisting of two or more proper names belonging to one person.</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George Gordon Byron</w:t>
      </w:r>
      <w:r>
        <w:rPr>
          <w:sz w:val="24"/>
        </w:rPr>
        <w:t xml:space="preserve"> was born in 1788.</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spacing w:val="60"/>
          <w:sz w:val="24"/>
        </w:rPr>
        <w:t>Groups of words which form one geographical name.</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New York</w:t>
      </w:r>
      <w:r>
        <w:rPr>
          <w:sz w:val="24"/>
        </w:rPr>
        <w:t xml:space="preserve"> is the largest city in </w:t>
      </w:r>
      <w:r>
        <w:rPr>
          <w:i/>
          <w:sz w:val="24"/>
        </w:rPr>
        <w:t>the United States of America.</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6. </w:t>
      </w:r>
      <w:r>
        <w:rPr>
          <w:spacing w:val="60"/>
          <w:sz w:val="24"/>
        </w:rPr>
        <w:t>Groups of words containing a proper name and a noun denoting an occupation, a title, a rank, a relatioship, or naming a species of animal.</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How do you do, </w:t>
      </w:r>
      <w:r>
        <w:rPr>
          <w:i/>
          <w:sz w:val="24"/>
        </w:rPr>
        <w:t>Doctor Brown?</w:t>
      </w:r>
    </w:p>
    <w:p>
      <w:pPr>
        <w:pStyle w:val="Normal"/>
        <w:spacing w:lineRule="auto" w:line="240"/>
        <w:ind w:firstLine="284" w:start="284" w:end="0"/>
        <w:rPr/>
      </w:pPr>
      <w:r>
        <w:rPr>
          <w:i/>
          <w:sz w:val="24"/>
        </w:rPr>
        <w:t>Mrs. Poppets</w:t>
      </w:r>
      <w:r>
        <w:rPr>
          <w:sz w:val="24"/>
        </w:rPr>
        <w:t xml:space="preserve"> brought the tray in.</w:t>
      </w:r>
    </w:p>
    <w:p>
      <w:pPr>
        <w:pStyle w:val="Normal"/>
        <w:spacing w:lineRule="auto" w:line="240"/>
        <w:ind w:firstLine="284" w:start="284" w:end="0"/>
        <w:rPr/>
      </w:pPr>
      <w:r>
        <w:rPr>
          <w:sz w:val="24"/>
        </w:rPr>
        <w:t xml:space="preserve">The boy looked up at </w:t>
      </w:r>
      <w:r>
        <w:rPr>
          <w:i/>
          <w:sz w:val="24"/>
        </w:rPr>
        <w:t>Colonel Julian.</w:t>
      </w:r>
    </w:p>
    <w:p>
      <w:pPr>
        <w:pStyle w:val="Normal"/>
        <w:spacing w:lineRule="auto" w:line="240"/>
        <w:ind w:firstLine="284" w:start="284" w:end="0"/>
        <w:rPr/>
      </w:pPr>
      <w:r>
        <w:rPr>
          <w:sz w:val="24"/>
        </w:rPr>
        <w:t xml:space="preserve">He always reminds me of my </w:t>
      </w:r>
      <w:r>
        <w:rPr>
          <w:i/>
          <w:sz w:val="24"/>
        </w:rPr>
        <w:t>Uncle Podger.</w:t>
      </w:r>
    </w:p>
    <w:p>
      <w:pPr>
        <w:pStyle w:val="Normal"/>
        <w:spacing w:lineRule="auto" w:line="240"/>
        <w:ind w:firstLine="284" w:start="284" w:end="0"/>
        <w:rPr/>
      </w:pPr>
      <w:r>
        <w:rPr>
          <w:sz w:val="24"/>
        </w:rPr>
        <w:t xml:space="preserve">The </w:t>
      </w:r>
      <w:r>
        <w:rPr>
          <w:i/>
          <w:sz w:val="24"/>
        </w:rPr>
        <w:t>dog Charlie</w:t>
      </w:r>
      <w:r>
        <w:rPr>
          <w:sz w:val="24"/>
        </w:rPr>
        <w:t xml:space="preserve"> was full of importance.</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However these groups of words allow of another interpretation: the first word may be treated as a non-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detached apposition. See § 92.</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7. </w:t>
      </w:r>
      <w:r>
        <w:rPr>
          <w:spacing w:val="60"/>
          <w:sz w:val="24"/>
        </w:rPr>
        <w:t>Groups</w:t>
      </w:r>
      <w:r>
        <w:rPr>
          <w:b/>
          <w:spacing w:val="60"/>
          <w:sz w:val="24"/>
        </w:rPr>
        <w:t xml:space="preserve"> </w:t>
      </w:r>
      <w:r>
        <w:rPr>
          <w:spacing w:val="60"/>
          <w:sz w:val="24"/>
        </w:rPr>
        <w:t>of words containing a verb and a noun denoting an action.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She looked at him and </w:t>
      </w:r>
      <w:r>
        <w:rPr>
          <w:i/>
          <w:sz w:val="24"/>
        </w:rPr>
        <w:t xml:space="preserve">gave a sigh. </w:t>
      </w:r>
    </w:p>
    <w:p>
      <w:pPr>
        <w:pStyle w:val="Normal"/>
        <w:spacing w:lineRule="auto" w:line="240"/>
        <w:ind w:firstLine="284" w:start="284" w:end="0"/>
        <w:rPr/>
      </w:pPr>
      <w:r>
        <w:rPr>
          <w:sz w:val="24"/>
        </w:rPr>
        <w:t xml:space="preserve">Please, </w:t>
      </w:r>
      <w:r>
        <w:rPr>
          <w:i/>
          <w:sz w:val="24"/>
        </w:rPr>
        <w:t>don’t make trouble.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8. </w:t>
      </w:r>
      <w:r>
        <w:rPr>
          <w:spacing w:val="60"/>
          <w:sz w:val="24"/>
        </w:rPr>
        <w:t>Adverbial groups of words.</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He came </w:t>
      </w:r>
      <w:r>
        <w:rPr>
          <w:i/>
          <w:sz w:val="24"/>
        </w:rPr>
        <w:t xml:space="preserve">two minutes ago. </w:t>
      </w:r>
    </w:p>
    <w:p>
      <w:pPr>
        <w:pStyle w:val="Normal"/>
        <w:spacing w:lineRule="auto" w:line="240"/>
        <w:ind w:firstLine="284" w:start="284" w:end="0"/>
        <w:rPr/>
      </w:pPr>
      <w:r>
        <w:rPr>
          <w:i/>
          <w:sz w:val="24"/>
        </w:rPr>
        <w:t>A week later</w:t>
      </w:r>
      <w:r>
        <w:rPr>
          <w:sz w:val="24"/>
        </w:rPr>
        <w:t xml:space="preserve"> she began to recover.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Phrases of this kind (1-8) function in the sentence in accordance with their nominal, verbal or adverbial nature as one whole. (See the examples above.)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Predicative complexes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37.</w:t>
      </w:r>
      <w:r>
        <w:rPr>
          <w:sz w:val="24"/>
        </w:rPr>
        <w:t xml:space="preserve"> Predicative complexes differ from phrases in that they have two words with predicative relation between the nominal and the verbal parts of the phrase. These words in their turn may have one or more words dependent on them. Though the predicative relation within a complex is grammatically only implicit, its presence makes it possible to turn any predicative complex into a clause, which cannot be done to a phrase.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 saw </w:t>
      </w:r>
      <w:r>
        <w:rPr>
          <w:i/>
          <w:sz w:val="24"/>
        </w:rPr>
        <w:t>him run ——</w:t>
      </w:r>
      <w:r>
        <w:rPr>
          <w:sz w:val="24"/>
        </w:rPr>
        <w:t xml:space="preserve">&gt; I saw </w:t>
      </w:r>
      <w:r>
        <w:rPr>
          <w:i/>
          <w:sz w:val="24"/>
        </w:rPr>
        <w:t xml:space="preserve">that he was running. </w:t>
      </w:r>
    </w:p>
    <w:p>
      <w:pPr>
        <w:pStyle w:val="Normal"/>
        <w:spacing w:lineRule="auto" w:line="240"/>
        <w:ind w:firstLine="284" w:end="0"/>
        <w:rPr/>
      </w:pPr>
      <w:r>
        <w:rPr>
          <w:sz w:val="24"/>
        </w:rPr>
        <w:t xml:space="preserve">He still found </w:t>
      </w:r>
      <w:r>
        <w:rPr>
          <w:i/>
          <w:sz w:val="24"/>
        </w:rPr>
        <w:t>life interesting ——&gt;</w:t>
      </w:r>
      <w:r>
        <w:rPr>
          <w:sz w:val="24"/>
        </w:rPr>
        <w:t xml:space="preserve"> He still found that </w:t>
      </w:r>
      <w:r>
        <w:rPr>
          <w:i/>
          <w:sz w:val="24"/>
        </w:rPr>
        <w:t>life was interesting.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Predicative complexes are dealt with in full in § 124-132.</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Clauses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38.</w:t>
      </w:r>
      <w:r>
        <w:rPr>
          <w:sz w:val="24"/>
        </w:rPr>
        <w:t xml:space="preserve"> Clauses, like predicative complexes, contain two words connected predicatively, but unlike predicative complexes the predicative relation in clauses is expressed explicitly in the grammatical forms of the subject and the predicate.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don’t know </w:t>
      </w:r>
      <w:r>
        <w:rPr>
          <w:i/>
          <w:sz w:val="24"/>
        </w:rPr>
        <w:t xml:space="preserve">what you mean. </w:t>
      </w:r>
    </w:p>
    <w:p>
      <w:pPr>
        <w:pStyle w:val="Normal"/>
        <w:spacing w:lineRule="auto" w:line="240"/>
        <w:ind w:firstLine="284" w:start="284" w:end="0"/>
        <w:rPr/>
      </w:pPr>
      <w:r>
        <w:rPr>
          <w:sz w:val="24"/>
        </w:rPr>
        <w:t xml:space="preserve">She came </w:t>
      </w:r>
      <w:r>
        <w:rPr>
          <w:i/>
          <w:sz w:val="24"/>
        </w:rPr>
        <w:t>when nobody was in.</w:t>
      </w:r>
    </w:p>
    <w:p>
      <w:pPr>
        <w:pStyle w:val="Normal"/>
        <w:spacing w:lineRule="auto" w:line="240"/>
        <w:ind w:firstLine="284" w:start="284" w:end="0"/>
        <w:rPr>
          <w:b/>
          <w:i/>
          <w:i/>
          <w:sz w:val="24"/>
        </w:rPr>
      </w:pPr>
      <w:r>
        <w:rPr>
          <w:b/>
          <w:i/>
          <w:sz w:val="24"/>
        </w:rPr>
      </w:r>
    </w:p>
    <w:p>
      <w:pPr>
        <w:pStyle w:val="Heading3"/>
        <w:rPr/>
      </w:pPr>
      <w:bookmarkStart w:id="102" w:name="__RefHeading___Toc5113041"/>
      <w:bookmarkEnd w:id="102"/>
      <w:r>
        <w:rPr/>
        <w:t>Levels of syntactical analysis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39.</w:t>
      </w:r>
      <w:r>
        <w:rPr>
          <w:sz w:val="24"/>
        </w:rPr>
        <w:t xml:space="preserve"> Within the sentence we usually distinguish two syntactical levels of analysis, one belonging to the sentence proper, which is called </w:t>
      </w:r>
      <w:r>
        <w:rPr>
          <w:i/>
          <w:sz w:val="24"/>
        </w:rPr>
        <w:t>the sentence level,</w:t>
      </w:r>
      <w:r>
        <w:rPr>
          <w:sz w:val="24"/>
        </w:rPr>
        <w:t xml:space="preserve"> and one belonging to various phrases treated as a whole and functioning in the sentence with the same force as separate words. This level is called </w:t>
      </w:r>
      <w:r>
        <w:rPr>
          <w:i/>
          <w:sz w:val="24"/>
        </w:rPr>
        <w:t>the phrase level.</w:t>
      </w:r>
    </w:p>
    <w:p>
      <w:pPr>
        <w:pStyle w:val="Normal"/>
        <w:spacing w:lineRule="auto" w:line="240"/>
        <w:ind w:firstLine="284" w:end="0"/>
        <w:rPr>
          <w:sz w:val="24"/>
        </w:rPr>
      </w:pPr>
      <w:r>
        <w:rPr>
          <w:sz w:val="24"/>
        </w:rPr>
        <w:t>The subject and the predicate belong to the sentence level only. The object, the adverbial modifier, the attribute, and the apposition may belong either to the sentence level or to the phrase level.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did not tell </w:t>
      </w:r>
      <w:r>
        <w:rPr>
          <w:i/>
          <w:sz w:val="24"/>
        </w:rPr>
        <w:t>me anything about it. (Me, anything, about it</w:t>
      </w:r>
      <w:r>
        <w:rPr>
          <w:sz w:val="24"/>
        </w:rPr>
        <w:t xml:space="preserve"> are objects to the verb-predicate - the </w:t>
      </w:r>
    </w:p>
    <w:p>
      <w:pPr>
        <w:pStyle w:val="Normal"/>
        <w:spacing w:lineRule="auto" w:line="240"/>
        <w:ind w:firstLine="284" w:start="284" w:end="0"/>
        <w:rPr>
          <w:sz w:val="24"/>
        </w:rPr>
      </w:pPr>
      <w:r>
        <w:rPr>
          <w:sz w:val="24"/>
        </w:rPr>
        <w:t>sentence level.)</w:t>
      </w:r>
    </w:p>
    <w:p>
      <w:pPr>
        <w:pStyle w:val="Normal"/>
        <w:spacing w:lineRule="auto" w:line="240"/>
        <w:ind w:firstLine="284" w:start="284" w:end="0"/>
        <w:rPr/>
      </w:pPr>
      <w:r>
        <w:rPr>
          <w:sz w:val="24"/>
        </w:rPr>
        <w:t xml:space="preserve">You are unhappy </w:t>
      </w:r>
      <w:r>
        <w:rPr>
          <w:i/>
          <w:sz w:val="24"/>
        </w:rPr>
        <w:t>about something,</w:t>
      </w:r>
      <w:r>
        <w:rPr>
          <w:sz w:val="24"/>
        </w:rPr>
        <w:t xml:space="preserve"> aren’t you? </w:t>
      </w:r>
      <w:r>
        <w:rPr>
          <w:i/>
          <w:sz w:val="24"/>
        </w:rPr>
        <w:t>(About something</w:t>
      </w:r>
      <w:r>
        <w:rPr>
          <w:sz w:val="24"/>
        </w:rPr>
        <w:t xml:space="preserve"> is an object to the predicative </w:t>
      </w:r>
      <w:r>
        <w:rPr>
          <w:i/>
          <w:sz w:val="24"/>
        </w:rPr>
        <w:t>unhappy,</w:t>
      </w:r>
      <w:r>
        <w:rPr>
          <w:sz w:val="24"/>
        </w:rPr>
        <w:t xml:space="preserve"> </w:t>
      </w:r>
    </w:p>
    <w:p>
      <w:pPr>
        <w:pStyle w:val="Normal"/>
        <w:spacing w:lineRule="auto" w:line="240"/>
        <w:ind w:firstLine="284" w:start="284" w:end="0"/>
        <w:rPr>
          <w:sz w:val="24"/>
        </w:rPr>
      </w:pPr>
      <w:r>
        <w:rPr>
          <w:sz w:val="24"/>
        </w:rPr>
        <w:t>which is part of the predicate - the sentence level.)</w:t>
      </w:r>
    </w:p>
    <w:p>
      <w:pPr>
        <w:pStyle w:val="Normal"/>
        <w:spacing w:lineRule="auto" w:line="240"/>
        <w:ind w:firstLine="284" w:start="284" w:end="0"/>
        <w:rPr/>
      </w:pPr>
      <w:r>
        <w:rPr>
          <w:sz w:val="24"/>
        </w:rPr>
        <w:t xml:space="preserve">He will come </w:t>
      </w:r>
      <w:r>
        <w:rPr>
          <w:i/>
          <w:sz w:val="24"/>
        </w:rPr>
        <w:t>tomorrow. (Tomorrow</w:t>
      </w:r>
      <w:r>
        <w:rPr>
          <w:sz w:val="24"/>
        </w:rPr>
        <w:t xml:space="preserve"> is an adverbial modifier to the verb-predicate - the sentence level.)</w:t>
      </w:r>
    </w:p>
    <w:p>
      <w:pPr>
        <w:pStyle w:val="Normal"/>
        <w:spacing w:lineRule="auto" w:line="240"/>
        <w:ind w:firstLine="284" w:start="284" w:end="0"/>
        <w:rPr/>
      </w:pPr>
      <w:r>
        <w:rPr>
          <w:sz w:val="24"/>
        </w:rPr>
        <w:t xml:space="preserve">You seem </w:t>
      </w:r>
      <w:r>
        <w:rPr>
          <w:i/>
          <w:sz w:val="24"/>
        </w:rPr>
        <w:t>very</w:t>
      </w:r>
      <w:r>
        <w:rPr>
          <w:sz w:val="24"/>
        </w:rPr>
        <w:t xml:space="preserve"> tired. </w:t>
      </w:r>
      <w:r>
        <w:rPr>
          <w:i/>
          <w:sz w:val="24"/>
        </w:rPr>
        <w:t>(Very</w:t>
      </w:r>
      <w:r>
        <w:rPr>
          <w:sz w:val="24"/>
        </w:rPr>
        <w:t xml:space="preserve"> is an adverbial modifier to the adjective </w:t>
      </w:r>
      <w:r>
        <w:rPr>
          <w:i/>
          <w:sz w:val="24"/>
        </w:rPr>
        <w:t>tired,</w:t>
      </w:r>
      <w:r>
        <w:rPr>
          <w:sz w:val="24"/>
        </w:rPr>
        <w:t xml:space="preserve"> which is part of the predicate – </w:t>
      </w:r>
    </w:p>
    <w:p>
      <w:pPr>
        <w:pStyle w:val="Normal"/>
        <w:spacing w:lineRule="auto" w:line="240"/>
        <w:ind w:firstLine="284" w:start="284" w:end="0"/>
        <w:rPr>
          <w:sz w:val="24"/>
        </w:rPr>
      </w:pPr>
      <w:r>
        <w:rPr>
          <w:sz w:val="24"/>
        </w:rPr>
        <w:t>the sentence level.)</w:t>
      </w:r>
    </w:p>
    <w:p>
      <w:pPr>
        <w:pStyle w:val="Normal"/>
        <w:spacing w:lineRule="auto" w:line="240"/>
        <w:ind w:firstLine="284" w:start="284" w:end="0"/>
        <w:rPr/>
      </w:pPr>
      <w:r>
        <w:rPr>
          <w:i/>
          <w:sz w:val="24"/>
        </w:rPr>
        <w:t>Poor</w:t>
      </w:r>
      <w:r>
        <w:rPr>
          <w:sz w:val="24"/>
        </w:rPr>
        <w:t xml:space="preserve"> Amy could not answer. </w:t>
      </w:r>
      <w:r>
        <w:rPr>
          <w:i/>
          <w:sz w:val="24"/>
        </w:rPr>
        <w:t>(Poor</w:t>
      </w:r>
      <w:r>
        <w:rPr>
          <w:sz w:val="24"/>
        </w:rPr>
        <w:t xml:space="preserve"> is an attribute to the noun, which is the subject - the sentence level.)</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In other cases objects, adverbial modifiers, attributes and appositions are included in various phrases within which they are not usually treated separately, the whole phrase functioning as part of the sentence on the sentence level.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insisted </w:t>
      </w:r>
      <w:r>
        <w:rPr>
          <w:i/>
          <w:sz w:val="24"/>
        </w:rPr>
        <w:t>on going by train. (On going by train</w:t>
      </w:r>
      <w:r>
        <w:rPr>
          <w:sz w:val="24"/>
        </w:rPr>
        <w:t xml:space="preserve"> is an object to the verb-predicate - the sentence level; </w:t>
      </w:r>
    </w:p>
    <w:p>
      <w:pPr>
        <w:pStyle w:val="Normal"/>
        <w:spacing w:lineRule="auto" w:line="240"/>
        <w:ind w:firstLine="284" w:start="284" w:end="0"/>
        <w:rPr/>
      </w:pPr>
      <w:r>
        <w:rPr>
          <w:sz w:val="24"/>
        </w:rPr>
        <w:t xml:space="preserve">within the phrase </w:t>
      </w:r>
      <w:r>
        <w:rPr>
          <w:i/>
          <w:sz w:val="24"/>
        </w:rPr>
        <w:t>on going by train</w:t>
      </w:r>
      <w:r>
        <w:rPr>
          <w:sz w:val="24"/>
        </w:rPr>
        <w:t xml:space="preserve"> we distinguish an adverbial modifier </w:t>
      </w:r>
      <w:r>
        <w:rPr>
          <w:i/>
          <w:sz w:val="24"/>
        </w:rPr>
        <w:t>by train</w:t>
      </w:r>
      <w:r>
        <w:rPr>
          <w:sz w:val="24"/>
        </w:rPr>
        <w:t xml:space="preserve"> referring to the word-</w:t>
      </w:r>
    </w:p>
    <w:p>
      <w:pPr>
        <w:pStyle w:val="Normal"/>
        <w:spacing w:lineRule="auto" w:line="240"/>
        <w:ind w:firstLine="284" w:start="284" w:end="0"/>
        <w:rPr/>
      </w:pPr>
      <w:r>
        <w:rPr>
          <w:sz w:val="24"/>
        </w:rPr>
        <w:t xml:space="preserve">form </w:t>
      </w:r>
      <w:r>
        <w:rPr>
          <w:i/>
          <w:sz w:val="24"/>
        </w:rPr>
        <w:t>going -</w:t>
      </w:r>
      <w:r>
        <w:rPr>
          <w:sz w:val="24"/>
        </w:rPr>
        <w:t xml:space="preserve"> the phrase level.)</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 analysing a sentence we deal mainly with the sentence level</w:t>
      </w:r>
      <w:r>
        <w:rPr>
          <w:i/>
          <w:sz w:val="24"/>
        </w:rPr>
        <w:t xml:space="preserve"> </w:t>
      </w:r>
      <w:r>
        <w:rPr>
          <w:sz w:val="24"/>
        </w:rPr>
        <w:t>only, unless it is necessary for some reason to state the syntactical relations between the words within a phrase.</w:t>
      </w:r>
    </w:p>
    <w:p>
      <w:pPr>
        <w:pStyle w:val="Normal"/>
        <w:spacing w:lineRule="auto" w:line="240"/>
        <w:ind w:firstLine="284" w:end="0"/>
        <w:rPr>
          <w:b/>
          <w:smallCaps/>
          <w:sz w:val="24"/>
        </w:rPr>
      </w:pPr>
      <w:r>
        <w:rPr>
          <w:b/>
          <w:smallCaps/>
          <w:sz w:val="24"/>
        </w:rPr>
      </w:r>
    </w:p>
    <w:p>
      <w:pPr>
        <w:pStyle w:val="Heading3"/>
        <w:rPr/>
      </w:pPr>
      <w:bookmarkStart w:id="103" w:name="__RefHeading___Toc5113042"/>
      <w:r>
        <w:rPr/>
        <w:t>The subject</w:t>
      </w:r>
      <w:bookmarkEnd w:id="103"/>
      <w:r>
        <w:rPr/>
        <w:t xml:space="preserve">                      </w:t>
      </w:r>
    </w:p>
    <w:p>
      <w:pPr>
        <w:pStyle w:val="Normal"/>
        <w:spacing w:lineRule="auto" w:line="240"/>
        <w:ind w:firstLine="284" w:end="0"/>
        <w:rPr>
          <w:b/>
          <w:sz w:val="24"/>
        </w:rPr>
      </w:pPr>
      <w:r>
        <w:rPr>
          <w:b/>
          <w:sz w:val="24"/>
        </w:rPr>
      </w:r>
    </w:p>
    <w:p>
      <w:pPr>
        <w:pStyle w:val="Normal"/>
        <w:spacing w:lineRule="auto" w:line="240"/>
        <w:ind w:firstLine="284" w:end="0"/>
        <w:rPr/>
      </w:pPr>
      <w:r>
        <w:rPr>
          <w:b/>
          <w:sz w:val="24"/>
        </w:rPr>
        <w:t>§ 40.</w:t>
      </w:r>
      <w:r>
        <w:rPr>
          <w:sz w:val="24"/>
        </w:rPr>
        <w:t xml:space="preserve"> Every English sentence but the one-member and the imperative one must have a subject. The subject is one of the two main parts of the, sentence. The most important feature of the subject in English is that in declarative sentences it normally comes </w:t>
      </w:r>
      <w:r>
        <w:rPr>
          <w:spacing w:val="60"/>
          <w:sz w:val="24"/>
        </w:rPr>
        <w:t>immediately before the predicate</w:t>
      </w:r>
      <w:r>
        <w:rPr>
          <w:sz w:val="24"/>
        </w:rPr>
        <w:t xml:space="preserve">, whereas in questions its position is  </w:t>
      </w:r>
      <w:r>
        <w:rPr>
          <w:spacing w:val="60"/>
          <w:sz w:val="24"/>
        </w:rPr>
        <w:t xml:space="preserve">immediately after </w:t>
      </w:r>
      <w:r>
        <w:rPr>
          <w:i/>
          <w:spacing w:val="60"/>
          <w:sz w:val="24"/>
        </w:rPr>
        <w:t>an operator</w:t>
      </w:r>
      <w:r>
        <w:rPr>
          <w:i/>
          <w:sz w:val="24"/>
        </w:rPr>
        <w:t>.</w:t>
      </w:r>
      <w:r>
        <w:rPr>
          <w:sz w:val="24"/>
        </w:rPr>
        <w:t xml:space="preserve"> It means that in English sentences any word or words which occur in these positions are to be treated as</w:t>
      </w:r>
      <w:r>
        <w:rPr>
          <w:b/>
          <w:sz w:val="24"/>
        </w:rPr>
        <w:t xml:space="preserve"> the subject</w:t>
      </w:r>
      <w:r>
        <w:rPr>
          <w:sz w:val="24"/>
        </w:rPr>
        <w:t xml:space="preserve"> of the sentence.                                                 </w:t>
      </w:r>
    </w:p>
    <w:p>
      <w:pPr>
        <w:pStyle w:val="Normal"/>
        <w:spacing w:lineRule="auto" w:line="240"/>
        <w:ind w:firstLine="284" w:end="0"/>
        <w:rPr>
          <w:sz w:val="24"/>
        </w:rPr>
      </w:pPr>
      <w:r>
        <w:rPr>
          <w:sz w:val="24"/>
        </w:rPr>
        <w:t>The subject determines the form of the verbal part of the predicate as regards its number and person.</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Ways of expressing the subject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41.</w:t>
      </w:r>
      <w:r>
        <w:rPr>
          <w:sz w:val="24"/>
        </w:rPr>
        <w:t xml:space="preserve"> The subject is expressed by: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A noun in the common case</w:t>
      </w:r>
      <w:r>
        <w:rPr>
          <w:sz w:val="24"/>
        </w:rPr>
        <w:t xml:space="preserve"> (including substantivized adjectives and participles) or </w:t>
      </w:r>
      <w:r>
        <w:rPr>
          <w:spacing w:val="60"/>
          <w:sz w:val="24"/>
        </w:rPr>
        <w:t>a nominal phrase with a noun.</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The fog</w:t>
      </w:r>
      <w:r>
        <w:rPr>
          <w:sz w:val="24"/>
        </w:rPr>
        <w:t xml:space="preserve"> is thinning.</w:t>
      </w:r>
    </w:p>
    <w:p>
      <w:pPr>
        <w:pStyle w:val="Normal"/>
        <w:spacing w:lineRule="auto" w:line="240"/>
        <w:ind w:firstLine="284" w:start="284" w:end="0"/>
        <w:rPr/>
      </w:pPr>
      <w:r>
        <w:rPr>
          <w:i/>
          <w:sz w:val="24"/>
        </w:rPr>
        <w:t>Science</w:t>
      </w:r>
      <w:r>
        <w:rPr>
          <w:sz w:val="24"/>
        </w:rPr>
        <w:t xml:space="preserve"> is not omnipotent.</w:t>
      </w:r>
    </w:p>
    <w:p>
      <w:pPr>
        <w:pStyle w:val="Normal"/>
        <w:spacing w:lineRule="auto" w:line="240"/>
        <w:ind w:firstLine="284" w:start="284" w:end="0"/>
        <w:rPr/>
      </w:pPr>
      <w:r>
        <w:rPr>
          <w:i/>
          <w:sz w:val="24"/>
        </w:rPr>
        <w:t>The blue of the sky</w:t>
      </w:r>
      <w:r>
        <w:rPr>
          <w:sz w:val="24"/>
        </w:rPr>
        <w:t xml:space="preserve"> deepened visibly.</w:t>
      </w:r>
    </w:p>
    <w:p>
      <w:pPr>
        <w:pStyle w:val="Normal"/>
        <w:spacing w:lineRule="auto" w:line="240"/>
        <w:ind w:firstLine="284" w:start="284" w:end="0"/>
        <w:rPr/>
      </w:pPr>
      <w:r>
        <w:rPr>
          <w:i/>
          <w:sz w:val="24"/>
        </w:rPr>
        <w:t>The dying</w:t>
      </w:r>
      <w:r>
        <w:rPr>
          <w:sz w:val="24"/>
        </w:rPr>
        <w:t xml:space="preserve"> must be left in peace.</w:t>
      </w:r>
    </w:p>
    <w:p>
      <w:pPr>
        <w:pStyle w:val="Normal"/>
        <w:spacing w:lineRule="auto" w:line="240"/>
        <w:ind w:firstLine="284" w:start="284" w:end="0"/>
        <w:rPr/>
      </w:pPr>
      <w:r>
        <w:rPr>
          <w:i/>
          <w:sz w:val="24"/>
        </w:rPr>
        <w:t>From Marlow up to Sonning</w:t>
      </w:r>
      <w:r>
        <w:rPr>
          <w:sz w:val="24"/>
        </w:rPr>
        <w:t xml:space="preserve"> is even fairer yet.</w:t>
      </w:r>
    </w:p>
    <w:p>
      <w:pPr>
        <w:pStyle w:val="Normal"/>
        <w:spacing w:lineRule="auto" w:line="240"/>
        <w:ind w:firstLine="284" w:start="284" w:end="0"/>
        <w:rPr/>
      </w:pPr>
      <w:r>
        <w:rPr>
          <w:i/>
          <w:sz w:val="24"/>
        </w:rPr>
        <w:t>Four and three</w:t>
      </w:r>
      <w:r>
        <w:rPr>
          <w:sz w:val="24"/>
        </w:rPr>
        <w:t xml:space="preserve"> is seven.</w:t>
      </w:r>
    </w:p>
    <w:p>
      <w:pPr>
        <w:pStyle w:val="Normal"/>
        <w:spacing w:lineRule="auto" w:line="240"/>
        <w:ind w:firstLine="284" w:start="284" w:end="0"/>
        <w:rPr/>
      </w:pPr>
      <w:r>
        <w:rPr>
          <w:i/>
          <w:sz w:val="24"/>
        </w:rPr>
        <w:t>A great number of frees</w:t>
      </w:r>
      <w:r>
        <w:rPr>
          <w:sz w:val="24"/>
        </w:rPr>
        <w:t xml:space="preserve"> were felled.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Occasionally a noun in the genitive case is the subject. This may be if a noun denotes someone’s place of business or residence,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grocer’s</w:t>
      </w:r>
      <w:r>
        <w:rPr>
          <w:sz w:val="24"/>
        </w:rPr>
        <w:t xml:space="preserve"> was full.</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It may be the result of ellipsis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Jim’s</w:t>
      </w:r>
      <w:r>
        <w:rPr>
          <w:sz w:val="24"/>
        </w:rPr>
        <w:t xml:space="preserve"> was a narrow escape. (= Jim’s escape was a narrow one.)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latter type of subject is rather emphatic.</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w:t>
      </w:r>
      <w:r>
        <w:rPr>
          <w:spacing w:val="60"/>
          <w:sz w:val="24"/>
        </w:rPr>
        <w:t>A personal pronoun in the nominative case.</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I</w:t>
      </w:r>
      <w:r>
        <w:rPr>
          <w:sz w:val="24"/>
        </w:rPr>
        <w:t xml:space="preserve"> shall do the best I can. </w:t>
      </w:r>
    </w:p>
    <w:p>
      <w:pPr>
        <w:pStyle w:val="Normal"/>
        <w:spacing w:lineRule="auto" w:line="240"/>
        <w:ind w:firstLine="284" w:start="284" w:end="0"/>
        <w:rPr/>
      </w:pPr>
      <w:r>
        <w:rPr>
          <w:i/>
          <w:sz w:val="24"/>
        </w:rPr>
        <w:t>She is</w:t>
      </w:r>
      <w:r>
        <w:rPr>
          <w:sz w:val="24"/>
        </w:rPr>
        <w:t xml:space="preserve"> very beautiful.</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spacing w:val="60"/>
          <w:sz w:val="24"/>
        </w:rPr>
        <w:t>Any other noun-pronoun.</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Nothing</w:t>
      </w:r>
      <w:r>
        <w:rPr>
          <w:sz w:val="24"/>
        </w:rPr>
        <w:t xml:space="preserve"> can be done about it. </w:t>
      </w:r>
    </w:p>
    <w:p>
      <w:pPr>
        <w:pStyle w:val="Normal"/>
        <w:spacing w:lineRule="auto" w:line="240"/>
        <w:ind w:firstLine="284" w:start="284" w:end="0"/>
        <w:rPr/>
      </w:pPr>
      <w:r>
        <w:rPr>
          <w:i/>
          <w:sz w:val="24"/>
        </w:rPr>
        <w:t>This</w:t>
      </w:r>
      <w:r>
        <w:rPr>
          <w:sz w:val="24"/>
        </w:rPr>
        <w:t xml:space="preserve"> is the last straw. </w:t>
      </w:r>
    </w:p>
    <w:p>
      <w:pPr>
        <w:pStyle w:val="Normal"/>
        <w:spacing w:lineRule="auto" w:line="240"/>
        <w:ind w:firstLine="284" w:start="284" w:end="0"/>
        <w:rPr/>
      </w:pPr>
      <w:r>
        <w:rPr>
          <w:i/>
          <w:sz w:val="24"/>
        </w:rPr>
        <w:t>Hers</w:t>
      </w:r>
      <w:r>
        <w:rPr>
          <w:sz w:val="24"/>
        </w:rPr>
        <w:t xml:space="preserve"> was the final judgement. </w:t>
      </w:r>
    </w:p>
    <w:p>
      <w:pPr>
        <w:pStyle w:val="Normal"/>
        <w:spacing w:lineRule="auto" w:line="240"/>
        <w:ind w:firstLine="284" w:start="284" w:end="0"/>
        <w:rPr/>
      </w:pPr>
      <w:r>
        <w:rPr>
          <w:i/>
          <w:sz w:val="24"/>
        </w:rPr>
        <w:t>One</w:t>
      </w:r>
      <w:r>
        <w:rPr>
          <w:sz w:val="24"/>
        </w:rPr>
        <w:t xml:space="preserve"> learns by experience. </w:t>
      </w:r>
    </w:p>
    <w:p>
      <w:pPr>
        <w:pStyle w:val="Normal"/>
        <w:spacing w:lineRule="auto" w:line="240"/>
        <w:ind w:firstLine="284" w:start="284" w:end="0"/>
        <w:rPr/>
      </w:pPr>
      <w:r>
        <w:rPr>
          <w:i/>
          <w:sz w:val="24"/>
        </w:rPr>
        <w:t>Who</w:t>
      </w:r>
      <w:r>
        <w:rPr>
          <w:sz w:val="24"/>
        </w:rPr>
        <w:t xml:space="preserve"> told you this?</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4. </w:t>
      </w:r>
      <w:r>
        <w:rPr>
          <w:spacing w:val="60"/>
          <w:sz w:val="24"/>
        </w:rPr>
        <w:t xml:space="preserve">A numeral (either cardinal or ordinal) or a nominal phrase with a </w:t>
      </w:r>
    </w:p>
    <w:p>
      <w:pPr>
        <w:pStyle w:val="Normal"/>
        <w:spacing w:lineRule="auto" w:line="240"/>
        <w:ind w:firstLine="284" w:end="0"/>
        <w:rPr/>
      </w:pPr>
      <w:r>
        <w:rPr>
          <w:spacing w:val="60"/>
          <w:sz w:val="24"/>
        </w:rPr>
        <w:t xml:space="preserve">  </w:t>
      </w:r>
      <w:r>
        <w:rPr>
          <w:spacing w:val="60"/>
          <w:sz w:val="24"/>
        </w:rPr>
        <w:t>numeral.</w:t>
      </w:r>
      <w:r>
        <w:rPr>
          <w:sz w:val="24"/>
        </w:rPr>
        <w:t xml:space="preserve">            </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Seven</w:t>
      </w:r>
      <w:r>
        <w:rPr>
          <w:sz w:val="24"/>
        </w:rPr>
        <w:t xml:space="preserve"> cannot be divided by two. </w:t>
      </w:r>
    </w:p>
    <w:p>
      <w:pPr>
        <w:pStyle w:val="Normal"/>
        <w:spacing w:lineRule="auto" w:line="240"/>
        <w:ind w:firstLine="284" w:start="284" w:end="0"/>
        <w:rPr/>
      </w:pPr>
      <w:r>
        <w:rPr>
          <w:i/>
          <w:sz w:val="24"/>
        </w:rPr>
        <w:t>Two of them</w:t>
      </w:r>
      <w:r>
        <w:rPr>
          <w:sz w:val="24"/>
        </w:rPr>
        <w:t xml:space="preserve"> were left in the camp. </w:t>
      </w:r>
    </w:p>
    <w:p>
      <w:pPr>
        <w:pStyle w:val="Normal"/>
        <w:spacing w:lineRule="auto" w:line="240"/>
        <w:ind w:firstLine="284" w:start="284" w:end="0"/>
        <w:rPr/>
      </w:pPr>
      <w:r>
        <w:rPr>
          <w:i/>
          <w:sz w:val="24"/>
        </w:rPr>
        <w:t>The third</w:t>
      </w:r>
      <w:r>
        <w:rPr>
          <w:sz w:val="24"/>
        </w:rPr>
        <w:t xml:space="preserve"> was a young man with a dog.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spacing w:val="60"/>
          <w:sz w:val="24"/>
        </w:rPr>
        <w:t>An infinitive or an infinitive phrase.</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To understand is</w:t>
      </w:r>
      <w:r>
        <w:rPr>
          <w:sz w:val="24"/>
        </w:rPr>
        <w:t xml:space="preserve"> to forgive. </w:t>
      </w:r>
    </w:p>
    <w:p>
      <w:pPr>
        <w:pStyle w:val="Normal"/>
        <w:spacing w:lineRule="auto" w:line="240"/>
        <w:ind w:firstLine="284" w:start="284" w:end="0"/>
        <w:rPr/>
      </w:pPr>
      <w:r>
        <w:rPr>
          <w:i/>
          <w:sz w:val="24"/>
        </w:rPr>
        <w:t>To deny the past</w:t>
      </w:r>
      <w:r>
        <w:rPr>
          <w:sz w:val="24"/>
        </w:rPr>
        <w:t xml:space="preserve"> is to deny the future.</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6. </w:t>
      </w:r>
      <w:r>
        <w:rPr>
          <w:spacing w:val="60"/>
          <w:sz w:val="24"/>
        </w:rPr>
        <w:t>A gerund or a gerundial phrase.</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Talking</w:t>
      </w:r>
      <w:r>
        <w:rPr>
          <w:sz w:val="24"/>
        </w:rPr>
        <w:t xml:space="preserve"> mends no holes. </w:t>
      </w:r>
    </w:p>
    <w:p>
      <w:pPr>
        <w:pStyle w:val="Normal"/>
        <w:spacing w:lineRule="auto" w:line="240"/>
        <w:ind w:firstLine="284" w:start="284" w:end="0"/>
        <w:rPr/>
      </w:pPr>
      <w:r>
        <w:rPr>
          <w:i/>
          <w:sz w:val="24"/>
        </w:rPr>
        <w:t>Working for someone</w:t>
      </w:r>
      <w:r>
        <w:rPr>
          <w:sz w:val="24"/>
        </w:rPr>
        <w:t xml:space="preserve"> keeps a woman calm and contented.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7. </w:t>
      </w:r>
      <w:r>
        <w:rPr>
          <w:spacing w:val="60"/>
          <w:sz w:val="24"/>
        </w:rPr>
        <w:t>An infinitive or a gerundial predicative complex.</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For her to fall asleep in broad daylight</w:t>
      </w:r>
      <w:r>
        <w:rPr>
          <w:sz w:val="24"/>
        </w:rPr>
        <w:t xml:space="preserve"> was not at all usual.</w:t>
      </w:r>
    </w:p>
    <w:p>
      <w:pPr>
        <w:pStyle w:val="Normal"/>
        <w:spacing w:lineRule="auto" w:line="240"/>
        <w:ind w:firstLine="284" w:start="284" w:end="0"/>
        <w:rPr/>
      </w:pPr>
      <w:r>
        <w:rPr>
          <w:i/>
          <w:sz w:val="24"/>
        </w:rPr>
        <w:t>His walking out of the room</w:t>
      </w:r>
      <w:r>
        <w:rPr>
          <w:sz w:val="24"/>
        </w:rPr>
        <w:t xml:space="preserve"> in the very middle of the argument was quite unexpected.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8. </w:t>
      </w:r>
      <w:r>
        <w:rPr>
          <w:spacing w:val="60"/>
          <w:sz w:val="24"/>
        </w:rPr>
        <w:t>Any word or words used as quotations.</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w:t>
      </w:r>
      <w:r>
        <w:rPr>
          <w:i/>
          <w:sz w:val="24"/>
        </w:rPr>
        <w:t>And”</w:t>
      </w:r>
      <w:r>
        <w:rPr>
          <w:sz w:val="24"/>
        </w:rPr>
        <w:t xml:space="preserve"> is a conjunction.</w:t>
      </w:r>
    </w:p>
    <w:p>
      <w:pPr>
        <w:pStyle w:val="Normal"/>
        <w:spacing w:lineRule="auto" w:line="240"/>
        <w:ind w:firstLine="284" w:start="284" w:end="0"/>
        <w:rPr/>
      </w:pPr>
      <w:r>
        <w:rPr>
          <w:i/>
          <w:sz w:val="24"/>
        </w:rPr>
        <w:t>The “how” and the “why” of things</w:t>
      </w:r>
      <w:r>
        <w:rPr>
          <w:sz w:val="24"/>
        </w:rPr>
        <w:t xml:space="preserve"> never seems to occur to children.</w:t>
      </w:r>
    </w:p>
    <w:p>
      <w:pPr>
        <w:pStyle w:val="Normal"/>
        <w:spacing w:lineRule="auto" w:line="240"/>
        <w:ind w:firstLine="284" w:start="284" w:end="0"/>
        <w:rPr/>
      </w:pPr>
      <w:r>
        <w:rPr>
          <w:sz w:val="24"/>
        </w:rPr>
        <w:t>His “</w:t>
      </w:r>
      <w:r>
        <w:rPr>
          <w:i/>
          <w:sz w:val="24"/>
        </w:rPr>
        <w:t>How do you do”</w:t>
      </w:r>
      <w:r>
        <w:rPr>
          <w:sz w:val="24"/>
        </w:rPr>
        <w:t xml:space="preserve"> never sounds cordial enough.</w:t>
      </w:r>
    </w:p>
    <w:p>
      <w:pPr>
        <w:pStyle w:val="Normal"/>
        <w:spacing w:lineRule="auto" w:line="240"/>
        <w:ind w:firstLine="284" w:start="284" w:end="0"/>
        <w:rPr/>
      </w:pPr>
      <w:r>
        <w:rPr>
          <w:i/>
          <w:sz w:val="24"/>
        </w:rPr>
        <w:t>“</w:t>
      </w:r>
      <w:r>
        <w:rPr>
          <w:i/>
          <w:sz w:val="24"/>
        </w:rPr>
        <w:t>The War of the Worlds”</w:t>
      </w:r>
      <w:r>
        <w:rPr>
          <w:sz w:val="24"/>
        </w:rPr>
        <w:t xml:space="preserve"> was first published in 1898.</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9. </w:t>
      </w:r>
      <w:r>
        <w:rPr>
          <w:spacing w:val="60"/>
          <w:sz w:val="24"/>
        </w:rPr>
        <w:t xml:space="preserve">A clause (then called a subject clause), which makes the whole </w:t>
      </w:r>
    </w:p>
    <w:p>
      <w:pPr>
        <w:pStyle w:val="Normal"/>
        <w:spacing w:lineRule="auto" w:line="240"/>
        <w:ind w:firstLine="284" w:end="0"/>
        <w:rPr>
          <w:spacing w:val="60"/>
          <w:sz w:val="24"/>
        </w:rPr>
      </w:pPr>
      <w:r>
        <w:rPr>
          <w:spacing w:val="60"/>
          <w:sz w:val="24"/>
        </w:rPr>
        <w:t xml:space="preserve">  </w:t>
      </w:r>
      <w:r>
        <w:rPr>
          <w:spacing w:val="60"/>
          <w:sz w:val="24"/>
        </w:rPr>
        <w:t>sentence a complex one.</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What girls of her sort want</w:t>
      </w:r>
      <w:r>
        <w:rPr>
          <w:sz w:val="24"/>
        </w:rPr>
        <w:t xml:space="preserve"> is just a wedding ring. </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This kind of subject is treated in full in § 147-148.</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Grammatical classification of the subject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42.</w:t>
      </w:r>
      <w:r>
        <w:rPr>
          <w:sz w:val="24"/>
        </w:rPr>
        <w:t xml:space="preserve"> From the point of view of its grammatical value the subject may be either </w:t>
      </w:r>
      <w:r>
        <w:rPr>
          <w:i/>
          <w:sz w:val="24"/>
        </w:rPr>
        <w:t>notional</w:t>
      </w:r>
      <w:r>
        <w:rPr>
          <w:sz w:val="24"/>
        </w:rPr>
        <w:t xml:space="preserve"> or </w:t>
      </w:r>
      <w:r>
        <w:rPr>
          <w:i/>
          <w:sz w:val="24"/>
        </w:rPr>
        <w:t>formal.</w:t>
      </w:r>
      <w:r>
        <w:rPr>
          <w:sz w:val="24"/>
        </w:rPr>
        <w:t xml:space="preserve">                </w:t>
      </w:r>
    </w:p>
    <w:p>
      <w:pPr>
        <w:pStyle w:val="Normal"/>
        <w:spacing w:lineRule="auto" w:line="240"/>
        <w:ind w:firstLine="284" w:end="0"/>
        <w:rPr/>
      </w:pPr>
      <w:r>
        <w:rPr>
          <w:sz w:val="24"/>
        </w:rPr>
        <w:t xml:space="preserve">The  </w:t>
      </w:r>
      <w:r>
        <w:rPr>
          <w:spacing w:val="60"/>
          <w:sz w:val="24"/>
        </w:rPr>
        <w:t>notional subject</w:t>
      </w:r>
      <w:r>
        <w:rPr>
          <w:sz w:val="24"/>
        </w:rPr>
        <w:t xml:space="preserve"> denotes or (if expressed by a pronoun) points out a person or a non-person.</w:t>
      </w:r>
    </w:p>
    <w:p>
      <w:pPr>
        <w:pStyle w:val="Normal"/>
        <w:spacing w:lineRule="auto" w:line="240"/>
        <w:ind w:firstLine="284" w:end="0"/>
        <w:rPr/>
      </w:pPr>
      <w:r>
        <w:rPr>
          <w:sz w:val="24"/>
        </w:rPr>
        <w:t xml:space="preserve">The  </w:t>
      </w:r>
      <w:r>
        <w:rPr>
          <w:spacing w:val="60"/>
          <w:sz w:val="24"/>
        </w:rPr>
        <w:t>formal subject</w:t>
      </w:r>
      <w:r>
        <w:rPr>
          <w:sz w:val="24"/>
        </w:rPr>
        <w:t xml:space="preserve"> neither denotes nor points out any person or non-person and is only a structural element of the sentence filling the position of the subject. Thus a formal subject functions only as a position-filler. In English there are two such position-fillers: </w:t>
      </w:r>
      <w:r>
        <w:rPr>
          <w:i/>
          <w:sz w:val="24"/>
        </w:rPr>
        <w:t>it</w:t>
      </w:r>
      <w:r>
        <w:rPr>
          <w:sz w:val="24"/>
        </w:rPr>
        <w:t xml:space="preserve"> and </w:t>
      </w:r>
      <w:r>
        <w:rPr>
          <w:i/>
          <w:sz w:val="24"/>
        </w:rPr>
        <w:t>there.</w:t>
      </w:r>
    </w:p>
    <w:p>
      <w:pPr>
        <w:pStyle w:val="Normal"/>
        <w:spacing w:lineRule="auto" w:line="240"/>
        <w:ind w:firstLine="284" w:end="0"/>
        <w:rPr>
          <w:b/>
          <w:i/>
          <w:i/>
          <w:sz w:val="24"/>
        </w:rPr>
      </w:pPr>
      <w:r>
        <w:rPr>
          <w:b/>
          <w:i/>
          <w:sz w:val="24"/>
        </w:rPr>
      </w:r>
    </w:p>
    <w:p>
      <w:pPr>
        <w:pStyle w:val="Heading8"/>
        <w:suppressAutoHyphens w:val="false"/>
        <w:rPr/>
      </w:pPr>
      <w:r>
        <w:rPr/>
        <w:t>The notional subject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43.</w:t>
      </w:r>
      <w:r>
        <w:rPr>
          <w:sz w:val="24"/>
        </w:rPr>
        <w:t xml:space="preserve"> The notional subject denotes or points out a person or non-person, that is, various kinds of concrete things, substances, abstract no</w:t>
        <w:softHyphen/>
        <w:t>tions or happening.</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Persons:</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The policeman</w:t>
      </w:r>
      <w:r>
        <w:rPr>
          <w:sz w:val="24"/>
        </w:rPr>
        <w:t xml:space="preserve"> stepped back. </w:t>
      </w:r>
    </w:p>
    <w:p>
      <w:pPr>
        <w:pStyle w:val="Normal"/>
        <w:spacing w:lineRule="auto" w:line="240"/>
        <w:ind w:firstLine="284" w:start="284" w:end="0"/>
        <w:rPr/>
      </w:pPr>
      <w:r>
        <w:rPr>
          <w:i/>
          <w:sz w:val="24"/>
        </w:rPr>
        <w:t>The audience</w:t>
      </w:r>
      <w:r>
        <w:rPr>
          <w:sz w:val="24"/>
        </w:rPr>
        <w:t xml:space="preserve"> cheered wildly. </w:t>
      </w:r>
    </w:p>
    <w:p>
      <w:pPr>
        <w:pStyle w:val="Normal"/>
        <w:spacing w:lineRule="auto" w:line="240"/>
        <w:ind w:firstLine="284" w:start="284" w:end="0"/>
        <w:rPr/>
      </w:pPr>
      <w:r>
        <w:rPr>
          <w:i/>
          <w:sz w:val="24"/>
        </w:rPr>
        <w:t>I</w:t>
      </w:r>
      <w:r>
        <w:rPr>
          <w:sz w:val="24"/>
        </w:rPr>
        <w:t xml:space="preserve"> know all about it. </w:t>
      </w:r>
    </w:p>
    <w:p>
      <w:pPr>
        <w:pStyle w:val="Normal"/>
        <w:spacing w:lineRule="auto" w:line="240"/>
        <w:ind w:firstLine="284" w:start="284" w:end="0"/>
        <w:rPr/>
      </w:pPr>
      <w:r>
        <w:rPr>
          <w:i/>
          <w:sz w:val="24"/>
        </w:rPr>
        <w:t>Whoever said that</w:t>
      </w:r>
      <w:r>
        <w:rPr>
          <w:sz w:val="24"/>
        </w:rPr>
        <w:t xml:space="preserve"> was wrong.</w:t>
      </w:r>
    </w:p>
    <w:p>
      <w:pPr>
        <w:pStyle w:val="Normal"/>
        <w:spacing w:lineRule="auto" w:line="240"/>
        <w:ind w:firstLine="284" w:end="0"/>
        <w:rPr>
          <w:b/>
          <w:sz w:val="24"/>
        </w:rPr>
      </w:pPr>
      <w:r>
        <w:rPr>
          <w:b/>
          <w:sz w:val="24"/>
        </w:rPr>
      </w:r>
    </w:p>
    <w:p>
      <w:pPr>
        <w:pStyle w:val="Normal"/>
        <w:spacing w:lineRule="auto" w:line="240"/>
        <w:ind w:firstLine="284" w:end="0"/>
        <w:rPr/>
      </w:pPr>
      <w:r>
        <w:rPr>
          <w:b/>
          <w:sz w:val="24"/>
        </w:rPr>
        <w:t>Non-persons,</w:t>
      </w:r>
      <w:r>
        <w:rPr>
          <w:sz w:val="24"/>
        </w:rPr>
        <w:t xml:space="preserve"> including animals, whose name may be substituted by </w:t>
      </w:r>
      <w:r>
        <w:rPr>
          <w:i/>
          <w:sz w:val="24"/>
        </w:rPr>
        <w:t>if</w:t>
      </w:r>
      <w:r>
        <w:rPr>
          <w:b/>
          <w:sz w:val="24"/>
        </w:rPr>
        <w:t xml:space="preserve"> </w:t>
      </w:r>
      <w:r>
        <w:rPr>
          <w:sz w:val="24"/>
        </w:rPr>
        <w:t xml:space="preserve">or </w:t>
      </w:r>
      <w:r>
        <w:rPr>
          <w:i/>
          <w:sz w:val="24"/>
        </w:rPr>
        <w:t>they.</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 house</w:t>
      </w:r>
      <w:r>
        <w:rPr>
          <w:sz w:val="24"/>
        </w:rPr>
        <w:t xml:space="preserve"> was ready there for the new doctor. </w:t>
      </w:r>
      <w:r>
        <w:rPr>
          <w:i/>
          <w:sz w:val="24"/>
        </w:rPr>
        <w:t>It</w:t>
      </w:r>
      <w:r>
        <w:rPr>
          <w:sz w:val="24"/>
        </w:rPr>
        <w:t xml:space="preserve"> stood on a hill.</w:t>
      </w:r>
    </w:p>
    <w:p>
      <w:pPr>
        <w:pStyle w:val="Normal"/>
        <w:spacing w:lineRule="auto" w:line="240"/>
        <w:ind w:firstLine="284" w:start="284" w:end="0"/>
        <w:rPr/>
      </w:pPr>
      <w:r>
        <w:rPr>
          <w:i/>
          <w:sz w:val="24"/>
        </w:rPr>
        <w:t>These beasts</w:t>
      </w:r>
      <w:r>
        <w:rPr>
          <w:sz w:val="24"/>
        </w:rPr>
        <w:t xml:space="preserve"> are found only on four southern islets.</w:t>
      </w:r>
    </w:p>
    <w:p>
      <w:pPr>
        <w:pStyle w:val="Normal"/>
        <w:spacing w:lineRule="auto" w:line="240"/>
        <w:ind w:firstLine="284" w:start="284" w:end="0"/>
        <w:rPr/>
      </w:pPr>
      <w:r>
        <w:rPr>
          <w:i/>
          <w:sz w:val="24"/>
        </w:rPr>
        <w:t>Building houses</w:t>
      </w:r>
      <w:r>
        <w:rPr>
          <w:sz w:val="24"/>
        </w:rPr>
        <w:t xml:space="preserve"> becomes more difficult.</w:t>
      </w:r>
    </w:p>
    <w:p>
      <w:pPr>
        <w:pStyle w:val="Normal"/>
        <w:spacing w:lineRule="auto" w:line="240"/>
        <w:ind w:firstLine="284" w:start="284" w:end="0"/>
        <w:rPr/>
      </w:pPr>
      <w:r>
        <w:rPr>
          <w:sz w:val="24"/>
        </w:rPr>
        <w:t xml:space="preserve">To </w:t>
      </w:r>
      <w:r>
        <w:rPr>
          <w:i/>
          <w:sz w:val="24"/>
        </w:rPr>
        <w:t>be a friend</w:t>
      </w:r>
      <w:r>
        <w:rPr>
          <w:sz w:val="24"/>
        </w:rPr>
        <w:t xml:space="preserve"> takes time.</w:t>
      </w:r>
    </w:p>
    <w:p>
      <w:pPr>
        <w:pStyle w:val="Normal"/>
        <w:spacing w:lineRule="auto" w:line="240"/>
        <w:ind w:firstLine="284" w:start="284" w:end="0"/>
        <w:rPr/>
      </w:pPr>
      <w:r>
        <w:rPr>
          <w:i/>
          <w:sz w:val="24"/>
        </w:rPr>
        <w:t>Whatever he said</w:t>
      </w:r>
      <w:r>
        <w:rPr>
          <w:sz w:val="24"/>
        </w:rPr>
        <w:t xml:space="preserve"> is of no importance.</w:t>
      </w:r>
    </w:p>
    <w:p>
      <w:pPr>
        <w:pStyle w:val="Normal"/>
        <w:spacing w:lineRule="auto" w:line="240"/>
        <w:ind w:firstLine="284" w:start="284" w:end="0"/>
        <w:rPr/>
      </w:pPr>
      <w:r>
        <w:rPr>
          <w:sz w:val="24"/>
        </w:rPr>
        <w:t xml:space="preserve">Look at the cat. </w:t>
      </w:r>
      <w:r>
        <w:rPr>
          <w:i/>
          <w:sz w:val="24"/>
        </w:rPr>
        <w:t>It</w:t>
      </w:r>
      <w:r>
        <w:rPr>
          <w:sz w:val="24"/>
        </w:rPr>
        <w:t xml:space="preserve"> is very small.</w:t>
      </w:r>
    </w:p>
    <w:p>
      <w:pPr>
        <w:pStyle w:val="Normal"/>
        <w:spacing w:lineRule="auto" w:line="240"/>
        <w:ind w:firstLine="284" w:start="284" w:end="0"/>
        <w:rPr>
          <w:b/>
          <w:sz w:val="24"/>
        </w:rPr>
      </w:pPr>
      <w:r>
        <w:rPr>
          <w:b/>
          <w:sz w:val="24"/>
        </w:rPr>
      </w:r>
    </w:p>
    <w:p>
      <w:pPr>
        <w:pStyle w:val="Normal"/>
        <w:spacing w:lineRule="auto" w:line="240"/>
        <w:ind w:firstLine="284" w:end="0"/>
        <w:rPr>
          <w:b/>
          <w:sz w:val="24"/>
        </w:rPr>
      </w:pPr>
      <w:r>
        <w:rPr>
          <w:b/>
          <w:sz w:val="24"/>
        </w:rPr>
        <w:t>The formal subject</w:t>
      </w:r>
    </w:p>
    <w:p>
      <w:pPr>
        <w:pStyle w:val="Normal"/>
        <w:spacing w:lineRule="auto" w:line="240"/>
        <w:ind w:firstLine="284" w:end="0"/>
        <w:rPr>
          <w:b/>
          <w:sz w:val="24"/>
        </w:rPr>
      </w:pPr>
      <w:r>
        <w:rPr>
          <w:b/>
          <w:sz w:val="24"/>
        </w:rPr>
      </w:r>
    </w:p>
    <w:p>
      <w:pPr>
        <w:pStyle w:val="Normal"/>
        <w:spacing w:lineRule="auto" w:line="240"/>
        <w:ind w:firstLine="284" w:end="0"/>
        <w:jc w:val="center"/>
        <w:rPr/>
      </w:pPr>
      <w:r>
        <w:rPr>
          <w:spacing w:val="60"/>
          <w:sz w:val="24"/>
        </w:rPr>
        <w:t>The formal subject</w:t>
      </w:r>
      <w:r>
        <w:rPr>
          <w:sz w:val="24"/>
        </w:rPr>
        <w:t xml:space="preserve"> </w:t>
      </w:r>
      <w:r>
        <w:rPr>
          <w:b/>
          <w:i/>
          <w:sz w:val="24"/>
        </w:rPr>
        <w:t>it</w:t>
      </w:r>
    </w:p>
    <w:p>
      <w:pPr>
        <w:pStyle w:val="Normal"/>
        <w:spacing w:lineRule="auto" w:line="240"/>
        <w:ind w:firstLine="284" w:end="0"/>
        <w:jc w:val="center"/>
        <w:rPr>
          <w:b/>
          <w:i/>
          <w:i/>
          <w:sz w:val="24"/>
        </w:rPr>
      </w:pPr>
      <w:r>
        <w:rPr>
          <w:b/>
          <w:i/>
          <w:sz w:val="24"/>
        </w:rPr>
      </w:r>
    </w:p>
    <w:p>
      <w:pPr>
        <w:pStyle w:val="Normal"/>
        <w:spacing w:lineRule="auto" w:line="240"/>
        <w:ind w:firstLine="284" w:end="0"/>
        <w:rPr/>
      </w:pPr>
      <w:r>
        <w:rPr>
          <w:b/>
          <w:sz w:val="24"/>
        </w:rPr>
        <w:t>§ 44.</w:t>
      </w:r>
      <w:r>
        <w:rPr>
          <w:sz w:val="24"/>
        </w:rPr>
        <w:t xml:space="preserve"> The formal subject expressed by </w:t>
      </w:r>
      <w:r>
        <w:rPr>
          <w:i/>
          <w:sz w:val="24"/>
        </w:rPr>
        <w:t>it</w:t>
      </w:r>
      <w:r>
        <w:rPr>
          <w:sz w:val="24"/>
        </w:rPr>
        <w:t xml:space="preserve"> is found in two patterns of sentences: those with  </w:t>
      </w:r>
      <w:r>
        <w:rPr>
          <w:spacing w:val="60"/>
          <w:sz w:val="24"/>
        </w:rPr>
        <w:t>impersonal</w:t>
      </w:r>
      <w:r>
        <w:rPr>
          <w:sz w:val="24"/>
        </w:rPr>
        <w:t xml:space="preserve"> </w:t>
      </w:r>
      <w:r>
        <w:rPr>
          <w:i/>
          <w:sz w:val="24"/>
        </w:rPr>
        <w:t>it</w:t>
      </w:r>
      <w:r>
        <w:rPr>
          <w:sz w:val="24"/>
        </w:rPr>
        <w:t xml:space="preserve"> and those with  </w:t>
      </w:r>
      <w:r>
        <w:rPr>
          <w:spacing w:val="60"/>
          <w:sz w:val="24"/>
        </w:rPr>
        <w:t xml:space="preserve">introductory </w:t>
      </w:r>
      <w:r>
        <w:rPr>
          <w:i/>
          <w:sz w:val="24"/>
        </w:rPr>
        <w:t>it</w:t>
      </w:r>
      <w:r>
        <w:rPr>
          <w:sz w:val="24"/>
        </w:rPr>
        <w: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The formal subject</w:t>
      </w:r>
      <w:r>
        <w:rPr>
          <w:sz w:val="24"/>
        </w:rPr>
        <w:t xml:space="preserve"> </w:t>
      </w:r>
      <w:r>
        <w:rPr>
          <w:i/>
          <w:sz w:val="24"/>
        </w:rPr>
        <w:t>it</w:t>
      </w:r>
      <w:r>
        <w:rPr>
          <w:sz w:val="24"/>
        </w:rPr>
        <w:t xml:space="preserve"> is  </w:t>
      </w:r>
      <w:r>
        <w:rPr>
          <w:spacing w:val="60"/>
          <w:sz w:val="24"/>
        </w:rPr>
        <w:t>impersonal</w:t>
      </w:r>
      <w:r>
        <w:rPr>
          <w:sz w:val="24"/>
        </w:rPr>
        <w:t xml:space="preserve"> when it is used in sentences describing various states of nature, things in general, characteristics of the environment, or denoting time, distance, other measurements.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It’s</w:t>
      </w:r>
      <w:r>
        <w:rPr>
          <w:sz w:val="24"/>
        </w:rPr>
        <w:t xml:space="preserve"> spring. -</w:t>
      </w:r>
      <w:r>
        <w:rPr>
          <w:sz w:val="24"/>
          <w:lang w:val="ru-RU"/>
        </w:rPr>
        <w:t xml:space="preserve"> Весна.</w:t>
      </w:r>
    </w:p>
    <w:p>
      <w:pPr>
        <w:pStyle w:val="Normal"/>
        <w:spacing w:lineRule="auto" w:line="240"/>
        <w:ind w:firstLine="284" w:start="284" w:end="0"/>
        <w:rPr/>
      </w:pPr>
      <w:r>
        <w:rPr>
          <w:i/>
          <w:sz w:val="24"/>
        </w:rPr>
        <w:t>It’s</w:t>
      </w:r>
      <w:r>
        <w:rPr>
          <w:sz w:val="24"/>
        </w:rPr>
        <w:t xml:space="preserve"> cold today. -</w:t>
      </w:r>
      <w:r>
        <w:rPr>
          <w:sz w:val="24"/>
          <w:lang w:val="ru-RU"/>
        </w:rPr>
        <w:t xml:space="preserve"> Сегодня холодно. </w:t>
      </w:r>
    </w:p>
    <w:p>
      <w:pPr>
        <w:pStyle w:val="Normal"/>
        <w:spacing w:lineRule="auto" w:line="240"/>
        <w:ind w:firstLine="284" w:start="284" w:end="0"/>
        <w:rPr/>
      </w:pPr>
      <w:r>
        <w:rPr>
          <w:i/>
          <w:sz w:val="24"/>
        </w:rPr>
        <w:t>It’s</w:t>
      </w:r>
      <w:r>
        <w:rPr>
          <w:sz w:val="24"/>
        </w:rPr>
        <w:t xml:space="preserve"> freezing. -</w:t>
      </w:r>
      <w:r>
        <w:rPr>
          <w:sz w:val="24"/>
          <w:lang w:val="ru-RU"/>
        </w:rPr>
        <w:t xml:space="preserve"> Морозит.</w:t>
      </w:r>
    </w:p>
    <w:p>
      <w:pPr>
        <w:pStyle w:val="Normal"/>
        <w:spacing w:lineRule="auto" w:line="240"/>
        <w:ind w:firstLine="284" w:start="284" w:end="0"/>
        <w:rPr/>
      </w:pPr>
      <w:r>
        <w:rPr>
          <w:i/>
          <w:sz w:val="24"/>
        </w:rPr>
        <w:t>It’s</w:t>
      </w:r>
      <w:r>
        <w:rPr>
          <w:sz w:val="24"/>
        </w:rPr>
        <w:t xml:space="preserve"> still too hot to start. -</w:t>
      </w:r>
      <w:r>
        <w:rPr>
          <w:sz w:val="24"/>
          <w:lang w:val="ru-RU"/>
        </w:rPr>
        <w:t xml:space="preserve"> Еще слишком жарко, чтобы отправ</w:t>
        <w:softHyphen/>
        <w:t>ляться в путь.</w:t>
      </w:r>
    </w:p>
    <w:p>
      <w:pPr>
        <w:pStyle w:val="Normal"/>
        <w:spacing w:lineRule="auto" w:line="240"/>
        <w:ind w:firstLine="284" w:start="284" w:end="0"/>
        <w:rPr/>
      </w:pPr>
      <w:r>
        <w:rPr>
          <w:i/>
          <w:sz w:val="24"/>
        </w:rPr>
        <w:t>It</w:t>
      </w:r>
      <w:r>
        <w:rPr>
          <w:sz w:val="24"/>
        </w:rPr>
        <w:t xml:space="preserve"> seems that he was frank. -</w:t>
      </w:r>
      <w:r>
        <w:rPr>
          <w:sz w:val="24"/>
          <w:lang w:val="ru-RU"/>
        </w:rPr>
        <w:t xml:space="preserve"> Кажется, он был откровенен. </w:t>
      </w:r>
    </w:p>
    <w:p>
      <w:pPr>
        <w:pStyle w:val="Normal"/>
        <w:spacing w:lineRule="auto" w:line="240"/>
        <w:ind w:firstLine="284" w:start="284" w:end="0"/>
        <w:rPr/>
      </w:pPr>
      <w:r>
        <w:rPr>
          <w:i/>
          <w:sz w:val="24"/>
        </w:rPr>
        <w:t>It</w:t>
      </w:r>
      <w:r>
        <w:rPr>
          <w:sz w:val="24"/>
        </w:rPr>
        <w:t xml:space="preserve"> turned out that she was deaf. -</w:t>
      </w:r>
      <w:r>
        <w:rPr>
          <w:sz w:val="24"/>
          <w:lang w:val="ru-RU"/>
        </w:rPr>
        <w:t xml:space="preserve"> Оказалось, что она глухая.</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Sentences with impersonal </w:t>
      </w:r>
      <w:r>
        <w:rPr>
          <w:i/>
          <w:sz w:val="24"/>
        </w:rPr>
        <w:t>it</w:t>
      </w:r>
      <w:r>
        <w:rPr>
          <w:sz w:val="24"/>
        </w:rPr>
        <w:t xml:space="preserve"> are usually rendered in Russian by means of impersonal (subjectless) sentences.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w:t>
      </w:r>
      <w:r>
        <w:rPr>
          <w:spacing w:val="60"/>
          <w:sz w:val="24"/>
        </w:rPr>
        <w:t>The formal subject</w:t>
      </w:r>
      <w:r>
        <w:rPr>
          <w:sz w:val="24"/>
        </w:rPr>
        <w:t xml:space="preserve"> </w:t>
      </w:r>
      <w:r>
        <w:rPr>
          <w:i/>
          <w:sz w:val="24"/>
        </w:rPr>
        <w:t>it</w:t>
      </w:r>
      <w:r>
        <w:rPr>
          <w:sz w:val="24"/>
        </w:rPr>
        <w:t xml:space="preserve"> is  </w:t>
      </w:r>
      <w:r>
        <w:rPr>
          <w:spacing w:val="60"/>
          <w:sz w:val="24"/>
        </w:rPr>
        <w:t xml:space="preserve">introductory </w:t>
      </w:r>
      <w:r>
        <w:rPr>
          <w:sz w:val="24"/>
        </w:rPr>
        <w:t>(anticipatory) if it introduces the</w:t>
      </w:r>
      <w:r>
        <w:rPr>
          <w:b/>
          <w:sz w:val="24"/>
        </w:rPr>
        <w:t xml:space="preserve"> notional subject</w:t>
      </w:r>
      <w:r>
        <w:rPr>
          <w:sz w:val="24"/>
        </w:rPr>
        <w:t xml:space="preserve"> expressed by an infinitive, a gerund, an infinitive/gerundial phrase, a predicative complex, or a clause. The sentence thus contains two subjects: the formal (introductory) subject </w:t>
      </w:r>
      <w:r>
        <w:rPr>
          <w:i/>
          <w:sz w:val="24"/>
        </w:rPr>
        <w:t xml:space="preserve">it </w:t>
      </w:r>
      <w:r>
        <w:rPr>
          <w:sz w:val="24"/>
        </w:rPr>
        <w:t>and the notional subject, which follows the predicate.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It’s</w:t>
      </w:r>
      <w:r>
        <w:rPr>
          <w:sz w:val="24"/>
        </w:rPr>
        <w:t xml:space="preserve"> impossible </w:t>
      </w:r>
      <w:r>
        <w:rPr>
          <w:i/>
          <w:sz w:val="24"/>
        </w:rPr>
        <w:t>to deny this.</w:t>
      </w:r>
    </w:p>
    <w:p>
      <w:pPr>
        <w:pStyle w:val="Normal"/>
        <w:spacing w:lineRule="auto" w:line="240"/>
        <w:ind w:firstLine="284" w:start="284" w:end="0"/>
        <w:rPr/>
      </w:pPr>
      <w:r>
        <w:rPr>
          <w:i/>
          <w:sz w:val="24"/>
        </w:rPr>
        <w:t>It</w:t>
      </w:r>
      <w:r>
        <w:rPr>
          <w:sz w:val="24"/>
        </w:rPr>
        <w:t xml:space="preserve"> thrilled her </w:t>
      </w:r>
      <w:r>
        <w:rPr>
          <w:i/>
          <w:sz w:val="24"/>
        </w:rPr>
        <w:t>to be invited there.</w:t>
      </w:r>
    </w:p>
    <w:p>
      <w:pPr>
        <w:pStyle w:val="Normal"/>
        <w:spacing w:lineRule="auto" w:line="240"/>
        <w:ind w:firstLine="284" w:start="284" w:end="0"/>
        <w:rPr/>
      </w:pPr>
      <w:r>
        <w:rPr>
          <w:i/>
          <w:sz w:val="24"/>
        </w:rPr>
        <w:t>It</w:t>
      </w:r>
      <w:r>
        <w:rPr>
          <w:sz w:val="24"/>
        </w:rPr>
        <w:t xml:space="preserve"> gave him a pain in the head </w:t>
      </w:r>
      <w:r>
        <w:rPr>
          <w:i/>
          <w:sz w:val="24"/>
        </w:rPr>
        <w:t>to walk.</w:t>
      </w:r>
    </w:p>
    <w:p>
      <w:pPr>
        <w:pStyle w:val="Normal"/>
        <w:spacing w:lineRule="auto" w:line="240"/>
        <w:ind w:firstLine="284" w:start="284" w:end="0"/>
        <w:rPr/>
      </w:pPr>
      <w:r>
        <w:rPr>
          <w:i/>
          <w:sz w:val="24"/>
        </w:rPr>
        <w:t>It</w:t>
      </w:r>
      <w:r>
        <w:rPr>
          <w:sz w:val="24"/>
        </w:rPr>
        <w:t xml:space="preserve"> was no good </w:t>
      </w:r>
      <w:r>
        <w:rPr>
          <w:i/>
          <w:sz w:val="24"/>
        </w:rPr>
        <w:t>coming there again.</w:t>
      </w:r>
    </w:p>
    <w:p>
      <w:pPr>
        <w:pStyle w:val="Normal"/>
        <w:spacing w:lineRule="auto" w:line="240"/>
        <w:ind w:firstLine="284" w:start="284" w:end="0"/>
        <w:rPr/>
      </w:pPr>
      <w:r>
        <w:rPr>
          <w:i/>
          <w:sz w:val="24"/>
        </w:rPr>
        <w:t>It</w:t>
      </w:r>
      <w:r>
        <w:rPr>
          <w:sz w:val="24"/>
        </w:rPr>
        <w:t xml:space="preserve"> would be wonderful </w:t>
      </w:r>
      <w:r>
        <w:rPr>
          <w:i/>
          <w:sz w:val="24"/>
        </w:rPr>
        <w:t>for you to stay with us.</w:t>
      </w:r>
    </w:p>
    <w:p>
      <w:pPr>
        <w:pStyle w:val="Normal"/>
        <w:spacing w:lineRule="auto" w:line="240"/>
        <w:ind w:firstLine="284" w:start="284" w:end="0"/>
        <w:rPr/>
      </w:pPr>
      <w:r>
        <w:rPr>
          <w:i/>
          <w:sz w:val="24"/>
        </w:rPr>
        <w:t>It</w:t>
      </w:r>
      <w:r>
        <w:rPr>
          <w:sz w:val="24"/>
        </w:rPr>
        <w:t xml:space="preserve"> was lucky </w:t>
      </w:r>
      <w:r>
        <w:rPr>
          <w:i/>
          <w:sz w:val="24"/>
        </w:rPr>
        <w:t>that she agreed to undertake the job.</w:t>
      </w:r>
    </w:p>
    <w:p>
      <w:pPr>
        <w:pStyle w:val="Normal"/>
        <w:spacing w:lineRule="auto" w:line="240"/>
        <w:ind w:firstLine="284" w:start="284" w:end="0"/>
        <w:rPr/>
      </w:pPr>
      <w:r>
        <w:rPr>
          <w:i/>
          <w:sz w:val="24"/>
        </w:rPr>
        <w:t>It</w:t>
      </w:r>
      <w:r>
        <w:rPr>
          <w:sz w:val="24"/>
        </w:rPr>
        <w:t xml:space="preserve"> did not occur to her </w:t>
      </w:r>
      <w:r>
        <w:rPr>
          <w:i/>
          <w:sz w:val="24"/>
        </w:rPr>
        <w:t>that the idea was his.</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Sentences with introductory </w:t>
      </w:r>
      <w:r>
        <w:rPr>
          <w:i/>
          <w:sz w:val="24"/>
        </w:rPr>
        <w:t>it</w:t>
      </w:r>
      <w:r>
        <w:rPr>
          <w:sz w:val="24"/>
        </w:rPr>
        <w:t xml:space="preserve"> can be transformed into sentences with the notional subject in its usual position before the predicate.</w:t>
      </w:r>
    </w:p>
    <w:p>
      <w:pPr>
        <w:pStyle w:val="Normal"/>
        <w:spacing w:lineRule="auto" w:line="240"/>
        <w:ind w:firstLine="284" w:end="0"/>
        <w:rPr>
          <w:b/>
          <w:sz w:val="24"/>
        </w:rPr>
      </w:pPr>
      <w:r>
        <w:rPr>
          <w:b/>
          <w:sz w:val="24"/>
        </w:rPr>
      </w:r>
    </w:p>
    <w:p>
      <w:pPr>
        <w:pStyle w:val="Normal"/>
        <w:spacing w:lineRule="auto" w:line="240"/>
        <w:ind w:firstLine="284" w:start="284" w:end="0"/>
        <w:rPr/>
      </w:pPr>
      <w:r>
        <w:rPr>
          <w:i/>
          <w:sz w:val="24"/>
        </w:rPr>
        <w:t>It</w:t>
      </w:r>
      <w:r>
        <w:rPr>
          <w:sz w:val="24"/>
        </w:rPr>
        <w:t xml:space="preserve"> was impossible </w:t>
      </w:r>
      <w:r>
        <w:rPr>
          <w:i/>
          <w:sz w:val="24"/>
        </w:rPr>
        <w:t>to deny this ——</w:t>
      </w:r>
      <w:r>
        <w:rPr>
          <w:sz w:val="24"/>
        </w:rPr>
        <w:t xml:space="preserve">&gt; </w:t>
      </w:r>
      <w:r>
        <w:rPr>
          <w:i/>
          <w:sz w:val="24"/>
        </w:rPr>
        <w:t>To deny this</w:t>
      </w:r>
      <w:r>
        <w:rPr>
          <w:sz w:val="24"/>
        </w:rPr>
        <w:t xml:space="preserve"> was impossible.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difference between the two structural types lies in that the pattern with the introductory subject accentuates the idea expressed by the notional subject, whereas the pattern without it accentuates the idea expressed in the predicate.</w:t>
      </w:r>
    </w:p>
    <w:p>
      <w:pPr>
        <w:pStyle w:val="Normal"/>
        <w:spacing w:lineRule="auto" w:line="240"/>
        <w:ind w:firstLine="284" w:end="0"/>
        <w:rPr/>
      </w:pPr>
      <w:r>
        <w:rPr>
          <w:sz w:val="24"/>
        </w:rPr>
        <w:t xml:space="preserve">Sentences with introductory </w:t>
      </w:r>
      <w:r>
        <w:rPr>
          <w:i/>
          <w:sz w:val="24"/>
        </w:rPr>
        <w:t>it</w:t>
      </w:r>
      <w:r>
        <w:rPr>
          <w:sz w:val="24"/>
        </w:rPr>
        <w:t xml:space="preserve"> must be distinguished from certain pat</w:t>
        <w:softHyphen/>
        <w:t xml:space="preserve">terns of sentences with impersonal </w:t>
      </w:r>
      <w:r>
        <w:rPr>
          <w:i/>
          <w:sz w:val="24"/>
        </w:rPr>
        <w:t>it: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 sentences with the predicate expressed by the verbs </w:t>
      </w:r>
      <w:r>
        <w:rPr>
          <w:i/>
          <w:sz w:val="24"/>
        </w:rPr>
        <w:t>to seem, to appear, to happen, to turn out</w:t>
      </w:r>
      <w:r>
        <w:rPr>
          <w:sz w:val="24"/>
        </w:rPr>
        <w:t xml:space="preserve"> followed by a clause, as in </w:t>
      </w:r>
      <w:r>
        <w:rPr>
          <w:i/>
          <w:sz w:val="24"/>
        </w:rPr>
        <w:t>It</w:t>
      </w:r>
      <w:r>
        <w:rPr>
          <w:sz w:val="24"/>
        </w:rPr>
        <w:t xml:space="preserve"> </w:t>
      </w:r>
      <w:r>
        <w:rPr>
          <w:i/>
          <w:sz w:val="24"/>
        </w:rPr>
        <w:t>seemed that he didn’t know the place.</w:t>
      </w:r>
      <w:r>
        <w:rPr>
          <w:sz w:val="24"/>
        </w:rPr>
        <w:t xml:space="preserve">     </w:t>
      </w:r>
    </w:p>
    <w:p>
      <w:pPr>
        <w:pStyle w:val="Normal"/>
        <w:spacing w:lineRule="auto" w:line="240"/>
        <w:ind w:firstLine="284" w:end="0"/>
        <w:rPr/>
      </w:pPr>
      <w:r>
        <w:rPr>
          <w:sz w:val="24"/>
        </w:rPr>
        <w:t xml:space="preserve">In these sentences describing a certain state of affairs </w:t>
      </w:r>
      <w:r>
        <w:rPr>
          <w:i/>
          <w:sz w:val="24"/>
        </w:rPr>
        <w:t>it</w:t>
      </w:r>
      <w:r>
        <w:rPr>
          <w:sz w:val="24"/>
        </w:rPr>
        <w:t xml:space="preserve"> is impersonal, not introductory and the clause is a predicative one. So it cannot fill the position of the subject:</w:t>
      </w:r>
    </w:p>
    <w:p>
      <w:pPr>
        <w:pStyle w:val="Normal"/>
        <w:spacing w:lineRule="auto" w:line="240"/>
        <w:ind w:firstLine="284" w:end="0"/>
        <w:rPr>
          <w:b/>
          <w:sz w:val="24"/>
        </w:rPr>
      </w:pPr>
      <w:r>
        <w:rPr>
          <w:b/>
          <w:sz w:val="24"/>
        </w:rPr>
      </w:r>
    </w:p>
    <w:p>
      <w:pPr>
        <w:pStyle w:val="Normal"/>
        <w:spacing w:lineRule="auto" w:line="240"/>
        <w:ind w:firstLine="284" w:end="0"/>
        <w:rPr/>
      </w:pPr>
      <w:r>
        <w:rPr>
          <w:i/>
          <w:sz w:val="24"/>
        </w:rPr>
        <w:t>It</w:t>
      </w:r>
      <w:r>
        <w:rPr>
          <w:sz w:val="24"/>
        </w:rPr>
        <w:t xml:space="preserve"> </w:t>
      </w:r>
      <w:r>
        <w:rPr>
          <w:i/>
          <w:sz w:val="24"/>
        </w:rPr>
        <w:t>seemed that he did not know the place —</w:t>
      </w:r>
      <w:r>
        <w:rPr>
          <w:sz w:val="24"/>
        </w:rPr>
        <w:t>/—</w:t>
      </w:r>
      <w:r>
        <w:rPr>
          <w:i/>
          <w:sz w:val="24"/>
        </w:rPr>
        <w:t>&gt; That he did not know the place seemed.</w:t>
      </w:r>
      <w:r>
        <w:rPr>
          <w:sz w:val="24"/>
        </w:rPr>
        <w:t xml:space="preserve"> (Transformation is impossible)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sentences with predicative adjectives preceded by </w:t>
      </w:r>
      <w:r>
        <w:rPr>
          <w:i/>
          <w:sz w:val="24"/>
        </w:rPr>
        <w:t>too</w:t>
      </w:r>
      <w:r>
        <w:rPr>
          <w:sz w:val="24"/>
        </w:rPr>
        <w:t xml:space="preserve"> and followed by an infinitive as in </w:t>
      </w:r>
      <w:r>
        <w:rPr>
          <w:i/>
          <w:sz w:val="24"/>
        </w:rPr>
        <w:t>It</w:t>
      </w:r>
      <w:r>
        <w:rPr>
          <w:sz w:val="24"/>
        </w:rPr>
        <w:t xml:space="preserve"> </w:t>
      </w:r>
      <w:r>
        <w:rPr>
          <w:i/>
          <w:sz w:val="24"/>
        </w:rPr>
        <w:t>was too late to start.</w:t>
      </w:r>
    </w:p>
    <w:p>
      <w:pPr>
        <w:pStyle w:val="Normal"/>
        <w:spacing w:lineRule="auto" w:line="240"/>
        <w:ind w:firstLine="284" w:end="0"/>
        <w:rPr/>
      </w:pPr>
      <w:r>
        <w:rPr>
          <w:sz w:val="24"/>
        </w:rPr>
        <w:t xml:space="preserve">Here </w:t>
      </w:r>
      <w:r>
        <w:rPr>
          <w:i/>
          <w:sz w:val="24"/>
        </w:rPr>
        <w:t>it</w:t>
      </w:r>
      <w:r>
        <w:rPr>
          <w:sz w:val="24"/>
        </w:rPr>
        <w:t xml:space="preserve"> is used in sentences describing time, etc. and is therefore impersonal. The infinitive is an adverbial of consequence, not the subject, and so cannot be placed before the predicate:</w:t>
      </w:r>
    </w:p>
    <w:p>
      <w:pPr>
        <w:pStyle w:val="Normal"/>
        <w:spacing w:lineRule="auto" w:line="240"/>
        <w:ind w:firstLine="284" w:end="0"/>
        <w:rPr>
          <w:sz w:val="24"/>
        </w:rPr>
      </w:pPr>
      <w:r>
        <w:rPr>
          <w:sz w:val="24"/>
        </w:rPr>
      </w:r>
    </w:p>
    <w:p>
      <w:pPr>
        <w:pStyle w:val="Normal"/>
        <w:spacing w:lineRule="auto" w:line="240"/>
        <w:ind w:firstLine="284" w:end="0"/>
        <w:rPr/>
      </w:pPr>
      <w:r>
        <w:rPr>
          <w:i/>
          <w:sz w:val="24"/>
        </w:rPr>
        <w:t>It</w:t>
      </w:r>
      <w:r>
        <w:rPr>
          <w:sz w:val="24"/>
        </w:rPr>
        <w:t xml:space="preserve"> </w:t>
      </w:r>
      <w:r>
        <w:rPr>
          <w:i/>
          <w:sz w:val="24"/>
        </w:rPr>
        <w:t>was too late to start —/</w:t>
      </w:r>
      <w:r>
        <w:rPr>
          <w:sz w:val="24"/>
        </w:rPr>
        <w:t xml:space="preserve">—&gt; </w:t>
      </w:r>
      <w:r>
        <w:rPr>
          <w:i/>
          <w:sz w:val="24"/>
        </w:rPr>
        <w:t>To start was too late.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 sentences with the predicative expressed by the noun </w:t>
      </w:r>
      <w:r>
        <w:rPr>
          <w:i/>
          <w:sz w:val="24"/>
        </w:rPr>
        <w:t>time</w:t>
      </w:r>
      <w:r>
        <w:rPr>
          <w:sz w:val="24"/>
        </w:rPr>
        <w:t xml:space="preserve"> followed by an infinitive, as in </w:t>
      </w:r>
      <w:r>
        <w:rPr>
          <w:i/>
          <w:sz w:val="24"/>
        </w:rPr>
        <w:t>It</w:t>
      </w:r>
      <w:r>
        <w:rPr>
          <w:sz w:val="24"/>
        </w:rPr>
        <w:t xml:space="preserve"> </w:t>
      </w:r>
      <w:r>
        <w:rPr>
          <w:i/>
          <w:sz w:val="24"/>
        </w:rPr>
        <w:t>was high time to take their departure.</w:t>
      </w:r>
    </w:p>
    <w:p>
      <w:pPr>
        <w:pStyle w:val="Normal"/>
        <w:spacing w:lineRule="auto" w:line="240"/>
        <w:ind w:firstLine="284" w:end="0"/>
        <w:rPr/>
      </w:pPr>
      <w:r>
        <w:rPr>
          <w:sz w:val="24"/>
        </w:rPr>
        <w:t xml:space="preserve">In such sentences </w:t>
      </w:r>
      <w:r>
        <w:rPr>
          <w:i/>
          <w:sz w:val="24"/>
        </w:rPr>
        <w:t>it</w:t>
      </w:r>
      <w:r>
        <w:rPr>
          <w:sz w:val="24"/>
        </w:rPr>
        <w:t xml:space="preserve"> is also impersonal, the infinitives being attributes to the noun </w:t>
      </w:r>
      <w:r>
        <w:rPr>
          <w:i/>
          <w:sz w:val="24"/>
        </w:rPr>
        <w:t>time.</w:t>
      </w:r>
      <w:r>
        <w:rPr>
          <w:sz w:val="24"/>
        </w:rPr>
        <w:t xml:space="preserve"> These sentences cannot therefore undergo the transforma</w:t>
        <w:softHyphen/>
        <w:t xml:space="preserve">tion which is possible in the case of sentences with introductory </w:t>
      </w:r>
      <w:r>
        <w:rPr>
          <w:i/>
          <w:sz w:val="24"/>
        </w:rPr>
        <w:t>it</w:t>
      </w:r>
      <w:r>
        <w:rPr>
          <w:sz w:val="24"/>
        </w:rPr>
        <w:t>:</w:t>
      </w:r>
    </w:p>
    <w:p>
      <w:pPr>
        <w:pStyle w:val="Normal"/>
        <w:spacing w:lineRule="auto" w:line="240"/>
        <w:ind w:firstLine="284" w:end="0"/>
        <w:rPr>
          <w:sz w:val="24"/>
        </w:rPr>
      </w:pPr>
      <w:r>
        <w:rPr>
          <w:sz w:val="24"/>
        </w:rPr>
      </w:r>
    </w:p>
    <w:p>
      <w:pPr>
        <w:pStyle w:val="Normal"/>
        <w:spacing w:lineRule="auto" w:line="240"/>
        <w:ind w:firstLine="284" w:end="0"/>
        <w:rPr/>
      </w:pPr>
      <w:r>
        <w:rPr>
          <w:i/>
          <w:sz w:val="24"/>
        </w:rPr>
        <w:t>It</w:t>
      </w:r>
      <w:r>
        <w:rPr>
          <w:sz w:val="24"/>
        </w:rPr>
        <w:t xml:space="preserve"> </w:t>
      </w:r>
      <w:r>
        <w:rPr>
          <w:i/>
          <w:sz w:val="24"/>
        </w:rPr>
        <w:t>was time to take their departure</w:t>
      </w:r>
      <w:r>
        <w:rPr>
          <w:sz w:val="24"/>
        </w:rPr>
        <w:t xml:space="preserve"> ―/→ </w:t>
      </w:r>
      <w:r>
        <w:rPr>
          <w:i/>
          <w:sz w:val="24"/>
        </w:rPr>
        <w:t>To take their departure was time.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Thus, the subject </w:t>
      </w:r>
      <w:r>
        <w:rPr>
          <w:i/>
          <w:sz w:val="24"/>
        </w:rPr>
        <w:t>it</w:t>
      </w:r>
      <w:r>
        <w:rPr>
          <w:sz w:val="24"/>
        </w:rPr>
        <w:t xml:space="preserve"> may be personal, impersonal, and introductory. In the latter two cases it is formal, (see the scheme after § 45).</w:t>
      </w:r>
    </w:p>
    <w:p>
      <w:pPr>
        <w:pStyle w:val="Normal"/>
        <w:spacing w:lineRule="auto" w:line="240"/>
        <w:ind w:firstLine="284" w:end="0"/>
        <w:rPr>
          <w:sz w:val="24"/>
        </w:rPr>
      </w:pPr>
      <w:r>
        <w:rPr>
          <w:sz w:val="24"/>
        </w:rPr>
      </w:r>
    </w:p>
    <w:p>
      <w:pPr>
        <w:pStyle w:val="Normal"/>
        <w:spacing w:lineRule="auto" w:line="240"/>
        <w:ind w:firstLine="284" w:end="0"/>
        <w:jc w:val="center"/>
        <w:rPr/>
      </w:pPr>
      <w:r>
        <w:rPr>
          <w:spacing w:val="60"/>
          <w:sz w:val="24"/>
        </w:rPr>
        <w:t>The formal subject</w:t>
      </w:r>
      <w:r>
        <w:rPr>
          <w:b/>
          <w:sz w:val="24"/>
        </w:rPr>
        <w:t xml:space="preserve"> </w:t>
      </w:r>
      <w:r>
        <w:rPr>
          <w:b/>
          <w:i/>
          <w:sz w:val="24"/>
        </w:rPr>
        <w:t>there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45.</w:t>
      </w:r>
      <w:r>
        <w:rPr>
          <w:sz w:val="24"/>
        </w:rPr>
        <w:t xml:space="preserve"> Sentences with a notional subject introduced by </w:t>
      </w:r>
      <w:r>
        <w:rPr>
          <w:i/>
          <w:sz w:val="24"/>
        </w:rPr>
        <w:t>there</w:t>
      </w:r>
      <w:r>
        <w:rPr>
          <w:sz w:val="24"/>
        </w:rPr>
        <w:t xml:space="preserve"> express the existence or coming into existence of a person or non-person denoted by the subject. Such sentences may be called </w:t>
      </w:r>
      <w:r>
        <w:rPr>
          <w:i/>
          <w:sz w:val="24"/>
        </w:rPr>
        <w:t>existential</w:t>
      </w:r>
      <w:r>
        <w:rPr>
          <w:sz w:val="24"/>
        </w:rPr>
        <w:t xml:space="preserve"> sentences or sentences </w:t>
      </w:r>
      <w:r>
        <w:rPr>
          <w:i/>
          <w:sz w:val="24"/>
        </w:rPr>
        <w:t>of presentation.</w:t>
      </w:r>
      <w:r>
        <w:rPr>
          <w:sz w:val="24"/>
        </w:rPr>
        <w:t xml:space="preserve"> They are employed where the subject presents some new idea or the most important piece of information.</w:t>
      </w:r>
    </w:p>
    <w:p>
      <w:pPr>
        <w:pStyle w:val="Normal"/>
        <w:spacing w:lineRule="auto" w:line="240"/>
        <w:ind w:firstLine="284" w:end="0"/>
        <w:rPr/>
      </w:pPr>
      <w:r>
        <w:rPr>
          <w:sz w:val="24"/>
        </w:rPr>
        <w:t xml:space="preserve">The notional subject introduced by </w:t>
      </w:r>
      <w:r>
        <w:rPr>
          <w:i/>
          <w:sz w:val="24"/>
        </w:rPr>
        <w:t>there</w:t>
      </w:r>
      <w:r>
        <w:rPr>
          <w:sz w:val="24"/>
        </w:rPr>
        <w:t xml:space="preserve"> is expressed: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By any noun or by a noun phrase denoting an inseparable unit or an indefinite amount of something.</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There,</w:t>
      </w:r>
      <w:r>
        <w:rPr>
          <w:sz w:val="24"/>
        </w:rPr>
        <w:t xml:space="preserve"> was </w:t>
      </w:r>
      <w:r>
        <w:rPr>
          <w:i/>
          <w:sz w:val="24"/>
        </w:rPr>
        <w:t>silence</w:t>
      </w:r>
      <w:r>
        <w:rPr>
          <w:sz w:val="24"/>
        </w:rPr>
        <w:t xml:space="preserve"> for a moment.</w:t>
      </w:r>
    </w:p>
    <w:p>
      <w:pPr>
        <w:pStyle w:val="Normal"/>
        <w:spacing w:lineRule="auto" w:line="240"/>
        <w:ind w:firstLine="284" w:start="284" w:end="0"/>
        <w:rPr/>
      </w:pPr>
      <w:r>
        <w:rPr>
          <w:i/>
          <w:sz w:val="24"/>
        </w:rPr>
        <w:t>There</w:t>
      </w:r>
      <w:r>
        <w:rPr>
          <w:sz w:val="24"/>
        </w:rPr>
        <w:t xml:space="preserve"> was </w:t>
      </w:r>
      <w:r>
        <w:rPr>
          <w:i/>
          <w:sz w:val="24"/>
        </w:rPr>
        <w:t>a needle and thread</w:t>
      </w:r>
      <w:r>
        <w:rPr>
          <w:sz w:val="24"/>
        </w:rPr>
        <w:t xml:space="preserve"> in her fingers.</w:t>
      </w:r>
    </w:p>
    <w:p>
      <w:pPr>
        <w:pStyle w:val="Normal"/>
        <w:spacing w:lineRule="auto" w:line="240"/>
        <w:ind w:firstLine="284" w:start="284" w:end="0"/>
        <w:rPr/>
      </w:pPr>
      <w:r>
        <w:rPr>
          <w:i/>
          <w:sz w:val="24"/>
        </w:rPr>
        <w:t>There</w:t>
      </w:r>
      <w:r>
        <w:rPr>
          <w:sz w:val="24"/>
        </w:rPr>
        <w:t xml:space="preserve"> were </w:t>
      </w:r>
      <w:r>
        <w:rPr>
          <w:i/>
          <w:sz w:val="24"/>
        </w:rPr>
        <w:t>a lot of people</w:t>
      </w:r>
      <w:r>
        <w:rPr>
          <w:sz w:val="24"/>
        </w:rPr>
        <w:t xml:space="preserve"> in the street.</w:t>
      </w:r>
    </w:p>
    <w:p>
      <w:pPr>
        <w:pStyle w:val="Normal"/>
        <w:spacing w:lineRule="auto" w:line="240"/>
        <w:ind w:firstLine="284" w:end="0"/>
        <w:rPr>
          <w:sz w:val="24"/>
        </w:rPr>
      </w:pPr>
      <w:r>
        <w:rPr>
          <w:sz w:val="24"/>
        </w:rPr>
      </w:r>
    </w:p>
    <w:p>
      <w:pPr>
        <w:pStyle w:val="2"/>
        <w:suppressAutoHyphens w:val="false"/>
        <w:rPr/>
      </w:pPr>
      <w:r>
        <w:rPr/>
        <w:t>As the notional subject usually introduces a new idea, the noun expressing it is generally used with the indefinite article.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By some noun-pronouns: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indefinite.</w:t>
      </w:r>
    </w:p>
    <w:p>
      <w:pPr>
        <w:pStyle w:val="Normal"/>
        <w:spacing w:lineRule="auto" w:line="240"/>
        <w:ind w:firstLine="284" w:start="568" w:end="0"/>
        <w:rPr/>
      </w:pPr>
      <w:r>
        <w:rPr>
          <w:sz w:val="24"/>
        </w:rPr>
        <w:t xml:space="preserve">Is </w:t>
      </w:r>
      <w:r>
        <w:rPr>
          <w:i/>
          <w:sz w:val="24"/>
        </w:rPr>
        <w:t>there anybody</w:t>
      </w:r>
      <w:r>
        <w:rPr>
          <w:sz w:val="24"/>
        </w:rPr>
        <w:t xml:space="preserve"> there? </w:t>
      </w:r>
    </w:p>
    <w:p>
      <w:pPr>
        <w:pStyle w:val="Normal"/>
        <w:spacing w:lineRule="auto" w:line="240"/>
        <w:ind w:firstLine="284" w:start="568" w:end="0"/>
        <w:rPr/>
      </w:pPr>
      <w:r>
        <w:rPr>
          <w:i/>
          <w:sz w:val="24"/>
        </w:rPr>
        <w:t>There</w:t>
      </w:r>
      <w:r>
        <w:rPr>
          <w:sz w:val="24"/>
        </w:rPr>
        <w:t xml:space="preserve"> was </w:t>
      </w:r>
      <w:r>
        <w:rPr>
          <w:i/>
          <w:sz w:val="24"/>
        </w:rPr>
        <w:t>something</w:t>
      </w:r>
      <w:r>
        <w:rPr>
          <w:sz w:val="24"/>
        </w:rPr>
        <w:t xml:space="preserve"> wrong about the whole situation.</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b) negative.</w:t>
      </w:r>
    </w:p>
    <w:p>
      <w:pPr>
        <w:pStyle w:val="Normal"/>
        <w:spacing w:lineRule="auto" w:line="240"/>
        <w:ind w:firstLine="284" w:start="568" w:end="0"/>
        <w:rPr/>
      </w:pPr>
      <w:r>
        <w:rPr>
          <w:i/>
          <w:sz w:val="24"/>
        </w:rPr>
        <w:t>There</w:t>
      </w:r>
      <w:r>
        <w:rPr>
          <w:sz w:val="24"/>
        </w:rPr>
        <w:t xml:space="preserve"> was </w:t>
      </w:r>
      <w:r>
        <w:rPr>
          <w:i/>
          <w:sz w:val="24"/>
        </w:rPr>
        <w:t>nobody</w:t>
      </w:r>
      <w:r>
        <w:rPr>
          <w:sz w:val="24"/>
        </w:rPr>
        <w:t xml:space="preserve"> in. </w:t>
      </w:r>
    </w:p>
    <w:p>
      <w:pPr>
        <w:pStyle w:val="Normal"/>
        <w:spacing w:lineRule="auto" w:line="240"/>
        <w:ind w:firstLine="284" w:start="568" w:end="0"/>
        <w:rPr/>
      </w:pPr>
      <w:r>
        <w:rPr>
          <w:i/>
          <w:sz w:val="24"/>
        </w:rPr>
        <w:t>There</w:t>
      </w:r>
      <w:r>
        <w:rPr>
          <w:sz w:val="24"/>
        </w:rPr>
        <w:t xml:space="preserve"> was </w:t>
      </w:r>
      <w:r>
        <w:rPr>
          <w:i/>
          <w:sz w:val="24"/>
        </w:rPr>
        <w:t>nothing</w:t>
      </w:r>
      <w:r>
        <w:rPr>
          <w:b/>
          <w:sz w:val="24"/>
        </w:rPr>
        <w:t xml:space="preserve"> </w:t>
      </w:r>
      <w:r>
        <w:rPr>
          <w:sz w:val="24"/>
        </w:rPr>
        <w:t>to do.</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lang w:val="ru-RU"/>
        </w:rPr>
        <w:t>c)</w:t>
      </w:r>
      <w:r>
        <w:rPr>
          <w:sz w:val="24"/>
        </w:rPr>
        <w:t xml:space="preserve"> universal (only some of them).</w:t>
      </w:r>
    </w:p>
    <w:p>
      <w:pPr>
        <w:pStyle w:val="Normal"/>
        <w:spacing w:lineRule="auto" w:line="240"/>
        <w:ind w:firstLine="284" w:start="568" w:end="0"/>
        <w:rPr/>
      </w:pPr>
      <w:r>
        <w:rPr>
          <w:i/>
          <w:sz w:val="24"/>
        </w:rPr>
        <w:t>There</w:t>
      </w:r>
      <w:r>
        <w:rPr>
          <w:sz w:val="24"/>
        </w:rPr>
        <w:t xml:space="preserve"> were </w:t>
      </w:r>
      <w:r>
        <w:rPr>
          <w:i/>
          <w:sz w:val="24"/>
        </w:rPr>
        <w:t>all of them</w:t>
      </w:r>
      <w:r>
        <w:rPr>
          <w:sz w:val="24"/>
        </w:rPr>
        <w:t xml:space="preserve"> on the bank. </w:t>
      </w:r>
    </w:p>
    <w:p>
      <w:pPr>
        <w:pStyle w:val="Normal"/>
        <w:spacing w:lineRule="auto" w:line="240"/>
        <w:ind w:firstLine="284" w:start="568" w:end="0"/>
        <w:rPr/>
      </w:pPr>
      <w:r>
        <w:rPr>
          <w:i/>
          <w:sz w:val="24"/>
        </w:rPr>
        <w:t>There</w:t>
      </w:r>
      <w:r>
        <w:rPr>
          <w:sz w:val="24"/>
        </w:rPr>
        <w:t xml:space="preserve"> were </w:t>
      </w:r>
      <w:r>
        <w:rPr>
          <w:i/>
          <w:sz w:val="24"/>
        </w:rPr>
        <w:t>both of them</w:t>
      </w:r>
      <w:r>
        <w:rPr>
          <w:sz w:val="24"/>
        </w:rPr>
        <w:t xml:space="preserve"> present.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pronouns of these three classes are the most frequent in existential sentences. The ones that follow are very seldom used:</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d) detaching.</w:t>
      </w:r>
    </w:p>
    <w:p>
      <w:pPr>
        <w:pStyle w:val="Normal"/>
        <w:spacing w:lineRule="auto" w:line="240"/>
        <w:ind w:firstLine="284" w:start="568" w:end="0"/>
        <w:rPr/>
      </w:pPr>
      <w:r>
        <w:rPr>
          <w:i/>
          <w:sz w:val="24"/>
        </w:rPr>
        <w:t>There</w:t>
      </w:r>
      <w:r>
        <w:rPr>
          <w:sz w:val="24"/>
        </w:rPr>
        <w:t xml:space="preserve"> was </w:t>
      </w:r>
      <w:r>
        <w:rPr>
          <w:i/>
          <w:sz w:val="24"/>
        </w:rPr>
        <w:t>the other</w:t>
      </w:r>
      <w:r>
        <w:rPr>
          <w:sz w:val="24"/>
        </w:rPr>
        <w:t xml:space="preserve"> to be asked.</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e) demonstrative.</w:t>
      </w:r>
    </w:p>
    <w:p>
      <w:pPr>
        <w:pStyle w:val="Normal"/>
        <w:spacing w:lineRule="auto" w:line="240"/>
        <w:ind w:firstLine="284" w:start="568" w:end="0"/>
        <w:rPr/>
      </w:pPr>
      <w:r>
        <w:rPr>
          <w:i/>
          <w:sz w:val="24"/>
        </w:rPr>
        <w:t>There</w:t>
      </w:r>
      <w:r>
        <w:rPr>
          <w:sz w:val="24"/>
        </w:rPr>
        <w:t xml:space="preserve"> is </w:t>
      </w:r>
      <w:r>
        <w:rPr>
          <w:i/>
          <w:sz w:val="24"/>
        </w:rPr>
        <w:t>this</w:t>
      </w:r>
      <w:r>
        <w:rPr>
          <w:sz w:val="24"/>
        </w:rPr>
        <w:t xml:space="preserve"> which is to be settled.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By a gerund or a gerundial phrase.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There</w:t>
      </w:r>
      <w:r>
        <w:rPr>
          <w:sz w:val="24"/>
        </w:rPr>
        <w:t xml:space="preserve"> was no </w:t>
      </w:r>
      <w:r>
        <w:rPr>
          <w:i/>
          <w:sz w:val="24"/>
        </w:rPr>
        <w:t>talking</w:t>
      </w:r>
      <w:r>
        <w:rPr>
          <w:sz w:val="24"/>
        </w:rPr>
        <w:t xml:space="preserve"> that evening. </w:t>
      </w:r>
    </w:p>
    <w:p>
      <w:pPr>
        <w:pStyle w:val="Normal"/>
        <w:spacing w:lineRule="auto" w:line="240"/>
        <w:ind w:firstLine="284" w:start="284" w:end="0"/>
        <w:rPr/>
      </w:pPr>
      <w:r>
        <w:rPr>
          <w:i/>
          <w:sz w:val="24"/>
        </w:rPr>
        <w:t>There’s</w:t>
      </w:r>
      <w:r>
        <w:rPr>
          <w:sz w:val="24"/>
        </w:rPr>
        <w:t xml:space="preserve"> no </w:t>
      </w:r>
      <w:r>
        <w:rPr>
          <w:i/>
          <w:sz w:val="24"/>
        </w:rPr>
        <w:t>going</w:t>
      </w:r>
      <w:r>
        <w:rPr>
          <w:sz w:val="24"/>
        </w:rPr>
        <w:t xml:space="preserve"> against bad blood.</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4. By a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First, </w:t>
      </w:r>
      <w:r>
        <w:rPr>
          <w:i/>
          <w:sz w:val="24"/>
        </w:rPr>
        <w:t>there</w:t>
      </w:r>
      <w:r>
        <w:rPr>
          <w:sz w:val="24"/>
        </w:rPr>
        <w:t xml:space="preserve"> is </w:t>
      </w:r>
      <w:r>
        <w:rPr>
          <w:i/>
          <w:sz w:val="24"/>
        </w:rPr>
        <w:t>what we might call a pattern.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predicate in such sentences is generally a simple verbal predicate expressed by the verbs </w:t>
      </w:r>
      <w:r>
        <w:rPr>
          <w:i/>
          <w:sz w:val="24"/>
        </w:rPr>
        <w:t>to be, to appear, to live, to come, to go,</w:t>
      </w:r>
      <w:r>
        <w:rPr>
          <w:sz w:val="24"/>
        </w:rPr>
        <w:t xml:space="preserve"> or some other similar verbs.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At last far off </w:t>
      </w:r>
      <w:r>
        <w:rPr>
          <w:i/>
          <w:sz w:val="24"/>
        </w:rPr>
        <w:t>there appeared</w:t>
      </w:r>
      <w:r>
        <w:rPr>
          <w:sz w:val="24"/>
        </w:rPr>
        <w:t xml:space="preserve"> a tiny spot. </w:t>
      </w:r>
    </w:p>
    <w:p>
      <w:pPr>
        <w:pStyle w:val="Normal"/>
        <w:spacing w:lineRule="auto" w:line="240"/>
        <w:ind w:firstLine="284" w:start="284" w:end="0"/>
        <w:rPr/>
      </w:pPr>
      <w:r>
        <w:rPr>
          <w:sz w:val="24"/>
        </w:rPr>
        <w:t xml:space="preserve">Once upon a time </w:t>
      </w:r>
      <w:r>
        <w:rPr>
          <w:i/>
          <w:sz w:val="24"/>
        </w:rPr>
        <w:t>there lived</w:t>
      </w:r>
      <w:r>
        <w:rPr>
          <w:sz w:val="24"/>
        </w:rPr>
        <w:t xml:space="preserve"> a king. </w:t>
      </w:r>
    </w:p>
    <w:p>
      <w:pPr>
        <w:pStyle w:val="Normal"/>
        <w:spacing w:lineRule="auto" w:line="240"/>
        <w:ind w:firstLine="284" w:start="284" w:end="0"/>
        <w:rPr/>
      </w:pPr>
      <w:r>
        <w:rPr>
          <w:sz w:val="24"/>
        </w:rPr>
        <w:t xml:space="preserve">Then </w:t>
      </w:r>
      <w:r>
        <w:rPr>
          <w:i/>
          <w:sz w:val="24"/>
        </w:rPr>
        <w:t>there came</w:t>
      </w:r>
      <w:r>
        <w:rPr>
          <w:sz w:val="24"/>
        </w:rPr>
        <w:t xml:space="preserve"> a lightning.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Occasionally the predicate may be a compound verbal modal predicate or a predicate of double orientation. In both cases their second parts are expressed by the verb </w:t>
      </w:r>
      <w:r>
        <w:rPr>
          <w:i/>
          <w:sz w:val="24"/>
        </w:rPr>
        <w:t>to be,</w:t>
      </w:r>
      <w:r>
        <w:rPr>
          <w:sz w:val="24"/>
        </w:rPr>
        <w:t xml:space="preserve"> or one of the others mentioned above.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w:t>
      </w:r>
      <w:r>
        <w:rPr>
          <w:i/>
          <w:sz w:val="24"/>
        </w:rPr>
        <w:t>There must be</w:t>
      </w:r>
      <w:r>
        <w:rPr>
          <w:sz w:val="24"/>
        </w:rPr>
        <w:t xml:space="preserve"> something wrong with him. </w:t>
      </w:r>
    </w:p>
    <w:p>
      <w:pPr>
        <w:pStyle w:val="Normal"/>
        <w:spacing w:lineRule="auto" w:line="240"/>
        <w:ind w:firstLine="284" w:start="568" w:end="0"/>
        <w:rPr/>
      </w:pPr>
      <w:r>
        <w:rPr>
          <w:i/>
          <w:sz w:val="24"/>
        </w:rPr>
        <w:t>There may come</w:t>
      </w:r>
      <w:r>
        <w:rPr>
          <w:sz w:val="24"/>
        </w:rPr>
        <w:t xml:space="preserve"> a time when you’ll regret this.</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b) </w:t>
      </w:r>
      <w:r>
        <w:rPr>
          <w:i/>
          <w:sz w:val="24"/>
        </w:rPr>
        <w:t>There seemed to be</w:t>
      </w:r>
      <w:r>
        <w:rPr>
          <w:sz w:val="24"/>
        </w:rPr>
        <w:t xml:space="preserve"> only two people in the room.</w:t>
      </w:r>
    </w:p>
    <w:p>
      <w:pPr>
        <w:pStyle w:val="Normal"/>
        <w:spacing w:lineRule="auto" w:line="240"/>
        <w:ind w:firstLine="284" w:start="568" w:end="0"/>
        <w:rPr/>
      </w:pPr>
      <w:r>
        <w:rPr>
          <w:i/>
          <w:sz w:val="24"/>
        </w:rPr>
        <w:t>There did not appear to be</w:t>
      </w:r>
      <w:r>
        <w:rPr>
          <w:sz w:val="24"/>
        </w:rPr>
        <w:t xml:space="preserve"> anything of importance in what he said. </w:t>
      </w:r>
    </w:p>
    <w:p>
      <w:pPr>
        <w:pStyle w:val="Normal"/>
        <w:spacing w:lineRule="auto" w:line="240"/>
        <w:ind w:firstLine="284" w:start="568" w:end="0"/>
        <w:rPr/>
      </w:pPr>
      <w:r>
        <w:rPr>
          <w:i/>
          <w:sz w:val="24"/>
        </w:rPr>
        <w:t>There are said to be</w:t>
      </w:r>
      <w:r>
        <w:rPr>
          <w:sz w:val="24"/>
        </w:rPr>
        <w:t xml:space="preserve"> those who are “unfit for living”.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Negative sentences with introductory </w:t>
      </w:r>
      <w:r>
        <w:rPr>
          <w:i/>
          <w:sz w:val="24"/>
        </w:rPr>
        <w:t>there</w:t>
      </w:r>
      <w:r>
        <w:rPr>
          <w:sz w:val="24"/>
        </w:rPr>
        <w:t xml:space="preserve"> are formed in the usual way for the verbs which are their predicates, that is, by means of appropriate auxiliaries for all the verbs but </w:t>
      </w:r>
      <w:r>
        <w:rPr>
          <w:i/>
          <w:sz w:val="24"/>
        </w:rPr>
        <w:t>to be.</w:t>
      </w:r>
      <w:r>
        <w:rPr>
          <w:sz w:val="24"/>
        </w:rPr>
        <w:t xml:space="preserve"> In the latter case two negative constructions are possible: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either with the negative pronoun </w:t>
      </w:r>
      <w:r>
        <w:rPr>
          <w:i/>
          <w:sz w:val="24"/>
        </w:rPr>
        <w:t>no,</w:t>
      </w:r>
      <w:r>
        <w:rPr>
          <w:sz w:val="24"/>
        </w:rPr>
        <w:t xml:space="preserve"> as in:</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There</w:t>
      </w:r>
      <w:r>
        <w:rPr>
          <w:sz w:val="24"/>
        </w:rPr>
        <w:t xml:space="preserve"> was </w:t>
      </w:r>
      <w:r>
        <w:rPr>
          <w:i/>
          <w:sz w:val="24"/>
        </w:rPr>
        <w:t>no sign</w:t>
      </w:r>
      <w:r>
        <w:rPr>
          <w:sz w:val="24"/>
        </w:rPr>
        <w:t xml:space="preserve"> of him in the hall. </w:t>
      </w:r>
    </w:p>
    <w:p>
      <w:pPr>
        <w:pStyle w:val="Normal"/>
        <w:spacing w:lineRule="auto" w:line="240"/>
        <w:ind w:firstLine="284" w:start="568" w:end="0"/>
        <w:rPr/>
      </w:pPr>
      <w:r>
        <w:rPr>
          <w:i/>
          <w:sz w:val="24"/>
        </w:rPr>
        <w:t>There</w:t>
      </w:r>
      <w:r>
        <w:rPr>
          <w:sz w:val="24"/>
        </w:rPr>
        <w:t xml:space="preserve"> is </w:t>
      </w:r>
      <w:r>
        <w:rPr>
          <w:i/>
          <w:sz w:val="24"/>
        </w:rPr>
        <w:t>no knowing</w:t>
      </w:r>
      <w:r>
        <w:rPr>
          <w:sz w:val="24"/>
        </w:rPr>
        <w:t xml:space="preserve"> when he will come.</w:t>
      </w:r>
    </w:p>
    <w:p>
      <w:pPr>
        <w:pStyle w:val="Normal"/>
        <w:spacing w:lineRule="auto" w:line="240"/>
        <w:ind w:firstLine="284" w:start="568" w:end="0"/>
        <w:rPr>
          <w:sz w:val="24"/>
        </w:rPr>
      </w:pPr>
      <w:r>
        <w:rPr>
          <w:sz w:val="24"/>
        </w:rPr>
      </w:r>
    </w:p>
    <w:p>
      <w:pPr>
        <w:pStyle w:val="Normal"/>
        <w:spacing w:lineRule="auto" w:line="240"/>
        <w:ind w:firstLine="284" w:start="284" w:end="0"/>
        <w:rPr/>
      </w:pPr>
      <w:r>
        <w:rPr>
          <w:sz w:val="24"/>
        </w:rPr>
        <w:t xml:space="preserve">b) or with the negation </w:t>
      </w:r>
      <w:r>
        <w:rPr>
          <w:i/>
          <w:sz w:val="24"/>
        </w:rPr>
        <w:t>not,</w:t>
      </w:r>
      <w:r>
        <w:rPr>
          <w:sz w:val="24"/>
        </w:rPr>
        <w:t xml:space="preserve"> often followed by the indefinite pronoun </w:t>
      </w:r>
      <w:r>
        <w:rPr>
          <w:i/>
          <w:sz w:val="24"/>
        </w:rPr>
        <w:t>any,</w:t>
      </w:r>
      <w:r>
        <w:rPr>
          <w:sz w:val="24"/>
        </w:rPr>
        <w:t xml:space="preserve"> or without it, as in:</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There</w:t>
      </w:r>
      <w:r>
        <w:rPr>
          <w:sz w:val="24"/>
        </w:rPr>
        <w:t xml:space="preserve"> weren’t (were </w:t>
      </w:r>
      <w:r>
        <w:rPr>
          <w:i/>
          <w:sz w:val="24"/>
        </w:rPr>
        <w:t>not) any</w:t>
      </w:r>
      <w:r>
        <w:rPr>
          <w:sz w:val="24"/>
        </w:rPr>
        <w:t xml:space="preserve"> flowers on the balconies. </w:t>
      </w:r>
    </w:p>
    <w:p>
      <w:pPr>
        <w:pStyle w:val="Normal"/>
        <w:spacing w:lineRule="auto" w:line="240"/>
        <w:ind w:firstLine="284" w:start="568" w:end="0"/>
        <w:rPr/>
      </w:pPr>
      <w:r>
        <w:rPr>
          <w:i/>
          <w:sz w:val="24"/>
        </w:rPr>
        <w:t>There</w:t>
      </w:r>
      <w:r>
        <w:rPr>
          <w:sz w:val="24"/>
        </w:rPr>
        <w:t xml:space="preserve"> isn’t a cloud in the sky.</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The sentence is also negative if the subject itself is a negative pronoun: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There</w:t>
      </w:r>
      <w:r>
        <w:rPr>
          <w:sz w:val="24"/>
        </w:rPr>
        <w:t xml:space="preserve"> was </w:t>
      </w:r>
      <w:r>
        <w:rPr>
          <w:i/>
          <w:sz w:val="24"/>
        </w:rPr>
        <w:t>nobody</w:t>
      </w:r>
      <w:r>
        <w:rPr>
          <w:sz w:val="24"/>
        </w:rPr>
        <w:t xml:space="preserve"> in. </w:t>
      </w:r>
    </w:p>
    <w:p>
      <w:pPr>
        <w:pStyle w:val="Normal"/>
        <w:spacing w:lineRule="auto" w:line="240"/>
        <w:ind w:firstLine="284" w:start="284" w:end="0"/>
        <w:rPr/>
      </w:pPr>
      <w:r>
        <w:rPr>
          <w:i/>
          <w:sz w:val="24"/>
        </w:rPr>
        <w:t>There</w:t>
      </w:r>
      <w:r>
        <w:rPr>
          <w:sz w:val="24"/>
        </w:rPr>
        <w:t xml:space="preserve"> was </w:t>
      </w:r>
      <w:r>
        <w:rPr>
          <w:i/>
          <w:sz w:val="24"/>
        </w:rPr>
        <w:t>nothing</w:t>
      </w:r>
      <w:r>
        <w:rPr>
          <w:b/>
          <w:sz w:val="24"/>
        </w:rPr>
        <w:t xml:space="preserve"> </w:t>
      </w:r>
      <w:r>
        <w:rPr>
          <w:sz w:val="24"/>
        </w:rPr>
        <w:t>to say.</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5026025" cy="2127250"/>
            <wp:effectExtent l="0" t="0" r="0" b="0"/>
            <wp:docPr id="25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6" descr="" title=""/>
                    <pic:cNvPicPr>
                      <a:picLocks noChangeAspect="1" noChangeArrowheads="1"/>
                    </pic:cNvPicPr>
                  </pic:nvPicPr>
                  <pic:blipFill>
                    <a:blip r:embed="rId8"/>
                    <a:srcRect l="-7" t="-17" r="-7" b="-17"/>
                    <a:stretch>
                      <a:fillRect/>
                    </a:stretch>
                  </pic:blipFill>
                  <pic:spPr bwMode="auto">
                    <a:xfrm>
                      <a:off x="0" y="0"/>
                      <a:ext cx="5026025" cy="2127250"/>
                    </a:xfrm>
                    <a:prstGeom prst="rect">
                      <a:avLst/>
                    </a:prstGeom>
                  </pic:spPr>
                </pic:pic>
              </a:graphicData>
            </a:graphic>
          </wp:inline>
        </w:drawing>
      </w:r>
    </w:p>
    <w:p>
      <w:pPr>
        <w:pStyle w:val="Normal"/>
        <w:spacing w:lineRule="auto" w:line="240"/>
        <w:ind w:firstLine="284" w:end="0"/>
        <w:rPr>
          <w:sz w:val="24"/>
        </w:rPr>
      </w:pPr>
      <w:r>
        <w:rPr>
          <w:sz w:val="24"/>
        </w:rPr>
      </w:r>
    </w:p>
    <w:p>
      <w:pPr>
        <w:pStyle w:val="Heading3"/>
        <w:rPr/>
      </w:pPr>
      <w:bookmarkStart w:id="104" w:name="__RefHeading___Toc5113043"/>
      <w:bookmarkEnd w:id="104"/>
      <w:r>
        <w:rPr/>
        <w:t>The predicate</w:t>
      </w:r>
    </w:p>
    <w:p>
      <w:pPr>
        <w:pStyle w:val="Normal"/>
        <w:rPr/>
      </w:pPr>
      <w:r>
        <w:rPr/>
      </w:r>
    </w:p>
    <w:p>
      <w:pPr>
        <w:pStyle w:val="Normal"/>
        <w:spacing w:lineRule="auto" w:line="240"/>
        <w:ind w:firstLine="284" w:end="0"/>
        <w:rPr/>
      </w:pPr>
      <w:r>
        <w:rPr>
          <w:b/>
          <w:sz w:val="24"/>
        </w:rPr>
        <w:t>§ 46.</w:t>
      </w:r>
      <w:r>
        <w:rPr>
          <w:sz w:val="24"/>
        </w:rPr>
        <w:t xml:space="preserve"> The predicate is the second main part of the sentence and its organizing centre, as the object and nearly all adverbial modifiers are connected with, and dependent on, it.</w:t>
      </w:r>
    </w:p>
    <w:p>
      <w:pPr>
        <w:pStyle w:val="Normal"/>
        <w:spacing w:lineRule="auto" w:line="240"/>
        <w:ind w:firstLine="284" w:end="0"/>
        <w:rPr>
          <w:sz w:val="24"/>
        </w:rPr>
      </w:pPr>
      <w:r>
        <w:rPr>
          <w:sz w:val="24"/>
        </w:rPr>
        <w:t>The predicate may be considered from the semantic or from the structural point of view. Structurally the predicate in English expressed by a finite verb agrees with the subject in number and person. The only exception to this rule is a compound modal and a simple nominal predicate, the latter having no verb form at all (see § 49).</w:t>
      </w:r>
    </w:p>
    <w:p>
      <w:pPr>
        <w:pStyle w:val="Normal"/>
        <w:spacing w:lineRule="auto" w:line="240"/>
        <w:ind w:firstLine="284" w:end="0"/>
        <w:rPr>
          <w:sz w:val="24"/>
        </w:rPr>
      </w:pPr>
      <w:r>
        <w:rPr>
          <w:sz w:val="24"/>
        </w:rPr>
        <w:t>According to the meaning of its components, the predicate may denote an action, a state, a quality, or an attitude to some action or state ascribed to the subject. These different meanings find their expression in the structure of the predicate and the lexical meaning of its constituents.</w:t>
      </w:r>
    </w:p>
    <w:p>
      <w:pPr>
        <w:pStyle w:val="Normal"/>
        <w:spacing w:lineRule="auto" w:line="240"/>
        <w:ind w:firstLine="284" w:end="0"/>
        <w:rPr>
          <w:b/>
          <w:sz w:val="24"/>
        </w:rPr>
      </w:pPr>
      <w:r>
        <w:rPr>
          <w:b/>
          <w:sz w:val="24"/>
        </w:rPr>
      </w:r>
    </w:p>
    <w:p>
      <w:pPr>
        <w:pStyle w:val="Heading3"/>
        <w:rPr/>
      </w:pPr>
      <w:bookmarkStart w:id="105" w:name="__RefHeading___Toc5113044"/>
      <w:bookmarkEnd w:id="105"/>
      <w:r>
        <w:rPr/>
        <w:t>Structural classification of the predicate</w:t>
      </w:r>
    </w:p>
    <w:p>
      <w:pPr>
        <w:pStyle w:val="Normal"/>
        <w:spacing w:lineRule="auto" w:line="240"/>
        <w:ind w:firstLine="284" w:end="0"/>
        <w:rPr>
          <w:sz w:val="24"/>
        </w:rPr>
      </w:pPr>
      <w:r>
        <w:rPr>
          <w:sz w:val="24"/>
        </w:rPr>
      </w:r>
    </w:p>
    <w:p>
      <w:pPr>
        <w:pStyle w:val="Normal"/>
        <w:spacing w:lineRule="auto" w:line="240"/>
        <w:ind w:firstLine="284" w:end="0"/>
        <w:rPr/>
      </w:pPr>
      <w:r>
        <w:rPr>
          <w:b/>
          <w:sz w:val="24"/>
        </w:rPr>
        <w:t>§ 47.</w:t>
      </w:r>
      <w:r>
        <w:rPr>
          <w:sz w:val="24"/>
        </w:rPr>
        <w:t xml:space="preserve"> From the structural point of view there are two main types of predicate: </w:t>
      </w:r>
      <w:r>
        <w:rPr>
          <w:i/>
          <w:sz w:val="24"/>
        </w:rPr>
        <w:t>the simple predicate</w:t>
      </w:r>
      <w:r>
        <w:rPr>
          <w:sz w:val="24"/>
        </w:rPr>
        <w:t xml:space="preserve"> and </w:t>
      </w:r>
      <w:r>
        <w:rPr>
          <w:i/>
          <w:sz w:val="24"/>
        </w:rPr>
        <w:t>the compound predicate.</w:t>
      </w:r>
      <w:r>
        <w:rPr>
          <w:sz w:val="24"/>
        </w:rPr>
        <w:t xml:space="preserve"> Both these types may be either nominal or verbal, which gives four sub-groups: </w:t>
      </w:r>
      <w:r>
        <w:rPr>
          <w:i/>
          <w:sz w:val="24"/>
        </w:rPr>
        <w:t>simple verbal, simple nominal, compound verbal, compound nominal.</w:t>
      </w:r>
      <w:r>
        <w:rPr>
          <w:sz w:val="24"/>
        </w:rPr>
        <w:t xml:space="preserve"> Compound verbal predicates may be further classified into </w:t>
      </w:r>
      <w:r>
        <w:rPr>
          <w:i/>
          <w:sz w:val="24"/>
        </w:rPr>
        <w:t>phasal, modal</w:t>
      </w:r>
      <w:r>
        <w:rPr>
          <w:sz w:val="24"/>
        </w:rPr>
        <w:t xml:space="preserve"> and </w:t>
      </w:r>
      <w:r>
        <w:rPr>
          <w:i/>
          <w:sz w:val="24"/>
        </w:rPr>
        <w:t>of double orientation</w:t>
      </w:r>
      <w:r>
        <w:rPr>
          <w:sz w:val="24"/>
        </w:rPr>
        <w:t xml:space="preserve"> Compound nominal predicates may be classified into </w:t>
      </w:r>
      <w:r>
        <w:rPr>
          <w:i/>
          <w:sz w:val="24"/>
        </w:rPr>
        <w:t>nominal proper</w:t>
      </w:r>
      <w:r>
        <w:rPr>
          <w:sz w:val="24"/>
        </w:rPr>
        <w:t xml:space="preserve"> and </w:t>
      </w:r>
      <w:r>
        <w:rPr>
          <w:i/>
          <w:sz w:val="24"/>
        </w:rPr>
        <w:t>double nominal.</w:t>
      </w:r>
    </w:p>
    <w:p>
      <w:pPr>
        <w:pStyle w:val="Normal"/>
        <w:spacing w:lineRule="auto" w:line="240"/>
        <w:ind w:firstLine="284" w:end="0"/>
        <w:rPr>
          <w:i/>
          <w:i/>
          <w:sz w:val="24"/>
        </w:rPr>
      </w:pPr>
      <w:r>
        <w:rPr>
          <w:i/>
          <w:sz w:val="24"/>
        </w:rPr>
      </w:r>
    </w:p>
    <w:p>
      <w:pPr>
        <w:pStyle w:val="Normal"/>
        <w:spacing w:lineRule="auto" w:line="240"/>
        <w:ind w:firstLine="284" w:end="0"/>
        <w:jc w:val="center"/>
        <w:rPr>
          <w:i/>
          <w:i/>
          <w:sz w:val="24"/>
        </w:rPr>
      </w:pPr>
      <w:r>
        <w:rPr>
          <w:i/>
          <w:sz w:val="24"/>
        </w:rPr>
        <w:drawing>
          <wp:inline distT="0" distB="0" distL="0" distR="0">
            <wp:extent cx="4998720" cy="2645410"/>
            <wp:effectExtent l="0" t="0" r="0" b="0"/>
            <wp:docPr id="25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7" descr="" title=""/>
                    <pic:cNvPicPr>
                      <a:picLocks noChangeAspect="1" noChangeArrowheads="1"/>
                    </pic:cNvPicPr>
                  </pic:nvPicPr>
                  <pic:blipFill>
                    <a:blip r:embed="rId9"/>
                    <a:srcRect l="-7" t="-14" r="-7" b="-14"/>
                    <a:stretch>
                      <a:fillRect/>
                    </a:stretch>
                  </pic:blipFill>
                  <pic:spPr bwMode="auto">
                    <a:xfrm>
                      <a:off x="0" y="0"/>
                      <a:ext cx="4998720" cy="2645410"/>
                    </a:xfrm>
                    <a:prstGeom prst="rect">
                      <a:avLst/>
                    </a:prstGeom>
                  </pic:spPr>
                </pic:pic>
              </a:graphicData>
            </a:graphic>
          </wp:inline>
        </w:drawing>
      </w:r>
    </w:p>
    <w:p>
      <w:pPr>
        <w:pStyle w:val="Normal"/>
        <w:spacing w:lineRule="auto" w:line="240"/>
        <w:ind w:firstLine="284" w:end="0"/>
        <w:rPr>
          <w:i/>
          <w:i/>
          <w:sz w:val="24"/>
        </w:rPr>
      </w:pPr>
      <w:r>
        <w:rPr>
          <w:i/>
          <w:sz w:val="24"/>
        </w:rPr>
      </w:r>
    </w:p>
    <w:p>
      <w:pPr>
        <w:pStyle w:val="Heading3"/>
        <w:rPr/>
      </w:pPr>
      <w:bookmarkStart w:id="106" w:name="__RefHeading___Toc5113045"/>
      <w:r>
        <w:rPr/>
        <w:t>The simple predicate</w:t>
      </w:r>
      <w:bookmarkEnd w:id="106"/>
      <w:r>
        <w:rPr/>
        <w:t xml:space="preserve"> </w:t>
      </w:r>
    </w:p>
    <w:p>
      <w:pPr>
        <w:pStyle w:val="Normal"/>
        <w:spacing w:lineRule="auto" w:line="240"/>
        <w:ind w:firstLine="284" w:end="0"/>
        <w:rPr>
          <w:b/>
          <w:sz w:val="24"/>
        </w:rPr>
      </w:pPr>
      <w:r>
        <w:rPr>
          <w:b/>
          <w:sz w:val="24"/>
        </w:rPr>
      </w:r>
    </w:p>
    <w:p>
      <w:pPr>
        <w:pStyle w:val="Heading7"/>
        <w:suppressAutoHyphens w:val="false"/>
        <w:rPr/>
      </w:pPr>
      <w:r>
        <w:rPr/>
        <w:t>The simple verbal predicate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48.</w:t>
      </w:r>
      <w:r>
        <w:rPr>
          <w:sz w:val="24"/>
        </w:rPr>
        <w:t xml:space="preserve"> The simple verbal predicate is expressed by: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A verb in a synthetic or analytical form.</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John </w:t>
      </w:r>
      <w:r>
        <w:rPr>
          <w:i/>
          <w:sz w:val="24"/>
        </w:rPr>
        <w:t>runs</w:t>
      </w:r>
      <w:r>
        <w:rPr>
          <w:sz w:val="24"/>
        </w:rPr>
        <w:t xml:space="preserve"> quickly.</w:t>
      </w:r>
    </w:p>
    <w:p>
      <w:pPr>
        <w:pStyle w:val="Normal"/>
        <w:spacing w:lineRule="auto" w:line="240"/>
        <w:ind w:firstLine="284" w:start="284" w:end="0"/>
        <w:rPr/>
      </w:pPr>
      <w:r>
        <w:rPr>
          <w:sz w:val="24"/>
        </w:rPr>
        <w:t xml:space="preserve">I </w:t>
      </w:r>
      <w:r>
        <w:rPr>
          <w:i/>
          <w:sz w:val="24"/>
        </w:rPr>
        <w:t>was sent in</w:t>
      </w:r>
      <w:r>
        <w:rPr>
          <w:sz w:val="24"/>
        </w:rPr>
        <w:t xml:space="preserve"> to get my tea.</w:t>
      </w:r>
    </w:p>
    <w:p>
      <w:pPr>
        <w:pStyle w:val="Normal"/>
        <w:spacing w:lineRule="auto" w:line="240"/>
        <w:ind w:firstLine="284" w:start="284" w:end="0"/>
        <w:rPr/>
      </w:pPr>
      <w:r>
        <w:rPr>
          <w:sz w:val="24"/>
        </w:rPr>
        <w:t xml:space="preserve">Perhaps you </w:t>
      </w:r>
      <w:r>
        <w:rPr>
          <w:i/>
          <w:sz w:val="24"/>
        </w:rPr>
        <w:t>will</w:t>
      </w:r>
      <w:r>
        <w:rPr>
          <w:sz w:val="24"/>
        </w:rPr>
        <w:t xml:space="preserve"> even </w:t>
      </w:r>
      <w:r>
        <w:rPr>
          <w:i/>
          <w:sz w:val="24"/>
        </w:rPr>
        <w:t>remember</w:t>
      </w:r>
      <w:r>
        <w:rPr>
          <w:sz w:val="24"/>
        </w:rPr>
        <w:t xml:space="preserve"> that woman.</w:t>
      </w:r>
    </w:p>
    <w:p>
      <w:pPr>
        <w:pStyle w:val="Normal"/>
        <w:spacing w:lineRule="auto" w:line="240"/>
        <w:ind w:firstLine="284" w:start="284" w:end="0"/>
        <w:rPr/>
      </w:pPr>
      <w:r>
        <w:rPr>
          <w:sz w:val="24"/>
        </w:rPr>
        <w:t xml:space="preserve">When </w:t>
      </w:r>
      <w:r>
        <w:rPr>
          <w:i/>
          <w:sz w:val="24"/>
        </w:rPr>
        <w:t>did</w:t>
      </w:r>
      <w:r>
        <w:rPr>
          <w:sz w:val="24"/>
        </w:rPr>
        <w:t xml:space="preserve"> life </w:t>
      </w:r>
      <w:r>
        <w:rPr>
          <w:i/>
          <w:sz w:val="24"/>
        </w:rPr>
        <w:t>begin</w:t>
      </w:r>
      <w:r>
        <w:rPr>
          <w:sz w:val="24"/>
        </w:rPr>
        <w:t xml:space="preserve"> on earth?</w:t>
      </w:r>
    </w:p>
    <w:p>
      <w:pPr>
        <w:pStyle w:val="Normal"/>
        <w:spacing w:lineRule="auto" w:line="240"/>
        <w:ind w:firstLine="284" w:start="284" w:end="0"/>
        <w:rPr/>
      </w:pPr>
      <w:r>
        <w:rPr>
          <w:sz w:val="24"/>
        </w:rPr>
        <w:t xml:space="preserve">I </w:t>
      </w:r>
      <w:r>
        <w:rPr>
          <w:i/>
          <w:sz w:val="24"/>
        </w:rPr>
        <w:t>didn’t care</w:t>
      </w:r>
      <w:r>
        <w:rPr>
          <w:sz w:val="24"/>
        </w:rPr>
        <w:t xml:space="preserve"> about the consequence.</w:t>
      </w:r>
    </w:p>
    <w:p>
      <w:pPr>
        <w:pStyle w:val="Normal"/>
        <w:spacing w:lineRule="auto" w:line="240"/>
        <w:ind w:firstLine="284" w:start="284" w:end="0"/>
        <w:rPr/>
      </w:pPr>
      <w:r>
        <w:rPr>
          <w:i/>
          <w:sz w:val="24"/>
        </w:rPr>
        <w:t>Don’t come</w:t>
      </w:r>
      <w:r>
        <w:rPr>
          <w:sz w:val="24"/>
        </w:rPr>
        <w:t xml:space="preserve"> too late.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A verb phrase (a phraseological equivalent of a verb denoting one action).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Here belong:</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Phrases denoting single actions:</w:t>
      </w:r>
    </w:p>
    <w:p>
      <w:pPr>
        <w:pStyle w:val="Normal"/>
        <w:spacing w:lineRule="auto" w:line="240"/>
        <w:ind w:firstLine="284" w:start="568" w:end="0"/>
        <w:rPr>
          <w:i/>
          <w:i/>
          <w:sz w:val="24"/>
        </w:rPr>
      </w:pPr>
      <w:r>
        <w:rPr>
          <w:i/>
          <w:sz w:val="24"/>
        </w:rPr>
        <w:t xml:space="preserve">to have a look, to have a smoke, to have a talk, to give a look, to give a laugh, to give a cry, to take a </w:t>
      </w:r>
    </w:p>
    <w:p>
      <w:pPr>
        <w:pStyle w:val="Normal"/>
        <w:spacing w:lineRule="auto" w:line="240"/>
        <w:ind w:firstLine="284" w:start="568" w:end="0"/>
        <w:rPr/>
      </w:pPr>
      <w:r>
        <w:rPr>
          <w:i/>
          <w:sz w:val="24"/>
        </w:rPr>
        <w:t>look, to make a move, to make a remark, to pay a visit,</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They comprise a transitive verb and a deverbal noun with the indefinite article.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Nurse Sharp </w:t>
      </w:r>
      <w:r>
        <w:rPr>
          <w:i/>
          <w:sz w:val="24"/>
        </w:rPr>
        <w:t>gave</w:t>
      </w:r>
      <w:r>
        <w:rPr>
          <w:sz w:val="24"/>
        </w:rPr>
        <w:t xml:space="preserve"> him </w:t>
      </w:r>
      <w:r>
        <w:rPr>
          <w:i/>
          <w:sz w:val="24"/>
        </w:rPr>
        <w:t>a look</w:t>
      </w:r>
      <w:r>
        <w:rPr>
          <w:sz w:val="24"/>
        </w:rPr>
        <w:t xml:space="preserve"> and walked out.</w:t>
      </w:r>
    </w:p>
    <w:p>
      <w:pPr>
        <w:pStyle w:val="Normal"/>
        <w:spacing w:lineRule="auto" w:line="240"/>
        <w:ind w:firstLine="284" w:start="284" w:end="0"/>
        <w:rPr/>
      </w:pPr>
      <w:r>
        <w:rPr>
          <w:sz w:val="24"/>
        </w:rPr>
        <w:t xml:space="preserve">The man </w:t>
      </w:r>
      <w:r>
        <w:rPr>
          <w:i/>
          <w:sz w:val="24"/>
        </w:rPr>
        <w:t>gave a violent start.</w:t>
      </w:r>
    </w:p>
    <w:p>
      <w:pPr>
        <w:pStyle w:val="Normal"/>
        <w:spacing w:lineRule="auto" w:line="240"/>
        <w:ind w:firstLine="284" w:start="284" w:end="0"/>
        <w:rPr/>
      </w:pPr>
      <w:r>
        <w:rPr>
          <w:sz w:val="24"/>
        </w:rPr>
        <w:t xml:space="preserve">Did you </w:t>
      </w:r>
      <w:r>
        <w:rPr>
          <w:i/>
          <w:sz w:val="24"/>
        </w:rPr>
        <w:t>have a sleep?</w:t>
      </w:r>
    </w:p>
    <w:p>
      <w:pPr>
        <w:pStyle w:val="Normal"/>
        <w:spacing w:lineRule="auto" w:line="240"/>
        <w:ind w:firstLine="284" w:start="284" w:end="0"/>
        <w:rPr/>
      </w:pPr>
      <w:r>
        <w:rPr>
          <w:sz w:val="24"/>
        </w:rPr>
        <w:t xml:space="preserve">It’s time we </w:t>
      </w:r>
      <w:r>
        <w:rPr>
          <w:i/>
          <w:sz w:val="24"/>
        </w:rPr>
        <w:t>were making a move.</w:t>
      </w:r>
    </w:p>
    <w:p>
      <w:pPr>
        <w:pStyle w:val="Normal"/>
        <w:spacing w:lineRule="auto" w:line="240"/>
        <w:ind w:firstLine="284" w:end="0"/>
        <w:rPr>
          <w:i/>
          <w:i/>
          <w:sz w:val="24"/>
        </w:rPr>
      </w:pPr>
      <w:r>
        <w:rPr>
          <w:i/>
          <w:sz w:val="24"/>
        </w:rPr>
      </w:r>
    </w:p>
    <w:p>
      <w:pPr>
        <w:pStyle w:val="Normal"/>
        <w:spacing w:lineRule="auto" w:line="240"/>
        <w:ind w:firstLine="284" w:start="284" w:end="0"/>
        <w:rPr>
          <w:sz w:val="24"/>
        </w:rPr>
      </w:pPr>
      <w:r>
        <w:rPr>
          <w:sz w:val="24"/>
        </w:rPr>
        <w:t xml:space="preserve">b) Phrases denoting various kinds of actions. In most cases they comprise an abstract noun used with no </w:t>
      </w:r>
    </w:p>
    <w:p>
      <w:pPr>
        <w:pStyle w:val="Normal"/>
        <w:spacing w:lineRule="auto" w:line="240"/>
        <w:ind w:firstLine="284" w:start="284" w:end="0"/>
        <w:rPr>
          <w:sz w:val="24"/>
        </w:rPr>
      </w:pPr>
      <w:r>
        <w:rPr>
          <w:sz w:val="24"/>
        </w:rPr>
        <w:t xml:space="preserve">    </w:t>
      </w:r>
      <w:r>
        <w:rPr>
          <w:sz w:val="24"/>
        </w:rPr>
        <w:t>article but often preceded by an attribute:</w:t>
      </w:r>
    </w:p>
    <w:p>
      <w:pPr>
        <w:pStyle w:val="Normal"/>
        <w:spacing w:lineRule="auto" w:line="240"/>
        <w:ind w:firstLine="284" w:start="568" w:end="0"/>
        <w:rPr>
          <w:i/>
          <w:i/>
          <w:sz w:val="24"/>
        </w:rPr>
      </w:pPr>
      <w:r>
        <w:rPr>
          <w:i/>
          <w:sz w:val="24"/>
        </w:rPr>
        <w:t xml:space="preserve">to change one's mind, to get rid (of), to get hold (of), to lose sight (of), to make fun (of), to make up </w:t>
      </w:r>
    </w:p>
    <w:p>
      <w:pPr>
        <w:pStyle w:val="Normal"/>
        <w:spacing w:lineRule="auto" w:line="240"/>
        <w:ind w:firstLine="284" w:start="568" w:end="0"/>
        <w:rPr/>
      </w:pPr>
      <w:r>
        <w:rPr>
          <w:i/>
          <w:sz w:val="24"/>
        </w:rPr>
        <w:t>one's mind, to make use (of), to take care (of), to take leave (of), to take part (in),</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568" w:end="0"/>
        <w:rPr/>
      </w:pPr>
      <w:r>
        <w:rPr>
          <w:sz w:val="24"/>
        </w:rPr>
        <w:t xml:space="preserve">I </w:t>
      </w:r>
      <w:r>
        <w:rPr>
          <w:i/>
          <w:sz w:val="24"/>
        </w:rPr>
        <w:t>have</w:t>
      </w:r>
      <w:r>
        <w:rPr>
          <w:sz w:val="24"/>
        </w:rPr>
        <w:t xml:space="preserve"> never </w:t>
      </w:r>
      <w:r>
        <w:rPr>
          <w:i/>
          <w:sz w:val="24"/>
        </w:rPr>
        <w:t>taken much interest</w:t>
      </w:r>
      <w:r>
        <w:rPr>
          <w:sz w:val="24"/>
        </w:rPr>
        <w:t xml:space="preserve"> in German songs.</w:t>
      </w:r>
    </w:p>
    <w:p>
      <w:pPr>
        <w:pStyle w:val="Normal"/>
        <w:spacing w:lineRule="auto" w:line="240"/>
        <w:ind w:firstLine="284" w:start="568" w:end="0"/>
        <w:rPr/>
      </w:pPr>
      <w:r>
        <w:rPr>
          <w:sz w:val="24"/>
        </w:rPr>
        <w:t xml:space="preserve">She </w:t>
      </w:r>
      <w:r>
        <w:rPr>
          <w:i/>
          <w:sz w:val="24"/>
        </w:rPr>
        <w:t>paid</w:t>
      </w:r>
      <w:r>
        <w:rPr>
          <w:sz w:val="24"/>
        </w:rPr>
        <w:t xml:space="preserve"> little </w:t>
      </w:r>
      <w:r>
        <w:rPr>
          <w:i/>
          <w:sz w:val="24"/>
        </w:rPr>
        <w:t>heed</w:t>
      </w:r>
      <w:r>
        <w:rPr>
          <w:sz w:val="24"/>
        </w:rPr>
        <w:t xml:space="preserve"> to what was going on in the world outside.</w:t>
      </w:r>
    </w:p>
    <w:p>
      <w:pPr>
        <w:pStyle w:val="Normal"/>
        <w:spacing w:lineRule="auto" w:line="240"/>
        <w:ind w:firstLine="284" w:start="568" w:end="0"/>
        <w:rPr/>
      </w:pPr>
      <w:r>
        <w:rPr>
          <w:sz w:val="24"/>
        </w:rPr>
        <w:t xml:space="preserve">Are you </w:t>
      </w:r>
      <w:r>
        <w:rPr>
          <w:i/>
          <w:sz w:val="24"/>
        </w:rPr>
        <w:t>taking part</w:t>
      </w:r>
      <w:r>
        <w:rPr>
          <w:sz w:val="24"/>
        </w:rPr>
        <w:t xml:space="preserve"> in the concert?</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simple nominal predicate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49.</w:t>
      </w:r>
      <w:r>
        <w:rPr>
          <w:sz w:val="24"/>
        </w:rPr>
        <w:t xml:space="preserve"> The simple nominal </w:t>
      </w:r>
      <w:r>
        <w:rPr>
          <w:i/>
          <w:sz w:val="24"/>
        </w:rPr>
        <w:t xml:space="preserve">predicate is expressed by a noun, or an </w:t>
      </w:r>
      <w:r>
        <w:rPr>
          <w:sz w:val="24"/>
        </w:rPr>
        <w:t>adjective, or a verbal, ft does not contain a link verb, as it shows the incompatibility of the idea expressed by the subject and that expressed by the predicate; thus in the meaning of the simple nominal predicate there is an implied negation.</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pPr>
            <w:r>
              <w:rPr>
                <w:sz w:val="24"/>
              </w:rPr>
              <w:t xml:space="preserve">He a </w:t>
            </w:r>
            <w:r>
              <w:rPr>
                <w:i/>
                <w:sz w:val="24"/>
              </w:rPr>
              <w:t>gentleman!</w:t>
            </w:r>
            <w:r>
              <w:rPr>
                <w:sz w:val="24"/>
              </w:rPr>
              <w:t xml:space="preserve"> </w:t>
            </w:r>
          </w:p>
          <w:p>
            <w:pPr>
              <w:pStyle w:val="Normal"/>
              <w:spacing w:lineRule="auto" w:line="240"/>
              <w:ind w:hanging="0" w:end="0"/>
              <w:jc w:val="start"/>
              <w:rPr/>
            </w:pPr>
            <w:r>
              <w:rPr>
                <w:sz w:val="24"/>
              </w:rPr>
              <w:t xml:space="preserve">You a </w:t>
            </w:r>
            <w:r>
              <w:rPr>
                <w:i/>
                <w:sz w:val="24"/>
              </w:rPr>
              <w:t>bother!</w:t>
            </w:r>
            <w:r>
              <w:rPr>
                <w:sz w:val="24"/>
              </w:rPr>
              <w:t xml:space="preserve"> Never. </w:t>
            </w:r>
          </w:p>
          <w:p>
            <w:pPr>
              <w:pStyle w:val="Normal"/>
              <w:spacing w:lineRule="auto" w:line="240"/>
              <w:ind w:hanging="0" w:end="0"/>
              <w:jc w:val="start"/>
              <w:rPr/>
            </w:pPr>
            <w:r>
              <w:rPr>
                <w:sz w:val="24"/>
              </w:rPr>
              <w:t xml:space="preserve">Fred, a </w:t>
            </w:r>
            <w:r>
              <w:rPr>
                <w:i/>
                <w:sz w:val="24"/>
              </w:rPr>
              <w:t>priest!</w:t>
            </w:r>
            <w:r>
              <w:rPr>
                <w:sz w:val="24"/>
              </w:rPr>
              <w:t xml:space="preserve"> </w:t>
            </w:r>
          </w:p>
          <w:p>
            <w:pPr>
              <w:pStyle w:val="Normal"/>
              <w:spacing w:lineRule="auto" w:line="240"/>
              <w:ind w:hanging="0" w:end="0"/>
              <w:jc w:val="start"/>
              <w:rPr/>
            </w:pPr>
            <w:r>
              <w:rPr>
                <w:sz w:val="24"/>
              </w:rPr>
              <w:t xml:space="preserve">Rondal, </w:t>
            </w:r>
            <w:r>
              <w:rPr>
                <w:i/>
                <w:sz w:val="24"/>
              </w:rPr>
              <w:t>jealous!</w:t>
            </w:r>
            <w:r>
              <w:rPr>
                <w:sz w:val="24"/>
              </w:rPr>
              <w:t xml:space="preserve"> </w:t>
            </w:r>
          </w:p>
          <w:p>
            <w:pPr>
              <w:pStyle w:val="Normal"/>
              <w:spacing w:lineRule="auto" w:line="240"/>
              <w:ind w:hanging="0" w:end="0"/>
              <w:jc w:val="start"/>
              <w:rPr/>
            </w:pPr>
            <w:r>
              <w:rPr>
                <w:sz w:val="24"/>
              </w:rPr>
              <w:t xml:space="preserve">Nick, </w:t>
            </w:r>
            <w:r>
              <w:rPr>
                <w:i/>
                <w:sz w:val="24"/>
              </w:rPr>
              <w:t>dishonest!</w:t>
            </w:r>
            <w:r>
              <w:rPr>
                <w:sz w:val="24"/>
              </w:rPr>
              <w:t xml:space="preserve"> </w:t>
            </w:r>
          </w:p>
          <w:p>
            <w:pPr>
              <w:pStyle w:val="Normal"/>
              <w:spacing w:lineRule="auto" w:line="240"/>
              <w:ind w:hanging="0" w:end="0"/>
              <w:jc w:val="start"/>
              <w:rPr>
                <w:sz w:val="24"/>
              </w:rPr>
            </w:pPr>
            <w:r>
              <w:rPr>
                <w:sz w:val="24"/>
              </w:rPr>
              <w:t xml:space="preserve">Such an old lady </w:t>
            </w:r>
            <w:r>
              <w:rPr>
                <w:i/>
                <w:sz w:val="24"/>
              </w:rPr>
              <w:t>to come</w:t>
            </w:r>
            <w:r>
              <w:rPr>
                <w:sz w:val="24"/>
              </w:rPr>
              <w:t xml:space="preserve"> so </w:t>
            </w:r>
            <w:r>
              <w:rPr>
                <w:i/>
                <w:sz w:val="24"/>
              </w:rPr>
              <w:t>far!</w:t>
            </w:r>
          </w:p>
        </w:tc>
        <w:tc>
          <w:tcPr>
            <w:tcW w:w="5491" w:type="dxa"/>
            <w:tcBorders/>
          </w:tcPr>
          <w:p>
            <w:pPr>
              <w:pStyle w:val="Normal"/>
              <w:spacing w:lineRule="auto" w:line="240"/>
              <w:ind w:hanging="0" w:end="0"/>
              <w:jc w:val="start"/>
              <w:rPr>
                <w:sz w:val="24"/>
                <w:lang w:val="ru-RU"/>
              </w:rPr>
            </w:pPr>
            <w:r>
              <w:rPr>
                <w:sz w:val="24"/>
                <w:lang w:val="ru-RU"/>
              </w:rPr>
              <w:t xml:space="preserve">Ну какой же он джентльмен! </w:t>
            </w:r>
          </w:p>
          <w:p>
            <w:pPr>
              <w:pStyle w:val="Normal"/>
              <w:spacing w:lineRule="auto" w:line="240"/>
              <w:ind w:hanging="0" w:end="0"/>
              <w:jc w:val="start"/>
              <w:rPr>
                <w:sz w:val="24"/>
                <w:lang w:val="ru-RU"/>
              </w:rPr>
            </w:pPr>
            <w:r>
              <w:rPr>
                <w:sz w:val="24"/>
                <w:lang w:val="ru-RU"/>
              </w:rPr>
              <w:t xml:space="preserve">Ты - зануда! Ну, что ты! </w:t>
            </w:r>
          </w:p>
          <w:p>
            <w:pPr>
              <w:pStyle w:val="Normal"/>
              <w:spacing w:lineRule="auto" w:line="240"/>
              <w:ind w:hanging="0" w:end="0"/>
              <w:jc w:val="start"/>
              <w:rPr>
                <w:sz w:val="24"/>
                <w:lang w:val="ru-RU"/>
              </w:rPr>
            </w:pPr>
            <w:r>
              <w:rPr>
                <w:sz w:val="24"/>
                <w:lang w:val="ru-RU"/>
              </w:rPr>
              <w:t xml:space="preserve">Чтобы Фред был священником! </w:t>
            </w:r>
          </w:p>
          <w:p>
            <w:pPr>
              <w:pStyle w:val="Normal"/>
              <w:spacing w:lineRule="auto" w:line="240"/>
              <w:ind w:hanging="0" w:end="0"/>
              <w:jc w:val="start"/>
              <w:rPr>
                <w:sz w:val="24"/>
                <w:lang w:val="ru-RU"/>
              </w:rPr>
            </w:pPr>
            <w:r>
              <w:rPr>
                <w:sz w:val="24"/>
                <w:lang w:val="ru-RU"/>
              </w:rPr>
              <w:t xml:space="preserve">Рондел - ревнует! (Быть того не может!) </w:t>
            </w:r>
          </w:p>
          <w:p>
            <w:pPr>
              <w:pStyle w:val="Normal"/>
              <w:spacing w:lineRule="auto" w:line="240"/>
              <w:ind w:hanging="0" w:end="0"/>
              <w:jc w:val="start"/>
              <w:rPr>
                <w:sz w:val="24"/>
                <w:lang w:val="ru-RU"/>
              </w:rPr>
            </w:pPr>
            <w:r>
              <w:rPr>
                <w:sz w:val="24"/>
                <w:lang w:val="ru-RU"/>
              </w:rPr>
              <w:t xml:space="preserve">Ник - нечестный! Не может быть! </w:t>
            </w:r>
          </w:p>
          <w:p>
            <w:pPr>
              <w:pStyle w:val="Normal"/>
              <w:spacing w:lineRule="auto" w:line="240"/>
              <w:ind w:hanging="0" w:end="0"/>
              <w:jc w:val="start"/>
              <w:rPr>
                <w:sz w:val="24"/>
              </w:rPr>
            </w:pPr>
            <w:r>
              <w:rPr>
                <w:sz w:val="24"/>
                <w:lang w:val="ru-RU"/>
              </w:rPr>
              <w:t>Чтобы такая пожилая дама пришла издалека!</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Sentences with the simple nominal predicate are always exclamatory evidently owing to the implication of a negation or of an evaluation.</w:t>
      </w:r>
    </w:p>
    <w:p>
      <w:pPr>
        <w:pStyle w:val="Normal"/>
        <w:spacing w:lineRule="auto" w:line="240"/>
        <w:ind w:firstLine="284" w:end="0"/>
        <w:rPr>
          <w:sz w:val="24"/>
        </w:rPr>
      </w:pPr>
      <w:r>
        <w:rPr>
          <w:sz w:val="24"/>
        </w:rPr>
        <w:t>The predicate is mostly commad off (separated by a comma), but a comma is not regarded as a strict rule.</w:t>
      </w:r>
    </w:p>
    <w:p>
      <w:pPr>
        <w:pStyle w:val="Normal"/>
        <w:spacing w:lineRule="auto" w:line="240"/>
        <w:ind w:firstLine="284" w:end="0"/>
        <w:rPr>
          <w:sz w:val="24"/>
        </w:rPr>
      </w:pPr>
      <w:r>
        <w:rPr>
          <w:sz w:val="24"/>
        </w:rPr>
        <w:t>These predicates are used in colloquial English, although not fre</w:t>
        <w:softHyphen/>
        <w:t>quently.</w:t>
      </w:r>
    </w:p>
    <w:p>
      <w:pPr>
        <w:pStyle w:val="Normal"/>
        <w:spacing w:lineRule="auto" w:line="240"/>
        <w:ind w:firstLine="284" w:end="0"/>
        <w:rPr>
          <w:sz w:val="24"/>
        </w:rPr>
      </w:pPr>
      <w:r>
        <w:rPr>
          <w:sz w:val="24"/>
        </w:rPr>
        <w:t>The simple nominal predicate can be expressed by: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A noun.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My son </w:t>
      </w:r>
      <w:r>
        <w:rPr>
          <w:i/>
          <w:sz w:val="24"/>
        </w:rPr>
        <w:t xml:space="preserve">a clergyman! </w:t>
      </w:r>
    </w:p>
    <w:p>
      <w:pPr>
        <w:pStyle w:val="Normal"/>
        <w:spacing w:lineRule="auto" w:line="240"/>
        <w:ind w:firstLine="284" w:start="284" w:end="0"/>
        <w:rPr/>
      </w:pPr>
      <w:r>
        <w:rPr>
          <w:sz w:val="24"/>
        </w:rPr>
        <w:t xml:space="preserve">She, </w:t>
      </w:r>
      <w:r>
        <w:rPr>
          <w:i/>
          <w:sz w:val="24"/>
        </w:rPr>
        <w:t xml:space="preserve">a nun! </w:t>
      </w:r>
    </w:p>
    <w:p>
      <w:pPr>
        <w:pStyle w:val="Normal"/>
        <w:spacing w:lineRule="auto" w:line="240"/>
        <w:ind w:firstLine="284" w:start="284" w:end="0"/>
        <w:rPr/>
      </w:pPr>
      <w:r>
        <w:rPr>
          <w:sz w:val="24"/>
        </w:rPr>
        <w:t xml:space="preserve">Me, </w:t>
      </w:r>
      <w:r>
        <w:rPr>
          <w:i/>
          <w:sz w:val="24"/>
        </w:rPr>
        <w:t>a liar!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An adjective.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My ideas </w:t>
      </w:r>
      <w:r>
        <w:rPr>
          <w:i/>
          <w:sz w:val="24"/>
        </w:rPr>
        <w:t xml:space="preserve">obsolete! </w:t>
      </w:r>
    </w:p>
    <w:p>
      <w:pPr>
        <w:pStyle w:val="Normal"/>
        <w:spacing w:lineRule="auto" w:line="240"/>
        <w:ind w:firstLine="284" w:start="284" w:end="0"/>
        <w:rPr/>
      </w:pPr>
      <w:r>
        <w:rPr>
          <w:sz w:val="24"/>
        </w:rPr>
        <w:t xml:space="preserve">Ronnie, </w:t>
      </w:r>
      <w:r>
        <w:rPr>
          <w:i/>
          <w:sz w:val="24"/>
        </w:rPr>
        <w:t xml:space="preserve">good-looking! </w:t>
      </w:r>
    </w:p>
    <w:p>
      <w:pPr>
        <w:pStyle w:val="Normal"/>
        <w:spacing w:lineRule="auto" w:line="240"/>
        <w:ind w:firstLine="284" w:start="284" w:end="0"/>
        <w:rPr/>
      </w:pPr>
      <w:r>
        <w:rPr>
          <w:sz w:val="24"/>
        </w:rPr>
        <w:t xml:space="preserve">You </w:t>
      </w:r>
      <w:r>
        <w:rPr>
          <w:i/>
          <w:sz w:val="24"/>
        </w:rPr>
        <w:t>sad!</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3. An infinitive or an infinitive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Hercule Poirot </w:t>
      </w:r>
      <w:r>
        <w:rPr>
          <w:i/>
          <w:sz w:val="24"/>
        </w:rPr>
        <w:t xml:space="preserve">to sleep while murder is committed! </w:t>
      </w:r>
    </w:p>
    <w:p>
      <w:pPr>
        <w:pStyle w:val="Normal"/>
        <w:spacing w:lineRule="auto" w:line="240"/>
        <w:ind w:firstLine="284" w:start="284" w:end="0"/>
        <w:rPr/>
      </w:pPr>
      <w:r>
        <w:rPr>
          <w:sz w:val="24"/>
        </w:rPr>
        <w:t xml:space="preserve">My boy </w:t>
      </w:r>
      <w:r>
        <w:rPr>
          <w:i/>
          <w:sz w:val="24"/>
        </w:rPr>
        <w:t>insult a gentleman at my table!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4. Participle I or a participial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w:t>
      </w:r>
      <w:r>
        <w:rPr>
          <w:i/>
          <w:sz w:val="24"/>
        </w:rPr>
        <w:t xml:space="preserve">spying! </w:t>
      </w:r>
    </w:p>
    <w:p>
      <w:pPr>
        <w:pStyle w:val="Normal"/>
        <w:spacing w:lineRule="auto" w:line="240"/>
        <w:ind w:firstLine="284" w:start="284" w:end="0"/>
        <w:rPr/>
      </w:pPr>
      <w:r>
        <w:rPr>
          <w:sz w:val="24"/>
        </w:rPr>
        <w:t xml:space="preserve">Me </w:t>
      </w:r>
      <w:r>
        <w:rPr>
          <w:i/>
          <w:sz w:val="24"/>
        </w:rPr>
        <w:t>trying to be funny!</w:t>
      </w:r>
    </w:p>
    <w:p>
      <w:pPr>
        <w:pStyle w:val="Normal"/>
        <w:spacing w:lineRule="auto" w:line="240"/>
        <w:ind w:firstLine="284" w:end="0"/>
        <w:rPr>
          <w:b/>
          <w:i/>
          <w:i/>
          <w:sz w:val="24"/>
        </w:rPr>
      </w:pPr>
      <w:r>
        <w:rPr>
          <w:b/>
          <w:i/>
          <w:sz w:val="24"/>
        </w:rPr>
      </w:r>
    </w:p>
    <w:p>
      <w:pPr>
        <w:pStyle w:val="Heading3"/>
        <w:rPr/>
      </w:pPr>
      <w:bookmarkStart w:id="107" w:name="__RefHeading___Toc5113046"/>
      <w:bookmarkEnd w:id="107"/>
      <w:r>
        <w:rPr/>
        <w:t>The compound predicate</w:t>
      </w:r>
    </w:p>
    <w:p>
      <w:pPr>
        <w:pStyle w:val="Normal"/>
        <w:spacing w:lineRule="auto" w:line="240"/>
        <w:ind w:firstLine="284" w:end="0"/>
        <w:rPr>
          <w:sz w:val="24"/>
        </w:rPr>
      </w:pPr>
      <w:r>
        <w:rPr>
          <w:sz w:val="24"/>
        </w:rPr>
      </w:r>
    </w:p>
    <w:p>
      <w:pPr>
        <w:pStyle w:val="Normal"/>
        <w:spacing w:lineRule="auto" w:line="240"/>
        <w:ind w:firstLine="284" w:end="0"/>
        <w:rPr/>
      </w:pPr>
      <w:r>
        <w:rPr>
          <w:b/>
          <w:sz w:val="24"/>
        </w:rPr>
        <w:t>§ 50.</w:t>
      </w:r>
      <w:r>
        <w:rPr>
          <w:sz w:val="24"/>
        </w:rPr>
        <w:t xml:space="preserve"> The compound predicate consists of two parts: </w:t>
      </w:r>
      <w:r>
        <w:rPr>
          <w:i/>
          <w:sz w:val="24"/>
        </w:rPr>
        <w:t>the notional</w:t>
      </w:r>
      <w:r>
        <w:rPr>
          <w:sz w:val="24"/>
        </w:rPr>
        <w:t xml:space="preserve"> and </w:t>
      </w:r>
      <w:r>
        <w:rPr>
          <w:i/>
          <w:sz w:val="24"/>
        </w:rPr>
        <w:t>the structural.</w:t>
      </w:r>
      <w:r>
        <w:rPr>
          <w:sz w:val="24"/>
        </w:rPr>
        <w:t xml:space="preserve"> The structural part comes first and is followed by the notional part.</w:t>
      </w:r>
    </w:p>
    <w:p>
      <w:pPr>
        <w:pStyle w:val="Normal"/>
        <w:spacing w:lineRule="auto" w:line="240"/>
        <w:ind w:firstLine="284" w:end="0"/>
        <w:rPr/>
      </w:pPr>
      <w:r>
        <w:rPr>
          <w:sz w:val="24"/>
        </w:rPr>
        <w:t>The notional part may be expressed by a noun, an adjective, a stative, an adverb, a verbal, a phrase, a predicative complex,</w:t>
      </w:r>
      <w:r>
        <w:rPr>
          <w:b/>
          <w:sz w:val="24"/>
        </w:rPr>
        <w:t xml:space="preserve"> </w:t>
      </w:r>
      <w:r>
        <w:rPr>
          <w:sz w:val="24"/>
        </w:rPr>
        <w:t>or a clause.</w:t>
      </w:r>
    </w:p>
    <w:p>
      <w:pPr>
        <w:pStyle w:val="2"/>
        <w:suppressAutoHyphens w:val="false"/>
        <w:rPr/>
      </w:pPr>
      <w:r>
        <w:rPr/>
        <w:t xml:space="preserve">The structural part is expressed by a finite verb - a phasal verb, a modal verb, a verb expressing attitude, intention, planning, etc., or a link verb.                                 </w:t>
      </w:r>
    </w:p>
    <w:p>
      <w:pPr>
        <w:pStyle w:val="Normal"/>
        <w:spacing w:lineRule="auto" w:line="240"/>
        <w:ind w:firstLine="284" w:end="0"/>
        <w:rPr>
          <w:sz w:val="24"/>
        </w:rPr>
      </w:pPr>
      <w:r>
        <w:rPr>
          <w:sz w:val="24"/>
        </w:rPr>
        <w:t>From the point of view of meaning the most important part of the compound predicate is the notional part as it contains the information about the person or non-person expressed by the subject.</w:t>
      </w:r>
    </w:p>
    <w:p>
      <w:pPr>
        <w:pStyle w:val="Normal"/>
        <w:spacing w:lineRule="auto" w:line="240"/>
        <w:ind w:firstLine="284" w:end="0"/>
        <w:rPr>
          <w:sz w:val="24"/>
        </w:rPr>
      </w:pPr>
      <w:r>
        <w:rPr>
          <w:sz w:val="24"/>
        </w:rPr>
        <w:t>From the point of view of structure the most important part of the predicate is the first one, since it is expressed by a finite verb and carries grammatical information about the person, number, tense, voice, modal, attitudinal and aspective (phasal) meaning of the whole predicate.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compound verbal predicate</w:t>
      </w:r>
    </w:p>
    <w:p>
      <w:pPr>
        <w:pStyle w:val="Normal"/>
        <w:spacing w:lineRule="auto" w:line="240"/>
        <w:ind w:firstLine="284" w:end="0"/>
        <w:rPr>
          <w:b/>
          <w:sz w:val="24"/>
        </w:rPr>
      </w:pPr>
      <w:r>
        <w:rPr>
          <w:b/>
          <w:sz w:val="24"/>
        </w:rPr>
      </w:r>
    </w:p>
    <w:p>
      <w:pPr>
        <w:pStyle w:val="Normal"/>
        <w:spacing w:lineRule="auto" w:line="240"/>
        <w:ind w:firstLine="284" w:end="0"/>
        <w:jc w:val="center"/>
        <w:rPr>
          <w:spacing w:val="60"/>
          <w:sz w:val="24"/>
        </w:rPr>
      </w:pPr>
      <w:r>
        <w:rPr>
          <w:spacing w:val="60"/>
          <w:sz w:val="24"/>
        </w:rPr>
        <w:t>The compound verbal phasal predicate</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51.</w:t>
      </w:r>
      <w:r>
        <w:rPr>
          <w:sz w:val="24"/>
        </w:rPr>
        <w:t xml:space="preserve"> The compound verbal phasal predicate denotes the beginning, duration, repetition or cessation of the action expressed by an infinitive or a gerund. It consists of a </w:t>
      </w:r>
      <w:r>
        <w:rPr>
          <w:i/>
          <w:sz w:val="24"/>
        </w:rPr>
        <w:t>phasal verb</w:t>
      </w:r>
      <w:r>
        <w:rPr>
          <w:sz w:val="24"/>
        </w:rPr>
        <w:t xml:space="preserve"> and </w:t>
      </w:r>
      <w:r>
        <w:rPr>
          <w:i/>
          <w:sz w:val="24"/>
        </w:rPr>
        <w:t>an infinitive</w:t>
      </w:r>
      <w:r>
        <w:rPr>
          <w:sz w:val="24"/>
        </w:rPr>
        <w:t xml:space="preserve"> or </w:t>
      </w:r>
      <w:r>
        <w:rPr>
          <w:i/>
          <w:sz w:val="24"/>
        </w:rPr>
        <w:t xml:space="preserve">a gerund, </w:t>
      </w:r>
      <w:r>
        <w:rPr>
          <w:sz w:val="24"/>
        </w:rPr>
        <w:t>Accordingly its first component may be a phasal verb of:</w:t>
      </w:r>
    </w:p>
    <w:p>
      <w:pPr>
        <w:pStyle w:val="Normal"/>
        <w:spacing w:lineRule="auto" w:line="240"/>
        <w:ind w:firstLine="284" w:end="0"/>
        <w:rPr>
          <w:sz w:val="24"/>
        </w:rPr>
      </w:pPr>
      <w:r>
        <w:rPr>
          <w:sz w:val="24"/>
        </w:rPr>
      </w:r>
    </w:p>
    <w:p>
      <w:pPr>
        <w:pStyle w:val="Normal"/>
        <w:spacing w:lineRule="auto" w:line="240"/>
        <w:ind w:firstLine="284" w:end="0"/>
        <w:rPr/>
      </w:pPr>
      <w:r>
        <w:rPr>
          <w:sz w:val="24"/>
        </w:rPr>
        <w:t>1.</w:t>
      </w:r>
      <w:r>
        <w:rPr>
          <w:spacing w:val="60"/>
          <w:sz w:val="24"/>
        </w:rPr>
        <w:t>Beginning:</w:t>
      </w:r>
    </w:p>
    <w:p>
      <w:pPr>
        <w:pStyle w:val="Normal"/>
        <w:spacing w:lineRule="auto" w:line="240"/>
        <w:ind w:firstLine="284" w:start="284" w:end="0"/>
        <w:rPr>
          <w:i/>
          <w:i/>
          <w:sz w:val="24"/>
        </w:rPr>
      </w:pPr>
      <w:r>
        <w:rPr>
          <w:i/>
          <w:sz w:val="24"/>
        </w:rPr>
        <w:t>to begin, to start, to commence, to set about, to take to, to fall to, to come.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Andrew and he </w:t>
      </w:r>
      <w:r>
        <w:rPr>
          <w:i/>
          <w:sz w:val="24"/>
        </w:rPr>
        <w:t>began to talk</w:t>
      </w:r>
      <w:r>
        <w:rPr>
          <w:sz w:val="24"/>
        </w:rPr>
        <w:t xml:space="preserve"> about the famous clinic.</w:t>
      </w:r>
    </w:p>
    <w:p>
      <w:pPr>
        <w:pStyle w:val="Normal"/>
        <w:spacing w:lineRule="auto" w:line="240"/>
        <w:ind w:firstLine="284" w:start="284" w:end="0"/>
        <w:rPr/>
      </w:pPr>
      <w:r>
        <w:rPr>
          <w:sz w:val="24"/>
        </w:rPr>
        <w:t xml:space="preserve">Jack </w:t>
      </w:r>
      <w:r>
        <w:rPr>
          <w:i/>
          <w:sz w:val="24"/>
        </w:rPr>
        <w:t>started training out</w:t>
      </w:r>
      <w:r>
        <w:rPr>
          <w:sz w:val="24"/>
        </w:rPr>
        <w:t xml:space="preserve"> at Hogan’s health farm.</w:t>
      </w:r>
    </w:p>
    <w:p>
      <w:pPr>
        <w:pStyle w:val="Normal"/>
        <w:spacing w:lineRule="auto" w:line="240"/>
        <w:ind w:firstLine="284" w:start="284" w:end="0"/>
        <w:rPr/>
      </w:pPr>
      <w:r>
        <w:rPr>
          <w:sz w:val="24"/>
        </w:rPr>
        <w:t xml:space="preserve">So I </w:t>
      </w:r>
      <w:r>
        <w:rPr>
          <w:i/>
          <w:sz w:val="24"/>
        </w:rPr>
        <w:t>took to going</w:t>
      </w:r>
      <w:r>
        <w:rPr>
          <w:sz w:val="24"/>
        </w:rPr>
        <w:t xml:space="preserve"> to the farm.</w:t>
      </w:r>
    </w:p>
    <w:p>
      <w:pPr>
        <w:pStyle w:val="Normal"/>
        <w:spacing w:lineRule="auto" w:line="240"/>
        <w:ind w:firstLine="284" w:start="284" w:end="0"/>
        <w:rPr/>
      </w:pPr>
      <w:r>
        <w:rPr>
          <w:sz w:val="24"/>
        </w:rPr>
        <w:t xml:space="preserve">He </w:t>
      </w:r>
      <w:r>
        <w:rPr>
          <w:i/>
          <w:sz w:val="24"/>
        </w:rPr>
        <w:t>fell to poking</w:t>
      </w:r>
      <w:r>
        <w:rPr>
          <w:sz w:val="24"/>
        </w:rPr>
        <w:t xml:space="preserve"> the fire with all his might.</w:t>
      </w:r>
    </w:p>
    <w:p>
      <w:pPr>
        <w:pStyle w:val="Normal"/>
        <w:spacing w:lineRule="auto" w:line="240"/>
        <w:ind w:firstLine="284" w:start="284" w:end="0"/>
        <w:rPr/>
      </w:pPr>
      <w:r>
        <w:rPr>
          <w:sz w:val="24"/>
        </w:rPr>
        <w:t xml:space="preserve">I </w:t>
      </w:r>
      <w:r>
        <w:rPr>
          <w:i/>
          <w:sz w:val="24"/>
        </w:rPr>
        <w:t>come to think</w:t>
      </w:r>
      <w:r>
        <w:rPr>
          <w:sz w:val="24"/>
        </w:rPr>
        <w:t xml:space="preserve"> that you are right.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w:t>
      </w:r>
      <w:r>
        <w:rPr>
          <w:spacing w:val="60"/>
          <w:sz w:val="24"/>
        </w:rPr>
        <w:t>Duration:</w:t>
      </w:r>
    </w:p>
    <w:p>
      <w:pPr>
        <w:pStyle w:val="Normal"/>
        <w:spacing w:lineRule="auto" w:line="240"/>
        <w:ind w:firstLine="284" w:start="284" w:end="0"/>
        <w:rPr>
          <w:i/>
          <w:i/>
          <w:sz w:val="24"/>
        </w:rPr>
      </w:pPr>
      <w:r>
        <w:rPr>
          <w:i/>
          <w:sz w:val="24"/>
        </w:rPr>
        <w:t>to go on, to keep, to proceed, to continue.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The talk </w:t>
      </w:r>
      <w:r>
        <w:rPr>
          <w:i/>
          <w:sz w:val="24"/>
        </w:rPr>
        <w:t>kept running</w:t>
      </w:r>
      <w:r>
        <w:rPr>
          <w:sz w:val="24"/>
        </w:rPr>
        <w:t xml:space="preserve"> on the possibility of a storm. </w:t>
      </w:r>
    </w:p>
    <w:p>
      <w:pPr>
        <w:pStyle w:val="Normal"/>
        <w:spacing w:lineRule="auto" w:line="240"/>
        <w:ind w:firstLine="284" w:start="284" w:end="0"/>
        <w:rPr/>
      </w:pPr>
      <w:r>
        <w:rPr>
          <w:sz w:val="24"/>
        </w:rPr>
        <w:t xml:space="preserve">As we </w:t>
      </w:r>
      <w:r>
        <w:rPr>
          <w:i/>
          <w:sz w:val="24"/>
        </w:rPr>
        <w:t>continued to laugh his</w:t>
      </w:r>
      <w:r>
        <w:rPr>
          <w:sz w:val="24"/>
        </w:rPr>
        <w:t xml:space="preserve"> surprise gave way to annoyance.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spacing w:val="60"/>
          <w:sz w:val="24"/>
        </w:rPr>
        <w:t>Repetition:</w:t>
      </w:r>
    </w:p>
    <w:p>
      <w:pPr>
        <w:pStyle w:val="Normal"/>
        <w:spacing w:lineRule="auto" w:line="240"/>
        <w:ind w:firstLine="284" w:start="284" w:end="0"/>
        <w:rPr/>
      </w:pPr>
      <w:r>
        <w:rPr>
          <w:i/>
          <w:sz w:val="24"/>
        </w:rPr>
        <w:t>would, used</w:t>
      </w:r>
      <w:r>
        <w:rPr>
          <w:sz w:val="24"/>
        </w:rPr>
        <w:t xml:space="preserve"> (denoting a repeated action in the past).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Alfredo </w:t>
      </w:r>
      <w:r>
        <w:rPr>
          <w:i/>
          <w:sz w:val="24"/>
        </w:rPr>
        <w:t>used to talk</w:t>
      </w:r>
      <w:r>
        <w:rPr>
          <w:sz w:val="24"/>
        </w:rPr>
        <w:t xml:space="preserve"> to me about it.</w:t>
      </w:r>
    </w:p>
    <w:p>
      <w:pPr>
        <w:pStyle w:val="Normal"/>
        <w:spacing w:lineRule="auto" w:line="240"/>
        <w:ind w:firstLine="284" w:start="284" w:end="0"/>
        <w:rPr/>
      </w:pPr>
      <w:r>
        <w:rPr>
          <w:sz w:val="24"/>
        </w:rPr>
        <w:t xml:space="preserve">During her small leisure hours she </w:t>
      </w:r>
      <w:r>
        <w:rPr>
          <w:i/>
          <w:sz w:val="24"/>
        </w:rPr>
        <w:t>would sit</w:t>
      </w:r>
      <w:r>
        <w:rPr>
          <w:sz w:val="24"/>
        </w:rPr>
        <w:t xml:space="preserve"> by the window or </w:t>
      </w:r>
      <w:r>
        <w:rPr>
          <w:i/>
          <w:sz w:val="24"/>
        </w:rPr>
        <w:t xml:space="preserve">walk </w:t>
      </w:r>
      <w:r>
        <w:rPr>
          <w:sz w:val="24"/>
        </w:rPr>
        <w:t>in the fields.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w:t>
      </w:r>
      <w:r>
        <w:rPr>
          <w:spacing w:val="60"/>
          <w:sz w:val="24"/>
        </w:rPr>
        <w:t>Cessation:</w:t>
      </w:r>
    </w:p>
    <w:p>
      <w:pPr>
        <w:pStyle w:val="Normal"/>
        <w:spacing w:lineRule="auto" w:line="240"/>
        <w:ind w:firstLine="284" w:start="284" w:end="0"/>
        <w:rPr>
          <w:i/>
          <w:i/>
          <w:sz w:val="24"/>
        </w:rPr>
      </w:pPr>
      <w:r>
        <w:rPr>
          <w:i/>
          <w:sz w:val="24"/>
        </w:rPr>
        <w:t>to stop, to finish, to cease, to give up, to leave off.</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The band </w:t>
      </w:r>
      <w:r>
        <w:rPr>
          <w:i/>
          <w:sz w:val="24"/>
        </w:rPr>
        <w:t xml:space="preserve">had ceased playing. </w:t>
      </w:r>
    </w:p>
    <w:p>
      <w:pPr>
        <w:pStyle w:val="Normal"/>
        <w:spacing w:lineRule="auto" w:line="240"/>
        <w:ind w:firstLine="284" w:start="284" w:end="0"/>
        <w:rPr>
          <w:i/>
          <w:i/>
          <w:sz w:val="24"/>
        </w:rPr>
      </w:pPr>
      <w:r>
        <w:rPr>
          <w:i/>
          <w:sz w:val="24"/>
        </w:rPr>
        <w:t>Give up smoking.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Note the difference in the functions of the gerund and the infinitive after the verb </w:t>
      </w:r>
      <w:r>
        <w:rPr>
          <w:i/>
          <w:sz w:val="24"/>
        </w:rPr>
        <w:t>to stop:</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She </w:t>
      </w:r>
      <w:r>
        <w:rPr>
          <w:i/>
          <w:sz w:val="24"/>
        </w:rPr>
        <w:t>stopped talking</w:t>
      </w:r>
      <w:r>
        <w:rPr>
          <w:sz w:val="24"/>
        </w:rPr>
        <w:t xml:space="preserve"> to him. (part of a compound verbal phasal predicate) -</w:t>
      </w:r>
      <w:r>
        <w:rPr>
          <w:sz w:val="24"/>
          <w:lang w:val="ru-RU"/>
        </w:rPr>
        <w:t xml:space="preserve"> Она перестала с ним </w:t>
      </w:r>
    </w:p>
    <w:p>
      <w:pPr>
        <w:pStyle w:val="Normal"/>
        <w:spacing w:lineRule="auto" w:line="240"/>
        <w:ind w:firstLine="284" w:start="284" w:end="0"/>
        <w:rPr>
          <w:sz w:val="24"/>
          <w:lang w:val="ru-RU"/>
        </w:rPr>
      </w:pPr>
      <w:r>
        <w:rPr>
          <w:sz w:val="24"/>
          <w:lang w:val="ru-RU"/>
        </w:rPr>
        <w:t>говорить.</w:t>
      </w:r>
    </w:p>
    <w:p>
      <w:pPr>
        <w:pStyle w:val="Normal"/>
        <w:spacing w:lineRule="auto" w:line="240"/>
        <w:ind w:firstLine="284" w:start="284" w:end="0"/>
        <w:rPr/>
      </w:pPr>
      <w:r>
        <w:rPr>
          <w:sz w:val="24"/>
        </w:rPr>
        <w:t xml:space="preserve">She </w:t>
      </w:r>
      <w:r>
        <w:rPr>
          <w:i/>
          <w:sz w:val="24"/>
        </w:rPr>
        <w:t>stopped to talk</w:t>
      </w:r>
      <w:r>
        <w:rPr>
          <w:sz w:val="24"/>
        </w:rPr>
        <w:t xml:space="preserve"> to him. (an adverbial modifier of purpose) - </w:t>
      </w:r>
      <w:r>
        <w:rPr>
          <w:sz w:val="24"/>
          <w:lang w:val="ru-RU"/>
        </w:rPr>
        <w:t xml:space="preserve">Она остановилась, чтобы поговорить с </w:t>
      </w:r>
    </w:p>
    <w:p>
      <w:pPr>
        <w:pStyle w:val="Normal"/>
        <w:spacing w:lineRule="auto" w:line="240"/>
        <w:ind w:firstLine="284" w:start="284" w:end="0"/>
        <w:rPr>
          <w:sz w:val="24"/>
          <w:lang w:val="ru-RU"/>
        </w:rPr>
      </w:pPr>
      <w:r>
        <w:rPr>
          <w:sz w:val="24"/>
          <w:lang w:val="ru-RU"/>
        </w:rPr>
        <w:t>ним.)</w:t>
      </w:r>
    </w:p>
    <w:p>
      <w:pPr>
        <w:pStyle w:val="Normal"/>
        <w:spacing w:lineRule="auto" w:line="240"/>
        <w:ind w:firstLine="284" w:end="0"/>
        <w:rPr>
          <w:sz w:val="24"/>
          <w:lang w:val="ru-RU"/>
        </w:rPr>
      </w:pPr>
      <w:r>
        <w:rPr>
          <w:sz w:val="24"/>
          <w:lang w:val="ru-RU"/>
        </w:rPr>
      </w:r>
    </w:p>
    <w:p>
      <w:pPr>
        <w:pStyle w:val="Normal"/>
        <w:spacing w:lineRule="auto" w:line="240"/>
        <w:ind w:firstLine="284" w:end="0"/>
        <w:jc w:val="center"/>
        <w:rPr>
          <w:spacing w:val="60"/>
          <w:sz w:val="24"/>
        </w:rPr>
      </w:pPr>
      <w:r>
        <w:rPr>
          <w:spacing w:val="60"/>
          <w:sz w:val="24"/>
        </w:rPr>
        <w:t>The compound verbal modal predicate</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52.</w:t>
      </w:r>
      <w:r>
        <w:rPr>
          <w:sz w:val="24"/>
        </w:rPr>
        <w:t xml:space="preserve"> The compound verbal modal predicate consists of </w:t>
      </w:r>
      <w:r>
        <w:rPr>
          <w:i/>
          <w:sz w:val="24"/>
        </w:rPr>
        <w:t xml:space="preserve">a modal part </w:t>
      </w:r>
      <w:r>
        <w:rPr>
          <w:sz w:val="24"/>
        </w:rPr>
        <w:t xml:space="preserve">and </w:t>
      </w:r>
      <w:r>
        <w:rPr>
          <w:i/>
          <w:sz w:val="24"/>
        </w:rPr>
        <w:t>an infinitive</w:t>
      </w:r>
      <w:r>
        <w:rPr>
          <w:sz w:val="24"/>
        </w:rPr>
        <w:t xml:space="preserve"> (or a gerund). It shows whether the action expressed by an infinitive is looked upon as possible, impossible, obligatory, necessary, desirable, planned, certain, permissible, etc. In most cases it denotes the attitude to the action of the person expressed by the subject or by the speaker.</w:t>
      </w:r>
    </w:p>
    <w:p>
      <w:pPr>
        <w:pStyle w:val="Normal"/>
        <w:spacing w:lineRule="auto" w:line="240"/>
        <w:ind w:firstLine="284" w:end="0"/>
        <w:rPr>
          <w:sz w:val="24"/>
        </w:rPr>
      </w:pPr>
      <w:r>
        <w:rPr>
          <w:sz w:val="24"/>
        </w:rPr>
        <w:t>The modal part may be expressed by: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A modal verb.</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You </w:t>
      </w:r>
      <w:r>
        <w:rPr>
          <w:i/>
          <w:sz w:val="24"/>
        </w:rPr>
        <w:t>must forget</w:t>
      </w:r>
      <w:r>
        <w:rPr>
          <w:sz w:val="24"/>
        </w:rPr>
        <w:t xml:space="preserve"> it.</w:t>
      </w:r>
    </w:p>
    <w:p>
      <w:pPr>
        <w:pStyle w:val="Normal"/>
        <w:spacing w:lineRule="auto" w:line="240"/>
        <w:ind w:firstLine="284" w:start="284" w:end="0"/>
        <w:rPr/>
      </w:pPr>
      <w:r>
        <w:rPr>
          <w:sz w:val="24"/>
        </w:rPr>
        <w:t xml:space="preserve">He </w:t>
      </w:r>
      <w:r>
        <w:rPr>
          <w:i/>
          <w:sz w:val="24"/>
        </w:rPr>
        <w:t>can’t say</w:t>
      </w:r>
      <w:r>
        <w:rPr>
          <w:sz w:val="24"/>
        </w:rPr>
        <w:t xml:space="preserve"> a word, he </w:t>
      </w:r>
      <w:r>
        <w:rPr>
          <w:i/>
          <w:sz w:val="24"/>
        </w:rPr>
        <w:t>can’t</w:t>
      </w:r>
      <w:r>
        <w:rPr>
          <w:sz w:val="24"/>
        </w:rPr>
        <w:t xml:space="preserve"> even </w:t>
      </w:r>
      <w:r>
        <w:rPr>
          <w:i/>
          <w:sz w:val="24"/>
        </w:rPr>
        <w:t>apologize.</w:t>
      </w:r>
    </w:p>
    <w:p>
      <w:pPr>
        <w:pStyle w:val="Normal"/>
        <w:spacing w:lineRule="auto" w:line="240"/>
        <w:ind w:firstLine="284" w:start="284" w:end="0"/>
        <w:rPr/>
      </w:pPr>
      <w:r>
        <w:rPr>
          <w:sz w:val="24"/>
        </w:rPr>
        <w:t xml:space="preserve">I </w:t>
      </w:r>
      <w:r>
        <w:rPr>
          <w:i/>
          <w:sz w:val="24"/>
        </w:rPr>
        <w:t>had to bite my lip</w:t>
      </w:r>
      <w:r>
        <w:rPr>
          <w:sz w:val="24"/>
        </w:rPr>
        <w:t xml:space="preserve"> to prevent myself from laughing.</w:t>
      </w:r>
    </w:p>
    <w:p>
      <w:pPr>
        <w:pStyle w:val="Normal"/>
        <w:spacing w:lineRule="auto" w:line="240"/>
        <w:ind w:firstLine="284" w:start="284" w:end="0"/>
        <w:rPr/>
      </w:pPr>
      <w:r>
        <w:rPr>
          <w:i/>
          <w:sz w:val="24"/>
        </w:rPr>
        <w:t>Ought</w:t>
      </w:r>
      <w:r>
        <w:rPr>
          <w:sz w:val="24"/>
        </w:rPr>
        <w:t xml:space="preserve"> he </w:t>
      </w:r>
      <w:r>
        <w:rPr>
          <w:i/>
          <w:sz w:val="24"/>
        </w:rPr>
        <w:t>not to treat</w:t>
      </w:r>
      <w:r>
        <w:rPr>
          <w:sz w:val="24"/>
        </w:rPr>
        <w:t xml:space="preserve"> her generously?</w:t>
      </w:r>
    </w:p>
    <w:p>
      <w:pPr>
        <w:pStyle w:val="Normal"/>
        <w:spacing w:lineRule="auto" w:line="240"/>
        <w:ind w:firstLine="284" w:start="284" w:end="0"/>
        <w:rPr/>
      </w:pPr>
      <w:r>
        <w:rPr>
          <w:i/>
          <w:sz w:val="24"/>
        </w:rPr>
        <w:t>May</w:t>
      </w:r>
      <w:r>
        <w:rPr>
          <w:sz w:val="24"/>
        </w:rPr>
        <w:t xml:space="preserve"> I </w:t>
      </w:r>
      <w:r>
        <w:rPr>
          <w:i/>
          <w:sz w:val="24"/>
        </w:rPr>
        <w:t>ask</w:t>
      </w:r>
      <w:r>
        <w:rPr>
          <w:sz w:val="24"/>
        </w:rPr>
        <w:t xml:space="preserve"> you a question?</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2. </w:t>
      </w:r>
      <w:r>
        <w:rPr>
          <w:spacing w:val="60"/>
          <w:sz w:val="24"/>
        </w:rPr>
        <w:t>A modal expression</w:t>
      </w:r>
      <w:r>
        <w:rPr>
          <w:sz w:val="24"/>
        </w:rPr>
        <w:t xml:space="preserve"> of nominal nature: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 xml:space="preserve">to be able, to be allowed, to be willing, to be going, to be anxious, </w:t>
      </w:r>
      <w:r>
        <w:rPr>
          <w:sz w:val="24"/>
        </w:rPr>
        <w:t>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You </w:t>
      </w:r>
      <w:r>
        <w:rPr>
          <w:i/>
          <w:sz w:val="24"/>
        </w:rPr>
        <w:t>are going to attend</w:t>
      </w:r>
      <w:r>
        <w:rPr>
          <w:sz w:val="24"/>
        </w:rPr>
        <w:t xml:space="preserve"> the college at Harvard, they tell me. </w:t>
      </w:r>
    </w:p>
    <w:p>
      <w:pPr>
        <w:pStyle w:val="Normal"/>
        <w:spacing w:lineRule="auto" w:line="240"/>
        <w:ind w:firstLine="284" w:start="284" w:end="0"/>
        <w:rPr/>
      </w:pPr>
      <w:r>
        <w:rPr>
          <w:i/>
          <w:sz w:val="24"/>
        </w:rPr>
        <w:t>Are</w:t>
      </w:r>
      <w:r>
        <w:rPr>
          <w:sz w:val="24"/>
        </w:rPr>
        <w:t xml:space="preserve"> you </w:t>
      </w:r>
      <w:r>
        <w:rPr>
          <w:i/>
          <w:sz w:val="24"/>
        </w:rPr>
        <w:t>able to walk</w:t>
      </w:r>
      <w:r>
        <w:rPr>
          <w:sz w:val="24"/>
        </w:rPr>
        <w:t xml:space="preserve"> another two miles? </w:t>
      </w:r>
    </w:p>
    <w:p>
      <w:pPr>
        <w:pStyle w:val="Normal"/>
        <w:spacing w:lineRule="auto" w:line="240"/>
        <w:ind w:firstLine="284" w:start="284" w:end="0"/>
        <w:rPr/>
      </w:pPr>
      <w:r>
        <w:rPr>
          <w:sz w:val="24"/>
        </w:rPr>
        <w:t xml:space="preserve">We </w:t>
      </w:r>
      <w:r>
        <w:rPr>
          <w:i/>
          <w:sz w:val="24"/>
        </w:rPr>
        <w:t>were anxious to cooperate.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modal part may have two modal verbs or a modal verb and a modal expression.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 xml:space="preserve">may have to return. </w:t>
      </w:r>
    </w:p>
    <w:p>
      <w:pPr>
        <w:pStyle w:val="Normal"/>
        <w:spacing w:lineRule="auto" w:line="240"/>
        <w:ind w:firstLine="284" w:start="284" w:end="0"/>
        <w:rPr/>
      </w:pPr>
      <w:r>
        <w:rPr>
          <w:sz w:val="24"/>
        </w:rPr>
        <w:t xml:space="preserve">She </w:t>
      </w:r>
      <w:r>
        <w:rPr>
          <w:i/>
          <w:sz w:val="24"/>
        </w:rPr>
        <w:t>must be willing to come</w:t>
      </w:r>
      <w:r>
        <w:rPr>
          <w:sz w:val="24"/>
        </w:rPr>
        <w:t xml:space="preserve"> here again.</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lang w:val="ru-RU"/>
        </w:rPr>
        <w:t>З. Аn</w:t>
      </w:r>
      <w:r>
        <w:rPr>
          <w:sz w:val="24"/>
        </w:rPr>
        <w:t xml:space="preserve">  </w:t>
      </w:r>
      <w:r>
        <w:rPr>
          <w:spacing w:val="60"/>
          <w:sz w:val="24"/>
        </w:rPr>
        <w:t>attitudinal</w:t>
      </w:r>
      <w:r>
        <w:rPr>
          <w:sz w:val="24"/>
        </w:rPr>
        <w:t xml:space="preserve"> verb such as </w:t>
      </w:r>
      <w:r>
        <w:rPr>
          <w:i/>
          <w:sz w:val="24"/>
        </w:rPr>
        <w:t>to like, to hate, to attempt, to expect, to hope, to intend, to mean, to plan, to try, to have a mind, to wish, to want</w:t>
      </w:r>
      <w:r>
        <w:rPr>
          <w:sz w:val="24"/>
        </w:rPr>
        <w:t xml:space="preserve"> followed by an infinitive denote the attitude of the person expressed by the subject to the action denoted by the infinitive.</w:t>
      </w:r>
    </w:p>
    <w:p>
      <w:pPr>
        <w:pStyle w:val="Normal"/>
        <w:spacing w:lineRule="auto" w:line="240"/>
        <w:ind w:firstLine="284" w:end="0"/>
        <w:rPr/>
      </w:pPr>
      <w:r>
        <w:rPr>
          <w:sz w:val="24"/>
        </w:rPr>
        <w:t xml:space="preserve">The predicate of this type may be called  a </w:t>
      </w:r>
      <w:r>
        <w:rPr>
          <w:spacing w:val="60"/>
          <w:sz w:val="24"/>
        </w:rPr>
        <w:t>compound verbal attitudinal predicate</w:t>
      </w:r>
      <w:r>
        <w:rPr>
          <w:sz w:val="24"/>
        </w:rPr>
        <w: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hoped to see</w:t>
      </w:r>
      <w:r>
        <w:rPr>
          <w:sz w:val="24"/>
        </w:rPr>
        <w:t xml:space="preserve"> them the next day. </w:t>
      </w:r>
    </w:p>
    <w:p>
      <w:pPr>
        <w:pStyle w:val="Normal"/>
        <w:spacing w:lineRule="auto" w:line="240"/>
        <w:ind w:firstLine="284" w:start="284" w:end="0"/>
        <w:rPr/>
      </w:pPr>
      <w:r>
        <w:rPr>
          <w:sz w:val="24"/>
        </w:rPr>
        <w:t xml:space="preserve">I </w:t>
      </w:r>
      <w:r>
        <w:rPr>
          <w:i/>
          <w:sz w:val="24"/>
        </w:rPr>
        <w:t>mean to find</w:t>
      </w:r>
      <w:r>
        <w:rPr>
          <w:sz w:val="24"/>
        </w:rPr>
        <w:t xml:space="preserve"> out the truth.</w:t>
      </w:r>
    </w:p>
    <w:p>
      <w:pPr>
        <w:pStyle w:val="Normal"/>
        <w:spacing w:lineRule="auto" w:line="240"/>
        <w:ind w:firstLine="284" w:end="0"/>
        <w:rPr>
          <w:sz w:val="24"/>
        </w:rPr>
      </w:pPr>
      <w:r>
        <w:rPr>
          <w:sz w:val="24"/>
        </w:rPr>
      </w:r>
    </w:p>
    <w:p>
      <w:pPr>
        <w:pStyle w:val="Normal"/>
        <w:spacing w:lineRule="auto" w:line="240"/>
        <w:ind w:firstLine="284" w:end="0"/>
        <w:jc w:val="center"/>
        <w:rPr>
          <w:spacing w:val="60"/>
          <w:sz w:val="24"/>
        </w:rPr>
      </w:pPr>
      <w:r>
        <w:rPr>
          <w:spacing w:val="60"/>
          <w:sz w:val="24"/>
        </w:rPr>
        <w:t xml:space="preserve">The compound verbal predicate </w:t>
      </w:r>
    </w:p>
    <w:p>
      <w:pPr>
        <w:pStyle w:val="Normal"/>
        <w:spacing w:lineRule="auto" w:line="240"/>
        <w:ind w:firstLine="284" w:end="0"/>
        <w:jc w:val="center"/>
        <w:rPr>
          <w:spacing w:val="60"/>
          <w:sz w:val="24"/>
        </w:rPr>
      </w:pPr>
      <w:r>
        <w:rPr>
          <w:spacing w:val="60"/>
          <w:sz w:val="24"/>
        </w:rPr>
        <w:t>of double orientation</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53.</w:t>
      </w:r>
      <w:r>
        <w:rPr>
          <w:sz w:val="24"/>
        </w:rPr>
        <w:t xml:space="preserve"> The compound verbal predicate of double orientation consists of two parts. The first part is a finite verb which denotes the attitude to, evaluation of, or comment on, the content of the sentence expressed by the speaker or somebody not mentioned in the sentence. The second part denotes the action which is (was/will be) performed by the person/non-person expressed by the subject.</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The Gadfly </w:t>
      </w:r>
      <w:r>
        <w:rPr>
          <w:i/>
          <w:sz w:val="24"/>
        </w:rPr>
        <w:t>seemed to have taken</w:t>
      </w:r>
      <w:r>
        <w:rPr>
          <w:sz w:val="24"/>
        </w:rPr>
        <w:t xml:space="preserve"> a dislike to her ———&gt;It seemed (to the people) that the Gadfly had </w:t>
      </w:r>
    </w:p>
    <w:p>
      <w:pPr>
        <w:pStyle w:val="Normal"/>
        <w:spacing w:lineRule="auto" w:line="240"/>
        <w:ind w:firstLine="284" w:start="284" w:end="0"/>
        <w:rPr>
          <w:sz w:val="24"/>
        </w:rPr>
      </w:pPr>
      <w:r>
        <w:rPr>
          <w:sz w:val="24"/>
        </w:rPr>
        <w:t>taken a dislike to her.</w:t>
      </w:r>
    </w:p>
    <w:p>
      <w:pPr>
        <w:pStyle w:val="Normal"/>
        <w:spacing w:lineRule="auto" w:line="240"/>
        <w:ind w:firstLine="284" w:start="284" w:end="0"/>
        <w:rPr/>
      </w:pPr>
      <w:r>
        <w:rPr>
          <w:sz w:val="24"/>
        </w:rPr>
        <w:t xml:space="preserve">Philip Bosinney </w:t>
      </w:r>
      <w:r>
        <w:rPr>
          <w:i/>
          <w:sz w:val="24"/>
        </w:rPr>
        <w:t>was known to be a young man</w:t>
      </w:r>
      <w:r>
        <w:rPr>
          <w:sz w:val="24"/>
        </w:rPr>
        <w:t xml:space="preserve"> without fortune ———&gt; They knew that Philip Bosinney </w:t>
      </w:r>
    </w:p>
    <w:p>
      <w:pPr>
        <w:pStyle w:val="Normal"/>
        <w:spacing w:lineRule="auto" w:line="240"/>
        <w:ind w:firstLine="284" w:start="284" w:end="0"/>
        <w:rPr>
          <w:sz w:val="24"/>
        </w:rPr>
      </w:pPr>
      <w:r>
        <w:rPr>
          <w:sz w:val="24"/>
        </w:rPr>
        <w:t>was a young man without fortune.</w:t>
      </w:r>
    </w:p>
    <w:p>
      <w:pPr>
        <w:pStyle w:val="Normal"/>
        <w:spacing w:lineRule="auto" w:line="240"/>
        <w:ind w:firstLine="284" w:start="284" w:end="0"/>
        <w:rPr>
          <w:b/>
          <w:sz w:val="24"/>
        </w:rPr>
      </w:pPr>
      <w:r>
        <w:rPr>
          <w:b/>
          <w:sz w:val="24"/>
        </w:rPr>
      </w:r>
    </w:p>
    <w:p>
      <w:pPr>
        <w:pStyle w:val="Normal"/>
        <w:spacing w:lineRule="auto" w:line="240"/>
        <w:ind w:firstLine="284" w:start="284" w:end="0"/>
        <w:rPr/>
      </w:pPr>
      <w:r>
        <w:rPr>
          <w:sz w:val="24"/>
        </w:rPr>
        <w:t xml:space="preserve">He </w:t>
      </w:r>
      <w:r>
        <w:rPr>
          <w:i/>
          <w:sz w:val="24"/>
        </w:rPr>
        <w:t>is said to be looking for a</w:t>
      </w:r>
      <w:r>
        <w:rPr>
          <w:sz w:val="24"/>
        </w:rPr>
        <w:t xml:space="preserve"> new job.</w:t>
      </w:r>
      <w:r>
        <w:rPr>
          <w:sz w:val="24"/>
          <w:lang w:val="ru-RU"/>
        </w:rPr>
        <w:t xml:space="preserve"> (Говорят, что он ищет новую работу)</w:t>
      </w:r>
    </w:p>
    <w:p>
      <w:pPr>
        <w:pStyle w:val="Normal"/>
        <w:spacing w:lineRule="auto" w:line="240"/>
        <w:ind w:firstLine="284" w:start="284" w:end="0"/>
        <w:rPr/>
      </w:pPr>
      <w:r>
        <w:rPr>
          <w:sz w:val="24"/>
        </w:rPr>
        <w:t xml:space="preserve">The plane </w:t>
      </w:r>
      <w:r>
        <w:rPr>
          <w:i/>
          <w:sz w:val="24"/>
        </w:rPr>
        <w:t>is reported to have been lost.</w:t>
      </w:r>
      <w:r>
        <w:rPr>
          <w:sz w:val="24"/>
          <w:lang w:val="ru-RU"/>
        </w:rPr>
        <w:t xml:space="preserve"> (Сообщают, что самолет пропал)</w:t>
      </w:r>
    </w:p>
    <w:p>
      <w:pPr>
        <w:pStyle w:val="Normal"/>
        <w:spacing w:lineRule="auto" w:line="240"/>
        <w:ind w:firstLine="284" w:end="0"/>
        <w:rPr>
          <w:sz w:val="24"/>
          <w:lang w:val="ru-RU"/>
        </w:rPr>
      </w:pPr>
      <w:r>
        <w:rPr>
          <w:sz w:val="24"/>
          <w:lang w:val="ru-RU"/>
        </w:rPr>
      </w:r>
    </w:p>
    <w:p>
      <w:pPr>
        <w:pStyle w:val="2"/>
        <w:suppressAutoHyphens w:val="false"/>
        <w:rPr/>
      </w:pPr>
      <w:r>
        <w:rPr/>
        <w:t>In this case we see different orientation of the actions which are regarded from two points of view: that of the speaker and that of the person (or non-person) expressed by the subject. .</w:t>
      </w:r>
    </w:p>
    <w:p>
      <w:pPr>
        <w:pStyle w:val="Normal"/>
        <w:spacing w:lineRule="auto" w:line="240"/>
        <w:ind w:firstLine="284" w:end="0"/>
        <w:rPr/>
      </w:pPr>
      <w:r>
        <w:rPr>
          <w:sz w:val="24"/>
        </w:rPr>
        <w:t xml:space="preserve">In a number of cases semantically this type of predicate has much in common with the compound verbal modal predicate, as in: You </w:t>
      </w:r>
      <w:r>
        <w:rPr>
          <w:i/>
          <w:sz w:val="24"/>
        </w:rPr>
        <w:t>can’t have misunderstood</w:t>
      </w:r>
      <w:r>
        <w:rPr>
          <w:sz w:val="24"/>
        </w:rPr>
        <w:t xml:space="preserve"> me, but formally these predicates are different, because in the compound verbal modal predicate the first component is a modal verb, whereas in the compound predicate of double orientation it is a verb</w:t>
      </w:r>
      <w:r>
        <w:rPr>
          <w:b/>
          <w:sz w:val="24"/>
        </w:rPr>
        <w:t xml:space="preserve"> </w:t>
      </w:r>
      <w:r>
        <w:rPr>
          <w:sz w:val="24"/>
        </w:rPr>
        <w:t>or</w:t>
      </w:r>
      <w:r>
        <w:rPr>
          <w:b/>
          <w:sz w:val="24"/>
        </w:rPr>
        <w:t xml:space="preserve"> </w:t>
      </w:r>
      <w:r>
        <w:rPr>
          <w:sz w:val="24"/>
        </w:rPr>
        <w:t>phrase expressing attitude, evaluation, or comment. They belong to one of the following verb groups:</w:t>
      </w:r>
    </w:p>
    <w:p>
      <w:pPr>
        <w:pStyle w:val="Normal"/>
        <w:spacing w:lineRule="auto" w:line="240"/>
        <w:ind w:firstLine="284" w:end="0"/>
        <w:rPr>
          <w:sz w:val="24"/>
        </w:rPr>
      </w:pPr>
      <w:r>
        <w:rPr>
          <w:sz w:val="24"/>
        </w:rPr>
      </w:r>
    </w:p>
    <w:p>
      <w:pPr>
        <w:pStyle w:val="Normal"/>
        <w:spacing w:lineRule="auto" w:line="240"/>
        <w:ind w:firstLine="284" w:end="0"/>
        <w:rPr/>
      </w:pPr>
      <w:r>
        <w:rPr>
          <w:sz w:val="24"/>
        </w:rPr>
        <w:t>1. Intransitive verbs of</w:t>
      </w:r>
      <w:r>
        <w:rPr>
          <w:b/>
          <w:sz w:val="24"/>
        </w:rPr>
        <w:t xml:space="preserve"> seeming</w:t>
      </w:r>
      <w:r>
        <w:rPr>
          <w:sz w:val="24"/>
        </w:rPr>
        <w:t xml:space="preserve"> or</w:t>
      </w:r>
      <w:r>
        <w:rPr>
          <w:b/>
          <w:sz w:val="24"/>
        </w:rPr>
        <w:t xml:space="preserve"> happening</w:t>
      </w:r>
      <w:r>
        <w:rPr>
          <w:sz w:val="24"/>
        </w:rPr>
        <w:t xml:space="preserve"> with the general meaning of evaluation in the active voice: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to seem, to appear, to prove, to turn out, to happen, to chance.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He </w:t>
      </w:r>
      <w:r>
        <w:rPr>
          <w:i/>
          <w:sz w:val="24"/>
        </w:rPr>
        <w:t>seemed to understand</w:t>
      </w:r>
      <w:r>
        <w:rPr>
          <w:sz w:val="24"/>
        </w:rPr>
        <w:t xml:space="preserve"> everything I said. </w:t>
      </w:r>
    </w:p>
    <w:p>
      <w:pPr>
        <w:pStyle w:val="Normal"/>
        <w:spacing w:lineRule="auto" w:line="240"/>
        <w:ind w:firstLine="284" w:start="284" w:end="0"/>
        <w:rPr/>
      </w:pPr>
      <w:r>
        <w:rPr>
          <w:sz w:val="24"/>
        </w:rPr>
        <w:t xml:space="preserve">Money just </w:t>
      </w:r>
      <w:r>
        <w:rPr>
          <w:i/>
          <w:sz w:val="24"/>
        </w:rPr>
        <w:t>doesn’t happen to interest</w:t>
      </w:r>
      <w:r>
        <w:rPr>
          <w:sz w:val="24"/>
        </w:rPr>
        <w:t xml:space="preserve"> me. </w:t>
      </w:r>
    </w:p>
    <w:p>
      <w:pPr>
        <w:pStyle w:val="Normal"/>
        <w:spacing w:lineRule="auto" w:line="240"/>
        <w:ind w:firstLine="284" w:start="284" w:end="0"/>
        <w:rPr/>
      </w:pPr>
      <w:r>
        <w:rPr>
          <w:sz w:val="24"/>
        </w:rPr>
        <w:t xml:space="preserve">No one </w:t>
      </w:r>
      <w:r>
        <w:rPr>
          <w:i/>
          <w:sz w:val="24"/>
        </w:rPr>
        <w:t>appears to have noticed</w:t>
      </w:r>
      <w:r>
        <w:rPr>
          <w:sz w:val="24"/>
        </w:rPr>
        <w:t xml:space="preserve"> his escape.</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2. Some verbs in the passive voice: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Verbs of saying:</w:t>
      </w:r>
    </w:p>
    <w:p>
      <w:pPr>
        <w:pStyle w:val="Normal"/>
        <w:spacing w:lineRule="auto" w:line="240"/>
        <w:ind w:firstLine="284" w:start="284" w:end="0"/>
        <w:rPr>
          <w:i/>
          <w:i/>
          <w:sz w:val="24"/>
        </w:rPr>
      </w:pPr>
      <w:r>
        <w:rPr>
          <w:i/>
          <w:sz w:val="24"/>
        </w:rPr>
      </w:r>
    </w:p>
    <w:p>
      <w:pPr>
        <w:pStyle w:val="Normal"/>
        <w:spacing w:lineRule="auto" w:line="240"/>
        <w:ind w:firstLine="284" w:start="568" w:end="0"/>
        <w:rPr>
          <w:i/>
          <w:i/>
          <w:sz w:val="24"/>
        </w:rPr>
      </w:pPr>
      <w:r>
        <w:rPr>
          <w:i/>
          <w:sz w:val="24"/>
        </w:rPr>
        <w:t>to say, to declare, to state, to report, to rumour.</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sz w:val="24"/>
        </w:rPr>
        <w:t xml:space="preserve">This country </w:t>
      </w:r>
      <w:r>
        <w:rPr>
          <w:i/>
          <w:sz w:val="24"/>
        </w:rPr>
        <w:t>is said to be rich</w:t>
      </w:r>
      <w:r>
        <w:rPr>
          <w:sz w:val="24"/>
        </w:rPr>
        <w:t xml:space="preserve"> in oil. </w:t>
      </w:r>
    </w:p>
    <w:p>
      <w:pPr>
        <w:pStyle w:val="Normal"/>
        <w:spacing w:lineRule="auto" w:line="240"/>
        <w:ind w:firstLine="284" w:start="568" w:end="0"/>
        <w:rPr/>
      </w:pPr>
      <w:r>
        <w:rPr>
          <w:sz w:val="24"/>
        </w:rPr>
        <w:t xml:space="preserve">The rocket </w:t>
      </w:r>
      <w:r>
        <w:rPr>
          <w:i/>
          <w:sz w:val="24"/>
        </w:rPr>
        <w:t>is reported to have started</w:t>
      </w:r>
      <w:r>
        <w:rPr>
          <w:sz w:val="24"/>
        </w:rPr>
        <w:t xml:space="preserve"> its night at 6.30.</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b) Verbs of mental activity:</w:t>
      </w:r>
    </w:p>
    <w:p>
      <w:pPr>
        <w:pStyle w:val="Normal"/>
        <w:spacing w:lineRule="auto" w:line="240"/>
        <w:ind w:firstLine="284" w:start="284" w:end="0"/>
        <w:rPr>
          <w:i/>
          <w:i/>
          <w:sz w:val="24"/>
        </w:rPr>
      </w:pPr>
      <w:r>
        <w:rPr>
          <w:i/>
          <w:sz w:val="24"/>
        </w:rPr>
      </w:r>
    </w:p>
    <w:p>
      <w:pPr>
        <w:pStyle w:val="Normal"/>
        <w:spacing w:lineRule="auto" w:line="240"/>
        <w:ind w:firstLine="284" w:start="568" w:end="0"/>
        <w:rPr>
          <w:i/>
          <w:i/>
          <w:sz w:val="24"/>
        </w:rPr>
      </w:pPr>
      <w:r>
        <w:rPr>
          <w:i/>
          <w:sz w:val="24"/>
        </w:rPr>
        <w:t xml:space="preserve">to believe, to consider, to expect, to find, to know, to mean, to presume, to regard, to suppose, to think, </w:t>
      </w:r>
    </w:p>
    <w:p>
      <w:pPr>
        <w:pStyle w:val="Normal"/>
        <w:spacing w:lineRule="auto" w:line="240"/>
        <w:ind w:firstLine="284" w:start="568" w:end="0"/>
        <w:rPr>
          <w:i/>
          <w:i/>
          <w:sz w:val="24"/>
        </w:rPr>
      </w:pPr>
      <w:r>
        <w:rPr>
          <w:i/>
          <w:sz w:val="24"/>
        </w:rPr>
        <w:t>to understand.</w:t>
      </w:r>
    </w:p>
    <w:p>
      <w:pPr>
        <w:pStyle w:val="Normal"/>
        <w:spacing w:lineRule="auto" w:line="240"/>
        <w:ind w:firstLine="284" w:start="568" w:end="0"/>
        <w:rPr>
          <w:i/>
          <w:i/>
          <w:sz w:val="24"/>
        </w:rPr>
      </w:pPr>
      <w:r>
        <w:rPr>
          <w:i/>
          <w:sz w:val="24"/>
        </w:rPr>
      </w:r>
    </w:p>
    <w:p>
      <w:pPr>
        <w:pStyle w:val="Normal"/>
        <w:spacing w:lineRule="auto" w:line="240"/>
        <w:ind w:firstLine="284" w:start="568" w:end="0"/>
        <w:rPr/>
      </w:pPr>
      <w:r>
        <w:rPr>
          <w:sz w:val="24"/>
        </w:rPr>
        <w:t xml:space="preserve">Mr. Sharp </w:t>
      </w:r>
      <w:r>
        <w:rPr>
          <w:i/>
          <w:sz w:val="24"/>
        </w:rPr>
        <w:t>was</w:t>
      </w:r>
      <w:r>
        <w:rPr>
          <w:sz w:val="24"/>
        </w:rPr>
        <w:t xml:space="preserve"> always </w:t>
      </w:r>
      <w:r>
        <w:rPr>
          <w:i/>
          <w:sz w:val="24"/>
        </w:rPr>
        <w:t>expected to say</w:t>
      </w:r>
      <w:r>
        <w:rPr>
          <w:sz w:val="24"/>
        </w:rPr>
        <w:t xml:space="preserve"> he preferred cold meat. </w:t>
      </w:r>
    </w:p>
    <w:p>
      <w:pPr>
        <w:pStyle w:val="Normal"/>
        <w:spacing w:lineRule="auto" w:line="240"/>
        <w:ind w:firstLine="284" w:start="568" w:end="0"/>
        <w:rPr/>
      </w:pPr>
      <w:r>
        <w:rPr>
          <w:sz w:val="24"/>
        </w:rPr>
        <w:t xml:space="preserve">He </w:t>
      </w:r>
      <w:r>
        <w:rPr>
          <w:i/>
          <w:sz w:val="24"/>
        </w:rPr>
        <w:t>has</w:t>
      </w:r>
      <w:r>
        <w:rPr>
          <w:sz w:val="24"/>
        </w:rPr>
        <w:t xml:space="preserve"> never </w:t>
      </w:r>
      <w:r>
        <w:rPr>
          <w:i/>
          <w:sz w:val="24"/>
        </w:rPr>
        <w:t>been known to lose his temper</w:t>
      </w:r>
      <w:r>
        <w:rPr>
          <w:sz w:val="24"/>
        </w:rPr>
        <w:t xml:space="preserve"> before.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c) Verbs of perception:</w:t>
      </w:r>
    </w:p>
    <w:p>
      <w:pPr>
        <w:pStyle w:val="Normal"/>
        <w:spacing w:lineRule="auto" w:line="240"/>
        <w:ind w:firstLine="284" w:start="284" w:end="0"/>
        <w:rPr>
          <w:i/>
          <w:i/>
          <w:sz w:val="24"/>
        </w:rPr>
      </w:pPr>
      <w:r>
        <w:rPr>
          <w:i/>
          <w:sz w:val="24"/>
        </w:rPr>
      </w:r>
    </w:p>
    <w:p>
      <w:pPr>
        <w:pStyle w:val="Normal"/>
        <w:spacing w:lineRule="auto" w:line="240"/>
        <w:ind w:firstLine="284" w:start="568" w:end="0"/>
        <w:rPr>
          <w:i/>
          <w:i/>
          <w:sz w:val="24"/>
        </w:rPr>
      </w:pPr>
      <w:r>
        <w:rPr>
          <w:i/>
          <w:sz w:val="24"/>
        </w:rPr>
        <w:t>to feel, to hear, to see, to watch.</w:t>
      </w:r>
    </w:p>
    <w:p>
      <w:pPr>
        <w:pStyle w:val="Normal"/>
        <w:spacing w:lineRule="auto" w:line="240"/>
        <w:ind w:firstLine="284" w:end="0"/>
        <w:rPr>
          <w:i/>
          <w:i/>
          <w:sz w:val="24"/>
        </w:rPr>
      </w:pPr>
      <w:r>
        <w:rPr>
          <w:i/>
          <w:sz w:val="24"/>
        </w:rPr>
      </w:r>
    </w:p>
    <w:p>
      <w:pPr>
        <w:pStyle w:val="Normal"/>
        <w:spacing w:lineRule="auto" w:line="240"/>
        <w:ind w:firstLine="284" w:start="568" w:end="0"/>
        <w:rPr/>
      </w:pPr>
      <w:r>
        <w:rPr>
          <w:sz w:val="24"/>
        </w:rPr>
        <w:t xml:space="preserve">My dog </w:t>
      </w:r>
      <w:r>
        <w:rPr>
          <w:i/>
          <w:sz w:val="24"/>
        </w:rPr>
        <w:t>was heard to bark</w:t>
      </w:r>
      <w:r>
        <w:rPr>
          <w:sz w:val="24"/>
        </w:rPr>
        <w:t xml:space="preserve"> in the yard. </w:t>
      </w:r>
    </w:p>
    <w:p>
      <w:pPr>
        <w:pStyle w:val="Normal"/>
        <w:spacing w:lineRule="auto" w:line="240"/>
        <w:ind w:firstLine="284" w:start="568" w:end="0"/>
        <w:rPr/>
      </w:pPr>
      <w:r>
        <w:rPr>
          <w:sz w:val="24"/>
        </w:rPr>
        <w:t xml:space="preserve">The lady </w:t>
      </w:r>
      <w:r>
        <w:rPr>
          <w:i/>
          <w:sz w:val="24"/>
        </w:rPr>
        <w:t>was seen to leave</w:t>
      </w:r>
      <w:r>
        <w:rPr>
          <w:sz w:val="24"/>
        </w:rPr>
        <w:t xml:space="preserve"> the house.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Phrases with some modal meaning:</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to be (un) likely, to be sure, to be certain.</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The adjectives </w:t>
      </w:r>
      <w:r>
        <w:rPr>
          <w:i/>
          <w:sz w:val="24"/>
        </w:rPr>
        <w:t>likely, unlikely, sure</w:t>
      </w:r>
      <w:r>
        <w:rPr>
          <w:sz w:val="24"/>
        </w:rPr>
        <w:t xml:space="preserve"> and </w:t>
      </w:r>
      <w:r>
        <w:rPr>
          <w:i/>
          <w:sz w:val="24"/>
        </w:rPr>
        <w:t>certain</w:t>
      </w:r>
      <w:r>
        <w:rPr>
          <w:sz w:val="24"/>
        </w:rPr>
        <w:t xml:space="preserve"> indicate the speaker's attitude to the future:</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The weather </w:t>
      </w:r>
      <w:r>
        <w:rPr>
          <w:i/>
          <w:sz w:val="24"/>
        </w:rPr>
        <w:t>is not likely to change.</w:t>
      </w:r>
    </w:p>
    <w:p>
      <w:pPr>
        <w:pStyle w:val="Normal"/>
        <w:spacing w:lineRule="auto" w:line="240"/>
        <w:ind w:firstLine="284" w:start="284" w:end="0"/>
        <w:rPr/>
      </w:pPr>
      <w:r>
        <w:rPr>
          <w:sz w:val="24"/>
        </w:rPr>
        <w:t xml:space="preserve">This event </w:t>
      </w:r>
      <w:r>
        <w:rPr>
          <w:i/>
          <w:sz w:val="24"/>
        </w:rPr>
        <w:t>is certain to produce</w:t>
      </w:r>
      <w:r>
        <w:rPr>
          <w:sz w:val="24"/>
        </w:rPr>
        <w:t xml:space="preserve"> a sensation.</w:t>
      </w:r>
    </w:p>
    <w:p>
      <w:pPr>
        <w:pStyle w:val="Normal"/>
        <w:spacing w:lineRule="auto" w:line="240"/>
        <w:ind w:firstLine="284" w:start="284" w:end="0"/>
        <w:rPr/>
      </w:pPr>
      <w:r>
        <w:rPr>
          <w:sz w:val="24"/>
        </w:rPr>
        <w:t xml:space="preserve">If you don’t post the letter at once, it </w:t>
      </w:r>
      <w:r>
        <w:rPr>
          <w:i/>
          <w:sz w:val="24"/>
        </w:rPr>
        <w:t>is unlikely to arrive in time.</w:t>
      </w:r>
    </w:p>
    <w:p>
      <w:pPr>
        <w:pStyle w:val="Normal"/>
        <w:spacing w:lineRule="auto" w:line="240"/>
        <w:ind w:firstLine="284" w:start="284" w:end="0"/>
        <w:rPr/>
      </w:pPr>
      <w:r>
        <w:rPr>
          <w:sz w:val="24"/>
        </w:rPr>
        <w:t xml:space="preserve">George </w:t>
      </w:r>
      <w:r>
        <w:rPr>
          <w:i/>
          <w:sz w:val="24"/>
        </w:rPr>
        <w:t>is sure to see</w:t>
      </w:r>
      <w:r>
        <w:rPr>
          <w:sz w:val="24"/>
        </w:rPr>
        <w:t xml:space="preserve"> Mary. </w:t>
      </w:r>
      <w:r>
        <w:rPr>
          <w:i/>
          <w:sz w:val="24"/>
        </w:rPr>
        <w:t>(Sure</w:t>
      </w:r>
      <w:r>
        <w:rPr>
          <w:sz w:val="24"/>
        </w:rPr>
        <w:t xml:space="preserve"> indicates the attitude of the speaker, it is the speaker rather than George </w:t>
      </w:r>
    </w:p>
    <w:p>
      <w:pPr>
        <w:pStyle w:val="Normal"/>
        <w:spacing w:lineRule="auto" w:line="240"/>
        <w:ind w:firstLine="284" w:start="284" w:end="0"/>
        <w:rPr>
          <w:sz w:val="24"/>
        </w:rPr>
      </w:pPr>
      <w:r>
        <w:rPr>
          <w:sz w:val="24"/>
        </w:rPr>
        <w:t>who is sure)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compound nominal predicate</w:t>
      </w:r>
    </w:p>
    <w:p>
      <w:pPr>
        <w:pStyle w:val="Normal"/>
        <w:spacing w:lineRule="auto" w:line="240"/>
        <w:ind w:firstLine="284" w:end="0"/>
        <w:rPr>
          <w:b/>
          <w:sz w:val="24"/>
        </w:rPr>
      </w:pPr>
      <w:r>
        <w:rPr>
          <w:b/>
          <w:sz w:val="24"/>
        </w:rPr>
      </w:r>
    </w:p>
    <w:p>
      <w:pPr>
        <w:pStyle w:val="Normal"/>
        <w:spacing w:lineRule="auto" w:line="240"/>
        <w:ind w:firstLine="284" w:end="0"/>
        <w:jc w:val="center"/>
        <w:rPr>
          <w:spacing w:val="60"/>
          <w:sz w:val="24"/>
        </w:rPr>
      </w:pPr>
      <w:r>
        <w:rPr>
          <w:spacing w:val="60"/>
          <w:sz w:val="24"/>
        </w:rPr>
        <w:t>The compound nominal predicate proper</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54.</w:t>
      </w:r>
      <w:r>
        <w:rPr>
          <w:sz w:val="24"/>
        </w:rPr>
        <w:t xml:space="preserve"> The compound nominal predicate consists of </w:t>
      </w:r>
      <w:r>
        <w:rPr>
          <w:i/>
          <w:sz w:val="24"/>
        </w:rPr>
        <w:t>a link verb</w:t>
      </w:r>
      <w:r>
        <w:rPr>
          <w:sz w:val="24"/>
        </w:rPr>
        <w:t xml:space="preserve"> and a </w:t>
      </w:r>
      <w:r>
        <w:rPr>
          <w:i/>
          <w:sz w:val="24"/>
        </w:rPr>
        <w:t>predicative</w:t>
      </w:r>
      <w:r>
        <w:rPr>
          <w:sz w:val="24"/>
        </w:rPr>
        <w:t xml:space="preserve"> (nominal part). The link verb is the structural element of the predicate, as it joins the subject and the predicative. It expresses the grammatical categories of person, number, tense, aspect and mood.</w:t>
      </w:r>
    </w:p>
    <w:p>
      <w:pPr>
        <w:pStyle w:val="2"/>
        <w:suppressAutoHyphens w:val="false"/>
        <w:rPr/>
      </w:pPr>
      <w:r>
        <w:rPr/>
        <w:t>The predicative is the notional part of the compound nominal predicate. It characterizes the person or non-person expressed by the subject. The characterization may concern the following:</w:t>
      </w:r>
    </w:p>
    <w:p>
      <w:pPr>
        <w:pStyle w:val="2"/>
        <w:suppressAutoHyphens w:val="false"/>
        <w:rPr/>
      </w:pPr>
      <w:r>
        <w:rPr/>
        <w:t>1. The properties of the person or non-person (the state or quality or quantity of it).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girl </w:t>
      </w:r>
      <w:r>
        <w:rPr>
          <w:i/>
          <w:sz w:val="24"/>
        </w:rPr>
        <w:t xml:space="preserve">looked tired but pretty. </w:t>
      </w:r>
    </w:p>
    <w:p>
      <w:pPr>
        <w:pStyle w:val="Normal"/>
        <w:spacing w:lineRule="auto" w:line="240"/>
        <w:ind w:firstLine="284" w:start="284" w:end="0"/>
        <w:rPr/>
      </w:pPr>
      <w:r>
        <w:rPr>
          <w:sz w:val="24"/>
        </w:rPr>
        <w:t xml:space="preserve">I </w:t>
      </w:r>
      <w:r>
        <w:rPr>
          <w:i/>
          <w:sz w:val="24"/>
        </w:rPr>
        <w:t>felt sore</w:t>
      </w:r>
      <w:r>
        <w:rPr>
          <w:sz w:val="24"/>
        </w:rPr>
        <w:t xml:space="preserve"> for a minute. </w:t>
      </w:r>
    </w:p>
    <w:p>
      <w:pPr>
        <w:pStyle w:val="Normal"/>
        <w:spacing w:lineRule="auto" w:line="240"/>
        <w:ind w:firstLine="284" w:start="284" w:end="0"/>
        <w:rPr/>
      </w:pPr>
      <w:r>
        <w:rPr>
          <w:sz w:val="24"/>
        </w:rPr>
        <w:t xml:space="preserve">But he </w:t>
      </w:r>
      <w:r>
        <w:rPr>
          <w:i/>
          <w:sz w:val="24"/>
        </w:rPr>
        <w:t>is not</w:t>
      </w:r>
      <w:r>
        <w:rPr>
          <w:sz w:val="24"/>
        </w:rPr>
        <w:t xml:space="preserve"> always </w:t>
      </w:r>
      <w:r>
        <w:rPr>
          <w:i/>
          <w:sz w:val="24"/>
        </w:rPr>
        <w:t xml:space="preserve">alone. </w:t>
      </w:r>
    </w:p>
    <w:p>
      <w:pPr>
        <w:pStyle w:val="Normal"/>
        <w:spacing w:lineRule="auto" w:line="240"/>
        <w:ind w:firstLine="284" w:start="284" w:end="0"/>
        <w:rPr/>
      </w:pPr>
      <w:r>
        <w:rPr>
          <w:sz w:val="24"/>
        </w:rPr>
        <w:t xml:space="preserve">The visibility </w:t>
      </w:r>
      <w:r>
        <w:rPr>
          <w:i/>
          <w:sz w:val="24"/>
        </w:rPr>
        <w:t>seemed</w:t>
      </w:r>
      <w:r>
        <w:rPr>
          <w:sz w:val="24"/>
        </w:rPr>
        <w:t xml:space="preserve"> very </w:t>
      </w:r>
      <w:r>
        <w:rPr>
          <w:i/>
          <w:sz w:val="24"/>
        </w:rPr>
        <w:t xml:space="preserve">good. </w:t>
      </w:r>
    </w:p>
    <w:p>
      <w:pPr>
        <w:pStyle w:val="Normal"/>
        <w:spacing w:lineRule="auto" w:line="240"/>
        <w:ind w:firstLine="284" w:start="284" w:end="0"/>
        <w:rPr/>
      </w:pPr>
      <w:r>
        <w:rPr>
          <w:sz w:val="24"/>
        </w:rPr>
        <w:t xml:space="preserve">He </w:t>
      </w:r>
      <w:r>
        <w:rPr>
          <w:i/>
          <w:sz w:val="24"/>
        </w:rPr>
        <w:t>was forty</w:t>
      </w:r>
      <w:r>
        <w:rPr>
          <w:sz w:val="24"/>
        </w:rPr>
        <w:t xml:space="preserve"> and </w:t>
      </w:r>
      <w:r>
        <w:rPr>
          <w:i/>
          <w:sz w:val="24"/>
        </w:rPr>
        <w:t xml:space="preserve">in his prime. </w:t>
      </w:r>
    </w:p>
    <w:p>
      <w:pPr>
        <w:pStyle w:val="Normal"/>
        <w:spacing w:lineRule="auto" w:line="240"/>
        <w:ind w:firstLine="284" w:start="284" w:end="0"/>
        <w:rPr/>
      </w:pPr>
      <w:r>
        <w:rPr>
          <w:sz w:val="24"/>
        </w:rPr>
        <w:t xml:space="preserve">We </w:t>
      </w:r>
      <w:r>
        <w:rPr>
          <w:i/>
          <w:sz w:val="24"/>
        </w:rPr>
        <w:t>are seven.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The identity of the person or non-person, that is, what class of persons or things they belong to.</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man </w:t>
      </w:r>
      <w:r>
        <w:rPr>
          <w:i/>
          <w:sz w:val="24"/>
        </w:rPr>
        <w:t>is my father.</w:t>
      </w:r>
    </w:p>
    <w:p>
      <w:pPr>
        <w:pStyle w:val="Normal"/>
        <w:spacing w:lineRule="auto" w:line="240"/>
        <w:ind w:firstLine="284" w:start="284" w:end="0"/>
        <w:rPr/>
      </w:pPr>
      <w:r>
        <w:rPr>
          <w:sz w:val="24"/>
        </w:rPr>
        <w:t xml:space="preserve">Old Mr Clare </w:t>
      </w:r>
      <w:r>
        <w:rPr>
          <w:i/>
          <w:sz w:val="24"/>
        </w:rPr>
        <w:t>was a clergyman.</w:t>
      </w:r>
    </w:p>
    <w:p>
      <w:pPr>
        <w:pStyle w:val="Normal"/>
        <w:spacing w:lineRule="auto" w:line="240"/>
        <w:ind w:firstLine="284" w:start="284" w:end="0"/>
        <w:rPr/>
      </w:pPr>
      <w:r>
        <w:rPr>
          <w:sz w:val="24"/>
        </w:rPr>
        <w:t xml:space="preserve">Miss Sedley’s papa </w:t>
      </w:r>
      <w:r>
        <w:rPr>
          <w:i/>
          <w:sz w:val="24"/>
        </w:rPr>
        <w:t>was a man of some wealth.</w:t>
      </w:r>
    </w:p>
    <w:p>
      <w:pPr>
        <w:pStyle w:val="Normal"/>
        <w:spacing w:lineRule="auto" w:line="240"/>
        <w:ind w:firstLine="284" w:start="284" w:end="0"/>
        <w:rPr/>
      </w:pPr>
      <w:r>
        <w:rPr>
          <w:sz w:val="24"/>
        </w:rPr>
        <w:t xml:space="preserve">My wish </w:t>
      </w:r>
      <w:r>
        <w:rPr>
          <w:i/>
          <w:sz w:val="24"/>
        </w:rPr>
        <w:t>is to learn many languages.</w:t>
      </w:r>
    </w:p>
    <w:p>
      <w:pPr>
        <w:pStyle w:val="Normal"/>
        <w:spacing w:lineRule="auto" w:line="240"/>
        <w:ind w:firstLine="284" w:end="0"/>
        <w:rPr>
          <w:i/>
          <w:i/>
          <w:sz w:val="24"/>
        </w:rPr>
      </w:pPr>
      <w:r>
        <w:rPr>
          <w:i/>
          <w:sz w:val="24"/>
        </w:rPr>
      </w:r>
    </w:p>
    <w:p>
      <w:pPr>
        <w:pStyle w:val="Normal"/>
        <w:spacing w:lineRule="auto" w:line="240"/>
        <w:ind w:firstLine="284" w:end="0"/>
        <w:rPr/>
      </w:pPr>
      <w:r>
        <w:rPr>
          <w:b/>
          <w:sz w:val="24"/>
        </w:rPr>
        <w:t>§ 55.</w:t>
      </w:r>
      <w:r>
        <w:rPr>
          <w:sz w:val="24"/>
        </w:rPr>
        <w:t xml:space="preserve"> Among the class of link verbs we may distinguish:</w:t>
      </w:r>
    </w:p>
    <w:p>
      <w:pPr>
        <w:pStyle w:val="Normal"/>
        <w:spacing w:lineRule="auto" w:line="240"/>
        <w:ind w:firstLine="284" w:end="0"/>
        <w:rPr>
          <w:sz w:val="24"/>
        </w:rPr>
      </w:pPr>
      <w:r>
        <w:rPr>
          <w:sz w:val="24"/>
        </w:rPr>
      </w:r>
    </w:p>
    <w:p>
      <w:pPr>
        <w:pStyle w:val="Normal"/>
        <w:spacing w:lineRule="auto" w:line="240"/>
        <w:ind w:firstLine="284" w:end="0"/>
        <w:rPr/>
      </w:pPr>
      <w:r>
        <w:rPr>
          <w:sz w:val="24"/>
        </w:rPr>
        <w:t>1. Those which have lost their original lexical meaning</w:t>
      </w:r>
      <w:r>
        <w:rPr>
          <w:b/>
          <w:sz w:val="24"/>
        </w:rPr>
        <w:t xml:space="preserve"> </w:t>
      </w:r>
      <w:r>
        <w:rPr>
          <w:i/>
          <w:sz w:val="24"/>
        </w:rPr>
        <w:t>(to be, to get).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He </w:t>
      </w:r>
      <w:r>
        <w:rPr>
          <w:i/>
          <w:sz w:val="24"/>
        </w:rPr>
        <w:t>is</w:t>
      </w:r>
      <w:r>
        <w:rPr>
          <w:sz w:val="24"/>
        </w:rPr>
        <w:t xml:space="preserve"> just </w:t>
      </w:r>
      <w:r>
        <w:rPr>
          <w:i/>
          <w:sz w:val="24"/>
        </w:rPr>
        <w:t>the kind of man</w:t>
      </w:r>
      <w:r>
        <w:rPr>
          <w:sz w:val="24"/>
        </w:rPr>
        <w:t xml:space="preserve"> I want. </w:t>
      </w:r>
    </w:p>
    <w:p>
      <w:pPr>
        <w:pStyle w:val="Normal"/>
        <w:spacing w:lineRule="auto" w:line="240"/>
        <w:ind w:firstLine="284" w:start="284" w:end="0"/>
        <w:rPr/>
      </w:pPr>
      <w:r>
        <w:rPr>
          <w:sz w:val="24"/>
        </w:rPr>
        <w:t xml:space="preserve">Elisabeth </w:t>
      </w:r>
      <w:r>
        <w:rPr>
          <w:i/>
          <w:sz w:val="24"/>
        </w:rPr>
        <w:t>got</w:t>
      </w:r>
      <w:r>
        <w:rPr>
          <w:sz w:val="24"/>
        </w:rPr>
        <w:t xml:space="preserve"> very </w:t>
      </w:r>
      <w:r>
        <w:rPr>
          <w:i/>
          <w:sz w:val="24"/>
        </w:rPr>
        <w:t>restless.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Those which have only partly lost their lexical meaning </w:t>
      </w:r>
      <w:r>
        <w:rPr>
          <w:i/>
          <w:sz w:val="24"/>
        </w:rPr>
        <w:t>(to remain, to become, to grow, to turn, to look, to seem).</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That request </w:t>
      </w:r>
      <w:r>
        <w:rPr>
          <w:i/>
          <w:sz w:val="24"/>
        </w:rPr>
        <w:t xml:space="preserve">seemed superfluous. </w:t>
      </w:r>
    </w:p>
    <w:p>
      <w:pPr>
        <w:pStyle w:val="Normal"/>
        <w:spacing w:lineRule="auto" w:line="240"/>
        <w:ind w:firstLine="284" w:start="284" w:end="0"/>
        <w:rPr/>
      </w:pPr>
      <w:r>
        <w:rPr>
          <w:sz w:val="24"/>
        </w:rPr>
        <w:t xml:space="preserve">The room </w:t>
      </w:r>
      <w:r>
        <w:rPr>
          <w:i/>
          <w:sz w:val="24"/>
        </w:rPr>
        <w:t xml:space="preserve">looked snug and cheerful. </w:t>
      </w:r>
    </w:p>
    <w:p>
      <w:pPr>
        <w:pStyle w:val="Normal"/>
        <w:spacing w:lineRule="auto" w:line="240"/>
        <w:ind w:firstLine="284" w:start="284" w:end="0"/>
        <w:rPr/>
      </w:pPr>
      <w:r>
        <w:rPr>
          <w:sz w:val="24"/>
        </w:rPr>
        <w:t xml:space="preserve">Ellen’s eyes </w:t>
      </w:r>
      <w:r>
        <w:rPr>
          <w:i/>
          <w:sz w:val="24"/>
        </w:rPr>
        <w:t>grew moist.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In both cases (1,2) the link verbs proper are used.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Those which have fully preserved their lexical meaning but still serve as link verbs followed by a predicative. They are used in the passive voice: </w:t>
      </w:r>
      <w:r>
        <w:rPr>
          <w:i/>
          <w:sz w:val="24"/>
        </w:rPr>
        <w:t>to elect, to call, to leave, to keep, to make.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boy </w:t>
      </w:r>
      <w:r>
        <w:rPr>
          <w:i/>
          <w:sz w:val="24"/>
        </w:rPr>
        <w:t>was called John.</w:t>
      </w:r>
    </w:p>
    <w:p>
      <w:pPr>
        <w:pStyle w:val="Normal"/>
        <w:spacing w:lineRule="auto" w:line="240"/>
        <w:ind w:firstLine="284" w:start="284" w:end="0"/>
        <w:rPr/>
      </w:pPr>
      <w:r>
        <w:rPr>
          <w:sz w:val="24"/>
        </w:rPr>
        <w:t xml:space="preserve">She </w:t>
      </w:r>
      <w:r>
        <w:rPr>
          <w:i/>
          <w:sz w:val="24"/>
        </w:rPr>
        <w:t>was left alone.</w:t>
      </w:r>
    </w:p>
    <w:p>
      <w:pPr>
        <w:pStyle w:val="Normal"/>
        <w:spacing w:lineRule="auto" w:line="240"/>
        <w:ind w:firstLine="284" w:start="284" w:end="0"/>
        <w:rPr/>
      </w:pPr>
      <w:r>
        <w:rPr>
          <w:sz w:val="24"/>
        </w:rPr>
        <w:t xml:space="preserve">He </w:t>
      </w:r>
      <w:r>
        <w:rPr>
          <w:i/>
          <w:sz w:val="24"/>
        </w:rPr>
        <w:t>was elected president.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According to their semantic characteristics link verbs fall into three groups: </w:t>
      </w:r>
      <w:r>
        <w:rPr>
          <w:i/>
          <w:sz w:val="24"/>
        </w:rPr>
        <w:t>link verbs of being, of becoming, of remaining.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l. </w:t>
      </w:r>
      <w:r>
        <w:rPr>
          <w:spacing w:val="60"/>
          <w:sz w:val="24"/>
        </w:rPr>
        <w:t>Link verbs of being:</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to be, to feel, to sound, to smell, to taste, to look, to appear, to seem,</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Of these only the verb </w:t>
      </w:r>
      <w:r>
        <w:rPr>
          <w:i/>
          <w:sz w:val="24"/>
        </w:rPr>
        <w:t>to be</w:t>
      </w:r>
      <w:r>
        <w:rPr>
          <w:sz w:val="24"/>
        </w:rPr>
        <w:t xml:space="preserve"> is a pure link verb of being, as the others may have some additional meaning (see examples below).</w:t>
      </w:r>
    </w:p>
    <w:p>
      <w:pPr>
        <w:pStyle w:val="Normal"/>
        <w:spacing w:lineRule="auto" w:line="240"/>
        <w:ind w:firstLine="284" w:start="284" w:end="0"/>
        <w:rPr/>
      </w:pPr>
      <w:r>
        <w:rPr>
          <w:sz w:val="24"/>
        </w:rPr>
        <w:t xml:space="preserve">When he </w:t>
      </w:r>
      <w:r>
        <w:rPr>
          <w:i/>
          <w:sz w:val="24"/>
        </w:rPr>
        <w:t>was seven,</w:t>
      </w:r>
      <w:r>
        <w:rPr>
          <w:sz w:val="24"/>
        </w:rPr>
        <w:t xml:space="preserve"> starting school had been a nightmare and a torture to him.</w:t>
      </w:r>
    </w:p>
    <w:p>
      <w:pPr>
        <w:pStyle w:val="Normal"/>
        <w:spacing w:lineRule="auto" w:line="240"/>
        <w:ind w:firstLine="284" w:start="284" w:end="0"/>
        <w:rPr/>
      </w:pPr>
      <w:r>
        <w:rPr>
          <w:sz w:val="24"/>
        </w:rPr>
        <w:t xml:space="preserve">His face </w:t>
      </w:r>
      <w:r>
        <w:rPr>
          <w:i/>
          <w:sz w:val="24"/>
        </w:rPr>
        <w:t>looked awful</w:t>
      </w:r>
      <w:r>
        <w:rPr>
          <w:sz w:val="24"/>
        </w:rPr>
        <w:t xml:space="preserve"> all the time.</w:t>
      </w:r>
    </w:p>
    <w:p>
      <w:pPr>
        <w:pStyle w:val="Normal"/>
        <w:spacing w:lineRule="auto" w:line="240"/>
        <w:ind w:firstLine="284" w:start="284" w:end="0"/>
        <w:rPr/>
      </w:pPr>
      <w:r>
        <w:rPr>
          <w:sz w:val="24"/>
        </w:rPr>
        <w:t xml:space="preserve">I </w:t>
      </w:r>
      <w:r>
        <w:rPr>
          <w:i/>
          <w:sz w:val="24"/>
        </w:rPr>
        <w:t>felt</w:t>
      </w:r>
      <w:r>
        <w:rPr>
          <w:sz w:val="24"/>
        </w:rPr>
        <w:t xml:space="preserve"> better </w:t>
      </w:r>
      <w:r>
        <w:rPr>
          <w:i/>
          <w:sz w:val="24"/>
        </w:rPr>
        <w:t>pleased</w:t>
      </w:r>
      <w:r>
        <w:rPr>
          <w:sz w:val="24"/>
        </w:rPr>
        <w:t xml:space="preserve"> than ever.</w:t>
      </w:r>
    </w:p>
    <w:p>
      <w:pPr>
        <w:pStyle w:val="Normal"/>
        <w:spacing w:lineRule="auto" w:line="240"/>
        <w:ind w:firstLine="284" w:start="284" w:end="0"/>
        <w:rPr/>
      </w:pPr>
      <w:r>
        <w:rPr>
          <w:sz w:val="24"/>
        </w:rPr>
        <w:t xml:space="preserve">His voice </w:t>
      </w:r>
      <w:r>
        <w:rPr>
          <w:i/>
          <w:sz w:val="24"/>
        </w:rPr>
        <w:t>sounded cold and hostile.</w:t>
      </w:r>
    </w:p>
    <w:p>
      <w:pPr>
        <w:pStyle w:val="Normal"/>
        <w:spacing w:lineRule="auto" w:line="240"/>
        <w:ind w:firstLine="284" w:start="284" w:end="0"/>
        <w:rPr/>
      </w:pPr>
      <w:r>
        <w:rPr>
          <w:sz w:val="24"/>
        </w:rPr>
        <w:t xml:space="preserve">He </w:t>
      </w:r>
      <w:r>
        <w:rPr>
          <w:i/>
          <w:sz w:val="24"/>
        </w:rPr>
        <w:t>seemed bewildered.</w:t>
      </w:r>
    </w:p>
    <w:p>
      <w:pPr>
        <w:pStyle w:val="Normal"/>
        <w:spacing w:lineRule="auto" w:line="240"/>
        <w:ind w:firstLine="284" w:start="284" w:end="0"/>
        <w:rPr/>
      </w:pPr>
      <w:r>
        <w:rPr>
          <w:sz w:val="24"/>
        </w:rPr>
        <w:t xml:space="preserve">Everything </w:t>
      </w:r>
      <w:r>
        <w:rPr>
          <w:i/>
          <w:sz w:val="24"/>
        </w:rPr>
        <w:t>appeared</w:t>
      </w:r>
      <w:r>
        <w:rPr>
          <w:sz w:val="24"/>
        </w:rPr>
        <w:t xml:space="preserve"> very </w:t>
      </w:r>
      <w:r>
        <w:rPr>
          <w:i/>
          <w:sz w:val="24"/>
        </w:rPr>
        <w:t>grand and imposing</w:t>
      </w:r>
      <w:r>
        <w:rPr>
          <w:sz w:val="24"/>
        </w:rPr>
        <w:t xml:space="preserve"> to 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Note how the link verbs </w:t>
      </w:r>
      <w:r>
        <w:rPr>
          <w:i/>
          <w:sz w:val="24"/>
        </w:rPr>
        <w:t>to taste</w:t>
      </w:r>
      <w:r>
        <w:rPr>
          <w:sz w:val="24"/>
        </w:rPr>
        <w:t xml:space="preserve"> and </w:t>
      </w:r>
      <w:r>
        <w:rPr>
          <w:i/>
          <w:sz w:val="24"/>
        </w:rPr>
        <w:t>to feel</w:t>
      </w:r>
      <w:r>
        <w:rPr>
          <w:sz w:val="24"/>
        </w:rPr>
        <w:t xml:space="preserve"> are translated into Russian: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Lemons </w:t>
      </w:r>
      <w:r>
        <w:rPr>
          <w:i/>
          <w:sz w:val="24"/>
        </w:rPr>
        <w:t>taste sour. -</w:t>
      </w:r>
      <w:r>
        <w:rPr>
          <w:sz w:val="24"/>
          <w:lang w:val="ru-RU"/>
        </w:rPr>
        <w:t xml:space="preserve"> Лимоны кислые на вкус. </w:t>
      </w:r>
    </w:p>
    <w:p>
      <w:pPr>
        <w:pStyle w:val="Normal"/>
        <w:spacing w:lineRule="auto" w:line="240"/>
        <w:ind w:firstLine="284" w:start="284" w:end="0"/>
        <w:rPr/>
      </w:pPr>
      <w:r>
        <w:rPr>
          <w:sz w:val="24"/>
        </w:rPr>
        <w:t xml:space="preserve">The fur </w:t>
      </w:r>
      <w:r>
        <w:rPr>
          <w:i/>
          <w:sz w:val="24"/>
        </w:rPr>
        <w:t>feels soft. -</w:t>
      </w:r>
      <w:r>
        <w:rPr>
          <w:sz w:val="24"/>
          <w:lang w:val="ru-RU"/>
        </w:rPr>
        <w:t xml:space="preserve"> Мех мягкий на ощупь.</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2. </w:t>
      </w:r>
      <w:r>
        <w:rPr>
          <w:spacing w:val="60"/>
          <w:sz w:val="24"/>
        </w:rPr>
        <w:t>Link verbs of becoming:</w:t>
      </w:r>
    </w:p>
    <w:p>
      <w:pPr>
        <w:pStyle w:val="Normal"/>
        <w:spacing w:lineRule="auto" w:line="240"/>
        <w:ind w:firstLine="284" w:end="0"/>
        <w:rPr>
          <w:i/>
          <w:i/>
          <w:spacing w:val="60"/>
          <w:sz w:val="24"/>
        </w:rPr>
      </w:pPr>
      <w:r>
        <w:rPr>
          <w:i/>
          <w:spacing w:val="60"/>
          <w:sz w:val="24"/>
        </w:rPr>
      </w:r>
    </w:p>
    <w:p>
      <w:pPr>
        <w:pStyle w:val="BodyTextIndent"/>
        <w:suppressAutoHyphens w:val="false"/>
        <w:ind w:start="284" w:end="0"/>
        <w:rPr>
          <w:lang w:val="en-US"/>
        </w:rPr>
      </w:pPr>
      <w:r>
        <w:rPr>
          <w:lang w:val="en-US"/>
        </w:rPr>
        <w:t>to become, to grow, to turn, to get, to make.</w:t>
      </w:r>
    </w:p>
    <w:p>
      <w:pPr>
        <w:pStyle w:val="Normal"/>
        <w:spacing w:lineRule="auto" w:line="240"/>
        <w:ind w:firstLine="284" w:start="284" w:end="0"/>
        <w:rPr>
          <w:sz w:val="24"/>
          <w:lang w:val="en-US"/>
        </w:rPr>
      </w:pPr>
      <w:r>
        <w:rPr>
          <w:sz w:val="24"/>
          <w:lang w:val="en-US"/>
        </w:rPr>
      </w:r>
    </w:p>
    <w:p>
      <w:pPr>
        <w:pStyle w:val="Normal"/>
        <w:spacing w:lineRule="auto" w:line="240"/>
        <w:ind w:firstLine="284" w:start="284" w:end="0"/>
        <w:rPr/>
      </w:pPr>
      <w:r>
        <w:rPr>
          <w:sz w:val="24"/>
        </w:rPr>
        <w:t xml:space="preserve">The noise of the rattling dishes </w:t>
      </w:r>
      <w:r>
        <w:rPr>
          <w:i/>
          <w:sz w:val="24"/>
        </w:rPr>
        <w:t xml:space="preserve">becomes intolerable. </w:t>
      </w:r>
    </w:p>
    <w:p>
      <w:pPr>
        <w:pStyle w:val="Normal"/>
        <w:spacing w:lineRule="auto" w:line="240"/>
        <w:ind w:firstLine="284" w:start="284" w:end="0"/>
        <w:rPr/>
      </w:pPr>
      <w:r>
        <w:rPr>
          <w:sz w:val="24"/>
        </w:rPr>
        <w:t xml:space="preserve">The Elephant’s Child’s nose </w:t>
      </w:r>
      <w:r>
        <w:rPr>
          <w:i/>
          <w:sz w:val="24"/>
        </w:rPr>
        <w:t xml:space="preserve">grew longer and longer. </w:t>
      </w:r>
    </w:p>
    <w:p>
      <w:pPr>
        <w:pStyle w:val="Normal"/>
        <w:spacing w:lineRule="auto" w:line="240"/>
        <w:ind w:firstLine="284" w:start="284" w:end="0"/>
        <w:rPr/>
      </w:pPr>
      <w:r>
        <w:rPr>
          <w:sz w:val="24"/>
        </w:rPr>
        <w:t xml:space="preserve">The girl’s face suddenly </w:t>
      </w:r>
      <w:r>
        <w:rPr>
          <w:i/>
          <w:sz w:val="24"/>
        </w:rPr>
        <w:t xml:space="preserve">turned red. </w:t>
      </w:r>
    </w:p>
    <w:p>
      <w:pPr>
        <w:pStyle w:val="Normal"/>
        <w:spacing w:lineRule="auto" w:line="240"/>
        <w:ind w:firstLine="284" w:start="284" w:end="0"/>
        <w:rPr/>
      </w:pPr>
      <w:r>
        <w:rPr>
          <w:sz w:val="24"/>
        </w:rPr>
        <w:t xml:space="preserve">The girl </w:t>
      </w:r>
      <w:r>
        <w:rPr>
          <w:i/>
          <w:sz w:val="24"/>
        </w:rPr>
        <w:t>will make a</w:t>
      </w:r>
      <w:r>
        <w:rPr>
          <w:sz w:val="24"/>
        </w:rPr>
        <w:t xml:space="preserve"> good </w:t>
      </w:r>
      <w:r>
        <w:rPr>
          <w:i/>
          <w:sz w:val="24"/>
        </w:rPr>
        <w:t>teacher.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w:t>
      </w:r>
      <w:r>
        <w:rPr>
          <w:spacing w:val="60"/>
          <w:sz w:val="24"/>
        </w:rPr>
        <w:t>Link verbs of remaining:</w:t>
      </w:r>
    </w:p>
    <w:p>
      <w:pPr>
        <w:pStyle w:val="Normal"/>
        <w:spacing w:lineRule="auto" w:line="240"/>
        <w:ind w:firstLine="284" w:end="0"/>
        <w:rPr>
          <w:i/>
          <w:i/>
          <w:spacing w:val="60"/>
          <w:sz w:val="24"/>
        </w:rPr>
      </w:pPr>
      <w:r>
        <w:rPr>
          <w:i/>
          <w:spacing w:val="60"/>
          <w:sz w:val="24"/>
        </w:rPr>
      </w:r>
    </w:p>
    <w:p>
      <w:pPr>
        <w:pStyle w:val="BodyTextIndent"/>
        <w:suppressAutoHyphens w:val="false"/>
        <w:ind w:start="284" w:end="0"/>
        <w:rPr>
          <w:lang w:val="en-US"/>
        </w:rPr>
      </w:pPr>
      <w:r>
        <w:rPr>
          <w:lang w:val="en-US"/>
        </w:rPr>
        <w:t>to remain, to continue, to keep, to stay.</w:t>
      </w:r>
    </w:p>
    <w:p>
      <w:pPr>
        <w:pStyle w:val="Normal"/>
        <w:spacing w:lineRule="auto" w:line="240"/>
        <w:ind w:firstLine="284" w:start="284" w:end="0"/>
        <w:rPr>
          <w:sz w:val="24"/>
          <w:lang w:val="en-US"/>
        </w:rPr>
      </w:pPr>
      <w:r>
        <w:rPr>
          <w:sz w:val="24"/>
          <w:lang w:val="en-US"/>
        </w:rPr>
      </w:r>
    </w:p>
    <w:p>
      <w:pPr>
        <w:pStyle w:val="Normal"/>
        <w:spacing w:lineRule="auto" w:line="240"/>
        <w:ind w:firstLine="284" w:start="284" w:end="0"/>
        <w:rPr/>
      </w:pPr>
      <w:r>
        <w:rPr>
          <w:sz w:val="24"/>
        </w:rPr>
        <w:t xml:space="preserve">She </w:t>
      </w:r>
      <w:r>
        <w:rPr>
          <w:i/>
          <w:sz w:val="24"/>
        </w:rPr>
        <w:t>remained vexed</w:t>
      </w:r>
      <w:r>
        <w:rPr>
          <w:sz w:val="24"/>
        </w:rPr>
        <w:t xml:space="preserve"> with him. </w:t>
      </w:r>
    </w:p>
    <w:p>
      <w:pPr>
        <w:pStyle w:val="Normal"/>
        <w:spacing w:lineRule="auto" w:line="240"/>
        <w:ind w:firstLine="284" w:start="284" w:end="0"/>
        <w:rPr/>
      </w:pPr>
      <w:r>
        <w:rPr>
          <w:sz w:val="24"/>
        </w:rPr>
        <w:t xml:space="preserve">The children </w:t>
      </w:r>
      <w:r>
        <w:rPr>
          <w:i/>
          <w:sz w:val="24"/>
        </w:rPr>
        <w:t>kept</w:t>
      </w:r>
      <w:r>
        <w:rPr>
          <w:sz w:val="24"/>
        </w:rPr>
        <w:t xml:space="preserve"> suspiciously </w:t>
      </w:r>
      <w:r>
        <w:rPr>
          <w:i/>
          <w:sz w:val="24"/>
        </w:rPr>
        <w:t>silent.</w:t>
      </w:r>
    </w:p>
    <w:p>
      <w:pPr>
        <w:pStyle w:val="Normal"/>
        <w:spacing w:lineRule="auto" w:line="240"/>
        <w:ind w:firstLine="284" w:end="0"/>
        <w:rPr>
          <w:i/>
          <w:i/>
          <w:sz w:val="24"/>
        </w:rPr>
      </w:pPr>
      <w:r>
        <w:rPr>
          <w:i/>
          <w:sz w:val="24"/>
        </w:rPr>
      </w:r>
    </w:p>
    <w:p>
      <w:pPr>
        <w:pStyle w:val="Normal"/>
        <w:spacing w:lineRule="auto" w:line="240"/>
        <w:ind w:firstLine="284" w:end="0"/>
        <w:jc w:val="center"/>
        <w:rPr>
          <w:spacing w:val="60"/>
          <w:sz w:val="24"/>
        </w:rPr>
      </w:pPr>
      <w:r>
        <w:rPr>
          <w:spacing w:val="60"/>
          <w:sz w:val="24"/>
        </w:rPr>
        <w:t>Ways of expressing the predicative</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56.</w:t>
      </w:r>
      <w:r>
        <w:rPr>
          <w:sz w:val="24"/>
        </w:rPr>
        <w:t xml:space="preserve"> The predicative can be expressed by: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A noun in the common case or in the genitive case.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Miss Sedly’s father </w:t>
      </w:r>
      <w:r>
        <w:rPr>
          <w:i/>
          <w:sz w:val="24"/>
        </w:rPr>
        <w:t xml:space="preserve">was a merchant. </w:t>
      </w:r>
    </w:p>
    <w:p>
      <w:pPr>
        <w:pStyle w:val="Normal"/>
        <w:spacing w:lineRule="auto" w:line="240"/>
        <w:ind w:firstLine="284" w:start="284" w:end="0"/>
        <w:rPr/>
      </w:pPr>
      <w:r>
        <w:rPr>
          <w:sz w:val="24"/>
        </w:rPr>
        <w:t xml:space="preserve">The face </w:t>
      </w:r>
      <w:r>
        <w:rPr>
          <w:i/>
          <w:sz w:val="24"/>
        </w:rPr>
        <w:t>was Victoria's.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2. An adjective or an adjective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Ellen’s eyes </w:t>
      </w:r>
      <w:r>
        <w:rPr>
          <w:i/>
          <w:sz w:val="24"/>
        </w:rPr>
        <w:t>grew angry.</w:t>
      </w:r>
    </w:p>
    <w:p>
      <w:pPr>
        <w:pStyle w:val="Normal"/>
        <w:spacing w:lineRule="auto" w:line="240"/>
        <w:ind w:firstLine="284" w:start="284" w:end="0"/>
        <w:rPr/>
      </w:pPr>
      <w:r>
        <w:rPr>
          <w:sz w:val="24"/>
        </w:rPr>
        <w:t xml:space="preserve">She </w:t>
      </w:r>
      <w:r>
        <w:rPr>
          <w:i/>
          <w:sz w:val="24"/>
        </w:rPr>
        <w:t>was full of enthusiasm.</w:t>
      </w:r>
    </w:p>
    <w:p>
      <w:pPr>
        <w:pStyle w:val="Normal"/>
        <w:spacing w:lineRule="auto" w:line="240"/>
        <w:ind w:firstLine="284" w:start="284" w:end="0"/>
        <w:rPr/>
      </w:pPr>
      <w:r>
        <w:rPr>
          <w:sz w:val="24"/>
        </w:rPr>
        <w:t xml:space="preserve">The man </w:t>
      </w:r>
      <w:r>
        <w:rPr>
          <w:i/>
          <w:sz w:val="24"/>
        </w:rPr>
        <w:t>was difficult to convince,</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It should be remembered that in some cases a predicative adjective in English corresponds to an adverbial modifier expressed by an adverb in Russian.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apples </w:t>
      </w:r>
      <w:r>
        <w:rPr>
          <w:i/>
          <w:sz w:val="24"/>
        </w:rPr>
        <w:t xml:space="preserve">smell good.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lang w:val="ru-RU"/>
        </w:rPr>
        <w:t>Яблоки</w:t>
      </w:r>
      <w:r>
        <w:rPr>
          <w:b/>
          <w:sz w:val="24"/>
          <w:lang w:val="ru-RU"/>
        </w:rPr>
        <w:t xml:space="preserve"> хорошо</w:t>
      </w:r>
      <w:r>
        <w:rPr>
          <w:sz w:val="24"/>
          <w:lang w:val="ru-RU"/>
        </w:rPr>
        <w:t xml:space="preserve"> пахнут.</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lang w:val="ru-RU"/>
        </w:rPr>
      </w:pPr>
      <w:r>
        <w:rPr>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music </w:t>
      </w:r>
      <w:r>
        <w:rPr>
          <w:i/>
          <w:sz w:val="24"/>
        </w:rPr>
        <w:t xml:space="preserve">sounded beautiful.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lang w:val="ru-RU"/>
        </w:rPr>
        <w:t>Музыка звучала</w:t>
      </w:r>
      <w:r>
        <w:rPr>
          <w:b/>
          <w:sz w:val="24"/>
          <w:lang w:val="ru-RU"/>
        </w:rPr>
        <w:t xml:space="preserve"> прекрасно.</w:t>
      </w:r>
    </w:p>
    <w:p>
      <w:pPr>
        <w:pStyle w:val="Normal"/>
        <w:pBdr>
          <w:top w:val="single" w:sz="4" w:space="1" w:color="000000"/>
          <w:left w:val="single" w:sz="4" w:space="4" w:color="000000"/>
          <w:bottom w:val="single" w:sz="4" w:space="1" w:color="000000"/>
          <w:right w:val="single" w:sz="4" w:space="4" w:color="000000"/>
        </w:pBdr>
        <w:spacing w:lineRule="auto" w:line="240"/>
        <w:ind w:hanging="0" w:end="0"/>
        <w:rPr>
          <w:b/>
          <w:sz w:val="24"/>
          <w:lang w:val="ru-RU"/>
        </w:rPr>
      </w:pPr>
      <w:r>
        <w:rPr>
          <w:b/>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hanging="0" w:end="0"/>
        <w:rPr>
          <w:sz w:val="24"/>
        </w:rPr>
      </w:pPr>
      <w:r>
        <mc:AlternateContent>
          <mc:Choice Requires="wps">
            <w:drawing>
              <wp:anchor behindDoc="0" distT="0" distB="0" distL="114935" distR="114935" simplePos="0" locked="0" layoutInCell="1" allowOverlap="1" relativeHeight="265">
                <wp:simplePos x="0" y="0"/>
                <wp:positionH relativeFrom="column">
                  <wp:posOffset>280035</wp:posOffset>
                </wp:positionH>
                <wp:positionV relativeFrom="paragraph">
                  <wp:posOffset>108585</wp:posOffset>
                </wp:positionV>
                <wp:extent cx="91440" cy="0"/>
                <wp:effectExtent l="0" t="5080" r="0" b="5080"/>
                <wp:wrapNone/>
                <wp:docPr id="253" name=""/>
                <a:graphic xmlns:a="http://schemas.openxmlformats.org/drawingml/2006/main">
                  <a:graphicData uri="http://schemas.microsoft.com/office/word/2010/wordprocessingShape">
                    <wps:wsp>
                      <wps:cNvSpPr/>
                      <wps:spPr>
                        <a:xfrm flipH="1">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8.55pt" to="29.2pt,8.55pt" stroked="t" o:allowincell="f" style="position:absolute;flip:x">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66">
                <wp:simplePos x="0" y="0"/>
                <wp:positionH relativeFrom="column">
                  <wp:posOffset>737235</wp:posOffset>
                </wp:positionH>
                <wp:positionV relativeFrom="paragraph">
                  <wp:posOffset>108585</wp:posOffset>
                </wp:positionV>
                <wp:extent cx="182880" cy="0"/>
                <wp:effectExtent l="0" t="5080" r="0" b="5080"/>
                <wp:wrapNone/>
                <wp:docPr id="254"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8.55pt" to="72.4pt,8.5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67">
                <wp:simplePos x="0" y="0"/>
                <wp:positionH relativeFrom="column">
                  <wp:posOffset>737235</wp:posOffset>
                </wp:positionH>
                <wp:positionV relativeFrom="paragraph">
                  <wp:posOffset>108585</wp:posOffset>
                </wp:positionV>
                <wp:extent cx="182880" cy="91440"/>
                <wp:effectExtent l="2540" t="4445" r="2540" b="4445"/>
                <wp:wrapNone/>
                <wp:docPr id="255" name=""/>
                <a:graphic xmlns:a="http://schemas.openxmlformats.org/drawingml/2006/main">
                  <a:graphicData uri="http://schemas.microsoft.com/office/word/2010/wordprocessingShape">
                    <wps:wsp>
                      <wps:cNvSpPr/>
                      <wps:spPr>
                        <a:xfrm flipH="1">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8.55pt" to="72.4pt,15.7pt" stroked="t" o:allowincell="f" style="position:absolute;flip:x">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68">
                <wp:simplePos x="0" y="0"/>
                <wp:positionH relativeFrom="column">
                  <wp:posOffset>280035</wp:posOffset>
                </wp:positionH>
                <wp:positionV relativeFrom="paragraph">
                  <wp:posOffset>108585</wp:posOffset>
                </wp:positionV>
                <wp:extent cx="91440" cy="91440"/>
                <wp:effectExtent l="3810" t="3810" r="3810" b="3810"/>
                <wp:wrapNone/>
                <wp:docPr id="256" name=""/>
                <a:graphic xmlns:a="http://schemas.openxmlformats.org/drawingml/2006/main">
                  <a:graphicData uri="http://schemas.microsoft.com/office/word/2010/wordprocessingShape">
                    <wps:wsp>
                      <wps:cNvSpPr/>
                      <wps:spPr>
                        <a:xfrm>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8.55pt" to="29.2pt,15.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69">
                <wp:simplePos x="0" y="0"/>
                <wp:positionH relativeFrom="column">
                  <wp:posOffset>2108835</wp:posOffset>
                </wp:positionH>
                <wp:positionV relativeFrom="paragraph">
                  <wp:posOffset>108585</wp:posOffset>
                </wp:positionV>
                <wp:extent cx="274320" cy="0"/>
                <wp:effectExtent l="0" t="5080" r="0" b="5080"/>
                <wp:wrapNone/>
                <wp:docPr id="257" name=""/>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6.05pt,8.55pt" to="187.6pt,8.5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70">
                <wp:simplePos x="0" y="0"/>
                <wp:positionH relativeFrom="column">
                  <wp:posOffset>2108835</wp:posOffset>
                </wp:positionH>
                <wp:positionV relativeFrom="paragraph">
                  <wp:posOffset>108585</wp:posOffset>
                </wp:positionV>
                <wp:extent cx="274320" cy="182880"/>
                <wp:effectExtent l="3175" t="4445" r="3175" b="4445"/>
                <wp:wrapNone/>
                <wp:docPr id="258"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6.05pt,8.55pt" to="187.6pt,22.9pt" stroked="t" o:allowincell="f" style="position:absolute">
                <v:stroke color="black" weight="9360" joinstyle="miter" endcap="flat"/>
                <v:fill o:detectmouseclick="t" on="false"/>
                <w10:wrap type="none"/>
              </v:line>
            </w:pict>
          </mc:Fallback>
        </mc:AlternateContent>
      </w:r>
      <w:r>
        <w:rPr>
          <w:sz w:val="24"/>
        </w:rPr>
        <w:t>She     looks     bad   -</w:t>
      </w:r>
      <w:r>
        <w:rPr>
          <w:sz w:val="24"/>
          <w:lang w:val="ru-RU"/>
        </w:rPr>
        <w:t xml:space="preserve"> Она</w:t>
      </w:r>
      <w:r>
        <w:rPr>
          <w:b/>
          <w:sz w:val="24"/>
          <w:lang w:val="ru-RU"/>
        </w:rPr>
        <w:t xml:space="preserve"> плохо</w:t>
      </w:r>
      <w:r>
        <w:rPr>
          <w:sz w:val="24"/>
          <w:lang w:val="ru-RU"/>
        </w:rPr>
        <w:t xml:space="preserve">         выглядит</w:t>
      </w:r>
    </w:p>
    <w:p>
      <w:pPr>
        <w:pStyle w:val="Normal"/>
        <w:pBdr>
          <w:top w:val="single" w:sz="4" w:space="1" w:color="000000"/>
          <w:left w:val="single" w:sz="4" w:space="4" w:color="000000"/>
          <w:bottom w:val="single" w:sz="4" w:space="1" w:color="000000"/>
          <w:right w:val="single" w:sz="4" w:space="4" w:color="000000"/>
        </w:pBdr>
        <w:spacing w:lineRule="auto" w:line="240"/>
        <w:ind w:hanging="0" w:end="0"/>
        <w:rPr>
          <w:sz w:val="24"/>
        </w:rPr>
      </w:pPr>
      <w:r>
        <w:rPr>
          <w:sz w:val="24"/>
        </w:rPr>
        <w:t xml:space="preserve">           </w:t>
      </w:r>
      <w:r>
        <w:rPr>
          <w:sz w:val="24"/>
        </w:rPr>
        <w:t xml:space="preserve">feels                                             </w:t>
      </w:r>
      <w:r>
        <w:rPr>
          <w:sz w:val="24"/>
          <w:lang w:val="ru-RU"/>
        </w:rPr>
        <w:t>чувствует себя</w:t>
      </w:r>
    </w:p>
    <w:p>
      <w:pPr>
        <w:pStyle w:val="Normal"/>
        <w:pBdr>
          <w:top w:val="single" w:sz="4" w:space="1" w:color="000000"/>
          <w:left w:val="single" w:sz="4" w:space="4" w:color="000000"/>
          <w:bottom w:val="single" w:sz="4" w:space="1" w:color="000000"/>
          <w:right w:val="single" w:sz="4" w:space="4" w:color="000000"/>
        </w:pBdr>
        <w:spacing w:lineRule="auto" w:line="240"/>
        <w:ind w:hanging="0" w:end="0"/>
        <w:rPr>
          <w:sz w:val="24"/>
          <w:lang w:val="ru-RU"/>
        </w:rPr>
      </w:pPr>
      <w:r>
        <w:rPr>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In English the verbs </w:t>
      </w:r>
      <w:r>
        <w:rPr>
          <w:i/>
          <w:sz w:val="24"/>
        </w:rPr>
        <w:t xml:space="preserve">to smell, to sound, to look, to feel </w:t>
      </w:r>
      <w:r>
        <w:rPr>
          <w:sz w:val="24"/>
        </w:rPr>
        <w:t xml:space="preserve">are link verbs and are the first part of the compound nominal predicate. The predicatives (which form the second part of these predicates) qualify the subject and can therefore be expressed only by </w:t>
      </w:r>
      <w:r>
        <w:rPr>
          <w:spacing w:val="60"/>
          <w:sz w:val="24"/>
        </w:rPr>
        <w:t>adjectives.</w:t>
      </w:r>
      <w:r>
        <w:rPr>
          <w:sz w:val="24"/>
        </w:rPr>
        <w:t xml:space="preserve"> In Russian the corresponding verbs form simple verbal predicates and are therefore modified by adverbials expressed by an adverb.</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A pronoun.</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It </w:t>
      </w:r>
      <w:r>
        <w:rPr>
          <w:i/>
          <w:sz w:val="24"/>
        </w:rPr>
        <w:t>was he.</w:t>
      </w:r>
    </w:p>
    <w:p>
      <w:pPr>
        <w:pStyle w:val="Normal"/>
        <w:spacing w:lineRule="auto" w:line="240"/>
        <w:ind w:firstLine="284" w:start="284" w:end="0"/>
        <w:rPr/>
      </w:pPr>
      <w:r>
        <w:rPr>
          <w:sz w:val="24"/>
        </w:rPr>
        <w:t xml:space="preserve">It’s </w:t>
      </w:r>
      <w:r>
        <w:rPr>
          <w:i/>
          <w:sz w:val="24"/>
        </w:rPr>
        <w:t>me.</w:t>
      </w:r>
      <w:r>
        <w:rPr>
          <w:sz w:val="24"/>
        </w:rPr>
        <w:t xml:space="preserve"> (There is a growing tendency to use personal pronouns as predicatives in the objective case.)</w:t>
      </w:r>
    </w:p>
    <w:p>
      <w:pPr>
        <w:pStyle w:val="Normal"/>
        <w:spacing w:lineRule="auto" w:line="240"/>
        <w:ind w:firstLine="284" w:start="284" w:end="0"/>
        <w:rPr/>
      </w:pPr>
      <w:r>
        <w:rPr>
          <w:sz w:val="24"/>
        </w:rPr>
        <w:t xml:space="preserve">She is </w:t>
      </w:r>
      <w:r>
        <w:rPr>
          <w:i/>
          <w:sz w:val="24"/>
        </w:rPr>
        <w:t>somebody.</w:t>
      </w:r>
    </w:p>
    <w:p>
      <w:pPr>
        <w:pStyle w:val="Normal"/>
        <w:spacing w:lineRule="auto" w:line="240"/>
        <w:ind w:firstLine="284" w:start="284" w:end="0"/>
        <w:rPr/>
      </w:pPr>
      <w:r>
        <w:rPr>
          <w:sz w:val="24"/>
        </w:rPr>
        <w:t xml:space="preserve">The hat </w:t>
      </w:r>
      <w:r>
        <w:rPr>
          <w:i/>
          <w:sz w:val="24"/>
        </w:rPr>
        <w:t>is mine.</w:t>
      </w:r>
      <w:r>
        <w:rPr>
          <w:sz w:val="24"/>
        </w:rPr>
        <w:t xml:space="preserve"> (In this function only the absolute form of the possessive pronoun is used.)</w:t>
      </w:r>
    </w:p>
    <w:p>
      <w:pPr>
        <w:pStyle w:val="Normal"/>
        <w:spacing w:lineRule="auto" w:line="240"/>
        <w:ind w:firstLine="284" w:start="284" w:end="0"/>
        <w:rPr>
          <w:i/>
          <w:i/>
          <w:sz w:val="24"/>
        </w:rPr>
      </w:pPr>
      <w:r>
        <w:rPr>
          <w:i/>
          <w:sz w:val="24"/>
        </w:rPr>
        <w:t>Who are you?</w:t>
      </w:r>
    </w:p>
    <w:p>
      <w:pPr>
        <w:pStyle w:val="Normal"/>
        <w:spacing w:lineRule="auto" w:line="240"/>
        <w:ind w:firstLine="284" w:start="284" w:end="0"/>
        <w:rPr/>
      </w:pPr>
      <w:r>
        <w:rPr>
          <w:sz w:val="24"/>
        </w:rPr>
        <w:t xml:space="preserve">She </w:t>
      </w:r>
      <w:r>
        <w:rPr>
          <w:i/>
          <w:sz w:val="24"/>
        </w:rPr>
        <w:t>was not herself</w:t>
      </w:r>
      <w:r>
        <w:rPr>
          <w:sz w:val="24"/>
        </w:rPr>
        <w:t xml:space="preserve"> yet.</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4. A numeral.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was sixty</w:t>
      </w:r>
      <w:r>
        <w:rPr>
          <w:sz w:val="24"/>
        </w:rPr>
        <w:t xml:space="preserve"> last year. </w:t>
      </w:r>
    </w:p>
    <w:p>
      <w:pPr>
        <w:pStyle w:val="Normal"/>
        <w:spacing w:lineRule="auto" w:line="240"/>
        <w:ind w:firstLine="284" w:start="284" w:end="0"/>
        <w:rPr>
          <w:i/>
          <w:i/>
          <w:sz w:val="24"/>
        </w:rPr>
      </w:pPr>
      <w:r>
        <w:rPr>
          <w:i/>
          <w:sz w:val="24"/>
        </w:rPr>
        <w:t>I’m the first.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5. An infinitive (or an infinitive phrase or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His first thought </w:t>
      </w:r>
      <w:r>
        <w:rPr>
          <w:i/>
          <w:sz w:val="24"/>
        </w:rPr>
        <w:t>was to run away.</w:t>
      </w:r>
    </w:p>
    <w:p>
      <w:pPr>
        <w:pStyle w:val="Normal"/>
        <w:spacing w:lineRule="auto" w:line="240"/>
        <w:ind w:firstLine="284" w:start="284" w:end="0"/>
        <w:rPr/>
      </w:pPr>
      <w:r>
        <w:rPr>
          <w:sz w:val="24"/>
        </w:rPr>
        <w:t xml:space="preserve">My idea is </w:t>
      </w:r>
      <w:r>
        <w:rPr>
          <w:i/>
          <w:sz w:val="24"/>
        </w:rPr>
        <w:t>to go</w:t>
      </w:r>
      <w:r>
        <w:rPr>
          <w:sz w:val="24"/>
        </w:rPr>
        <w:t xml:space="preserve"> there </w:t>
      </w:r>
      <w:r>
        <w:rPr>
          <w:i/>
          <w:sz w:val="24"/>
        </w:rPr>
        <w:t>myself.</w:t>
      </w:r>
    </w:p>
    <w:p>
      <w:pPr>
        <w:pStyle w:val="Normal"/>
        <w:spacing w:lineRule="auto" w:line="240"/>
        <w:ind w:firstLine="284" w:start="284" w:end="0"/>
        <w:rPr/>
      </w:pPr>
      <w:r>
        <w:rPr>
          <w:sz w:val="24"/>
        </w:rPr>
        <w:t xml:space="preserve">The only thing to do </w:t>
      </w:r>
      <w:r>
        <w:rPr>
          <w:i/>
          <w:sz w:val="24"/>
        </w:rPr>
        <w:t>is for you to whip him.</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6. A gerund (or a gerundial phrase or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My hobby </w:t>
      </w:r>
      <w:r>
        <w:rPr>
          <w:i/>
          <w:sz w:val="24"/>
        </w:rPr>
        <w:t>is dancing</w:t>
      </w:r>
      <w:r>
        <w:rPr>
          <w:sz w:val="24"/>
        </w:rPr>
        <w:t xml:space="preserve"> and his </w:t>
      </w:r>
      <w:r>
        <w:rPr>
          <w:i/>
          <w:sz w:val="24"/>
        </w:rPr>
        <w:t xml:space="preserve">is collecting stamps. </w:t>
      </w:r>
    </w:p>
    <w:p>
      <w:pPr>
        <w:pStyle w:val="Normal"/>
        <w:spacing w:lineRule="auto" w:line="240"/>
        <w:ind w:firstLine="284" w:start="284" w:end="0"/>
        <w:rPr/>
      </w:pPr>
      <w:r>
        <w:rPr>
          <w:sz w:val="24"/>
        </w:rPr>
        <w:t xml:space="preserve">The main problem </w:t>
      </w:r>
      <w:r>
        <w:rPr>
          <w:i/>
          <w:sz w:val="24"/>
        </w:rPr>
        <w:t>was his being away</w:t>
      </w:r>
      <w:r>
        <w:rPr>
          <w:sz w:val="24"/>
        </w:rPr>
        <w:t xml:space="preserve"> at the moment.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7. A participle or a participial phrase.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subject </w:t>
      </w:r>
      <w:r>
        <w:rPr>
          <w:i/>
          <w:sz w:val="24"/>
        </w:rPr>
        <w:t>seemed strangely chosen.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Participle I seldom occurs in this function unless it has become an adjective.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That </w:t>
      </w:r>
      <w:r>
        <w:rPr>
          <w:i/>
          <w:sz w:val="24"/>
        </w:rPr>
        <w:t>sounded quite distressing.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 xml:space="preserve">8. A prepositional phrase.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w:t>
      </w:r>
      <w:r>
        <w:rPr>
          <w:i/>
          <w:sz w:val="24"/>
        </w:rPr>
        <w:t>is on our side,</w:t>
      </w:r>
    </w:p>
    <w:p>
      <w:pPr>
        <w:pStyle w:val="Normal"/>
        <w:spacing w:lineRule="auto" w:line="240"/>
        <w:ind w:firstLine="284" w:end="0"/>
        <w:rPr>
          <w:i/>
          <w:i/>
          <w:sz w:val="24"/>
        </w:rPr>
      </w:pPr>
      <w:r>
        <w:rPr>
          <w:i/>
          <w:sz w:val="24"/>
        </w:rPr>
      </w:r>
    </w:p>
    <w:p>
      <w:pPr>
        <w:pStyle w:val="Normal"/>
        <w:spacing w:lineRule="auto" w:line="240"/>
        <w:ind w:firstLine="284" w:end="0"/>
        <w:rPr/>
      </w:pPr>
      <w:r>
        <w:rPr>
          <w:sz w:val="24"/>
        </w:rPr>
        <w:t>9</w:t>
      </w:r>
      <w:r>
        <w:rPr>
          <w:i/>
          <w:sz w:val="24"/>
        </w:rPr>
        <w:t>.</w:t>
      </w:r>
      <w:r>
        <w:rPr>
          <w:sz w:val="24"/>
        </w:rPr>
        <w:t xml:space="preserve"> A stative.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t>
      </w:r>
      <w:r>
        <w:rPr>
          <w:i/>
          <w:sz w:val="24"/>
        </w:rPr>
        <w:t>was</w:t>
      </w:r>
      <w:r>
        <w:rPr>
          <w:sz w:val="24"/>
        </w:rPr>
        <w:t xml:space="preserve"> wide </w:t>
      </w:r>
      <w:r>
        <w:rPr>
          <w:i/>
          <w:sz w:val="24"/>
        </w:rPr>
        <w:t>awake</w:t>
      </w:r>
      <w:r>
        <w:rPr>
          <w:sz w:val="24"/>
        </w:rPr>
        <w:t xml:space="preserve"> by this time. .</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10. An indivisible group of words.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 </w:t>
      </w:r>
      <w:r>
        <w:rPr>
          <w:i/>
          <w:sz w:val="24"/>
        </w:rPr>
        <w:t>is nine o’clock</w:t>
      </w:r>
      <w:r>
        <w:rPr>
          <w:sz w:val="24"/>
        </w:rPr>
        <w:t xml:space="preserve"> already.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11. A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That’</w:t>
      </w:r>
      <w:r>
        <w:rPr>
          <w:i/>
          <w:sz w:val="24"/>
        </w:rPr>
        <w:t>s what has happened.</w:t>
      </w:r>
    </w:p>
    <w:p>
      <w:pPr>
        <w:pStyle w:val="Normal"/>
        <w:spacing w:lineRule="auto" w:line="240"/>
        <w:ind w:firstLine="284" w:end="0"/>
        <w:rPr>
          <w:b/>
          <w:i/>
          <w:i/>
          <w:sz w:val="24"/>
        </w:rPr>
      </w:pPr>
      <w:r>
        <w:rPr>
          <w:b/>
          <w:i/>
          <w:sz w:val="24"/>
        </w:rPr>
      </w:r>
    </w:p>
    <w:p>
      <w:pPr>
        <w:pStyle w:val="Normal"/>
        <w:spacing w:lineRule="auto" w:line="240"/>
        <w:ind w:firstLine="284" w:end="0"/>
        <w:jc w:val="center"/>
        <w:rPr>
          <w:spacing w:val="60"/>
          <w:sz w:val="24"/>
        </w:rPr>
      </w:pPr>
      <w:r>
        <w:rPr>
          <w:spacing w:val="60"/>
          <w:sz w:val="24"/>
        </w:rPr>
        <w:t>Semantic characteristics of the predicative</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57.</w:t>
      </w:r>
      <w:r>
        <w:rPr>
          <w:sz w:val="24"/>
        </w:rPr>
        <w:t xml:space="preserve"> The three most typical semantic characteristics of a predicative are: </w:t>
      </w:r>
      <w:r>
        <w:rPr>
          <w:i/>
          <w:sz w:val="24"/>
        </w:rPr>
        <w:t>identification, classification</w:t>
      </w:r>
      <w:r>
        <w:rPr>
          <w:sz w:val="24"/>
        </w:rPr>
        <w:t xml:space="preserve"> and </w:t>
      </w:r>
      <w:r>
        <w:rPr>
          <w:i/>
          <w:sz w:val="24"/>
        </w:rPr>
        <w:t>characterisation.</w:t>
      </w:r>
    </w:p>
    <w:p>
      <w:pPr>
        <w:pStyle w:val="Normal"/>
        <w:spacing w:lineRule="auto" w:line="240"/>
        <w:ind w:firstLine="284" w:end="0"/>
        <w:rPr>
          <w:i/>
          <w:i/>
          <w:sz w:val="24"/>
        </w:rPr>
      </w:pPr>
      <w:r>
        <w:rPr>
          <w:i/>
          <w:sz w:val="24"/>
        </w:rPr>
      </w:r>
    </w:p>
    <w:p>
      <w:pPr>
        <w:pStyle w:val="2"/>
        <w:suppressAutoHyphens w:val="false"/>
        <w:rPr/>
      </w:pPr>
      <w:r>
        <w:rPr/>
        <w:t xml:space="preserve">1. </w:t>
      </w:r>
      <w:r>
        <w:rPr>
          <w:spacing w:val="60"/>
        </w:rPr>
        <w:t>An identifying predicative</w:t>
      </w:r>
      <w:r>
        <w:rPr/>
        <w:t xml:space="preserve"> expresses equality between the notion expressed by the predicative and by the subject, or means that they are of the same rank or value. In this case the predicative and the subject are positionally interchangeable. Such predicatives are expressed by a noun with the definite article.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London is </w:t>
      </w:r>
      <w:r>
        <w:rPr>
          <w:i/>
          <w:sz w:val="24"/>
        </w:rPr>
        <w:t>the capital of Britain.</w:t>
      </w:r>
      <w:r>
        <w:rPr>
          <w:sz w:val="24"/>
        </w:rPr>
        <w:t xml:space="preserve"> = The capital of Britain is </w:t>
      </w:r>
      <w:r>
        <w:rPr>
          <w:i/>
          <w:sz w:val="24"/>
        </w:rPr>
        <w:t xml:space="preserve">London. </w:t>
      </w:r>
    </w:p>
    <w:p>
      <w:pPr>
        <w:pStyle w:val="Normal"/>
        <w:spacing w:lineRule="auto" w:line="240"/>
        <w:ind w:firstLine="284" w:start="284" w:end="0"/>
        <w:rPr/>
      </w:pPr>
      <w:r>
        <w:rPr>
          <w:sz w:val="24"/>
        </w:rPr>
        <w:t xml:space="preserve">Mount Everest is </w:t>
      </w:r>
      <w:r>
        <w:rPr>
          <w:i/>
          <w:sz w:val="24"/>
        </w:rPr>
        <w:t>the highest mountain in the world.</w:t>
      </w:r>
      <w:r>
        <w:rPr>
          <w:sz w:val="24"/>
        </w:rPr>
        <w:t xml:space="preserve"> = The highest mountain in the world is </w:t>
      </w:r>
      <w:r>
        <w:rPr>
          <w:i/>
          <w:sz w:val="24"/>
        </w:rPr>
        <w:t xml:space="preserve">Mount </w:t>
      </w:r>
    </w:p>
    <w:p>
      <w:pPr>
        <w:pStyle w:val="Normal"/>
        <w:spacing w:lineRule="auto" w:line="240"/>
        <w:ind w:firstLine="284" w:start="284" w:end="0"/>
        <w:rPr>
          <w:i/>
          <w:i/>
          <w:sz w:val="24"/>
        </w:rPr>
      </w:pPr>
      <w:r>
        <w:rPr>
          <w:i/>
          <w:sz w:val="24"/>
        </w:rPr>
        <w:t>Everest.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w:t>
      </w:r>
      <w:r>
        <w:rPr>
          <w:spacing w:val="60"/>
          <w:sz w:val="24"/>
        </w:rPr>
        <w:t>A classifying predicative</w:t>
      </w:r>
      <w:r>
        <w:rPr>
          <w:sz w:val="24"/>
        </w:rPr>
        <w:t xml:space="preserve"> names a class of persons or non-persons to which that denoted by the subject belongs. The predicative in this case is expressed by a noun with the indefinite article.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John is </w:t>
      </w:r>
      <w:r>
        <w:rPr>
          <w:i/>
          <w:sz w:val="24"/>
        </w:rPr>
        <w:t>a student.</w:t>
      </w:r>
    </w:p>
    <w:p>
      <w:pPr>
        <w:pStyle w:val="Normal"/>
        <w:spacing w:lineRule="auto" w:line="240"/>
        <w:ind w:firstLine="284" w:start="284" w:end="0"/>
        <w:rPr/>
      </w:pPr>
      <w:r>
        <w:rPr>
          <w:sz w:val="24"/>
        </w:rPr>
        <w:t xml:space="preserve">My father is </w:t>
      </w:r>
      <w:r>
        <w:rPr>
          <w:i/>
          <w:sz w:val="24"/>
        </w:rPr>
        <w:t>a teacher.</w:t>
      </w:r>
    </w:p>
    <w:p>
      <w:pPr>
        <w:pStyle w:val="Normal"/>
        <w:spacing w:lineRule="auto" w:line="240"/>
        <w:ind w:firstLine="284" w:start="284" w:end="0"/>
        <w:rPr/>
      </w:pPr>
      <w:r>
        <w:rPr>
          <w:sz w:val="24"/>
        </w:rPr>
        <w:t xml:space="preserve">This is </w:t>
      </w:r>
      <w:r>
        <w:rPr>
          <w:i/>
          <w:sz w:val="24"/>
        </w:rPr>
        <w:t>a book.</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w:t>
      </w:r>
      <w:r>
        <w:rPr>
          <w:spacing w:val="60"/>
          <w:sz w:val="24"/>
        </w:rPr>
        <w:t>A characterizing predicative</w:t>
      </w:r>
      <w:r>
        <w:rPr>
          <w:sz w:val="24"/>
        </w:rPr>
        <w:t xml:space="preserve"> denotes a state or quality of a person or non-person and is expressed by an adjective or a stative.</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The room is </w:t>
      </w:r>
      <w:r>
        <w:rPr>
          <w:i/>
          <w:sz w:val="24"/>
        </w:rPr>
        <w:t xml:space="preserve">dark. </w:t>
      </w:r>
    </w:p>
    <w:p>
      <w:pPr>
        <w:pStyle w:val="Normal"/>
        <w:spacing w:lineRule="auto" w:line="240"/>
        <w:ind w:firstLine="284" w:start="284" w:end="0"/>
        <w:rPr/>
      </w:pPr>
      <w:r>
        <w:rPr>
          <w:sz w:val="24"/>
        </w:rPr>
        <w:t xml:space="preserve">The sky was </w:t>
      </w:r>
      <w:r>
        <w:rPr>
          <w:i/>
          <w:sz w:val="24"/>
        </w:rPr>
        <w:t xml:space="preserve">blue. </w:t>
      </w:r>
    </w:p>
    <w:p>
      <w:pPr>
        <w:pStyle w:val="Normal"/>
        <w:spacing w:lineRule="auto" w:line="240"/>
        <w:ind w:firstLine="284" w:start="284" w:end="0"/>
        <w:rPr/>
      </w:pPr>
      <w:r>
        <w:rPr>
          <w:sz w:val="24"/>
        </w:rPr>
        <w:t xml:space="preserve">The patient fell </w:t>
      </w:r>
      <w:r>
        <w:rPr>
          <w:i/>
          <w:sz w:val="24"/>
        </w:rPr>
        <w:t xml:space="preserve">asleep. </w:t>
      </w:r>
    </w:p>
    <w:p>
      <w:pPr>
        <w:pStyle w:val="Normal"/>
        <w:spacing w:lineRule="auto" w:line="240"/>
        <w:ind w:firstLine="284" w:start="284" w:end="0"/>
        <w:rPr/>
      </w:pPr>
      <w:r>
        <w:rPr>
          <w:sz w:val="24"/>
        </w:rPr>
        <w:t xml:space="preserve">The house was </w:t>
      </w:r>
      <w:r>
        <w:rPr>
          <w:i/>
          <w:sz w:val="24"/>
        </w:rPr>
        <w:t>aflame.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 characterizing predicative may also be a noun which in this case has no article.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turned </w:t>
      </w:r>
      <w:r>
        <w:rPr>
          <w:i/>
          <w:sz w:val="24"/>
        </w:rPr>
        <w:t xml:space="preserve">traitor. </w:t>
      </w:r>
    </w:p>
    <w:p>
      <w:pPr>
        <w:pStyle w:val="Normal"/>
        <w:spacing w:lineRule="auto" w:line="240"/>
        <w:ind w:firstLine="284" w:start="284" w:end="0"/>
        <w:rPr/>
      </w:pPr>
      <w:r>
        <w:rPr>
          <w:sz w:val="24"/>
        </w:rPr>
        <w:t xml:space="preserve">He was elected </w:t>
      </w:r>
      <w:r>
        <w:rPr>
          <w:i/>
          <w:sz w:val="24"/>
        </w:rPr>
        <w:t>president.</w:t>
      </w:r>
    </w:p>
    <w:p>
      <w:pPr>
        <w:pStyle w:val="Normal"/>
        <w:spacing w:lineRule="auto" w:line="240"/>
        <w:ind w:firstLine="284" w:end="0"/>
        <w:rPr>
          <w:i/>
          <w:i/>
          <w:sz w:val="24"/>
        </w:rPr>
      </w:pPr>
      <w:r>
        <w:rPr>
          <w:i/>
          <w:sz w:val="24"/>
        </w:rPr>
      </w:r>
    </w:p>
    <w:p>
      <w:pPr>
        <w:pStyle w:val="Normal"/>
        <w:spacing w:lineRule="auto" w:line="240"/>
        <w:ind w:firstLine="284" w:end="0"/>
        <w:jc w:val="center"/>
        <w:rPr>
          <w:spacing w:val="60"/>
          <w:sz w:val="24"/>
        </w:rPr>
      </w:pPr>
      <w:r>
        <w:rPr>
          <w:spacing w:val="60"/>
          <w:sz w:val="24"/>
        </w:rPr>
        <w:t>The compound nominal double predicate</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58.</w:t>
      </w:r>
      <w:r>
        <w:rPr>
          <w:sz w:val="24"/>
        </w:rPr>
        <w:t xml:space="preserve"> The compound nominal double predicate combines, as its name suggests, the features of two different types of predicate. It has the features of the simple verbal predicate and those of the compound nominal predicate. It consists of two parts, both of which are notional. The first one is verbal and is expressed by a notional verb denoting an action or process performed by the person/non-person expressed by the subject. From this point of view it resembles the simple verbal predicate. But at the same time the verbal part of this predicate performs a linking function, as it links its second part (which is a predicative) to the subject.</w:t>
      </w:r>
    </w:p>
    <w:p>
      <w:pPr>
        <w:pStyle w:val="Normal"/>
        <w:spacing w:lineRule="auto" w:line="240"/>
        <w:ind w:firstLine="284" w:end="0"/>
        <w:rPr>
          <w:sz w:val="24"/>
        </w:rPr>
      </w:pPr>
      <w:r>
        <w:rPr>
          <w:sz w:val="24"/>
        </w:rPr>
        <w:t xml:space="preserve">The second part of the compound nominal double predicate is expressed by a noun or an adjective which denotes the properties of the subject in the same way as the predicative of the compound nominal predicate proper does.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moon </w:t>
      </w:r>
      <w:r>
        <w:rPr>
          <w:i/>
          <w:sz w:val="24"/>
        </w:rPr>
        <w:t xml:space="preserve">was shining cold and bright. </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predicate here denotes two separate notions: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i/>
          <w:sz w:val="24"/>
        </w:rPr>
        <w:t>The moon was shining,</w:t>
      </w:r>
      <w:r>
        <w:rPr>
          <w:sz w:val="24"/>
        </w:rPr>
        <w:t xml:space="preserve"> and at the same time</w:t>
      </w:r>
    </w:p>
    <w:p>
      <w:pPr>
        <w:pStyle w:val="Normal"/>
        <w:spacing w:lineRule="auto" w:line="240"/>
        <w:ind w:firstLine="284" w:end="0"/>
        <w:rPr/>
      </w:pPr>
      <w:r>
        <w:rPr>
          <w:sz w:val="24"/>
        </w:rPr>
        <w:t xml:space="preserve">2) </w:t>
      </w:r>
      <w:r>
        <w:rPr>
          <w:i/>
          <w:sz w:val="24"/>
        </w:rPr>
        <w:t>The moon was cold and bright.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There are a number of verbs that often occur in this type of predicate, performing the double function of denoting a process and serving as link verbs at the same time. They are: </w:t>
      </w:r>
      <w:r>
        <w:rPr>
          <w:i/>
          <w:sz w:val="24"/>
        </w:rPr>
        <w:t>to die, to leave, to lie, to marry, to return, to rise, to sit, to stand, to shine,</w:t>
      </w:r>
      <w:r>
        <w:rPr>
          <w:sz w:val="24"/>
        </w:rPr>
        <w:t xml:space="preserve"> etc. As in Modern English there is a growing tendency to use this type of predicate, the verbs occurring in it are not limited by any particular lexical class.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My daughter </w:t>
      </w:r>
      <w:r>
        <w:rPr>
          <w:i/>
          <w:sz w:val="24"/>
        </w:rPr>
        <w:t>sat silent.</w:t>
      </w:r>
    </w:p>
    <w:p>
      <w:pPr>
        <w:pStyle w:val="Normal"/>
        <w:spacing w:lineRule="auto" w:line="240"/>
        <w:ind w:firstLine="284" w:start="284" w:end="0"/>
        <w:rPr/>
      </w:pPr>
      <w:r>
        <w:rPr>
          <w:sz w:val="24"/>
        </w:rPr>
        <w:t xml:space="preserve">He </w:t>
      </w:r>
      <w:r>
        <w:rPr>
          <w:i/>
          <w:sz w:val="24"/>
        </w:rPr>
        <w:t>died a hero.</w:t>
      </w:r>
    </w:p>
    <w:p>
      <w:pPr>
        <w:pStyle w:val="Normal"/>
        <w:spacing w:lineRule="auto" w:line="240"/>
        <w:ind w:firstLine="284" w:start="284" w:end="0"/>
        <w:rPr/>
      </w:pPr>
      <w:r>
        <w:rPr>
          <w:sz w:val="24"/>
        </w:rPr>
        <w:t xml:space="preserve">She </w:t>
      </w:r>
      <w:r>
        <w:rPr>
          <w:i/>
          <w:sz w:val="24"/>
        </w:rPr>
        <w:t>married young.</w:t>
      </w:r>
    </w:p>
    <w:p>
      <w:pPr>
        <w:pStyle w:val="Normal"/>
        <w:spacing w:lineRule="auto" w:line="240"/>
        <w:ind w:firstLine="284" w:start="284" w:end="0"/>
        <w:rPr/>
      </w:pPr>
      <w:r>
        <w:rPr>
          <w:sz w:val="24"/>
        </w:rPr>
        <w:t xml:space="preserve">The light </w:t>
      </w:r>
      <w:r>
        <w:rPr>
          <w:i/>
          <w:sz w:val="24"/>
        </w:rPr>
        <w:t>came gray and pale.</w:t>
      </w:r>
    </w:p>
    <w:p>
      <w:pPr>
        <w:pStyle w:val="Normal"/>
        <w:spacing w:lineRule="auto" w:line="240"/>
        <w:ind w:firstLine="284" w:start="284" w:end="0"/>
        <w:rPr/>
      </w:pPr>
      <w:r>
        <w:rPr>
          <w:sz w:val="24"/>
        </w:rPr>
        <w:t xml:space="preserve">The men </w:t>
      </w:r>
      <w:r>
        <w:rPr>
          <w:i/>
          <w:sz w:val="24"/>
        </w:rPr>
        <w:t>stood silent and motionless,</w:t>
      </w:r>
    </w:p>
    <w:p>
      <w:pPr>
        <w:pStyle w:val="Normal"/>
        <w:spacing w:lineRule="auto" w:line="240"/>
        <w:ind w:firstLine="284" w:start="284" w:end="0"/>
        <w:rPr/>
      </w:pPr>
      <w:r>
        <w:rPr>
          <w:sz w:val="24"/>
        </w:rPr>
        <w:t xml:space="preserve">They </w:t>
      </w:r>
      <w:r>
        <w:rPr>
          <w:i/>
          <w:sz w:val="24"/>
        </w:rPr>
        <w:t>met friends and parted enemies.</w:t>
      </w:r>
    </w:p>
    <w:p>
      <w:pPr>
        <w:pStyle w:val="Normal"/>
        <w:spacing w:lineRule="auto" w:line="240"/>
        <w:ind w:firstLine="284" w:start="284" w:end="0"/>
        <w:rPr/>
      </w:pPr>
      <w:r>
        <w:rPr>
          <w:sz w:val="24"/>
        </w:rPr>
        <w:t xml:space="preserve">The moon </w:t>
      </w:r>
      <w:r>
        <w:rPr>
          <w:i/>
          <w:sz w:val="24"/>
        </w:rPr>
        <w:t>rose round and yellow.</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Mixed types of compound predicate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59.</w:t>
      </w:r>
      <w:r>
        <w:rPr>
          <w:sz w:val="24"/>
        </w:rPr>
        <w:t xml:space="preserve"> Compound predicates can combine elements of different types. Thus we have: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The compound modal verbal nominal predicate.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Jane </w:t>
      </w:r>
      <w:r>
        <w:rPr>
          <w:i/>
          <w:sz w:val="24"/>
        </w:rPr>
        <w:t>must feel</w:t>
      </w:r>
      <w:r>
        <w:rPr>
          <w:sz w:val="24"/>
        </w:rPr>
        <w:t xml:space="preserve"> better </w:t>
      </w:r>
      <w:r>
        <w:rPr>
          <w:i/>
          <w:sz w:val="24"/>
        </w:rPr>
        <w:t>pleased</w:t>
      </w:r>
      <w:r>
        <w:rPr>
          <w:sz w:val="24"/>
        </w:rPr>
        <w:t xml:space="preserve"> than ever. </w:t>
      </w:r>
    </w:p>
    <w:p>
      <w:pPr>
        <w:pStyle w:val="Normal"/>
        <w:spacing w:lineRule="auto" w:line="240"/>
        <w:ind w:firstLine="284" w:start="284" w:end="0"/>
        <w:rPr/>
      </w:pPr>
      <w:r>
        <w:rPr>
          <w:sz w:val="24"/>
        </w:rPr>
        <w:t xml:space="preserve">She </w:t>
      </w:r>
      <w:r>
        <w:rPr>
          <w:i/>
          <w:sz w:val="24"/>
        </w:rPr>
        <w:t xml:space="preserve">couldn’t be happy. </w:t>
      </w:r>
    </w:p>
    <w:p>
      <w:pPr>
        <w:pStyle w:val="Normal"/>
        <w:spacing w:lineRule="auto" w:line="240"/>
        <w:ind w:firstLine="284" w:start="284" w:end="0"/>
        <w:rPr/>
      </w:pPr>
      <w:r>
        <w:rPr>
          <w:sz w:val="24"/>
        </w:rPr>
        <w:t xml:space="preserve">He </w:t>
      </w:r>
      <w:r>
        <w:rPr>
          <w:i/>
          <w:sz w:val="24"/>
        </w:rPr>
        <w:t>may have been ill</w:t>
      </w:r>
      <w:r>
        <w:rPr>
          <w:sz w:val="24"/>
        </w:rPr>
        <w:t xml:space="preserve"> then.</w:t>
      </w:r>
    </w:p>
    <w:p>
      <w:pPr>
        <w:pStyle w:val="Normal"/>
        <w:spacing w:lineRule="auto" w:line="240"/>
        <w:ind w:firstLine="284" w:start="284" w:end="0"/>
        <w:rPr>
          <w:sz w:val="24"/>
        </w:rPr>
      </w:pPr>
      <w:r>
        <w:rPr>
          <w:sz w:val="24"/>
        </w:rPr>
      </w:r>
    </w:p>
    <w:p>
      <w:pPr>
        <w:pStyle w:val="Normal"/>
        <w:spacing w:lineRule="auto" w:line="240"/>
        <w:ind w:firstLine="284" w:end="0"/>
        <w:rPr/>
      </w:pPr>
      <w:r>
        <w:rPr>
          <w:sz w:val="24"/>
        </w:rPr>
        <w:t>2</w:t>
      </w:r>
      <w:r>
        <w:rPr>
          <w:spacing w:val="60"/>
          <w:sz w:val="24"/>
        </w:rPr>
        <w:t>.</w:t>
      </w:r>
      <w:r>
        <w:rPr>
          <w:spacing w:val="60"/>
          <w:sz w:val="24"/>
          <w:lang w:val="ru-RU"/>
        </w:rPr>
        <w:t xml:space="preserve"> Т</w:t>
      </w:r>
      <w:r>
        <w:rPr>
          <w:spacing w:val="60"/>
          <w:sz w:val="24"/>
        </w:rPr>
        <w:t>he compound modal nominal verbal predicate.</w:t>
      </w:r>
    </w:p>
    <w:p>
      <w:pPr>
        <w:pStyle w:val="Normal"/>
        <w:spacing w:lineRule="auto" w:line="240"/>
        <w:ind w:firstLine="284" w:end="0"/>
        <w:rPr>
          <w:i/>
          <w:i/>
          <w:spacing w:val="60"/>
          <w:sz w:val="24"/>
        </w:rPr>
      </w:pPr>
      <w:r>
        <w:rPr>
          <w:i/>
          <w:spacing w:val="60"/>
          <w:sz w:val="24"/>
        </w:rPr>
      </w:r>
    </w:p>
    <w:p>
      <w:pPr>
        <w:pStyle w:val="Normal"/>
        <w:spacing w:lineRule="auto" w:line="240"/>
        <w:ind w:firstLine="284" w:start="284" w:end="0"/>
        <w:rPr/>
      </w:pPr>
      <w:r>
        <w:rPr>
          <w:i/>
          <w:sz w:val="24"/>
        </w:rPr>
        <w:t>Are</w:t>
      </w:r>
      <w:r>
        <w:rPr>
          <w:sz w:val="24"/>
        </w:rPr>
        <w:t xml:space="preserve"> you </w:t>
      </w:r>
      <w:r>
        <w:rPr>
          <w:i/>
          <w:sz w:val="24"/>
        </w:rPr>
        <w:t>able to walk</w:t>
      </w:r>
      <w:r>
        <w:rPr>
          <w:sz w:val="24"/>
        </w:rPr>
        <w:t xml:space="preserve"> another two miles? </w:t>
      </w:r>
    </w:p>
    <w:p>
      <w:pPr>
        <w:pStyle w:val="Normal"/>
        <w:spacing w:lineRule="auto" w:line="240"/>
        <w:ind w:firstLine="284" w:start="284" w:end="0"/>
        <w:rPr/>
      </w:pPr>
      <w:r>
        <w:rPr>
          <w:sz w:val="24"/>
        </w:rPr>
        <w:t xml:space="preserve">We </w:t>
      </w:r>
      <w:r>
        <w:rPr>
          <w:i/>
          <w:sz w:val="24"/>
        </w:rPr>
        <w:t>were anxious to cooperate.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w:t>
      </w:r>
      <w:r>
        <w:rPr>
          <w:spacing w:val="60"/>
          <w:sz w:val="24"/>
        </w:rPr>
        <w:t>The compound phasal nominal predicate</w:t>
      </w:r>
      <w:r>
        <w:rPr>
          <w:sz w:val="24"/>
        </w:rPr>
        <w:t>.</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He </w:t>
      </w:r>
      <w:r>
        <w:rPr>
          <w:i/>
          <w:sz w:val="24"/>
        </w:rPr>
        <w:t xml:space="preserve">was beginning to look desperate. </w:t>
      </w:r>
    </w:p>
    <w:p>
      <w:pPr>
        <w:pStyle w:val="Normal"/>
        <w:spacing w:lineRule="auto" w:line="240"/>
        <w:ind w:firstLine="284" w:start="284" w:end="0"/>
        <w:rPr/>
      </w:pPr>
      <w:r>
        <w:rPr>
          <w:sz w:val="24"/>
        </w:rPr>
        <w:t xml:space="preserve">George </w:t>
      </w:r>
      <w:r>
        <w:rPr>
          <w:i/>
          <w:sz w:val="24"/>
        </w:rPr>
        <w:t>began to be</w:t>
      </w:r>
      <w:r>
        <w:rPr>
          <w:sz w:val="24"/>
        </w:rPr>
        <w:t xml:space="preserve"> rather </w:t>
      </w:r>
      <w:r>
        <w:rPr>
          <w:i/>
          <w:sz w:val="24"/>
        </w:rPr>
        <w:t>ashamed.</w:t>
      </w:r>
    </w:p>
    <w:p>
      <w:pPr>
        <w:pStyle w:val="Normal"/>
        <w:spacing w:lineRule="auto" w:line="240"/>
        <w:ind w:firstLine="284" w:end="0"/>
        <w:rPr>
          <w:i/>
          <w:i/>
          <w:sz w:val="24"/>
        </w:rPr>
      </w:pPr>
      <w:r>
        <w:rPr>
          <w:i/>
          <w:sz w:val="24"/>
        </w:rPr>
      </w:r>
    </w:p>
    <w:p>
      <w:pPr>
        <w:pStyle w:val="Normal"/>
        <w:spacing w:lineRule="auto" w:line="240"/>
        <w:ind w:firstLine="284" w:end="0"/>
        <w:rPr/>
      </w:pPr>
      <w:r>
        <w:rPr>
          <w:sz w:val="24"/>
        </w:rPr>
        <w:t>4</w:t>
      </w:r>
      <w:r>
        <w:rPr>
          <w:i/>
          <w:sz w:val="24"/>
        </w:rPr>
        <w:t>.</w:t>
      </w:r>
      <w:r>
        <w:rPr>
          <w:sz w:val="24"/>
        </w:rPr>
        <w:t xml:space="preserve"> </w:t>
      </w:r>
      <w:r>
        <w:rPr>
          <w:spacing w:val="60"/>
          <w:sz w:val="24"/>
        </w:rPr>
        <w:t>The compound modal phasal predicate.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You </w:t>
      </w:r>
      <w:r>
        <w:rPr>
          <w:i/>
          <w:sz w:val="24"/>
        </w:rPr>
        <w:t>ought to stop doing</w:t>
      </w:r>
      <w:r>
        <w:rPr>
          <w:sz w:val="24"/>
        </w:rPr>
        <w:t xml:space="preserve"> that. </w:t>
      </w:r>
    </w:p>
    <w:p>
      <w:pPr>
        <w:pStyle w:val="Normal"/>
        <w:spacing w:lineRule="auto" w:line="240"/>
        <w:ind w:firstLine="284" w:start="284" w:end="0"/>
        <w:rPr/>
      </w:pPr>
      <w:r>
        <w:rPr>
          <w:sz w:val="24"/>
        </w:rPr>
        <w:t xml:space="preserve">He </w:t>
      </w:r>
      <w:r>
        <w:rPr>
          <w:i/>
          <w:sz w:val="24"/>
        </w:rPr>
        <w:t>can’t continue training.</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5. </w:t>
      </w:r>
      <w:r>
        <w:rPr>
          <w:spacing w:val="60"/>
          <w:sz w:val="24"/>
        </w:rPr>
        <w:t>The compound nominal predicate of double orientation.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Mrs Bacon </w:t>
      </w:r>
      <w:r>
        <w:rPr>
          <w:i/>
          <w:sz w:val="24"/>
        </w:rPr>
        <w:t xml:space="preserve">is said to be very ill. </w:t>
      </w:r>
    </w:p>
    <w:p>
      <w:pPr>
        <w:pStyle w:val="Normal"/>
        <w:spacing w:lineRule="auto" w:line="240"/>
        <w:ind w:firstLine="284" w:start="284" w:end="0"/>
        <w:rPr/>
      </w:pPr>
      <w:r>
        <w:rPr>
          <w:sz w:val="24"/>
        </w:rPr>
        <w:t xml:space="preserve">Walter </w:t>
      </w:r>
      <w:r>
        <w:rPr>
          <w:i/>
          <w:sz w:val="24"/>
        </w:rPr>
        <w:t>seems to be unhappy.</w:t>
      </w:r>
    </w:p>
    <w:p>
      <w:pPr>
        <w:pStyle w:val="Normal"/>
        <w:spacing w:lineRule="auto" w:line="240"/>
        <w:ind w:firstLine="284" w:end="0"/>
        <w:rPr>
          <w:b/>
          <w:i/>
          <w:i/>
          <w:smallCaps/>
          <w:sz w:val="24"/>
        </w:rPr>
      </w:pPr>
      <w:r>
        <w:rPr>
          <w:b/>
          <w:i/>
          <w:smallCaps/>
          <w:sz w:val="24"/>
        </w:rPr>
      </w:r>
    </w:p>
    <w:p>
      <w:pPr>
        <w:pStyle w:val="Heading3"/>
        <w:rPr/>
      </w:pPr>
      <w:bookmarkStart w:id="108" w:name="__RefHeading___Toc5113047"/>
      <w:bookmarkEnd w:id="108"/>
      <w:r>
        <w:rPr/>
        <w:t>Agreement of the predicate with the subject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60.</w:t>
      </w:r>
      <w:r>
        <w:rPr>
          <w:sz w:val="24"/>
        </w:rPr>
        <w:t xml:space="preserve"> The most important type of agreement (concord) in English is that of the subject and the predicate in number and person. Thus a singular noun-subject requires a singular verb-predicate, a plural noun-subject requires a plural verb-predicate.                          </w:t>
      </w:r>
    </w:p>
    <w:p>
      <w:pPr>
        <w:pStyle w:val="Normal"/>
        <w:spacing w:lineRule="auto" w:line="240"/>
        <w:ind w:firstLine="284" w:end="0"/>
        <w:rPr/>
      </w:pPr>
      <w:r>
        <w:rPr>
          <w:sz w:val="24"/>
        </w:rPr>
        <w:t xml:space="preserve">This rule of purely grammatical agreement concerns all present tenses (except modal verbs) and also the past indefinite of the verb </w:t>
      </w:r>
      <w:r>
        <w:rPr>
          <w:i/>
          <w:sz w:val="24"/>
        </w:rPr>
        <w:t>to be.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World </w:t>
      </w:r>
      <w:r>
        <w:rPr>
          <w:i/>
          <w:sz w:val="24"/>
        </w:rPr>
        <w:t>literature</w:t>
      </w:r>
      <w:r>
        <w:rPr>
          <w:b/>
          <w:i/>
          <w:sz w:val="24"/>
        </w:rPr>
        <w:t xml:space="preserve"> knows</w:t>
      </w:r>
      <w:r>
        <w:rPr>
          <w:sz w:val="24"/>
        </w:rPr>
        <w:t xml:space="preserve"> many great humorists. </w:t>
      </w:r>
    </w:p>
    <w:p>
      <w:pPr>
        <w:pStyle w:val="Normal"/>
        <w:spacing w:lineRule="auto" w:line="240"/>
        <w:ind w:firstLine="284" w:start="284" w:end="0"/>
        <w:rPr/>
      </w:pPr>
      <w:r>
        <w:rPr>
          <w:sz w:val="24"/>
        </w:rPr>
        <w:t xml:space="preserve">Great </w:t>
      </w:r>
      <w:r>
        <w:rPr>
          <w:i/>
          <w:sz w:val="24"/>
        </w:rPr>
        <w:t>humorists</w:t>
      </w:r>
      <w:r>
        <w:rPr>
          <w:b/>
          <w:i/>
          <w:sz w:val="24"/>
        </w:rPr>
        <w:t xml:space="preserve"> know</w:t>
      </w:r>
      <w:r>
        <w:rPr>
          <w:sz w:val="24"/>
        </w:rPr>
        <w:t xml:space="preserve"> how to make people laugh.</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This rule remains true for: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a) All link verbs irrespective of the number of the predicative noun, as in: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Our only </w:t>
      </w:r>
      <w:r>
        <w:rPr>
          <w:i/>
          <w:sz w:val="24"/>
        </w:rPr>
        <w:t>guide</w:t>
      </w:r>
      <w:r>
        <w:rPr>
          <w:b/>
          <w:i/>
          <w:sz w:val="24"/>
        </w:rPr>
        <w:t xml:space="preserve"> was</w:t>
      </w:r>
      <w:r>
        <w:rPr>
          <w:i/>
          <w:sz w:val="24"/>
        </w:rPr>
        <w:t xml:space="preserve"> the Polar star. </w:t>
      </w:r>
    </w:p>
    <w:p>
      <w:pPr>
        <w:pStyle w:val="Normal"/>
        <w:spacing w:lineRule="auto" w:line="240"/>
        <w:ind w:firstLine="284" w:start="284" w:end="0"/>
        <w:rPr/>
      </w:pPr>
      <w:r>
        <w:rPr>
          <w:sz w:val="24"/>
        </w:rPr>
        <w:t xml:space="preserve">Our only </w:t>
      </w:r>
      <w:r>
        <w:rPr>
          <w:i/>
          <w:sz w:val="24"/>
        </w:rPr>
        <w:t xml:space="preserve">guide </w:t>
      </w:r>
      <w:r>
        <w:rPr>
          <w:b/>
          <w:i/>
          <w:sz w:val="24"/>
        </w:rPr>
        <w:t>was</w:t>
      </w:r>
      <w:r>
        <w:rPr>
          <w:i/>
          <w:sz w:val="24"/>
        </w:rPr>
        <w:t xml:space="preserve"> the stars.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 The predicate of emphatic constructions with the formal subject </w:t>
      </w:r>
      <w:r>
        <w:rPr>
          <w:i/>
          <w:sz w:val="24"/>
        </w:rPr>
        <w:t>it</w:t>
      </w:r>
      <w:r>
        <w:rPr>
          <w:sz w:val="24"/>
        </w:rPr>
        <w: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It</w:t>
      </w:r>
      <w:r>
        <w:rPr>
          <w:sz w:val="24"/>
        </w:rPr>
        <w:t xml:space="preserve"> </w:t>
      </w:r>
      <w:r>
        <w:rPr>
          <w:b/>
          <w:i/>
          <w:sz w:val="24"/>
        </w:rPr>
        <w:t>was</w:t>
      </w:r>
      <w:r>
        <w:rPr>
          <w:i/>
          <w:sz w:val="24"/>
        </w:rPr>
        <w:t xml:space="preserve"> my friends</w:t>
      </w:r>
      <w:r>
        <w:rPr>
          <w:sz w:val="24"/>
        </w:rPr>
        <w:t xml:space="preserve"> who suddenly arrived. </w:t>
      </w:r>
    </w:p>
    <w:p>
      <w:pPr>
        <w:pStyle w:val="Normal"/>
        <w:spacing w:lineRule="auto" w:line="240"/>
        <w:ind w:firstLine="284" w:start="284" w:end="0"/>
        <w:rPr/>
      </w:pPr>
      <w:r>
        <w:rPr>
          <w:i/>
          <w:sz w:val="24"/>
        </w:rPr>
        <w:t>It’</w:t>
      </w:r>
      <w:r>
        <w:rPr>
          <w:b/>
          <w:i/>
          <w:sz w:val="24"/>
        </w:rPr>
        <w:t>s</w:t>
      </w:r>
      <w:r>
        <w:rPr>
          <w:i/>
          <w:sz w:val="24"/>
        </w:rPr>
        <w:t xml:space="preserve"> they</w:t>
      </w:r>
      <w:r>
        <w:rPr>
          <w:sz w:val="24"/>
        </w:rPr>
        <w:t xml:space="preserve"> who are responsible for the delay.</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61.</w:t>
      </w:r>
      <w:r>
        <w:rPr>
          <w:sz w:val="24"/>
        </w:rPr>
        <w:t xml:space="preserve"> The verb-predicate is in the singular if the subject is expressed by: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An infinitive phrase or phrases.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To know everything</w:t>
      </w:r>
      <w:r>
        <w:rPr>
          <w:b/>
          <w:i/>
          <w:sz w:val="24"/>
        </w:rPr>
        <w:t xml:space="preserve"> is</w:t>
      </w:r>
      <w:r>
        <w:rPr>
          <w:sz w:val="24"/>
        </w:rPr>
        <w:t xml:space="preserve"> to know nothing. </w:t>
      </w:r>
    </w:p>
    <w:p>
      <w:pPr>
        <w:pStyle w:val="Normal"/>
        <w:spacing w:lineRule="auto" w:line="240"/>
        <w:ind w:firstLine="284" w:start="284" w:end="0"/>
        <w:rPr/>
      </w:pPr>
      <w:r>
        <w:rPr>
          <w:i/>
          <w:sz w:val="24"/>
        </w:rPr>
        <w:t>To be loved and to be wanted</w:t>
      </w:r>
      <w:r>
        <w:rPr>
          <w:b/>
          <w:i/>
          <w:sz w:val="24"/>
        </w:rPr>
        <w:t xml:space="preserve"> is</w:t>
      </w:r>
      <w:r>
        <w:rPr>
          <w:sz w:val="24"/>
        </w:rPr>
        <w:t xml:space="preserve"> always good.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A prepositional phrase.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After the meeting</w:t>
      </w:r>
      <w:r>
        <w:rPr>
          <w:b/>
          <w:i/>
          <w:sz w:val="24"/>
        </w:rPr>
        <w:t xml:space="preserve"> is</w:t>
      </w:r>
      <w:r>
        <w:rPr>
          <w:sz w:val="24"/>
        </w:rPr>
        <w:t xml:space="preserve"> the time to speak.</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A clause introduced by a conjunction or conjunctive adverb.</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Where you found him</w:t>
      </w:r>
      <w:r>
        <w:rPr>
          <w:b/>
          <w:i/>
          <w:sz w:val="24"/>
        </w:rPr>
        <w:t xml:space="preserve"> does</w:t>
      </w:r>
      <w:r>
        <w:rPr>
          <w:sz w:val="24"/>
        </w:rPr>
        <w:t xml:space="preserve"> not concern me. </w:t>
      </w:r>
    </w:p>
    <w:p>
      <w:pPr>
        <w:pStyle w:val="Normal"/>
        <w:spacing w:lineRule="auto" w:line="240"/>
        <w:ind w:firstLine="284" w:start="284" w:end="0"/>
        <w:rPr/>
      </w:pPr>
      <w:r>
        <w:rPr>
          <w:i/>
          <w:sz w:val="24"/>
        </w:rPr>
        <w:t xml:space="preserve">How you got there </w:t>
      </w:r>
      <w:r>
        <w:rPr>
          <w:b/>
          <w:i/>
          <w:sz w:val="24"/>
        </w:rPr>
        <w:t>is</w:t>
      </w:r>
      <w:r>
        <w:rPr>
          <w:sz w:val="24"/>
        </w:rPr>
        <w:t xml:space="preserve"> beyond my understanding. </w:t>
      </w:r>
    </w:p>
    <w:p>
      <w:pPr>
        <w:pStyle w:val="Normal"/>
        <w:spacing w:lineRule="auto" w:line="240"/>
        <w:ind w:firstLine="284" w:start="284" w:end="0"/>
        <w:rPr/>
      </w:pPr>
      <w:r>
        <w:rPr>
          <w:i/>
          <w:sz w:val="24"/>
        </w:rPr>
        <w:t>Whether you find him or not</w:t>
      </w:r>
      <w:r>
        <w:rPr>
          <w:b/>
          <w:i/>
          <w:sz w:val="24"/>
        </w:rPr>
        <w:t xml:space="preserve"> does</w:t>
      </w:r>
      <w:r>
        <w:rPr>
          <w:sz w:val="24"/>
        </w:rPr>
        <w:t xml:space="preserve"> not concern me.</w:t>
      </w:r>
    </w:p>
    <w:p>
      <w:pPr>
        <w:pStyle w:val="Normal"/>
        <w:spacing w:lineRule="auto" w:line="240"/>
        <w:ind w:firstLine="284" w:start="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Subject clauses introduced by conjunctive pronouns </w:t>
      </w:r>
      <w:r>
        <w:rPr>
          <w:i/>
          <w:sz w:val="24"/>
        </w:rPr>
        <w:t>what, who</w:t>
      </w:r>
      <w:r>
        <w:rPr>
          <w:sz w:val="24"/>
        </w:rPr>
        <w:t xml:space="preserve"> may be followed by either a singular or plural verb.</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What I want to do</w:t>
      </w:r>
      <w:r>
        <w:rPr>
          <w:b/>
          <w:i/>
          <w:sz w:val="24"/>
        </w:rPr>
        <w:t xml:space="preserve"> is</w:t>
      </w:r>
      <w:r>
        <w:rPr>
          <w:sz w:val="24"/>
        </w:rPr>
        <w:t xml:space="preserve"> to save us.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What were once precious manuscripts</w:t>
      </w:r>
      <w:r>
        <w:rPr>
          <w:b/>
          <w:i/>
          <w:sz w:val="24"/>
        </w:rPr>
        <w:t xml:space="preserve"> were</w:t>
      </w:r>
      <w:r>
        <w:rPr>
          <w:sz w:val="24"/>
        </w:rPr>
        <w:t xml:space="preserve"> scattered all over the floor.</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What I say and what I think</w:t>
      </w:r>
      <w:r>
        <w:rPr>
          <w:b/>
          <w:i/>
          <w:sz w:val="24"/>
        </w:rPr>
        <w:t xml:space="preserve"> are</w:t>
      </w:r>
      <w:r>
        <w:rPr>
          <w:sz w:val="24"/>
        </w:rPr>
        <w:t xml:space="preserve"> my own affair.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A numerical expression, such as arithmetical addition, subtraction, division.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Four and four</w:t>
      </w:r>
      <w:r>
        <w:rPr>
          <w:b/>
          <w:i/>
          <w:sz w:val="24"/>
        </w:rPr>
        <w:t xml:space="preserve"> is</w:t>
      </w:r>
      <w:r>
        <w:rPr>
          <w:sz w:val="24"/>
        </w:rPr>
        <w:t xml:space="preserve"> eight. </w:t>
      </w:r>
    </w:p>
    <w:p>
      <w:pPr>
        <w:pStyle w:val="Normal"/>
        <w:spacing w:lineRule="auto" w:line="240"/>
        <w:ind w:firstLine="284" w:start="284" w:end="0"/>
        <w:rPr/>
      </w:pPr>
      <w:r>
        <w:rPr>
          <w:i/>
          <w:sz w:val="24"/>
        </w:rPr>
        <w:t>Four minus two</w:t>
      </w:r>
      <w:r>
        <w:rPr>
          <w:b/>
          <w:i/>
          <w:sz w:val="24"/>
        </w:rPr>
        <w:t xml:space="preserve"> is</w:t>
      </w:r>
      <w:r>
        <w:rPr>
          <w:sz w:val="24"/>
        </w:rPr>
        <w:t xml:space="preserve"> two. </w:t>
      </w:r>
    </w:p>
    <w:p>
      <w:pPr>
        <w:pStyle w:val="Normal"/>
        <w:spacing w:lineRule="auto" w:line="240"/>
        <w:ind w:firstLine="284" w:start="284" w:end="0"/>
        <w:rPr/>
      </w:pPr>
      <w:r>
        <w:rPr>
          <w:i/>
          <w:sz w:val="24"/>
        </w:rPr>
        <w:t>Ten divided by five</w:t>
      </w:r>
      <w:r>
        <w:rPr>
          <w:b/>
          <w:i/>
          <w:sz w:val="24"/>
        </w:rPr>
        <w:t xml:space="preserve"> is</w:t>
      </w:r>
      <w:r>
        <w:rPr>
          <w:sz w:val="24"/>
        </w:rPr>
        <w:t xml:space="preserve"> two.</w:t>
      </w:r>
    </w:p>
    <w:p>
      <w:pPr>
        <w:pStyle w:val="Normal"/>
        <w:spacing w:lineRule="auto" w:line="240"/>
        <w:ind w:firstLine="284" w:start="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However multiplication admits of two variants.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Twice two</w:t>
      </w:r>
      <w:r>
        <w:rPr>
          <w:b/>
          <w:i/>
          <w:sz w:val="24"/>
        </w:rPr>
        <w:t xml:space="preserve"> is/are</w:t>
      </w:r>
      <w:r>
        <w:rPr>
          <w:sz w:val="24"/>
        </w:rPr>
        <w:t xml:space="preserve"> four.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The group </w:t>
      </w:r>
      <w:r>
        <w:rPr>
          <w:i/>
          <w:sz w:val="24"/>
        </w:rPr>
        <w:t>many a</w:t>
      </w:r>
      <w:r>
        <w:rPr>
          <w:sz w:val="24"/>
        </w:rPr>
        <w:t xml:space="preserve"> + </w:t>
      </w:r>
      <w:r>
        <w:rPr>
          <w:i/>
          <w:sz w:val="24"/>
        </w:rPr>
        <w:t>noun.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Many a man</w:t>
      </w:r>
      <w:r>
        <w:rPr>
          <w:b/>
          <w:i/>
          <w:sz w:val="24"/>
        </w:rPr>
        <w:t xml:space="preserve"> has</w:t>
      </w:r>
      <w:r>
        <w:rPr>
          <w:i/>
          <w:sz w:val="24"/>
        </w:rPr>
        <w:t xml:space="preserve"> done it. </w:t>
      </w:r>
    </w:p>
    <w:p>
      <w:pPr>
        <w:pStyle w:val="Normal"/>
        <w:spacing w:lineRule="auto" w:line="240"/>
        <w:ind w:firstLine="284" w:start="284" w:end="0"/>
        <w:rPr>
          <w:sz w:val="24"/>
          <w:lang w:val="ru-RU"/>
        </w:rPr>
      </w:pPr>
      <w:r>
        <w:rPr>
          <w:sz w:val="24"/>
          <w:lang w:val="ru-RU"/>
        </w:rPr>
        <w:t>Ни один человек проделал такое. (Многие...)</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6. With </w:t>
      </w:r>
      <w:r>
        <w:rPr>
          <w:i/>
          <w:sz w:val="24"/>
        </w:rPr>
        <w:t xml:space="preserve">there - </w:t>
      </w:r>
      <w:r>
        <w:rPr>
          <w:sz w:val="24"/>
        </w:rPr>
        <w:t xml:space="preserve">constructions followed by subjects of different number, the predicate agrees with the subject that stands first. The same holds true for sentences with </w:t>
      </w:r>
      <w:r>
        <w:rPr>
          <w:i/>
          <w:sz w:val="24"/>
        </w:rPr>
        <w:t>here.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There</w:t>
      </w:r>
      <w:r>
        <w:rPr>
          <w:b/>
          <w:i/>
          <w:sz w:val="24"/>
        </w:rPr>
        <w:t xml:space="preserve"> was</w:t>
      </w:r>
      <w:r>
        <w:rPr>
          <w:i/>
          <w:sz w:val="24"/>
        </w:rPr>
        <w:t xml:space="preserve"> a textbook and many notebooks</w:t>
      </w:r>
      <w:r>
        <w:rPr>
          <w:sz w:val="24"/>
        </w:rPr>
        <w:t xml:space="preserve"> on the table. </w:t>
      </w:r>
    </w:p>
    <w:p>
      <w:pPr>
        <w:pStyle w:val="Normal"/>
        <w:spacing w:lineRule="auto" w:line="240"/>
        <w:ind w:firstLine="284" w:start="284" w:end="0"/>
        <w:rPr/>
      </w:pPr>
      <w:r>
        <w:rPr>
          <w:i/>
          <w:sz w:val="24"/>
        </w:rPr>
        <w:t>There</w:t>
      </w:r>
      <w:r>
        <w:rPr>
          <w:b/>
          <w:i/>
          <w:sz w:val="24"/>
        </w:rPr>
        <w:t xml:space="preserve"> were</w:t>
      </w:r>
      <w:r>
        <w:rPr>
          <w:i/>
          <w:sz w:val="24"/>
        </w:rPr>
        <w:t xml:space="preserve"> many notebooks and textbook</w:t>
      </w:r>
      <w:r>
        <w:rPr>
          <w:sz w:val="24"/>
        </w:rPr>
        <w:t xml:space="preserve"> on the table. </w:t>
      </w:r>
    </w:p>
    <w:p>
      <w:pPr>
        <w:pStyle w:val="Normal"/>
        <w:spacing w:lineRule="auto" w:line="240"/>
        <w:ind w:firstLine="284" w:start="284" w:end="0"/>
        <w:rPr/>
      </w:pPr>
      <w:r>
        <w:rPr>
          <w:sz w:val="24"/>
        </w:rPr>
        <w:t>Here</w:t>
      </w:r>
      <w:r>
        <w:rPr>
          <w:b/>
          <w:sz w:val="24"/>
        </w:rPr>
        <w:t xml:space="preserve"> </w:t>
      </w:r>
      <w:r>
        <w:rPr>
          <w:b/>
          <w:i/>
          <w:sz w:val="24"/>
        </w:rPr>
        <w:t>was</w:t>
      </w:r>
      <w:r>
        <w:rPr>
          <w:sz w:val="24"/>
        </w:rPr>
        <w:t xml:space="preserve"> Tom and Peter. </w:t>
      </w:r>
    </w:p>
    <w:p>
      <w:pPr>
        <w:pStyle w:val="Normal"/>
        <w:spacing w:lineRule="auto" w:line="240"/>
        <w:ind w:firstLine="284" w:start="284" w:end="0"/>
        <w:rPr/>
      </w:pPr>
      <w:r>
        <w:rPr>
          <w:sz w:val="24"/>
        </w:rPr>
        <w:t>Here</w:t>
      </w:r>
      <w:r>
        <w:rPr>
          <w:b/>
          <w:sz w:val="24"/>
        </w:rPr>
        <w:t xml:space="preserve"> </w:t>
      </w:r>
      <w:r>
        <w:rPr>
          <w:b/>
          <w:i/>
          <w:sz w:val="24"/>
        </w:rPr>
        <w:t>was</w:t>
      </w:r>
      <w:r>
        <w:rPr>
          <w:sz w:val="24"/>
        </w:rPr>
        <w:t xml:space="preserve"> a man, </w:t>
      </w:r>
      <w:r>
        <w:rPr>
          <w:b/>
          <w:i/>
          <w:sz w:val="24"/>
        </w:rPr>
        <w:t>was</w:t>
      </w:r>
      <w:r>
        <w:rPr>
          <w:b/>
          <w:sz w:val="24"/>
        </w:rPr>
        <w:t xml:space="preserve"> </w:t>
      </w:r>
      <w:r>
        <w:rPr>
          <w:sz w:val="24"/>
        </w:rPr>
        <w:t>experience and culture.</w:t>
      </w:r>
    </w:p>
    <w:p>
      <w:pPr>
        <w:pStyle w:val="Normal"/>
        <w:spacing w:lineRule="auto" w:line="240"/>
        <w:ind w:firstLine="284" w:start="284" w:end="0"/>
        <w:rPr>
          <w:sz w:val="24"/>
        </w:rPr>
      </w:pPr>
      <w:r>
        <w:rPr>
          <w:sz w:val="24"/>
        </w:rPr>
      </w:r>
    </w:p>
    <w:p>
      <w:pPr>
        <w:pStyle w:val="Normal"/>
        <w:spacing w:lineRule="auto" w:line="240"/>
        <w:ind w:firstLine="284" w:end="0"/>
        <w:rPr/>
      </w:pPr>
      <w:r>
        <w:rPr>
          <w:sz w:val="24"/>
        </w:rPr>
        <w:t>In informal style, however, the singular verb is often used</w:t>
      </w:r>
      <w:r>
        <w:rPr>
          <w:b/>
          <w:sz w:val="24"/>
        </w:rPr>
        <w:t xml:space="preserve"> </w:t>
      </w:r>
      <w:r>
        <w:rPr>
          <w:sz w:val="24"/>
        </w:rPr>
        <w:t>before the subject in the plural if the form of the verb is contracted.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Is there any place in town that might have them? –</w:t>
      </w:r>
      <w:r>
        <w:rPr>
          <w:b/>
          <w:sz w:val="24"/>
        </w:rPr>
        <w:t xml:space="preserve"> </w:t>
      </w:r>
      <w:r>
        <w:rPr>
          <w:b/>
          <w:i/>
          <w:sz w:val="24"/>
        </w:rPr>
        <w:t>There’s  two.</w:t>
      </w:r>
    </w:p>
    <w:p>
      <w:pPr>
        <w:pStyle w:val="Normal"/>
        <w:spacing w:lineRule="auto" w:line="240"/>
        <w:ind w:firstLine="284" w:start="284" w:end="0"/>
        <w:rPr>
          <w:sz w:val="24"/>
        </w:rPr>
      </w:pPr>
      <w:r>
        <w:rPr>
          <w:sz w:val="24"/>
        </w:rPr>
        <w:t>Both closed.</w:t>
      </w:r>
    </w:p>
    <w:p>
      <w:pPr>
        <w:pStyle w:val="Normal"/>
        <w:spacing w:lineRule="auto" w:line="240"/>
        <w:ind w:firstLine="284" w:start="284" w:end="0"/>
        <w:rPr/>
      </w:pPr>
      <w:r>
        <w:rPr>
          <w:b/>
          <w:i/>
          <w:sz w:val="24"/>
        </w:rPr>
        <w:t>There’s too many of them</w:t>
      </w:r>
      <w:r>
        <w:rPr>
          <w:sz w:val="24"/>
        </w:rPr>
        <w:t xml:space="preserve"> living up there.</w:t>
      </w:r>
    </w:p>
    <w:p>
      <w:pPr>
        <w:pStyle w:val="Normal"/>
        <w:spacing w:lineRule="auto" w:line="240"/>
        <w:ind w:firstLine="284" w:start="284" w:end="0"/>
        <w:rPr/>
      </w:pPr>
      <w:r>
        <w:rPr>
          <w:b/>
          <w:i/>
          <w:sz w:val="24"/>
        </w:rPr>
        <w:t>There’s two kinds of men here,</w:t>
      </w:r>
      <w:r>
        <w:rPr>
          <w:sz w:val="24"/>
        </w:rPr>
        <w:t xml:space="preserve"> you’ll find.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7. Plural nouns or phrases when they are used as names, titles, quotations.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t>
      </w:r>
      <w:r>
        <w:rPr>
          <w:i/>
          <w:sz w:val="24"/>
        </w:rPr>
        <w:t>Fathers and Sons”</w:t>
      </w:r>
      <w:r>
        <w:rPr>
          <w:b/>
          <w:i/>
          <w:sz w:val="24"/>
        </w:rPr>
        <w:t xml:space="preserve"> is</w:t>
      </w:r>
      <w:r>
        <w:rPr>
          <w:sz w:val="24"/>
        </w:rPr>
        <w:t xml:space="preserve"> the most popular of Turgenev’s novels.</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However, the titles of some works which are collections of stories, etc., may have either a singular or a plural verb.</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The “Canterbury Tales”</w:t>
      </w:r>
      <w:r>
        <w:rPr>
          <w:b/>
          <w:i/>
          <w:sz w:val="24"/>
        </w:rPr>
        <w:t xml:space="preserve"> consist</w:t>
      </w:r>
      <w:r>
        <w:rPr>
          <w:sz w:val="24"/>
        </w:rPr>
        <w:t xml:space="preserve"> of about seventeen thousand lines of verse.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Turgenev’s </w:t>
      </w:r>
      <w:r>
        <w:rPr>
          <w:i/>
          <w:sz w:val="24"/>
        </w:rPr>
        <w:t>"Hunter’s Tales" was/were</w:t>
      </w:r>
      <w:r>
        <w:rPr>
          <w:sz w:val="24"/>
        </w:rPr>
        <w:t xml:space="preserve"> published in 1852.</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Pronouns as subject</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 62.</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1. Indefinite pronouns </w:t>
      </w:r>
      <w:r>
        <w:rPr>
          <w:i/>
          <w:sz w:val="24"/>
        </w:rPr>
        <w:t>(somebody, someone, anybody),</w:t>
      </w:r>
    </w:p>
    <w:p>
      <w:pPr>
        <w:pStyle w:val="Normal"/>
        <w:spacing w:lineRule="auto" w:line="240"/>
        <w:ind w:firstLine="284" w:start="284" w:end="0"/>
        <w:rPr/>
      </w:pPr>
      <w:r>
        <w:rPr>
          <w:sz w:val="24"/>
        </w:rPr>
        <w:t xml:space="preserve">universal pronouns </w:t>
      </w:r>
      <w:r>
        <w:rPr>
          <w:i/>
          <w:sz w:val="24"/>
        </w:rPr>
        <w:t xml:space="preserve">(everybody, everyone, everything, each, either), </w:t>
      </w:r>
    </w:p>
    <w:p>
      <w:pPr>
        <w:pStyle w:val="Normal"/>
        <w:spacing w:lineRule="auto" w:line="240"/>
        <w:ind w:firstLine="284" w:start="284" w:end="0"/>
        <w:rPr/>
      </w:pPr>
      <w:r>
        <w:rPr>
          <w:sz w:val="24"/>
        </w:rPr>
        <w:t xml:space="preserve">negative pronouns </w:t>
      </w:r>
      <w:r>
        <w:rPr>
          <w:i/>
          <w:sz w:val="24"/>
        </w:rPr>
        <w:t xml:space="preserve">(nobody, no one, neither, etc.) </w:t>
      </w:r>
    </w:p>
    <w:p>
      <w:pPr>
        <w:pStyle w:val="Normal"/>
        <w:spacing w:lineRule="auto" w:line="240"/>
        <w:ind w:firstLine="284" w:start="284" w:end="0"/>
        <w:rPr>
          <w:sz w:val="24"/>
        </w:rPr>
      </w:pPr>
      <w:r>
        <w:rPr>
          <w:sz w:val="24"/>
        </w:rPr>
        <w:t>take a singular predicate.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Somebody</w:t>
      </w:r>
      <w:r>
        <w:rPr>
          <w:b/>
          <w:i/>
          <w:sz w:val="24"/>
        </w:rPr>
        <w:t xml:space="preserve"> is</w:t>
      </w:r>
      <w:r>
        <w:rPr>
          <w:sz w:val="24"/>
        </w:rPr>
        <w:t xml:space="preserve"> asking for you.</w:t>
      </w:r>
    </w:p>
    <w:p>
      <w:pPr>
        <w:pStyle w:val="Normal"/>
        <w:spacing w:lineRule="auto" w:line="240"/>
        <w:ind w:firstLine="284" w:start="284" w:end="0"/>
        <w:rPr/>
      </w:pPr>
      <w:r>
        <w:rPr>
          <w:i/>
          <w:sz w:val="24"/>
        </w:rPr>
        <w:t>Nobody</w:t>
      </w:r>
      <w:r>
        <w:rPr>
          <w:b/>
          <w:i/>
          <w:sz w:val="24"/>
        </w:rPr>
        <w:t xml:space="preserve"> has</w:t>
      </w:r>
      <w:r>
        <w:rPr>
          <w:sz w:val="24"/>
        </w:rPr>
        <w:t xml:space="preserve"> come except me.</w:t>
      </w:r>
    </w:p>
    <w:p>
      <w:pPr>
        <w:pStyle w:val="Normal"/>
        <w:spacing w:lineRule="auto" w:line="240"/>
        <w:ind w:firstLine="284" w:start="284" w:end="0"/>
        <w:rPr/>
      </w:pPr>
      <w:r>
        <w:rPr>
          <w:i/>
          <w:sz w:val="24"/>
        </w:rPr>
        <w:t>Everyone of us</w:t>
      </w:r>
      <w:r>
        <w:rPr>
          <w:b/>
          <w:i/>
          <w:sz w:val="24"/>
        </w:rPr>
        <w:t xml:space="preserve"> is</w:t>
      </w:r>
      <w:r>
        <w:rPr>
          <w:sz w:val="24"/>
        </w:rPr>
        <w:t xml:space="preserve"> present.</w:t>
      </w:r>
    </w:p>
    <w:p>
      <w:pPr>
        <w:pStyle w:val="Normal"/>
        <w:spacing w:lineRule="auto" w:line="240"/>
        <w:ind w:firstLine="284" w:start="284" w:end="0"/>
        <w:rPr/>
      </w:pPr>
      <w:r>
        <w:rPr>
          <w:i/>
          <w:sz w:val="24"/>
        </w:rPr>
        <w:t>Neither of the students</w:t>
      </w:r>
      <w:r>
        <w:rPr>
          <w:b/>
          <w:i/>
          <w:sz w:val="24"/>
        </w:rPr>
        <w:t xml:space="preserve"> has</w:t>
      </w:r>
      <w:r>
        <w:rPr>
          <w:sz w:val="24"/>
        </w:rPr>
        <w:t xml:space="preserve"> made a mistake.</w:t>
      </w:r>
    </w:p>
    <w:p>
      <w:pPr>
        <w:pStyle w:val="Normal"/>
        <w:spacing w:lineRule="auto" w:line="240"/>
        <w:ind w:firstLine="284" w:start="284" w:end="0"/>
        <w:rPr/>
      </w:pPr>
      <w:r>
        <w:rPr>
          <w:i/>
          <w:sz w:val="24"/>
        </w:rPr>
        <w:t>Each</w:t>
      </w:r>
      <w:r>
        <w:rPr>
          <w:b/>
          <w:i/>
          <w:sz w:val="24"/>
        </w:rPr>
        <w:t xml:space="preserve"> has</w:t>
      </w:r>
      <w:r>
        <w:rPr>
          <w:sz w:val="24"/>
        </w:rPr>
        <w:t xml:space="preserve"> answered well.</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However, </w:t>
      </w:r>
      <w:r>
        <w:rPr>
          <w:i/>
          <w:sz w:val="24"/>
        </w:rPr>
        <w:t>none</w:t>
      </w:r>
      <w:r>
        <w:rPr>
          <w:sz w:val="24"/>
        </w:rPr>
        <w:t xml:space="preserve"> has a plural verb-predicate.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None</w:t>
      </w:r>
      <w:r>
        <w:rPr>
          <w:b/>
          <w:i/>
          <w:sz w:val="24"/>
        </w:rPr>
        <w:t xml:space="preserve"> were</w:t>
      </w:r>
      <w:r>
        <w:rPr>
          <w:sz w:val="24"/>
        </w:rPr>
        <w:t xml:space="preserve"> here.</w:t>
      </w:r>
    </w:p>
    <w:p>
      <w:pPr>
        <w:pStyle w:val="Normal"/>
        <w:spacing w:lineRule="auto" w:line="240"/>
        <w:ind w:firstLine="284" w:start="284" w:end="0"/>
        <w:rPr/>
      </w:pPr>
      <w:r>
        <w:rPr>
          <w:i/>
          <w:sz w:val="24"/>
        </w:rPr>
        <w:t>None of us</w:t>
      </w:r>
      <w:r>
        <w:rPr>
          <w:b/>
          <w:i/>
          <w:sz w:val="24"/>
        </w:rPr>
        <w:t xml:space="preserve"> understand</w:t>
      </w:r>
      <w:r>
        <w:rPr>
          <w:sz w:val="24"/>
        </w:rPr>
        <w:t xml:space="preserve"> it.</w:t>
      </w:r>
    </w:p>
    <w:p>
      <w:pPr>
        <w:pStyle w:val="Normal"/>
        <w:spacing w:lineRule="auto" w:line="240"/>
        <w:ind w:firstLine="284" w:start="284" w:end="0"/>
        <w:rPr/>
      </w:pPr>
      <w:r>
        <w:rPr>
          <w:i/>
          <w:sz w:val="24"/>
        </w:rPr>
        <w:t>None of them</w:t>
      </w:r>
      <w:r>
        <w:rPr>
          <w:b/>
          <w:i/>
          <w:sz w:val="24"/>
        </w:rPr>
        <w:t xml:space="preserve"> have</w:t>
      </w:r>
      <w:r>
        <w:rPr>
          <w:sz w:val="24"/>
        </w:rPr>
        <w:t xml:space="preserve"> come.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All in</w:t>
      </w:r>
      <w:r>
        <w:rPr>
          <w:sz w:val="24"/>
        </w:rPr>
        <w:t xml:space="preserve"> the sense of</w:t>
      </w:r>
      <w:r>
        <w:rPr>
          <w:sz w:val="24"/>
          <w:lang w:val="ru-RU"/>
        </w:rPr>
        <w:t xml:space="preserve"> «всё»</w:t>
      </w:r>
      <w:r>
        <w:rPr>
          <w:sz w:val="24"/>
        </w:rPr>
        <w:t xml:space="preserve"> has a singular verb, while </w:t>
      </w:r>
      <w:r>
        <w:rPr>
          <w:i/>
          <w:sz w:val="24"/>
        </w:rPr>
        <w:t>all in</w:t>
      </w:r>
      <w:r>
        <w:rPr>
          <w:sz w:val="24"/>
        </w:rPr>
        <w:t xml:space="preserve"> the sense</w:t>
      </w:r>
      <w:r>
        <w:rPr>
          <w:b/>
          <w:sz w:val="24"/>
        </w:rPr>
        <w:t xml:space="preserve"> </w:t>
      </w:r>
      <w:r>
        <w:rPr>
          <w:sz w:val="24"/>
        </w:rPr>
        <w:t>of</w:t>
      </w:r>
      <w:r>
        <w:rPr>
          <w:b/>
          <w:sz w:val="24"/>
        </w:rPr>
        <w:t xml:space="preserve"> </w:t>
      </w:r>
      <w:r>
        <w:rPr>
          <w:sz w:val="24"/>
          <w:lang w:val="ru-RU"/>
        </w:rPr>
        <w:t>«все»</w:t>
      </w:r>
      <w:r>
        <w:rPr>
          <w:sz w:val="24"/>
        </w:rPr>
        <w:t xml:space="preserve"> takes a plural verb.</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All</w:t>
      </w:r>
      <w:r>
        <w:rPr>
          <w:b/>
          <w:i/>
          <w:sz w:val="24"/>
        </w:rPr>
        <w:t xml:space="preserve"> is</w:t>
      </w:r>
      <w:r>
        <w:rPr>
          <w:sz w:val="24"/>
        </w:rPr>
        <w:t xml:space="preserve"> well that ends well. </w:t>
      </w:r>
    </w:p>
    <w:p>
      <w:pPr>
        <w:pStyle w:val="Normal"/>
        <w:spacing w:lineRule="auto" w:line="240"/>
        <w:ind w:firstLine="284" w:start="284" w:end="0"/>
        <w:rPr/>
      </w:pPr>
      <w:r>
        <w:rPr>
          <w:i/>
          <w:sz w:val="24"/>
        </w:rPr>
        <w:t>All that glitters</w:t>
      </w:r>
      <w:r>
        <w:rPr>
          <w:b/>
          <w:i/>
          <w:sz w:val="24"/>
        </w:rPr>
        <w:t xml:space="preserve"> is</w:t>
      </w:r>
      <w:r>
        <w:rPr>
          <w:sz w:val="24"/>
        </w:rPr>
        <w:t xml:space="preserve"> not gold. </w:t>
      </w:r>
    </w:p>
    <w:p>
      <w:pPr>
        <w:pStyle w:val="Normal"/>
        <w:spacing w:lineRule="auto" w:line="240"/>
        <w:ind w:firstLine="284" w:start="284" w:end="0"/>
        <w:rPr/>
      </w:pPr>
      <w:r>
        <w:rPr>
          <w:i/>
          <w:sz w:val="24"/>
        </w:rPr>
        <w:t>All</w:t>
      </w:r>
      <w:r>
        <w:rPr>
          <w:b/>
          <w:i/>
          <w:sz w:val="24"/>
        </w:rPr>
        <w:t xml:space="preserve"> were</w:t>
      </w:r>
      <w:r>
        <w:rPr>
          <w:sz w:val="24"/>
        </w:rPr>
        <w:t xml:space="preserve"> in favour of the plan.</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2. Interrogative pronouns </w:t>
      </w:r>
      <w:r>
        <w:rPr>
          <w:i/>
          <w:sz w:val="24"/>
        </w:rPr>
        <w:t>who, what</w:t>
      </w:r>
      <w:r>
        <w:rPr>
          <w:sz w:val="24"/>
        </w:rPr>
        <w:t xml:space="preserve"> take a singular verb-predicate. </w:t>
      </w:r>
    </w:p>
    <w:p>
      <w:pPr>
        <w:pStyle w:val="Normal"/>
        <w:spacing w:lineRule="auto" w:line="240"/>
        <w:ind w:firstLine="284" w:start="284" w:end="0"/>
        <w:rPr/>
      </w:pPr>
      <w:r>
        <w:rPr>
          <w:i/>
          <w:sz w:val="24"/>
        </w:rPr>
        <w:t>Who</w:t>
      </w:r>
      <w:r>
        <w:rPr>
          <w:b/>
          <w:i/>
          <w:sz w:val="24"/>
        </w:rPr>
        <w:t xml:space="preserve"> has</w:t>
      </w:r>
      <w:r>
        <w:rPr>
          <w:sz w:val="24"/>
        </w:rPr>
        <w:t xml:space="preserve"> come? </w:t>
      </w:r>
      <w:r>
        <w:rPr>
          <w:i/>
          <w:sz w:val="24"/>
        </w:rPr>
        <w:t>What</w:t>
      </w:r>
      <w:r>
        <w:rPr>
          <w:b/>
          <w:i/>
          <w:sz w:val="24"/>
        </w:rPr>
        <w:t xml:space="preserve"> is</w:t>
      </w:r>
      <w:r>
        <w:rPr>
          <w:sz w:val="24"/>
        </w:rPr>
        <w:t xml:space="preserve"> there?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But if the pronoun denotes more than one person or thing a plural verb-predicate is used.</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Who</w:t>
      </w:r>
      <w:r>
        <w:rPr>
          <w:b/>
          <w:i/>
          <w:sz w:val="24"/>
        </w:rPr>
        <w:t xml:space="preserve"> are</w:t>
      </w:r>
      <w:r>
        <w:rPr>
          <w:sz w:val="24"/>
        </w:rPr>
        <w:t xml:space="preserve"> walking in the garden? </w:t>
      </w:r>
    </w:p>
    <w:p>
      <w:pPr>
        <w:pStyle w:val="Normal"/>
        <w:spacing w:lineRule="auto" w:line="240"/>
        <w:ind w:firstLine="284" w:start="284" w:end="0"/>
        <w:rPr/>
      </w:pPr>
      <w:r>
        <w:rPr>
          <w:i/>
          <w:sz w:val="24"/>
        </w:rPr>
        <w:t>Who</w:t>
      </w:r>
      <w:r>
        <w:rPr>
          <w:b/>
          <w:i/>
          <w:sz w:val="24"/>
        </w:rPr>
        <w:t xml:space="preserve"> have</w:t>
      </w:r>
      <w:r>
        <w:rPr>
          <w:sz w:val="24"/>
        </w:rPr>
        <w:t xml:space="preserve"> agreed to act?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With relative pronouns the form of the verb depends on the noun or pronoun which is its antecedent.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Do you know </w:t>
      </w:r>
      <w:r>
        <w:rPr>
          <w:i/>
          <w:sz w:val="24"/>
        </w:rPr>
        <w:t>the girl who</w:t>
      </w:r>
      <w:r>
        <w:rPr>
          <w:b/>
          <w:i/>
          <w:sz w:val="24"/>
        </w:rPr>
        <w:t xml:space="preserve"> lives</w:t>
      </w:r>
      <w:r>
        <w:rPr>
          <w:sz w:val="24"/>
        </w:rPr>
        <w:t xml:space="preserve"> next door?</w:t>
      </w:r>
    </w:p>
    <w:p>
      <w:pPr>
        <w:pStyle w:val="Normal"/>
        <w:spacing w:lineRule="auto" w:line="240"/>
        <w:ind w:firstLine="284" w:start="284" w:end="0"/>
        <w:rPr>
          <w:sz w:val="24"/>
        </w:rPr>
      </w:pPr>
      <w:r>
        <w:rPr>
          <w:sz w:val="24"/>
        </w:rPr>
        <w:t>(The girl lives...)</w:t>
      </w:r>
    </w:p>
    <w:p>
      <w:pPr>
        <w:pStyle w:val="Normal"/>
        <w:spacing w:lineRule="auto" w:line="240"/>
        <w:ind w:firstLine="284" w:start="284" w:end="0"/>
        <w:rPr/>
      </w:pPr>
      <w:r>
        <w:rPr>
          <w:sz w:val="24"/>
        </w:rPr>
        <w:t xml:space="preserve">Do you know </w:t>
      </w:r>
      <w:r>
        <w:rPr>
          <w:i/>
          <w:sz w:val="24"/>
        </w:rPr>
        <w:t>the girls who</w:t>
      </w:r>
      <w:r>
        <w:rPr>
          <w:b/>
          <w:i/>
          <w:sz w:val="24"/>
        </w:rPr>
        <w:t xml:space="preserve"> live</w:t>
      </w:r>
      <w:r>
        <w:rPr>
          <w:sz w:val="24"/>
        </w:rPr>
        <w:t xml:space="preserve"> next door?</w:t>
      </w:r>
    </w:p>
    <w:p>
      <w:pPr>
        <w:pStyle w:val="Normal"/>
        <w:spacing w:lineRule="auto" w:line="240"/>
        <w:ind w:firstLine="284" w:start="284" w:end="0"/>
        <w:rPr>
          <w:sz w:val="24"/>
        </w:rPr>
      </w:pPr>
      <w:r>
        <w:rPr>
          <w:sz w:val="24"/>
        </w:rPr>
        <w:t>(The girls live...)</w:t>
      </w:r>
    </w:p>
    <w:p>
      <w:pPr>
        <w:pStyle w:val="Normal"/>
        <w:spacing w:lineRule="auto" w:line="240"/>
        <w:ind w:firstLine="284" w:start="284" w:end="0"/>
        <w:rPr/>
      </w:pPr>
      <w:r>
        <w:rPr>
          <w:i/>
          <w:sz w:val="24"/>
        </w:rPr>
        <w:t>Mary is one of those girls who never</w:t>
      </w:r>
      <w:r>
        <w:rPr>
          <w:b/>
          <w:i/>
          <w:sz w:val="24"/>
        </w:rPr>
        <w:t xml:space="preserve"> know</w:t>
      </w:r>
      <w:r>
        <w:rPr>
          <w:sz w:val="24"/>
        </w:rPr>
        <w:t xml:space="preserve"> what they will do next.</w:t>
      </w:r>
    </w:p>
    <w:p>
      <w:pPr>
        <w:pStyle w:val="Normal"/>
        <w:spacing w:lineRule="auto" w:line="240"/>
        <w:ind w:firstLine="284" w:start="284" w:end="0"/>
        <w:rPr/>
      </w:pPr>
      <w:r>
        <w:rPr>
          <w:sz w:val="24"/>
        </w:rPr>
        <w:t xml:space="preserve">Even </w:t>
      </w:r>
      <w:r>
        <w:rPr>
          <w:i/>
          <w:sz w:val="24"/>
        </w:rPr>
        <w:t>I</w:t>
      </w:r>
      <w:r>
        <w:rPr>
          <w:sz w:val="24"/>
        </w:rPr>
        <w:t xml:space="preserve">, </w:t>
      </w:r>
      <w:r>
        <w:rPr>
          <w:i/>
          <w:sz w:val="24"/>
        </w:rPr>
        <w:t>who</w:t>
      </w:r>
      <w:r>
        <w:rPr>
          <w:b/>
          <w:i/>
          <w:sz w:val="24"/>
        </w:rPr>
        <w:t xml:space="preserve"> have</w:t>
      </w:r>
      <w:r>
        <w:rPr>
          <w:sz w:val="24"/>
        </w:rPr>
        <w:t xml:space="preserve"> seen it all, can hardly believe it.</w:t>
      </w:r>
    </w:p>
    <w:p>
      <w:pPr>
        <w:pStyle w:val="Normal"/>
        <w:spacing w:lineRule="auto" w:line="240"/>
        <w:ind w:firstLine="284" w:start="284" w:end="0"/>
        <w:rPr/>
      </w:pPr>
      <w:r>
        <w:rPr>
          <w:i/>
          <w:sz w:val="24"/>
        </w:rPr>
        <w:t>It</w:t>
      </w:r>
      <w:r>
        <w:rPr>
          <w:sz w:val="24"/>
        </w:rPr>
        <w:t xml:space="preserve"> </w:t>
      </w:r>
      <w:r>
        <w:rPr>
          <w:i/>
          <w:sz w:val="24"/>
        </w:rPr>
        <w:t>is you who</w:t>
      </w:r>
      <w:r>
        <w:rPr>
          <w:b/>
          <w:i/>
          <w:sz w:val="24"/>
        </w:rPr>
        <w:t xml:space="preserve"> are</w:t>
      </w:r>
      <w:r>
        <w:rPr>
          <w:sz w:val="24"/>
        </w:rPr>
        <w:t xml:space="preserve"> right. It is I who</w:t>
      </w:r>
      <w:r>
        <w:rPr>
          <w:b/>
          <w:sz w:val="24"/>
        </w:rPr>
        <w:t xml:space="preserve"> </w:t>
      </w:r>
      <w:r>
        <w:rPr>
          <w:b/>
          <w:i/>
          <w:sz w:val="24"/>
        </w:rPr>
        <w:t>am</w:t>
      </w:r>
      <w:r>
        <w:rPr>
          <w:sz w:val="24"/>
        </w:rPr>
        <w:t xml:space="preserve"> wrong.</w:t>
      </w:r>
    </w:p>
    <w:p>
      <w:pPr>
        <w:pStyle w:val="Normal"/>
        <w:spacing w:lineRule="auto" w:line="240"/>
        <w:ind w:firstLine="284" w:end="0"/>
        <w:rPr>
          <w:b/>
          <w:sz w:val="24"/>
        </w:rPr>
      </w:pPr>
      <w:r>
        <w:rPr>
          <w:b/>
          <w:sz w:val="24"/>
        </w:rPr>
      </w:r>
    </w:p>
    <w:p>
      <w:pPr>
        <w:pStyle w:val="Normal"/>
        <w:spacing w:lineRule="auto" w:line="240"/>
        <w:ind w:firstLine="284" w:end="0"/>
        <w:rPr/>
      </w:pPr>
      <w:r>
        <w:rPr>
          <w:b/>
          <w:sz w:val="24"/>
        </w:rPr>
        <w:t>But:</w:t>
      </w:r>
      <w:r>
        <w:rPr>
          <w:sz w:val="24"/>
        </w:rPr>
        <w:t xml:space="preserve"> </w:t>
      </w:r>
      <w:r>
        <w:rPr>
          <w:i/>
          <w:sz w:val="24"/>
        </w:rPr>
        <w:t>It’s me who</w:t>
      </w:r>
      <w:r>
        <w:rPr>
          <w:b/>
          <w:i/>
          <w:sz w:val="24"/>
        </w:rPr>
        <w:t xml:space="preserve"> is</w:t>
      </w:r>
      <w:r>
        <w:rPr>
          <w:sz w:val="24"/>
        </w:rPr>
        <w:t xml:space="preserve"> wrong.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The universal pronoun </w:t>
      </w:r>
      <w:r>
        <w:rPr>
          <w:i/>
          <w:sz w:val="24"/>
        </w:rPr>
        <w:t>both</w:t>
      </w:r>
      <w:r>
        <w:rPr>
          <w:sz w:val="24"/>
        </w:rPr>
        <w:t xml:space="preserve"> has a plural verb-predicate.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Which of the letters are yours? </w:t>
      </w:r>
      <w:r>
        <w:rPr>
          <w:i/>
          <w:sz w:val="24"/>
        </w:rPr>
        <w:t>Both</w:t>
      </w:r>
      <w:r>
        <w:rPr>
          <w:b/>
          <w:i/>
          <w:sz w:val="24"/>
        </w:rPr>
        <w:t xml:space="preserve"> are</w:t>
      </w:r>
      <w:r>
        <w:rPr>
          <w:sz w:val="24"/>
        </w:rPr>
        <w:t xml:space="preserve"> mine.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Conjunctions connecting two or more homogeneous subjects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63.</w:t>
      </w:r>
      <w:r>
        <w:rPr>
          <w:sz w:val="24"/>
        </w:rPr>
        <w:t xml:space="preserve"> A plural verb-predicate is used in the following cases: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With homogeneous subjects connected by </w:t>
      </w:r>
      <w:r>
        <w:rPr>
          <w:i/>
          <w:sz w:val="24"/>
        </w:rPr>
        <w:t>and.</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Sun and air</w:t>
      </w:r>
      <w:r>
        <w:rPr>
          <w:b/>
          <w:i/>
          <w:sz w:val="24"/>
        </w:rPr>
        <w:t xml:space="preserve"> are</w:t>
      </w:r>
      <w:r>
        <w:rPr>
          <w:sz w:val="24"/>
        </w:rPr>
        <w:t xml:space="preserve"> necessary for life.</w:t>
      </w:r>
    </w:p>
    <w:p>
      <w:pPr>
        <w:pStyle w:val="Normal"/>
        <w:spacing w:lineRule="auto" w:line="240"/>
        <w:ind w:firstLine="284" w:start="284" w:end="0"/>
        <w:rPr/>
      </w:pPr>
      <w:r>
        <w:rPr>
          <w:i/>
          <w:sz w:val="24"/>
        </w:rPr>
        <w:t>Tom and Mary</w:t>
      </w:r>
      <w:r>
        <w:rPr>
          <w:b/>
          <w:i/>
          <w:sz w:val="24"/>
        </w:rPr>
        <w:t xml:space="preserve"> are</w:t>
      </w:r>
      <w:r>
        <w:rPr>
          <w:sz w:val="24"/>
        </w:rPr>
        <w:t xml:space="preserve"> my friends.</w:t>
      </w:r>
    </w:p>
    <w:p>
      <w:pPr>
        <w:pStyle w:val="Normal"/>
        <w:spacing w:lineRule="auto" w:line="240"/>
        <w:ind w:firstLine="284" w:start="284" w:end="0"/>
        <w:rPr/>
      </w:pPr>
      <w:r>
        <w:rPr>
          <w:i/>
          <w:sz w:val="24"/>
        </w:rPr>
        <w:t>The ebb and the flow of the tide</w:t>
      </w:r>
      <w:r>
        <w:rPr>
          <w:b/>
          <w:i/>
          <w:sz w:val="24"/>
        </w:rPr>
        <w:t xml:space="preserve"> are</w:t>
      </w:r>
      <w:r>
        <w:rPr>
          <w:sz w:val="24"/>
        </w:rPr>
        <w:t xml:space="preserve"> regular.</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However, with structures where coordinated nouns refer to one thing or person a singular verb-predicate is used.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Bread and butter</w:t>
      </w:r>
      <w:r>
        <w:rPr>
          <w:b/>
          <w:i/>
          <w:sz w:val="24"/>
        </w:rPr>
        <w:t xml:space="preserve"> is</w:t>
      </w:r>
      <w:r>
        <w:rPr>
          <w:sz w:val="24"/>
        </w:rPr>
        <w:t xml:space="preserve"> not enough for breakfast. (one object is meant)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Bacon and eggs</w:t>
      </w:r>
      <w:r>
        <w:rPr>
          <w:b/>
          <w:i/>
          <w:sz w:val="24"/>
        </w:rPr>
        <w:t xml:space="preserve"> makes</w:t>
      </w:r>
      <w:r>
        <w:rPr>
          <w:i/>
          <w:sz w:val="24"/>
        </w:rPr>
        <w:t xml:space="preserve"> a</w:t>
      </w:r>
      <w:r>
        <w:rPr>
          <w:sz w:val="24"/>
        </w:rPr>
        <w:t xml:space="preserve"> traditional English breakfast. (one dish is meant)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The painter and decorator</w:t>
      </w:r>
      <w:r>
        <w:rPr>
          <w:b/>
          <w:i/>
          <w:sz w:val="24"/>
        </w:rPr>
        <w:t xml:space="preserve"> is</w:t>
      </w:r>
      <w:r>
        <w:rPr>
          <w:sz w:val="24"/>
        </w:rPr>
        <w:t xml:space="preserve"> here. (one person is meant)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If the article is repeated, the reference is to two persons or objects, and a plural verb-predicate is used.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i/>
          <w:sz w:val="24"/>
        </w:rPr>
        <w:t xml:space="preserve">     </w:t>
      </w:r>
      <w:r>
        <w:rPr>
          <w:b/>
          <w:i/>
          <w:sz w:val="24"/>
        </w:rPr>
        <w:t>The</w:t>
      </w:r>
      <w:r>
        <w:rPr>
          <w:i/>
          <w:sz w:val="24"/>
        </w:rPr>
        <w:t xml:space="preserve"> bread and</w:t>
      </w:r>
      <w:r>
        <w:rPr>
          <w:b/>
          <w:i/>
          <w:sz w:val="24"/>
        </w:rPr>
        <w:t xml:space="preserve"> the</w:t>
      </w:r>
      <w:r>
        <w:rPr>
          <w:i/>
          <w:sz w:val="24"/>
        </w:rPr>
        <w:t xml:space="preserve"> butter</w:t>
      </w:r>
      <w:r>
        <w:rPr>
          <w:b/>
          <w:i/>
          <w:sz w:val="24"/>
        </w:rPr>
        <w:t xml:space="preserve"> are</w:t>
      </w:r>
      <w:r>
        <w:rPr>
          <w:sz w:val="24"/>
        </w:rPr>
        <w:t xml:space="preserve"> on the table. (two separate object are meant)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i/>
          <w:sz w:val="24"/>
        </w:rPr>
        <w:t xml:space="preserve">     </w:t>
      </w:r>
      <w:r>
        <w:rPr>
          <w:b/>
          <w:i/>
          <w:sz w:val="24"/>
        </w:rPr>
        <w:t>The</w:t>
      </w:r>
      <w:r>
        <w:rPr>
          <w:i/>
          <w:sz w:val="24"/>
        </w:rPr>
        <w:t xml:space="preserve"> painter and</w:t>
      </w:r>
      <w:r>
        <w:rPr>
          <w:b/>
          <w:i/>
          <w:sz w:val="24"/>
        </w:rPr>
        <w:t xml:space="preserve"> the</w:t>
      </w:r>
      <w:r>
        <w:rPr>
          <w:i/>
          <w:sz w:val="24"/>
        </w:rPr>
        <w:t xml:space="preserve"> decorator</w:t>
      </w:r>
      <w:r>
        <w:rPr>
          <w:b/>
          <w:i/>
          <w:sz w:val="24"/>
        </w:rPr>
        <w:t xml:space="preserve"> are</w:t>
      </w:r>
      <w:r>
        <w:rPr>
          <w:sz w:val="24"/>
        </w:rPr>
        <w:t xml:space="preserve"> here. (two persons are meant)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Likewise, when a singular noun-subject has two attributes characterizing the same person or non-person connected by </w:t>
      </w:r>
      <w:r>
        <w:rPr>
          <w:i/>
          <w:sz w:val="24"/>
        </w:rPr>
        <w:t>and</w:t>
      </w:r>
      <w:r>
        <w:rPr>
          <w:sz w:val="24"/>
        </w:rPr>
        <w:t xml:space="preserve"> it has a singular verb and the article is not repeated.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A tall and beautiful girl</w:t>
      </w:r>
      <w:r>
        <w:rPr>
          <w:b/>
          <w:i/>
          <w:sz w:val="24"/>
        </w:rPr>
        <w:t xml:space="preserve"> was</w:t>
      </w:r>
      <w:r>
        <w:rPr>
          <w:sz w:val="24"/>
        </w:rPr>
        <w:t xml:space="preserve"> waiting in the office.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A black and white kitten</w:t>
      </w:r>
      <w:r>
        <w:rPr>
          <w:b/>
          <w:i/>
          <w:sz w:val="24"/>
        </w:rPr>
        <w:t xml:space="preserve"> was</w:t>
      </w:r>
      <w:r>
        <w:rPr>
          <w:sz w:val="24"/>
        </w:rPr>
        <w:t xml:space="preserve"> playing on the hearth rug.</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But if the attributes characterize different persons or non-persons the verb is in the plural and the article is repeated.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 xml:space="preserve">A black and a white kitten </w:t>
      </w:r>
      <w:r>
        <w:rPr>
          <w:b/>
          <w:i/>
          <w:sz w:val="24"/>
        </w:rPr>
        <w:t>were</w:t>
      </w:r>
      <w:r>
        <w:rPr>
          <w:sz w:val="24"/>
        </w:rPr>
        <w:t xml:space="preserve"> playing on the hearth rug. (A black kitten was playing and a white kitten was playing.)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 xml:space="preserve">The yellow and the red car </w:t>
      </w:r>
      <w:r>
        <w:rPr>
          <w:b/>
          <w:i/>
          <w:sz w:val="24"/>
        </w:rPr>
        <w:t>were</w:t>
      </w:r>
      <w:r>
        <w:rPr>
          <w:b/>
          <w:sz w:val="24"/>
        </w:rPr>
        <w:t xml:space="preserve"> </w:t>
      </w:r>
      <w:r>
        <w:rPr>
          <w:sz w:val="24"/>
        </w:rPr>
        <w:t>badly damaged.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However, the article is repeated before each attribute only with countable nouns. Uncountables have no article.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In modern hotels </w:t>
      </w:r>
      <w:r>
        <w:rPr>
          <w:i/>
          <w:sz w:val="24"/>
        </w:rPr>
        <w:t>hot and cold water</w:t>
      </w:r>
      <w:r>
        <w:rPr>
          <w:b/>
          <w:i/>
          <w:sz w:val="24"/>
        </w:rPr>
        <w:t xml:space="preserve"> are</w:t>
      </w:r>
      <w:r>
        <w:rPr>
          <w:sz w:val="24"/>
        </w:rPr>
        <w:t xml:space="preserve"> supplied in every room.</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American and Dutch beer</w:t>
      </w:r>
      <w:r>
        <w:rPr>
          <w:b/>
          <w:i/>
          <w:sz w:val="24"/>
        </w:rPr>
        <w:t xml:space="preserve"> are</w:t>
      </w:r>
      <w:r>
        <w:rPr>
          <w:sz w:val="24"/>
        </w:rPr>
        <w:t xml:space="preserve"> both much lighter than British.</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Good and bad taste</w:t>
      </w:r>
      <w:r>
        <w:rPr>
          <w:b/>
          <w:i/>
          <w:sz w:val="24"/>
        </w:rPr>
        <w:t xml:space="preserve"> are</w:t>
      </w:r>
      <w:r>
        <w:rPr>
          <w:sz w:val="24"/>
        </w:rPr>
        <w:t xml:space="preserve"> shown by examples.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With plural nouns only one article is used.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i/>
          <w:sz w:val="24"/>
        </w:rPr>
        <w:t xml:space="preserve">     </w:t>
      </w:r>
      <w:r>
        <w:rPr>
          <w:b/>
          <w:i/>
          <w:sz w:val="24"/>
        </w:rPr>
        <w:t>The</w:t>
      </w:r>
      <w:r>
        <w:rPr>
          <w:i/>
          <w:sz w:val="24"/>
        </w:rPr>
        <w:t xml:space="preserve"> Black and Mediterranean Seas</w:t>
      </w:r>
      <w:r>
        <w:rPr>
          <w:sz w:val="24"/>
        </w:rPr>
        <w:t xml:space="preserve"> never </w:t>
      </w:r>
      <w:r>
        <w:rPr>
          <w:i/>
          <w:sz w:val="24"/>
        </w:rPr>
        <w:t>freeze.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With homogeneous </w:t>
      </w:r>
      <w:r>
        <w:rPr>
          <w:i/>
          <w:sz w:val="24"/>
        </w:rPr>
        <w:t>subjects</w:t>
      </w:r>
      <w:r>
        <w:rPr>
          <w:sz w:val="24"/>
        </w:rPr>
        <w:t xml:space="preserve"> connected by </w:t>
      </w:r>
      <w:r>
        <w:rPr>
          <w:i/>
          <w:sz w:val="24"/>
        </w:rPr>
        <w:t>both... and.</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Both the bread and the butter</w:t>
      </w:r>
      <w:r>
        <w:rPr>
          <w:b/>
          <w:i/>
          <w:sz w:val="24"/>
        </w:rPr>
        <w:t xml:space="preserve"> are</w:t>
      </w:r>
      <w:r>
        <w:rPr>
          <w:sz w:val="24"/>
        </w:rPr>
        <w:t xml:space="preserve"> fresh. </w:t>
      </w:r>
    </w:p>
    <w:p>
      <w:pPr>
        <w:pStyle w:val="Normal"/>
        <w:spacing w:lineRule="auto" w:line="240"/>
        <w:ind w:firstLine="284" w:start="284" w:end="0"/>
        <w:rPr/>
      </w:pPr>
      <w:r>
        <w:rPr>
          <w:i/>
          <w:sz w:val="24"/>
        </w:rPr>
        <w:t>Both the teacher and the students</w:t>
      </w:r>
      <w:r>
        <w:rPr>
          <w:b/>
          <w:i/>
          <w:sz w:val="24"/>
        </w:rPr>
        <w:t xml:space="preserve"> have</w:t>
      </w:r>
      <w:r>
        <w:rPr>
          <w:sz w:val="24"/>
        </w:rPr>
        <w:t xml:space="preserve"> come.</w:t>
      </w:r>
    </w:p>
    <w:p>
      <w:pPr>
        <w:pStyle w:val="Normal"/>
        <w:spacing w:lineRule="auto" w:line="240"/>
        <w:ind w:firstLine="284" w:start="284" w:end="0"/>
        <w:rPr>
          <w:b/>
          <w:sz w:val="24"/>
        </w:rPr>
      </w:pPr>
      <w:r>
        <w:rPr>
          <w:b/>
          <w:sz w:val="24"/>
        </w:rPr>
      </w:r>
    </w:p>
    <w:p>
      <w:pPr>
        <w:pStyle w:val="Normal"/>
        <w:spacing w:lineRule="auto" w:line="240"/>
        <w:ind w:firstLine="284" w:end="0"/>
        <w:rPr/>
      </w:pPr>
      <w:r>
        <w:rPr>
          <w:b/>
          <w:sz w:val="24"/>
        </w:rPr>
        <w:t>§ 64.</w:t>
      </w:r>
      <w:r>
        <w:rPr>
          <w:sz w:val="24"/>
        </w:rPr>
        <w:t xml:space="preserve"> With homogeneous subjects connected by the conjunctions </w:t>
      </w:r>
      <w:r>
        <w:rPr>
          <w:i/>
          <w:sz w:val="24"/>
        </w:rPr>
        <w:t>not only... hut also, either... or, or, neither... nor</w:t>
      </w:r>
      <w:r>
        <w:rPr>
          <w:sz w:val="24"/>
        </w:rPr>
        <w:t xml:space="preserve"> the verb-predicate agrees with the nearest noun-subject. (This is the so-called “proximity rule”.)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Either my sister or my parents</w:t>
      </w:r>
      <w:r>
        <w:rPr>
          <w:b/>
          <w:i/>
          <w:sz w:val="24"/>
        </w:rPr>
        <w:t xml:space="preserve"> are</w:t>
      </w:r>
      <w:r>
        <w:rPr>
          <w:sz w:val="24"/>
        </w:rPr>
        <w:t xml:space="preserve"> at home.</w:t>
      </w:r>
    </w:p>
    <w:p>
      <w:pPr>
        <w:pStyle w:val="Normal"/>
        <w:spacing w:lineRule="auto" w:line="240"/>
        <w:ind w:firstLine="284" w:start="284" w:end="0"/>
        <w:rPr/>
      </w:pPr>
      <w:r>
        <w:rPr>
          <w:i/>
          <w:sz w:val="24"/>
        </w:rPr>
        <w:t>Either my parents or my sister</w:t>
      </w:r>
      <w:r>
        <w:rPr>
          <w:b/>
          <w:i/>
          <w:sz w:val="24"/>
        </w:rPr>
        <w:t xml:space="preserve"> is</w:t>
      </w:r>
      <w:r>
        <w:rPr>
          <w:sz w:val="24"/>
        </w:rPr>
        <w:t xml:space="preserve"> at home.</w:t>
      </w:r>
    </w:p>
    <w:p>
      <w:pPr>
        <w:pStyle w:val="Normal"/>
        <w:spacing w:lineRule="auto" w:line="240"/>
        <w:ind w:firstLine="284" w:start="284" w:end="0"/>
        <w:rPr/>
      </w:pPr>
      <w:r>
        <w:rPr>
          <w:i/>
          <w:sz w:val="24"/>
        </w:rPr>
        <w:t>Neither you nor</w:t>
      </w:r>
      <w:r>
        <w:rPr>
          <w:b/>
          <w:i/>
          <w:sz w:val="24"/>
        </w:rPr>
        <w:t xml:space="preserve"> I am</w:t>
      </w:r>
      <w:r>
        <w:rPr>
          <w:sz w:val="24"/>
        </w:rPr>
        <w:t xml:space="preserve"> right.</w:t>
      </w:r>
    </w:p>
    <w:p>
      <w:pPr>
        <w:pStyle w:val="Normal"/>
        <w:spacing w:lineRule="auto" w:line="240"/>
        <w:ind w:firstLine="284" w:start="284" w:end="0"/>
        <w:rPr/>
      </w:pPr>
      <w:r>
        <w:rPr>
          <w:i/>
          <w:sz w:val="24"/>
        </w:rPr>
        <w:t>Neither I nor you</w:t>
      </w:r>
      <w:r>
        <w:rPr>
          <w:b/>
          <w:i/>
          <w:sz w:val="24"/>
        </w:rPr>
        <w:t xml:space="preserve"> are</w:t>
      </w:r>
      <w:r>
        <w:rPr>
          <w:sz w:val="24"/>
        </w:rPr>
        <w:t xml:space="preserve"> right.</w:t>
      </w:r>
    </w:p>
    <w:p>
      <w:pPr>
        <w:pStyle w:val="Normal"/>
        <w:spacing w:lineRule="auto" w:line="240"/>
        <w:ind w:firstLine="284" w:start="284" w:end="0"/>
        <w:rPr/>
      </w:pPr>
      <w:r>
        <w:rPr>
          <w:i/>
          <w:sz w:val="24"/>
        </w:rPr>
        <w:t>Not only my parents but also my brother</w:t>
      </w:r>
      <w:r>
        <w:rPr>
          <w:b/>
          <w:i/>
          <w:sz w:val="24"/>
        </w:rPr>
        <w:t xml:space="preserve"> knows</w:t>
      </w:r>
      <w:r>
        <w:rPr>
          <w:sz w:val="24"/>
        </w:rPr>
        <w:t xml:space="preserve"> about it.</w:t>
      </w:r>
    </w:p>
    <w:p>
      <w:pPr>
        <w:pStyle w:val="Normal"/>
        <w:spacing w:lineRule="auto" w:line="240"/>
        <w:ind w:firstLine="284" w:start="284" w:end="0"/>
        <w:rPr/>
      </w:pPr>
      <w:r>
        <w:rPr>
          <w:i/>
          <w:sz w:val="24"/>
        </w:rPr>
        <w:t>Not only my brother but also my parents</w:t>
      </w:r>
      <w:r>
        <w:rPr>
          <w:b/>
          <w:i/>
          <w:sz w:val="24"/>
        </w:rPr>
        <w:t xml:space="preserve"> know</w:t>
      </w:r>
      <w:r>
        <w:rPr>
          <w:sz w:val="24"/>
        </w:rPr>
        <w:t xml:space="preserve"> about it.</w:t>
      </w:r>
    </w:p>
    <w:p>
      <w:pPr>
        <w:pStyle w:val="Normal"/>
        <w:spacing w:lineRule="auto" w:line="240"/>
        <w:ind w:firstLine="284" w:start="284" w:end="0"/>
        <w:rPr/>
      </w:pPr>
      <w:r>
        <w:rPr>
          <w:i/>
          <w:sz w:val="24"/>
        </w:rPr>
        <w:t>Is Tom or Mary</w:t>
      </w:r>
      <w:r>
        <w:rPr>
          <w:b/>
          <w:i/>
          <w:sz w:val="24"/>
        </w:rPr>
        <w:t xml:space="preserve"> eager</w:t>
      </w:r>
      <w:r>
        <w:rPr>
          <w:i/>
          <w:sz w:val="24"/>
        </w:rPr>
        <w:t xml:space="preserve"> to meet</w:t>
      </w:r>
      <w:r>
        <w:rPr>
          <w:sz w:val="24"/>
        </w:rPr>
        <w:t xml:space="preserve"> you at the station?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65.</w:t>
      </w:r>
      <w:r>
        <w:rPr>
          <w:sz w:val="24"/>
        </w:rPr>
        <w:t xml:space="preserve"> With homogeneous subjects connected by the conjunctions </w:t>
      </w:r>
      <w:r>
        <w:rPr>
          <w:i/>
          <w:sz w:val="24"/>
        </w:rPr>
        <w:t>as well as, rather than, as much as, more than</w:t>
      </w:r>
      <w:r>
        <w:rPr>
          <w:sz w:val="24"/>
        </w:rPr>
        <w:t xml:space="preserve"> the verb-predicate agrees with the first one.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My parents as well as my sister</w:t>
      </w:r>
      <w:r>
        <w:rPr>
          <w:b/>
          <w:i/>
          <w:sz w:val="24"/>
        </w:rPr>
        <w:t xml:space="preserve"> are</w:t>
      </w:r>
      <w:r>
        <w:rPr>
          <w:sz w:val="24"/>
        </w:rPr>
        <w:t xml:space="preserve"> teachers.</w:t>
      </w:r>
    </w:p>
    <w:p>
      <w:pPr>
        <w:pStyle w:val="Normal"/>
        <w:spacing w:lineRule="auto" w:line="240"/>
        <w:ind w:firstLine="284" w:start="284" w:end="0"/>
        <w:rPr/>
      </w:pPr>
      <w:r>
        <w:rPr>
          <w:i/>
          <w:sz w:val="24"/>
        </w:rPr>
        <w:t>My sister as well as my parents</w:t>
      </w:r>
      <w:r>
        <w:rPr>
          <w:b/>
          <w:i/>
          <w:sz w:val="24"/>
        </w:rPr>
        <w:t xml:space="preserve"> is</w:t>
      </w:r>
      <w:r>
        <w:rPr>
          <w:sz w:val="24"/>
        </w:rPr>
        <w:t xml:space="preserve"> a teacher.</w:t>
      </w:r>
    </w:p>
    <w:p>
      <w:pPr>
        <w:pStyle w:val="Normal"/>
        <w:spacing w:lineRule="auto" w:line="240"/>
        <w:ind w:firstLine="284" w:start="284" w:end="0"/>
        <w:rPr/>
      </w:pPr>
      <w:r>
        <w:rPr>
          <w:i/>
          <w:sz w:val="24"/>
        </w:rPr>
        <w:t>The manager as well as/rather than/more than/as much as the members of the board</w:t>
      </w:r>
      <w:r>
        <w:rPr>
          <w:b/>
          <w:i/>
          <w:sz w:val="24"/>
        </w:rPr>
        <w:t xml:space="preserve"> is</w:t>
      </w:r>
      <w:r>
        <w:rPr>
          <w:sz w:val="24"/>
        </w:rPr>
        <w:t xml:space="preserve"> responsible for the </w:t>
      </w:r>
    </w:p>
    <w:p>
      <w:pPr>
        <w:pStyle w:val="Normal"/>
        <w:spacing w:lineRule="auto" w:line="240"/>
        <w:ind w:firstLine="284" w:start="284" w:end="0"/>
        <w:rPr>
          <w:sz w:val="24"/>
        </w:rPr>
      </w:pPr>
      <w:r>
        <w:rPr>
          <w:sz w:val="24"/>
        </w:rPr>
        <w:t>present situation.</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Notional agreement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66.</w:t>
      </w:r>
      <w:r>
        <w:rPr>
          <w:sz w:val="24"/>
        </w:rPr>
        <w:t xml:space="preserve"> Notional agreement is to be found in the following cases:</w:t>
      </w:r>
    </w:p>
    <w:p>
      <w:pPr>
        <w:pStyle w:val="Normal"/>
        <w:spacing w:lineRule="auto" w:line="240"/>
        <w:ind w:firstLine="284" w:end="0"/>
        <w:rPr>
          <w:sz w:val="24"/>
        </w:rPr>
      </w:pPr>
      <w:r>
        <w:rPr>
          <w:sz w:val="24"/>
        </w:rPr>
      </w:r>
    </w:p>
    <w:p>
      <w:pPr>
        <w:pStyle w:val="Normal"/>
        <w:spacing w:lineRule="auto" w:line="240"/>
        <w:ind w:firstLine="284" w:end="0"/>
        <w:rPr/>
      </w:pPr>
      <w:r>
        <w:rPr>
          <w:sz w:val="24"/>
        </w:rPr>
        <w:t>1. In modern English agreement there may be a conflict between form and meaning. It refers first of all to subjects expressed by nouns of multitude (see § 176, II), which may denote plurality being singular in form. In such cases the principle of grammatical agreement is not observed and there appears the so-called</w:t>
      </w:r>
      <w:r>
        <w:rPr>
          <w:b/>
          <w:sz w:val="24"/>
        </w:rPr>
        <w:t xml:space="preserve"> notional agreement,</w:t>
      </w:r>
      <w:r>
        <w:rPr>
          <w:sz w:val="24"/>
        </w:rPr>
        <w:t xml:space="preserve"> when the choice of the number is based on the fact whether the group of beings is considered as one whole or, as a collection of individuals taken separately (as discrete ones).</w:t>
      </w:r>
    </w:p>
    <w:p>
      <w:pPr>
        <w:pStyle w:val="Normal"/>
        <w:spacing w:lineRule="auto" w:line="240"/>
        <w:ind w:firstLine="284" w:end="0"/>
        <w:rPr/>
      </w:pPr>
      <w:r>
        <w:rPr>
          <w:sz w:val="24"/>
        </w:rPr>
        <w:t xml:space="preserve">Thus the nouns of multitude </w:t>
      </w:r>
      <w:r>
        <w:rPr>
          <w:i/>
          <w:sz w:val="24"/>
        </w:rPr>
        <w:t>(band, board, crew, committee, crowd, company, clergy, cattle, family, gang, group, guard, gentry, infantry, jury, militia, police, poultry, team)</w:t>
      </w:r>
      <w:r>
        <w:rPr>
          <w:sz w:val="24"/>
        </w:rPr>
        <w:t xml:space="preserve"> may have both a plural verb-predicate and a singular one depending on what is meant - a single undivided body or a group of separate individuals.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 new government</w:t>
      </w:r>
      <w:r>
        <w:rPr>
          <w:b/>
          <w:i/>
          <w:sz w:val="24"/>
        </w:rPr>
        <w:t xml:space="preserve"> has been</w:t>
      </w:r>
      <w:r>
        <w:rPr>
          <w:i/>
          <w:sz w:val="24"/>
        </w:rPr>
        <w:t xml:space="preserve"> formed.</w:t>
      </w:r>
    </w:p>
    <w:p>
      <w:pPr>
        <w:pStyle w:val="Normal"/>
        <w:spacing w:lineRule="auto" w:line="240"/>
        <w:ind w:firstLine="284" w:start="284" w:end="0"/>
        <w:rPr/>
      </w:pPr>
      <w:r>
        <w:rPr>
          <w:i/>
          <w:sz w:val="24"/>
        </w:rPr>
        <w:t>The government</w:t>
      </w:r>
      <w:r>
        <w:rPr>
          <w:b/>
          <w:i/>
          <w:sz w:val="24"/>
        </w:rPr>
        <w:t xml:space="preserve"> have</w:t>
      </w:r>
      <w:r>
        <w:rPr>
          <w:i/>
          <w:sz w:val="24"/>
        </w:rPr>
        <w:t xml:space="preserve"> asked</w:t>
      </w:r>
      <w:r>
        <w:rPr>
          <w:sz w:val="24"/>
        </w:rPr>
        <w:t xml:space="preserve"> me to go, so I am leaving now.</w:t>
      </w:r>
    </w:p>
    <w:p>
      <w:pPr>
        <w:pStyle w:val="Normal"/>
        <w:spacing w:lineRule="auto" w:line="240"/>
        <w:ind w:firstLine="284" w:start="284" w:end="0"/>
        <w:rPr/>
      </w:pPr>
      <w:r>
        <w:rPr>
          <w:i/>
          <w:sz w:val="24"/>
        </w:rPr>
        <w:t>It</w:t>
      </w:r>
      <w:r>
        <w:rPr>
          <w:sz w:val="24"/>
        </w:rPr>
        <w:t xml:space="preserve"> </w:t>
      </w:r>
      <w:r>
        <w:rPr>
          <w:i/>
          <w:sz w:val="24"/>
        </w:rPr>
        <w:t>was now nearly eleven</w:t>
      </w:r>
      <w:r>
        <w:rPr>
          <w:i/>
          <w:sz w:val="24"/>
          <w:lang w:val="ru-RU"/>
        </w:rPr>
        <w:t xml:space="preserve"> о'</w:t>
      </w:r>
      <w:r>
        <w:rPr>
          <w:i/>
          <w:sz w:val="24"/>
        </w:rPr>
        <w:t xml:space="preserve">clock and the congregation </w:t>
      </w:r>
      <w:r>
        <w:rPr>
          <w:b/>
          <w:i/>
          <w:sz w:val="24"/>
        </w:rPr>
        <w:t>were</w:t>
      </w:r>
      <w:r>
        <w:rPr>
          <w:i/>
          <w:sz w:val="24"/>
        </w:rPr>
        <w:t xml:space="preserve"> arriving...</w:t>
      </w:r>
    </w:p>
    <w:p>
      <w:pPr>
        <w:pStyle w:val="Normal"/>
        <w:spacing w:lineRule="auto" w:line="240"/>
        <w:ind w:firstLine="284" w:start="284" w:end="0"/>
        <w:rPr/>
      </w:pPr>
      <w:r>
        <w:rPr>
          <w:i/>
          <w:sz w:val="24"/>
        </w:rPr>
        <w:t>The congregation</w:t>
      </w:r>
      <w:r>
        <w:rPr>
          <w:b/>
          <w:i/>
          <w:sz w:val="24"/>
        </w:rPr>
        <w:t xml:space="preserve"> was</w:t>
      </w:r>
      <w:r>
        <w:rPr>
          <w:i/>
          <w:sz w:val="24"/>
        </w:rPr>
        <w:t xml:space="preserve"> small.</w:t>
      </w:r>
    </w:p>
    <w:p>
      <w:pPr>
        <w:pStyle w:val="Normal"/>
        <w:spacing w:lineRule="auto" w:line="240"/>
        <w:ind w:firstLine="284" w:start="284" w:end="0"/>
        <w:rPr/>
      </w:pPr>
      <w:r>
        <w:rPr>
          <w:i/>
          <w:sz w:val="24"/>
        </w:rPr>
        <w:t>How</w:t>
      </w:r>
      <w:r>
        <w:rPr>
          <w:b/>
          <w:i/>
          <w:sz w:val="24"/>
        </w:rPr>
        <w:t xml:space="preserve"> are</w:t>
      </w:r>
      <w:r>
        <w:rPr>
          <w:i/>
          <w:sz w:val="24"/>
        </w:rPr>
        <w:t xml:space="preserve"> your family?</w:t>
      </w:r>
    </w:p>
    <w:p>
      <w:pPr>
        <w:pStyle w:val="Normal"/>
        <w:spacing w:lineRule="auto" w:line="240"/>
        <w:ind w:firstLine="284" w:start="284" w:end="0"/>
        <w:rPr/>
      </w:pPr>
      <w:r>
        <w:rPr>
          <w:i/>
          <w:sz w:val="24"/>
        </w:rPr>
        <w:t>Our family</w:t>
      </w:r>
      <w:r>
        <w:rPr>
          <w:b/>
          <w:i/>
          <w:sz w:val="24"/>
        </w:rPr>
        <w:t xml:space="preserve"> has</w:t>
      </w:r>
      <w:r>
        <w:rPr>
          <w:sz w:val="24"/>
        </w:rPr>
        <w:t xml:space="preserve"> always</w:t>
      </w:r>
      <w:r>
        <w:rPr>
          <w:b/>
          <w:sz w:val="24"/>
        </w:rPr>
        <w:t xml:space="preserve"> </w:t>
      </w:r>
      <w:r>
        <w:rPr>
          <w:b/>
          <w:i/>
          <w:sz w:val="24"/>
        </w:rPr>
        <w:t>been</w:t>
      </w:r>
      <w:r>
        <w:rPr>
          <w:i/>
          <w:sz w:val="24"/>
        </w:rPr>
        <w:t xml:space="preserve"> a very happy one.</w:t>
      </w:r>
    </w:p>
    <w:p>
      <w:pPr>
        <w:pStyle w:val="Normal"/>
        <w:spacing w:lineRule="auto" w:line="240"/>
        <w:ind w:firstLine="284" w:start="284" w:end="0"/>
        <w:rPr/>
      </w:pPr>
      <w:r>
        <w:rPr>
          <w:sz w:val="24"/>
        </w:rPr>
        <w:t xml:space="preserve">The commanding officer does not know where </w:t>
      </w:r>
      <w:r>
        <w:rPr>
          <w:i/>
          <w:sz w:val="24"/>
        </w:rPr>
        <w:t>his cavalry</w:t>
      </w:r>
      <w:r>
        <w:rPr>
          <w:b/>
          <w:i/>
          <w:sz w:val="24"/>
        </w:rPr>
        <w:t xml:space="preserve"> is</w:t>
      </w:r>
      <w:r>
        <w:rPr>
          <w:sz w:val="24"/>
        </w:rPr>
        <w:t xml:space="preserve"> and </w:t>
      </w:r>
      <w:r>
        <w:rPr>
          <w:i/>
          <w:sz w:val="24"/>
        </w:rPr>
        <w:t>his cavalry</w:t>
      </w:r>
      <w:r>
        <w:rPr>
          <w:b/>
          <w:i/>
          <w:sz w:val="24"/>
        </w:rPr>
        <w:t xml:space="preserve"> are</w:t>
      </w:r>
      <w:r>
        <w:rPr>
          <w:i/>
          <w:sz w:val="24"/>
        </w:rPr>
        <w:t xml:space="preserve"> not completely sure</w:t>
      </w:r>
      <w:r>
        <w:rPr>
          <w:sz w:val="24"/>
        </w:rPr>
        <w:t xml:space="preserve"> of </w:t>
      </w:r>
    </w:p>
    <w:p>
      <w:pPr>
        <w:pStyle w:val="Normal"/>
        <w:spacing w:lineRule="auto" w:line="240"/>
        <w:ind w:firstLine="284" w:start="284" w:end="0"/>
        <w:rPr>
          <w:sz w:val="24"/>
        </w:rPr>
      </w:pPr>
      <w:r>
        <w:rPr>
          <w:sz w:val="24"/>
        </w:rPr>
        <w:t>their situation.</w:t>
      </w:r>
    </w:p>
    <w:p>
      <w:pPr>
        <w:pStyle w:val="Normal"/>
        <w:spacing w:lineRule="auto" w:line="240"/>
        <w:ind w:firstLine="284" w:start="284" w:end="0"/>
        <w:rPr/>
      </w:pPr>
      <w:r>
        <w:rPr>
          <w:i/>
          <w:sz w:val="24"/>
        </w:rPr>
        <w:t>The crowd</w:t>
      </w:r>
      <w:r>
        <w:rPr>
          <w:b/>
          <w:i/>
          <w:sz w:val="24"/>
        </w:rPr>
        <w:t xml:space="preserve"> was</w:t>
      </w:r>
      <w:r>
        <w:rPr>
          <w:i/>
          <w:sz w:val="24"/>
        </w:rPr>
        <w:t xml:space="preserve"> enormous.</w:t>
      </w:r>
    </w:p>
    <w:p>
      <w:pPr>
        <w:pStyle w:val="Normal"/>
        <w:spacing w:lineRule="auto" w:line="240"/>
        <w:ind w:firstLine="284" w:start="284" w:end="0"/>
        <w:rPr/>
      </w:pPr>
      <w:r>
        <w:rPr>
          <w:i/>
          <w:sz w:val="24"/>
        </w:rPr>
        <w:t>The crowd</w:t>
      </w:r>
      <w:r>
        <w:rPr>
          <w:b/>
          <w:i/>
          <w:sz w:val="24"/>
        </w:rPr>
        <w:t xml:space="preserve"> were</w:t>
      </w:r>
      <w:r>
        <w:rPr>
          <w:i/>
          <w:sz w:val="24"/>
        </w:rPr>
        <w:t xml:space="preserve"> silent.</w:t>
      </w:r>
    </w:p>
    <w:p>
      <w:pPr>
        <w:pStyle w:val="Normal"/>
        <w:spacing w:lineRule="auto" w:line="240"/>
        <w:ind w:firstLine="284" w:start="284" w:end="0"/>
        <w:rPr/>
      </w:pPr>
      <w:r>
        <w:rPr>
          <w:i/>
          <w:sz w:val="24"/>
        </w:rPr>
        <w:t>The police</w:t>
      </w:r>
      <w:r>
        <w:rPr>
          <w:b/>
          <w:i/>
          <w:sz w:val="24"/>
        </w:rPr>
        <w:t xml:space="preserve"> is</w:t>
      </w:r>
      <w:r>
        <w:rPr>
          <w:sz w:val="24"/>
        </w:rPr>
        <w:t xml:space="preserve"> already informed.</w:t>
      </w:r>
    </w:p>
    <w:p>
      <w:pPr>
        <w:pStyle w:val="Normal"/>
        <w:spacing w:lineRule="auto" w:line="240"/>
        <w:ind w:firstLine="284" w:start="284" w:end="0"/>
        <w:rPr/>
      </w:pPr>
      <w:r>
        <w:rPr>
          <w:sz w:val="24"/>
        </w:rPr>
        <w:t>I don’t know what the police</w:t>
      </w:r>
      <w:r>
        <w:rPr>
          <w:b/>
          <w:sz w:val="24"/>
        </w:rPr>
        <w:t xml:space="preserve"> </w:t>
      </w:r>
      <w:r>
        <w:rPr>
          <w:b/>
          <w:i/>
          <w:sz w:val="24"/>
        </w:rPr>
        <w:t>are</w:t>
      </w:r>
      <w:r>
        <w:rPr>
          <w:i/>
          <w:sz w:val="24"/>
        </w:rPr>
        <w:t xml:space="preserve"> doing.</w:t>
      </w:r>
    </w:p>
    <w:p>
      <w:pPr>
        <w:pStyle w:val="Normal"/>
        <w:spacing w:lineRule="auto" w:line="240"/>
        <w:ind w:firstLine="284" w:start="284" w:end="0"/>
        <w:rPr/>
      </w:pPr>
      <w:r>
        <w:rPr>
          <w:i/>
          <w:sz w:val="24"/>
        </w:rPr>
        <w:t>The cattle</w:t>
      </w:r>
      <w:r>
        <w:rPr>
          <w:b/>
          <w:i/>
          <w:sz w:val="24"/>
        </w:rPr>
        <w:t xml:space="preserve"> is</w:t>
      </w:r>
      <w:r>
        <w:rPr>
          <w:sz w:val="24"/>
        </w:rPr>
        <w:t xml:space="preserve"> in the mountains.</w:t>
      </w:r>
    </w:p>
    <w:p>
      <w:pPr>
        <w:pStyle w:val="Normal"/>
        <w:spacing w:lineRule="auto" w:line="240"/>
        <w:ind w:firstLine="284" w:start="284" w:end="0"/>
        <w:rPr/>
      </w:pPr>
      <w:r>
        <w:rPr>
          <w:i/>
          <w:sz w:val="24"/>
        </w:rPr>
        <w:t>The cattle</w:t>
      </w:r>
      <w:r>
        <w:rPr>
          <w:b/>
          <w:i/>
          <w:sz w:val="24"/>
        </w:rPr>
        <w:t xml:space="preserve"> have</w:t>
      </w:r>
      <w:r>
        <w:rPr>
          <w:i/>
          <w:sz w:val="24"/>
        </w:rPr>
        <w:t xml:space="preserve"> stopped grazing.</w:t>
      </w:r>
      <w:r>
        <w:rPr>
          <w:sz w:val="24"/>
        </w:rPr>
        <w:t xml:space="preserve"> They know before you hear any sound that planes are approaching.</w:t>
      </w:r>
    </w:p>
    <w:p>
      <w:pPr>
        <w:pStyle w:val="Normal"/>
        <w:spacing w:lineRule="auto" w:line="240"/>
        <w:ind w:firstLine="284" w:start="284" w:end="0"/>
        <w:rPr/>
      </w:pPr>
      <w:r>
        <w:rPr>
          <w:i/>
          <w:sz w:val="24"/>
        </w:rPr>
        <w:t>The jury</w:t>
      </w:r>
      <w:r>
        <w:rPr>
          <w:b/>
          <w:i/>
          <w:sz w:val="24"/>
        </w:rPr>
        <w:t xml:space="preserve"> decides</w:t>
      </w:r>
      <w:r>
        <w:rPr>
          <w:sz w:val="24"/>
        </w:rPr>
        <w:t xml:space="preserve"> whether the accused is guilty or not.</w:t>
      </w:r>
    </w:p>
    <w:p>
      <w:pPr>
        <w:pStyle w:val="Normal"/>
        <w:spacing w:lineRule="auto" w:line="240"/>
        <w:ind w:firstLine="284" w:start="284" w:end="0"/>
        <w:rPr/>
      </w:pPr>
      <w:r>
        <w:rPr>
          <w:i/>
          <w:sz w:val="24"/>
        </w:rPr>
        <w:t>While the jury</w:t>
      </w:r>
      <w:r>
        <w:rPr>
          <w:b/>
          <w:i/>
          <w:sz w:val="24"/>
        </w:rPr>
        <w:t xml:space="preserve"> were out,</w:t>
      </w:r>
      <w:r>
        <w:rPr>
          <w:sz w:val="24"/>
        </w:rPr>
        <w:t xml:space="preserve"> some of the public went out for a breath of fresh air.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Subjects expressed by nouns denoting measure, weight, time, etc., have a singular verb-predicate when the statement is made about the whole amount, not about the discrete units.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Ten years</w:t>
      </w:r>
      <w:r>
        <w:rPr>
          <w:b/>
          <w:i/>
          <w:sz w:val="24"/>
        </w:rPr>
        <w:t xml:space="preserve"> is</w:t>
      </w:r>
      <w:r>
        <w:rPr>
          <w:sz w:val="24"/>
        </w:rPr>
        <w:t xml:space="preserve"> a long time. </w:t>
      </w:r>
    </w:p>
    <w:p>
      <w:pPr>
        <w:pStyle w:val="Normal"/>
        <w:spacing w:lineRule="auto" w:line="240"/>
        <w:ind w:firstLine="284" w:start="284" w:end="0"/>
        <w:rPr/>
      </w:pPr>
      <w:r>
        <w:rPr>
          <w:i/>
          <w:sz w:val="24"/>
        </w:rPr>
        <w:t>Another five minutes</w:t>
      </w:r>
      <w:r>
        <w:rPr>
          <w:b/>
          <w:i/>
          <w:sz w:val="24"/>
        </w:rPr>
        <w:t xml:space="preserve"> goes by. </w:t>
      </w:r>
    </w:p>
    <w:p>
      <w:pPr>
        <w:pStyle w:val="Normal"/>
        <w:spacing w:lineRule="auto" w:line="240"/>
        <w:ind w:firstLine="284" w:start="284" w:end="0"/>
        <w:rPr/>
      </w:pPr>
      <w:r>
        <w:rPr>
          <w:i/>
          <w:sz w:val="24"/>
        </w:rPr>
        <w:t>A million francs</w:t>
      </w:r>
      <w:r>
        <w:rPr>
          <w:b/>
          <w:i/>
          <w:sz w:val="24"/>
        </w:rPr>
        <w:t xml:space="preserve"> is</w:t>
      </w:r>
      <w:r>
        <w:rPr>
          <w:i/>
          <w:sz w:val="24"/>
        </w:rPr>
        <w:t xml:space="preserve"> a lot of money.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Notional agreement is also observed with subjects expressed by word-groups including nouns of quantity: </w:t>
      </w:r>
      <w:r>
        <w:rPr>
          <w:i/>
          <w:sz w:val="24"/>
        </w:rPr>
        <w:t>a/the number of..., a/the majority of..., (a) part of..., the bulk of..., a variety of... .</w:t>
      </w:r>
      <w:r>
        <w:rPr>
          <w:sz w:val="24"/>
        </w:rPr>
        <w:t xml:space="preserve"> These admit of either a singular or a plural verb-predicate.</w:t>
      </w:r>
    </w:p>
    <w:p>
      <w:pPr>
        <w:pStyle w:val="Normal"/>
        <w:spacing w:lineRule="auto" w:line="240"/>
        <w:ind w:firstLine="284" w:end="0"/>
        <w:rPr>
          <w:i/>
          <w:i/>
          <w:sz w:val="24"/>
        </w:rPr>
      </w:pPr>
      <w:r>
        <w:rPr>
          <w:i/>
          <w:sz w:val="24"/>
        </w:rPr>
      </w:r>
    </w:p>
    <w:tbl>
      <w:tblPr>
        <w:tblW w:w="10448" w:type="dxa"/>
        <w:jc w:val="start"/>
        <w:tblInd w:w="534" w:type="dxa"/>
        <w:tblLayout w:type="fixed"/>
        <w:tblCellMar>
          <w:top w:w="0" w:type="dxa"/>
          <w:start w:w="108" w:type="dxa"/>
          <w:bottom w:w="0" w:type="dxa"/>
          <w:end w:w="108" w:type="dxa"/>
        </w:tblCellMar>
      </w:tblPr>
      <w:tblGrid>
        <w:gridCol w:w="4957"/>
        <w:gridCol w:w="5491"/>
      </w:tblGrid>
      <w:tr>
        <w:trPr/>
        <w:tc>
          <w:tcPr>
            <w:tcW w:w="4957" w:type="dxa"/>
            <w:tcBorders/>
          </w:tcPr>
          <w:p>
            <w:pPr>
              <w:pStyle w:val="Normal"/>
              <w:spacing w:lineRule="auto" w:line="240"/>
              <w:ind w:hanging="0" w:end="0"/>
              <w:jc w:val="start"/>
              <w:rPr>
                <w:sz w:val="24"/>
              </w:rPr>
            </w:pPr>
            <w:r>
              <w:rPr>
                <w:i/>
                <w:sz w:val="24"/>
              </w:rPr>
              <w:t>The number</w:t>
            </w:r>
            <w:r>
              <w:rPr>
                <w:sz w:val="24"/>
                <w:lang w:val="ru-RU"/>
              </w:rPr>
              <w:t xml:space="preserve"> (количество)</w:t>
            </w:r>
            <w:r>
              <w:rPr>
                <w:sz w:val="24"/>
              </w:rPr>
              <w:t xml:space="preserve"> </w:t>
            </w:r>
            <w:r>
              <w:rPr>
                <w:i/>
                <w:sz w:val="24"/>
              </w:rPr>
              <w:t>of pages</w:t>
            </w:r>
            <w:r>
              <w:rPr>
                <w:sz w:val="24"/>
              </w:rPr>
              <w:t xml:space="preserve"> in this book </w:t>
            </w:r>
            <w:r>
              <w:rPr>
                <w:b/>
                <w:i/>
                <w:sz w:val="24"/>
              </w:rPr>
              <w:t>isn’t</w:t>
            </w:r>
            <w:r>
              <w:rPr>
                <w:i/>
                <w:sz w:val="24"/>
              </w:rPr>
              <w:t xml:space="preserve"> large.</w:t>
            </w:r>
          </w:p>
        </w:tc>
        <w:tc>
          <w:tcPr>
            <w:tcW w:w="5491" w:type="dxa"/>
            <w:tcBorders/>
          </w:tcPr>
          <w:p>
            <w:pPr>
              <w:pStyle w:val="Normal"/>
              <w:spacing w:lineRule="auto" w:line="240"/>
              <w:ind w:hanging="0" w:end="0"/>
              <w:jc w:val="start"/>
              <w:rPr/>
            </w:pPr>
            <w:r>
              <w:rPr>
                <w:sz w:val="24"/>
              </w:rPr>
              <w:t xml:space="preserve">It was Sunday and </w:t>
            </w:r>
            <w:r>
              <w:rPr>
                <w:i/>
                <w:sz w:val="24"/>
              </w:rPr>
              <w:t xml:space="preserve">a number </w:t>
            </w:r>
            <w:r>
              <w:rPr>
                <w:sz w:val="24"/>
                <w:lang w:val="ru-RU"/>
              </w:rPr>
              <w:t>(многие)</w:t>
            </w:r>
            <w:r>
              <w:rPr>
                <w:sz w:val="24"/>
              </w:rPr>
              <w:t xml:space="preserve"> </w:t>
            </w:r>
            <w:r>
              <w:rPr>
                <w:i/>
                <w:sz w:val="24"/>
              </w:rPr>
              <w:t>of people were walking about.</w:t>
            </w:r>
          </w:p>
          <w:p>
            <w:pPr>
              <w:pStyle w:val="Normal"/>
              <w:spacing w:lineRule="auto" w:line="240"/>
              <w:ind w:hanging="0" w:end="0"/>
              <w:jc w:val="start"/>
              <w:rPr/>
            </w:pPr>
            <w:r>
              <w:rPr>
                <w:sz w:val="24"/>
              </w:rPr>
              <w:t xml:space="preserve">In Elisabeth’s reign </w:t>
            </w:r>
            <w:r>
              <w:rPr>
                <w:i/>
                <w:sz w:val="24"/>
              </w:rPr>
              <w:t>the bulk of English vegetable supplies were imported</w:t>
            </w:r>
            <w:r>
              <w:rPr>
                <w:sz w:val="24"/>
              </w:rPr>
              <w:t xml:space="preserve"> from Holland.</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Subjects expressed by such invariable plural nouns as </w:t>
      </w:r>
      <w:r>
        <w:rPr>
          <w:i/>
          <w:sz w:val="24"/>
        </w:rPr>
        <w:t>goods</w:t>
      </w:r>
      <w:r>
        <w:rPr>
          <w:sz w:val="24"/>
          <w:lang w:val="ru-RU"/>
        </w:rPr>
        <w:t xml:space="preserve"> (товар, товары),</w:t>
      </w:r>
      <w:r>
        <w:rPr>
          <w:sz w:val="24"/>
        </w:rPr>
        <w:t xml:space="preserve"> </w:t>
      </w:r>
      <w:r>
        <w:rPr>
          <w:i/>
          <w:sz w:val="24"/>
        </w:rPr>
        <w:t>contents</w:t>
      </w:r>
      <w:r>
        <w:rPr>
          <w:sz w:val="24"/>
          <w:lang w:val="ru-RU"/>
        </w:rPr>
        <w:t xml:space="preserve"> (содержание, содержимое),</w:t>
      </w:r>
      <w:r>
        <w:rPr>
          <w:sz w:val="24"/>
        </w:rPr>
        <w:t xml:space="preserve"> </w:t>
      </w:r>
      <w:r>
        <w:rPr>
          <w:i/>
          <w:sz w:val="24"/>
        </w:rPr>
        <w:t>riches</w:t>
      </w:r>
      <w:r>
        <w:rPr>
          <w:sz w:val="24"/>
          <w:lang w:val="ru-RU"/>
        </w:rPr>
        <w:t xml:space="preserve"> (богатство, богатства),</w:t>
      </w:r>
      <w:r>
        <w:rPr>
          <w:sz w:val="24"/>
        </w:rPr>
        <w:t xml:space="preserve"> </w:t>
      </w:r>
      <w:r>
        <w:rPr>
          <w:i/>
          <w:sz w:val="24"/>
        </w:rPr>
        <w:t>clothes</w:t>
      </w:r>
      <w:r>
        <w:rPr>
          <w:sz w:val="24"/>
          <w:lang w:val="ru-RU"/>
        </w:rPr>
        <w:t xml:space="preserve"> (одежда),</w:t>
      </w:r>
      <w:r>
        <w:rPr>
          <w:sz w:val="24"/>
        </w:rPr>
        <w:t xml:space="preserve"> </w:t>
      </w:r>
      <w:r>
        <w:rPr>
          <w:i/>
          <w:sz w:val="24"/>
        </w:rPr>
        <w:t>wages</w:t>
      </w:r>
      <w:r>
        <w:rPr>
          <w:sz w:val="24"/>
          <w:lang w:val="ru-RU"/>
        </w:rPr>
        <w:t xml:space="preserve"> (зарплата),</w:t>
      </w:r>
      <w:r>
        <w:rPr>
          <w:sz w:val="24"/>
        </w:rPr>
        <w:t xml:space="preserve"> </w:t>
      </w:r>
      <w:r>
        <w:rPr>
          <w:i/>
          <w:sz w:val="24"/>
        </w:rPr>
        <w:t>eaves</w:t>
      </w:r>
      <w:r>
        <w:rPr>
          <w:sz w:val="24"/>
          <w:lang w:val="ru-RU"/>
        </w:rPr>
        <w:t xml:space="preserve"> (карниз крыши) </w:t>
      </w:r>
      <w:r>
        <w:rPr>
          <w:sz w:val="24"/>
        </w:rPr>
        <w:t>have a plural verb.</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His </w:t>
      </w:r>
      <w:r>
        <w:rPr>
          <w:i/>
          <w:sz w:val="24"/>
        </w:rPr>
        <w:t xml:space="preserve">wages </w:t>
      </w:r>
      <w:r>
        <w:rPr>
          <w:b/>
          <w:i/>
          <w:sz w:val="24"/>
        </w:rPr>
        <w:t>were</w:t>
      </w:r>
      <w:r>
        <w:rPr>
          <w:sz w:val="24"/>
        </w:rPr>
        <w:t xml:space="preserve"> only </w:t>
      </w:r>
      <w:r>
        <w:rPr>
          <w:i/>
          <w:sz w:val="24"/>
        </w:rPr>
        <w:t>15 shillings</w:t>
      </w:r>
      <w:r>
        <w:rPr>
          <w:sz w:val="24"/>
        </w:rPr>
        <w:t xml:space="preserve"> a week. </w:t>
      </w:r>
    </w:p>
    <w:p>
      <w:pPr>
        <w:pStyle w:val="Normal"/>
        <w:spacing w:lineRule="auto" w:line="240"/>
        <w:ind w:firstLine="284" w:start="284" w:end="0"/>
        <w:rPr/>
      </w:pPr>
      <w:r>
        <w:rPr>
          <w:sz w:val="24"/>
        </w:rPr>
        <w:t xml:space="preserve">I asked her what </w:t>
      </w:r>
      <w:r>
        <w:rPr>
          <w:i/>
          <w:sz w:val="24"/>
        </w:rPr>
        <w:t xml:space="preserve">the contents </w:t>
      </w:r>
      <w:r>
        <w:rPr>
          <w:b/>
          <w:i/>
          <w:sz w:val="24"/>
        </w:rPr>
        <w:t>were</w:t>
      </w:r>
      <w:r>
        <w:rPr>
          <w:sz w:val="24"/>
        </w:rPr>
        <w:t xml:space="preserve"> about. </w:t>
      </w:r>
    </w:p>
    <w:p>
      <w:pPr>
        <w:pStyle w:val="Normal"/>
        <w:spacing w:lineRule="auto" w:line="240"/>
        <w:ind w:firstLine="284" w:start="284" w:end="0"/>
        <w:rPr/>
      </w:pPr>
      <w:r>
        <w:rPr>
          <w:i/>
          <w:sz w:val="24"/>
        </w:rPr>
        <w:t xml:space="preserve">His clothes </w:t>
      </w:r>
      <w:r>
        <w:rPr>
          <w:b/>
          <w:i/>
          <w:sz w:val="24"/>
        </w:rPr>
        <w:t>were</w:t>
      </w:r>
      <w:r>
        <w:rPr>
          <w:i/>
          <w:sz w:val="24"/>
        </w:rPr>
        <w:t xml:space="preserve"> shabby. </w:t>
      </w:r>
    </w:p>
    <w:p>
      <w:pPr>
        <w:pStyle w:val="Normal"/>
        <w:spacing w:lineRule="auto" w:line="240"/>
        <w:ind w:firstLine="284" w:start="284" w:end="0"/>
        <w:rPr/>
      </w:pPr>
      <w:r>
        <w:rPr>
          <w:i/>
          <w:sz w:val="24"/>
        </w:rPr>
        <w:t xml:space="preserve">The goods </w:t>
      </w:r>
      <w:r>
        <w:rPr>
          <w:b/>
          <w:i/>
          <w:sz w:val="24"/>
        </w:rPr>
        <w:t>were</w:t>
      </w:r>
      <w:r>
        <w:rPr>
          <w:i/>
          <w:sz w:val="24"/>
        </w:rPr>
        <w:t xml:space="preserve"> delivered</w:t>
      </w:r>
      <w:r>
        <w:rPr>
          <w:sz w:val="24"/>
        </w:rPr>
        <w:t xml:space="preserve"> on time.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Subjects expressed by such invariable singular nouns as </w:t>
      </w:r>
      <w:r>
        <w:rPr>
          <w:i/>
          <w:sz w:val="24"/>
        </w:rPr>
        <w:t>hair, money, gate, information</w:t>
      </w:r>
      <w:r>
        <w:rPr>
          <w:sz w:val="24"/>
          <w:lang w:val="ru-RU"/>
        </w:rPr>
        <w:t xml:space="preserve"> (сведения),</w:t>
      </w:r>
      <w:r>
        <w:rPr>
          <w:sz w:val="24"/>
        </w:rPr>
        <w:t xml:space="preserve"> </w:t>
      </w:r>
      <w:r>
        <w:rPr>
          <w:i/>
          <w:sz w:val="24"/>
        </w:rPr>
        <w:t>funeral</w:t>
      </w:r>
      <w:r>
        <w:rPr>
          <w:sz w:val="24"/>
          <w:lang w:val="ru-RU"/>
        </w:rPr>
        <w:t xml:space="preserve"> (похороны),</w:t>
      </w:r>
      <w:r>
        <w:rPr>
          <w:sz w:val="24"/>
        </w:rPr>
        <w:t xml:space="preserve"> </w:t>
      </w:r>
      <w:r>
        <w:rPr>
          <w:i/>
          <w:sz w:val="24"/>
        </w:rPr>
        <w:t>progress</w:t>
      </w:r>
      <w:r>
        <w:rPr>
          <w:sz w:val="24"/>
          <w:lang w:val="ru-RU"/>
        </w:rPr>
        <w:t xml:space="preserve"> (успехи), </w:t>
      </w:r>
      <w:r>
        <w:rPr>
          <w:i/>
          <w:sz w:val="24"/>
        </w:rPr>
        <w:t>advice</w:t>
      </w:r>
      <w:r>
        <w:rPr>
          <w:sz w:val="24"/>
        </w:rPr>
        <w:t xml:space="preserve"> have a singular verb-predicate. These are called “singularia tantum” “</w:t>
      </w:r>
      <w:r>
        <w:rPr>
          <w:sz w:val="24"/>
          <w:lang w:val="ru-RU"/>
        </w:rPr>
        <w:t>всегда единственное число»,</w:t>
      </w:r>
      <w:r>
        <w:rPr>
          <w:sz w:val="24"/>
        </w:rPr>
        <w:t xml:space="preserve"> as they have no plural.</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Her hair</w:t>
      </w:r>
      <w:r>
        <w:rPr>
          <w:b/>
          <w:i/>
          <w:sz w:val="24"/>
        </w:rPr>
        <w:t xml:space="preserve"> is</w:t>
      </w:r>
      <w:r>
        <w:rPr>
          <w:i/>
          <w:sz w:val="24"/>
        </w:rPr>
        <w:t xml:space="preserve"> beautiful.</w:t>
      </w:r>
    </w:p>
    <w:p>
      <w:pPr>
        <w:pStyle w:val="Normal"/>
        <w:spacing w:lineRule="auto" w:line="240"/>
        <w:ind w:firstLine="284" w:start="284" w:end="0"/>
        <w:rPr/>
      </w:pPr>
      <w:r>
        <w:rPr>
          <w:i/>
          <w:sz w:val="24"/>
        </w:rPr>
        <w:t>The money</w:t>
      </w:r>
      <w:r>
        <w:rPr>
          <w:b/>
          <w:i/>
          <w:sz w:val="24"/>
        </w:rPr>
        <w:t xml:space="preserve"> is</w:t>
      </w:r>
      <w:r>
        <w:rPr>
          <w:i/>
          <w:sz w:val="24"/>
        </w:rPr>
        <w:t xml:space="preserve"> mine.</w:t>
      </w:r>
    </w:p>
    <w:p>
      <w:pPr>
        <w:pStyle w:val="Normal"/>
        <w:spacing w:lineRule="auto" w:line="240"/>
        <w:ind w:firstLine="284" w:start="284" w:end="0"/>
        <w:rPr/>
      </w:pPr>
      <w:r>
        <w:rPr>
          <w:i/>
          <w:sz w:val="24"/>
        </w:rPr>
        <w:t>The gate</w:t>
      </w:r>
      <w:r>
        <w:rPr>
          <w:b/>
          <w:i/>
          <w:sz w:val="24"/>
        </w:rPr>
        <w:t xml:space="preserve"> is</w:t>
      </w:r>
      <w:r>
        <w:rPr>
          <w:i/>
          <w:sz w:val="24"/>
        </w:rPr>
        <w:t xml:space="preserve"> open.</w:t>
      </w:r>
    </w:p>
    <w:p>
      <w:pPr>
        <w:pStyle w:val="Normal"/>
        <w:spacing w:lineRule="auto" w:line="240"/>
        <w:ind w:firstLine="284" w:start="284" w:end="0"/>
        <w:rPr/>
      </w:pPr>
      <w:r>
        <w:rPr>
          <w:i/>
          <w:sz w:val="24"/>
        </w:rPr>
        <w:t>The information</w:t>
      </w:r>
      <w:r>
        <w:rPr>
          <w:b/>
          <w:i/>
          <w:sz w:val="24"/>
        </w:rPr>
        <w:t xml:space="preserve"> was</w:t>
      </w:r>
      <w:r>
        <w:rPr>
          <w:sz w:val="24"/>
        </w:rPr>
        <w:t xml:space="preserve"> unusually </w:t>
      </w:r>
      <w:r>
        <w:rPr>
          <w:i/>
          <w:sz w:val="24"/>
        </w:rPr>
        <w:t>interesting.</w:t>
      </w:r>
    </w:p>
    <w:p>
      <w:pPr>
        <w:pStyle w:val="Normal"/>
        <w:spacing w:lineRule="auto" w:line="240"/>
        <w:ind w:firstLine="284" w:start="284" w:end="0"/>
        <w:rPr/>
      </w:pPr>
      <w:r>
        <w:rPr>
          <w:sz w:val="24"/>
        </w:rPr>
        <w:t xml:space="preserve">If </w:t>
      </w:r>
      <w:r>
        <w:rPr>
          <w:i/>
          <w:sz w:val="24"/>
        </w:rPr>
        <w:t>the funeral</w:t>
      </w:r>
      <w:r>
        <w:rPr>
          <w:b/>
          <w:i/>
          <w:sz w:val="24"/>
        </w:rPr>
        <w:t xml:space="preserve"> is</w:t>
      </w:r>
      <w:r>
        <w:rPr>
          <w:sz w:val="24"/>
        </w:rPr>
        <w:t xml:space="preserve"> so </w:t>
      </w:r>
      <w:r>
        <w:rPr>
          <w:i/>
          <w:sz w:val="24"/>
        </w:rPr>
        <w:t>detestable</w:t>
      </w:r>
      <w:r>
        <w:rPr>
          <w:sz w:val="24"/>
        </w:rPr>
        <w:t xml:space="preserve"> to you, you don’t have to go to it.</w:t>
      </w:r>
    </w:p>
    <w:p>
      <w:pPr>
        <w:pStyle w:val="Normal"/>
        <w:spacing w:lineRule="auto" w:line="240"/>
        <w:ind w:firstLine="284" w:end="0"/>
        <w:rPr>
          <w:sz w:val="24"/>
        </w:rPr>
      </w:pPr>
      <w:r>
        <w:rPr>
          <w:sz w:val="24"/>
        </w:rPr>
      </w:r>
    </w:p>
    <w:p>
      <w:pPr>
        <w:pStyle w:val="Normal"/>
        <w:spacing w:lineRule="auto" w:line="240"/>
        <w:ind w:firstLine="284" w:end="0"/>
        <w:rPr/>
      </w:pPr>
      <w:r>
        <w:rPr>
          <w:sz w:val="24"/>
        </w:rPr>
        <w:t>The corresponding Russian nouns used as subjects are either plural invariables</w:t>
      </w:r>
      <w:r>
        <w:rPr>
          <w:sz w:val="24"/>
          <w:lang w:val="ru-RU"/>
        </w:rPr>
        <w:t xml:space="preserve"> (деньги, ворота, похороны)</w:t>
      </w:r>
      <w:r>
        <w:rPr>
          <w:sz w:val="24"/>
        </w:rPr>
        <w:t xml:space="preserve"> or have both the singular and the plural forms</w:t>
      </w:r>
      <w:r>
        <w:rPr>
          <w:sz w:val="24"/>
          <w:lang w:val="ru-RU"/>
        </w:rPr>
        <w:t xml:space="preserve"> (совет - советы, новость - новости).</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6. Subjects expressed by invariable nouns ending in </w:t>
      </w:r>
      <w:r>
        <w:rPr>
          <w:b/>
          <w:i/>
          <w:sz w:val="24"/>
        </w:rPr>
        <w:t>-s</w:t>
      </w:r>
      <w:r>
        <w:rPr>
          <w:sz w:val="24"/>
        </w:rPr>
        <w:t xml:space="preserve"> (“pluralia tantum”</w:t>
      </w:r>
      <w:r>
        <w:rPr>
          <w:sz w:val="24"/>
          <w:lang w:val="ru-RU"/>
        </w:rPr>
        <w:t xml:space="preserve"> «всегда множественное число»)</w:t>
      </w:r>
      <w:r>
        <w:rPr>
          <w:sz w:val="24"/>
        </w:rPr>
        <w:t xml:space="preserve"> and denoting an indivisible notion or thing have a singular verb-predicate : </w:t>
      </w:r>
      <w:r>
        <w:rPr>
          <w:i/>
          <w:sz w:val="24"/>
        </w:rPr>
        <w:t>measles</w:t>
      </w:r>
      <w:r>
        <w:rPr>
          <w:sz w:val="24"/>
          <w:lang w:val="ru-RU"/>
        </w:rPr>
        <w:t xml:space="preserve"> (корь),</w:t>
      </w:r>
      <w:r>
        <w:rPr>
          <w:sz w:val="24"/>
        </w:rPr>
        <w:t xml:space="preserve"> </w:t>
      </w:r>
      <w:r>
        <w:rPr>
          <w:i/>
          <w:sz w:val="24"/>
        </w:rPr>
        <w:t>mumps</w:t>
      </w:r>
      <w:r>
        <w:rPr>
          <w:sz w:val="24"/>
          <w:lang w:val="ru-RU"/>
        </w:rPr>
        <w:t xml:space="preserve"> (свинка), </w:t>
      </w:r>
      <w:r>
        <w:rPr>
          <w:i/>
          <w:sz w:val="24"/>
        </w:rPr>
        <w:t>billiards, dominoes, linguistics, economics, news, headquarters</w:t>
      </w:r>
      <w:r>
        <w:rPr>
          <w:sz w:val="24"/>
          <w:lang w:val="ru-RU"/>
        </w:rPr>
        <w:t xml:space="preserve"> (штаб), </w:t>
      </w:r>
      <w:r>
        <w:rPr>
          <w:i/>
          <w:sz w:val="24"/>
        </w:rPr>
        <w:t>works</w:t>
      </w:r>
      <w:r>
        <w:rPr>
          <w:sz w:val="24"/>
          <w:lang w:val="ru-RU"/>
        </w:rPr>
        <w:t xml:space="preserve"> (завод).</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i/>
          <w:sz w:val="24"/>
        </w:rPr>
        <w:t>No news</w:t>
      </w:r>
      <w:r>
        <w:rPr>
          <w:b/>
          <w:i/>
          <w:sz w:val="24"/>
        </w:rPr>
        <w:t xml:space="preserve"> is</w:t>
      </w:r>
      <w:r>
        <w:rPr>
          <w:i/>
          <w:sz w:val="24"/>
        </w:rPr>
        <w:t xml:space="preserve"> good news. </w:t>
      </w:r>
    </w:p>
    <w:p>
      <w:pPr>
        <w:pStyle w:val="Normal"/>
        <w:spacing w:lineRule="auto" w:line="240"/>
        <w:ind w:firstLine="284" w:start="284" w:end="0"/>
        <w:rPr/>
      </w:pPr>
      <w:r>
        <w:rPr>
          <w:i/>
          <w:sz w:val="24"/>
        </w:rPr>
        <w:t>The new works</w:t>
      </w:r>
      <w:r>
        <w:rPr>
          <w:sz w:val="24"/>
        </w:rPr>
        <w:t xml:space="preserve"> that</w:t>
      </w:r>
      <w:r>
        <w:rPr>
          <w:b/>
          <w:sz w:val="24"/>
        </w:rPr>
        <w:t xml:space="preserve"> </w:t>
      </w:r>
      <w:r>
        <w:rPr>
          <w:b/>
          <w:i/>
          <w:sz w:val="24"/>
        </w:rPr>
        <w:t>has</w:t>
      </w:r>
      <w:r>
        <w:rPr>
          <w:sz w:val="24"/>
        </w:rPr>
        <w:t xml:space="preserve"> been built in our district</w:t>
      </w:r>
      <w:r>
        <w:rPr>
          <w:b/>
          <w:sz w:val="24"/>
        </w:rPr>
        <w:t xml:space="preserve"> </w:t>
      </w:r>
      <w:r>
        <w:rPr>
          <w:b/>
          <w:i/>
          <w:sz w:val="24"/>
        </w:rPr>
        <w:t>is</w:t>
      </w:r>
      <w:r>
        <w:rPr>
          <w:i/>
          <w:sz w:val="24"/>
        </w:rPr>
        <w:t xml:space="preserve"> very large.</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Though nouns in</w:t>
      </w:r>
      <w:r>
        <w:rPr>
          <w:b/>
          <w:sz w:val="24"/>
        </w:rPr>
        <w:t xml:space="preserve"> </w:t>
      </w:r>
      <w:r>
        <w:rPr>
          <w:b/>
          <w:i/>
          <w:sz w:val="24"/>
        </w:rPr>
        <w:t>-ics</w:t>
      </w:r>
      <w:r>
        <w:rPr>
          <w:sz w:val="24"/>
        </w:rPr>
        <w:t xml:space="preserve"> which are names of sciences and other abstract notions have a singular agreement when used in their abstract sense; they may have a plural verb-predicate when denoting qualities, practical applications, different activities, etc. </w:t>
      </w:r>
      <w:r>
        <w:rPr>
          <w:i/>
          <w:sz w:val="24"/>
        </w:rPr>
        <w:t>(ethics –</w:t>
      </w:r>
      <w:r>
        <w:rPr>
          <w:sz w:val="24"/>
        </w:rPr>
        <w:t xml:space="preserve"> “moral rules”, </w:t>
      </w:r>
      <w:r>
        <w:rPr>
          <w:i/>
          <w:sz w:val="24"/>
        </w:rPr>
        <w:t xml:space="preserve">gymnastics – </w:t>
      </w:r>
      <w:r>
        <w:rPr>
          <w:sz w:val="24"/>
        </w:rPr>
        <w:t>“physical exercises”). Thus these nouns may be followed by either a singular or a plural verb.</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1276"/>
        <w:gridCol w:w="9456"/>
      </w:tblGrid>
      <w:tr>
        <w:trPr/>
        <w:tc>
          <w:tcPr>
            <w:tcW w:w="1276" w:type="dxa"/>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271">
                      <wp:simplePos x="0" y="0"/>
                      <wp:positionH relativeFrom="margin">
                        <wp:posOffset>737235</wp:posOffset>
                      </wp:positionH>
                      <wp:positionV relativeFrom="paragraph">
                        <wp:posOffset>90170</wp:posOffset>
                      </wp:positionV>
                      <wp:extent cx="182880" cy="0"/>
                      <wp:effectExtent l="0" t="5080" r="0" b="5080"/>
                      <wp:wrapNone/>
                      <wp:docPr id="259" name=""/>
                      <a:graphic xmlns:a="http://schemas.openxmlformats.org/drawingml/2006/main">
                        <a:graphicData uri="http://schemas.microsoft.com/office/word/2010/wordprocessingShape">
                          <wps:wsp>
                            <wps:cNvSpPr/>
                            <wps:spPr>
                              <a:xfrm>
                                <a:off x="0" y="0"/>
                                <a:ext cx="182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7.1pt" to="72.4pt,7.1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72">
                      <wp:simplePos x="0" y="0"/>
                      <wp:positionH relativeFrom="margin">
                        <wp:posOffset>737235</wp:posOffset>
                      </wp:positionH>
                      <wp:positionV relativeFrom="paragraph">
                        <wp:posOffset>90170</wp:posOffset>
                      </wp:positionV>
                      <wp:extent cx="182880" cy="91440"/>
                      <wp:effectExtent l="2540" t="4445" r="2540" b="4445"/>
                      <wp:wrapNone/>
                      <wp:docPr id="260" name=""/>
                      <a:graphic xmlns:a="http://schemas.openxmlformats.org/drawingml/2006/main">
                        <a:graphicData uri="http://schemas.microsoft.com/office/word/2010/wordprocessingShape">
                          <wps:wsp>
                            <wps:cNvSpPr/>
                            <wps:spPr>
                              <a:xfrm>
                                <a:off x="0" y="0"/>
                                <a:ext cx="18288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7.1pt" to="72.4pt,14.25pt" stroked="t" o:allowincell="f" style="position:absolute;mso-position-horizontal-relative:margin">
                      <v:stroke color="black" weight="9360" joinstyle="miter" endcap="flat"/>
                      <v:fill o:detectmouseclick="t" on="false"/>
                      <w10:wrap type="none"/>
                    </v:line>
                  </w:pict>
                </mc:Fallback>
              </mc:AlternateContent>
            </w:r>
            <w:r>
              <w:rPr>
                <w:b/>
                <w:sz w:val="24"/>
              </w:rPr>
              <w:t>statistics</w:t>
            </w:r>
          </w:p>
        </w:tc>
        <w:tc>
          <w:tcPr>
            <w:tcW w:w="9456" w:type="dxa"/>
            <w:tcBorders/>
          </w:tcPr>
          <w:p>
            <w:pPr>
              <w:pStyle w:val="Normal"/>
              <w:spacing w:lineRule="auto" w:line="240"/>
              <w:ind w:hanging="0" w:end="0"/>
              <w:rPr>
                <w:sz w:val="24"/>
              </w:rPr>
            </w:pPr>
            <w:r>
              <w:rPr>
                <w:sz w:val="24"/>
              </w:rPr>
              <w:t xml:space="preserve">a branch of science </w:t>
            </w:r>
          </w:p>
          <w:p>
            <w:pPr>
              <w:pStyle w:val="Normal"/>
              <w:spacing w:lineRule="auto" w:line="240"/>
              <w:ind w:hanging="0" w:end="0"/>
              <w:rPr>
                <w:sz w:val="24"/>
              </w:rPr>
            </w:pPr>
            <w:r>
              <w:rPr>
                <w:sz w:val="24"/>
              </w:rPr>
              <w:t>collected numbers, figures representing facts</w:t>
            </w:r>
          </w:p>
        </w:tc>
      </w:tr>
    </w:tbl>
    <w:p>
      <w:pPr>
        <w:pStyle w:val="Normal"/>
        <w:spacing w:lineRule="auto" w:line="240"/>
        <w:ind w:firstLine="284" w:end="0"/>
        <w:rPr>
          <w:sz w:val="24"/>
        </w:rPr>
      </w:pPr>
      <w:r>
        <w:rPr>
          <w:sz w:val="24"/>
        </w:rPr>
      </w:r>
    </w:p>
    <w:p>
      <w:pPr>
        <w:pStyle w:val="Normal"/>
        <w:spacing w:lineRule="auto" w:line="240"/>
        <w:ind w:firstLine="284" w:end="0"/>
        <w:rPr/>
      </w:pPr>
      <w:r>
        <w:rPr>
          <w:i/>
          <w:sz w:val="24"/>
        </w:rPr>
        <w:t>Statistics</w:t>
      </w:r>
      <w:r>
        <w:rPr>
          <w:b/>
          <w:i/>
          <w:sz w:val="24"/>
        </w:rPr>
        <w:t xml:space="preserve"> is</w:t>
      </w:r>
      <w:r>
        <w:rPr>
          <w:sz w:val="24"/>
        </w:rPr>
        <w:t xml:space="preserve"> a rather modern branch of mathematics. </w:t>
      </w:r>
    </w:p>
    <w:p>
      <w:pPr>
        <w:pStyle w:val="Normal"/>
        <w:spacing w:lineRule="auto" w:line="240"/>
        <w:ind w:firstLine="284" w:end="0"/>
        <w:rPr/>
      </w:pPr>
      <w:r>
        <w:rPr>
          <w:sz w:val="24"/>
        </w:rPr>
        <w:t xml:space="preserve">These </w:t>
      </w:r>
      <w:r>
        <w:rPr>
          <w:i/>
          <w:sz w:val="24"/>
        </w:rPr>
        <w:t xml:space="preserve">statistics </w:t>
      </w:r>
      <w:r>
        <w:rPr>
          <w:b/>
          <w:i/>
          <w:sz w:val="24"/>
        </w:rPr>
        <w:t>show</w:t>
      </w:r>
      <w:r>
        <w:rPr>
          <w:sz w:val="24"/>
        </w:rPr>
        <w:t xml:space="preserve"> deaths per 1,000 of population. </w:t>
      </w:r>
    </w:p>
    <w:p>
      <w:pPr>
        <w:pStyle w:val="Normal"/>
        <w:spacing w:lineRule="auto" w:line="240"/>
        <w:ind w:firstLine="284" w:end="0"/>
        <w:rPr/>
      </w:pPr>
      <w:r>
        <w:rPr>
          <w:i/>
          <w:sz w:val="24"/>
        </w:rPr>
        <w:t>Statistics</w:t>
      </w:r>
      <w:r>
        <w:rPr>
          <w:sz w:val="24"/>
        </w:rPr>
        <w:t xml:space="preserve"> on this subject </w:t>
      </w:r>
      <w:r>
        <w:rPr>
          <w:i/>
          <w:sz w:val="24"/>
        </w:rPr>
        <w:t>are</w:t>
      </w:r>
      <w:r>
        <w:rPr>
          <w:sz w:val="24"/>
        </w:rPr>
        <w:t xml:space="preserve"> available,</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1276"/>
        <w:gridCol w:w="9456"/>
      </w:tblGrid>
      <w:tr>
        <w:trPr/>
        <w:tc>
          <w:tcPr>
            <w:tcW w:w="1276" w:type="dxa"/>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273">
                      <wp:simplePos x="0" y="0"/>
                      <wp:positionH relativeFrom="margin">
                        <wp:posOffset>645795</wp:posOffset>
                      </wp:positionH>
                      <wp:positionV relativeFrom="paragraph">
                        <wp:posOffset>52070</wp:posOffset>
                      </wp:positionV>
                      <wp:extent cx="274320" cy="0"/>
                      <wp:effectExtent l="0" t="5080" r="0" b="5080"/>
                      <wp:wrapNone/>
                      <wp:docPr id="261" name=""/>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4.1pt" to="72.4pt,4.1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74">
                      <wp:simplePos x="0" y="0"/>
                      <wp:positionH relativeFrom="margin">
                        <wp:posOffset>645795</wp:posOffset>
                      </wp:positionH>
                      <wp:positionV relativeFrom="paragraph">
                        <wp:posOffset>52070</wp:posOffset>
                      </wp:positionV>
                      <wp:extent cx="274320" cy="182880"/>
                      <wp:effectExtent l="3175" t="4445" r="3175" b="4445"/>
                      <wp:wrapNone/>
                      <wp:docPr id="262"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4.1pt" to="72.4pt,18.45pt" stroked="t" o:allowincell="f" style="position:absolute;mso-position-horizontal-relative:margin">
                      <v:stroke color="black" weight="9360" joinstyle="miter" endcap="flat"/>
                      <v:fill o:detectmouseclick="t" on="false"/>
                      <w10:wrap type="none"/>
                    </v:line>
                  </w:pict>
                </mc:Fallback>
              </mc:AlternateContent>
            </w:r>
            <w:r>
              <w:rPr>
                <w:b/>
                <w:sz w:val="24"/>
              </w:rPr>
              <w:t>tactics</w:t>
            </w:r>
          </w:p>
        </w:tc>
        <w:tc>
          <w:tcPr>
            <w:tcW w:w="9456" w:type="dxa"/>
            <w:tcBorders/>
          </w:tcPr>
          <w:p>
            <w:pPr>
              <w:pStyle w:val="Normal"/>
              <w:spacing w:lineRule="auto" w:line="240"/>
              <w:ind w:hanging="0" w:end="0"/>
              <w:rPr>
                <w:sz w:val="24"/>
              </w:rPr>
            </w:pPr>
            <w:r>
              <w:rPr>
                <w:sz w:val="24"/>
              </w:rPr>
              <w:t xml:space="preserve">the art of arranging military forces for battle </w:t>
            </w:r>
          </w:p>
          <w:p>
            <w:pPr>
              <w:pStyle w:val="Normal"/>
              <w:spacing w:lineRule="auto" w:line="240"/>
              <w:ind w:hanging="0" w:end="0"/>
              <w:rPr>
                <w:sz w:val="24"/>
              </w:rPr>
            </w:pPr>
            <w:r>
              <w:rPr>
                <w:sz w:val="24"/>
              </w:rPr>
              <w:t>methods</w:t>
            </w:r>
          </w:p>
        </w:tc>
      </w:tr>
    </w:tbl>
    <w:p>
      <w:pPr>
        <w:pStyle w:val="Normal"/>
        <w:spacing w:lineRule="auto" w:line="240"/>
        <w:ind w:firstLine="284" w:end="0"/>
        <w:rPr>
          <w:sz w:val="24"/>
        </w:rPr>
      </w:pPr>
      <w:r>
        <w:rPr>
          <w:sz w:val="24"/>
        </w:rPr>
      </w:r>
    </w:p>
    <w:p>
      <w:pPr>
        <w:pStyle w:val="Normal"/>
        <w:spacing w:lineRule="auto" w:line="240"/>
        <w:ind w:firstLine="284" w:end="0"/>
        <w:rPr/>
      </w:pPr>
      <w:r>
        <w:rPr>
          <w:i/>
          <w:sz w:val="24"/>
        </w:rPr>
        <w:t>Tactics</w:t>
      </w:r>
      <w:r>
        <w:rPr>
          <w:b/>
          <w:i/>
          <w:sz w:val="24"/>
        </w:rPr>
        <w:t xml:space="preserve"> is</w:t>
      </w:r>
      <w:r>
        <w:rPr>
          <w:i/>
          <w:sz w:val="24"/>
        </w:rPr>
        <w:t xml:space="preserve"> one of the subjects</w:t>
      </w:r>
      <w:r>
        <w:rPr>
          <w:sz w:val="24"/>
        </w:rPr>
        <w:t xml:space="preserve"> studied in military academies. </w:t>
      </w:r>
    </w:p>
    <w:p>
      <w:pPr>
        <w:pStyle w:val="Normal"/>
        <w:spacing w:lineRule="auto" w:line="240"/>
        <w:ind w:firstLine="284" w:end="0"/>
        <w:rPr/>
      </w:pPr>
      <w:r>
        <w:rPr>
          <w:sz w:val="24"/>
        </w:rPr>
        <w:t xml:space="preserve">Your </w:t>
      </w:r>
      <w:r>
        <w:rPr>
          <w:i/>
          <w:sz w:val="24"/>
        </w:rPr>
        <w:t>tactics</w:t>
      </w:r>
      <w:r>
        <w:rPr>
          <w:b/>
          <w:i/>
          <w:sz w:val="24"/>
        </w:rPr>
        <w:t xml:space="preserve"> are</w:t>
      </w:r>
      <w:r>
        <w:rPr>
          <w:i/>
          <w:sz w:val="24"/>
        </w:rPr>
        <w:t xml:space="preserve"> obvious.</w:t>
      </w:r>
      <w:r>
        <w:rPr>
          <w:sz w:val="24"/>
        </w:rPr>
        <w:t xml:space="preserve"> Please, don’t insult my intelligence.</w:t>
      </w:r>
    </w:p>
    <w:p>
      <w:pPr>
        <w:pStyle w:val="Normal"/>
        <w:spacing w:lineRule="auto" w:line="240"/>
        <w:ind w:firstLine="284" w:end="0"/>
        <w:rPr>
          <w:sz w:val="24"/>
        </w:rPr>
      </w:pPr>
      <w:r>
        <w:rPr>
          <w:sz w:val="24"/>
        </w:rPr>
      </w:r>
    </w:p>
    <w:tbl>
      <w:tblPr>
        <w:tblW w:w="10732" w:type="dxa"/>
        <w:jc w:val="start"/>
        <w:tblInd w:w="250" w:type="dxa"/>
        <w:tblLayout w:type="fixed"/>
        <w:tblCellMar>
          <w:top w:w="0" w:type="dxa"/>
          <w:start w:w="108" w:type="dxa"/>
          <w:bottom w:w="0" w:type="dxa"/>
          <w:end w:w="108" w:type="dxa"/>
        </w:tblCellMar>
      </w:tblPr>
      <w:tblGrid>
        <w:gridCol w:w="1276"/>
        <w:gridCol w:w="9456"/>
      </w:tblGrid>
      <w:tr>
        <w:trPr/>
        <w:tc>
          <w:tcPr>
            <w:tcW w:w="1276" w:type="dxa"/>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275">
                      <wp:simplePos x="0" y="0"/>
                      <wp:positionH relativeFrom="margin">
                        <wp:posOffset>645795</wp:posOffset>
                      </wp:positionH>
                      <wp:positionV relativeFrom="paragraph">
                        <wp:posOffset>97790</wp:posOffset>
                      </wp:positionV>
                      <wp:extent cx="274320" cy="0"/>
                      <wp:effectExtent l="0" t="5080" r="0" b="5080"/>
                      <wp:wrapNone/>
                      <wp:docPr id="263" name=""/>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7.7pt" to="72.4pt,7.7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76">
                      <wp:simplePos x="0" y="0"/>
                      <wp:positionH relativeFrom="margin">
                        <wp:posOffset>645795</wp:posOffset>
                      </wp:positionH>
                      <wp:positionV relativeFrom="paragraph">
                        <wp:posOffset>97790</wp:posOffset>
                      </wp:positionV>
                      <wp:extent cx="274320" cy="182880"/>
                      <wp:effectExtent l="3175" t="4445" r="3175" b="4445"/>
                      <wp:wrapNone/>
                      <wp:docPr id="264"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7.7pt" to="72.4pt,22.05pt" stroked="t" o:allowincell="f" style="position:absolute;mso-position-horizontal-relative:margin">
                      <v:stroke color="black" weight="9360" joinstyle="miter" endcap="flat"/>
                      <v:fill o:detectmouseclick="t" on="false"/>
                      <w10:wrap type="none"/>
                    </v:line>
                  </w:pict>
                </mc:Fallback>
              </mc:AlternateContent>
            </w:r>
            <w:r>
              <w:rPr>
                <w:b/>
                <w:sz w:val="24"/>
              </w:rPr>
              <w:t>politics</w:t>
            </w:r>
          </w:p>
        </w:tc>
        <w:tc>
          <w:tcPr>
            <w:tcW w:w="9456" w:type="dxa"/>
            <w:tcBorders/>
          </w:tcPr>
          <w:p>
            <w:pPr>
              <w:pStyle w:val="Normal"/>
              <w:spacing w:lineRule="auto" w:line="240"/>
              <w:ind w:hanging="0" w:end="0"/>
              <w:rPr>
                <w:sz w:val="24"/>
              </w:rPr>
            </w:pPr>
            <w:r>
              <w:rPr>
                <w:sz w:val="24"/>
              </w:rPr>
              <w:t xml:space="preserve">a profession </w:t>
            </w:r>
          </w:p>
          <w:p>
            <w:pPr>
              <w:pStyle w:val="Normal"/>
              <w:spacing w:lineRule="auto" w:line="240"/>
              <w:ind w:hanging="0" w:end="0"/>
              <w:rPr>
                <w:sz w:val="24"/>
              </w:rPr>
            </w:pPr>
            <w:r>
              <w:rPr>
                <w:sz w:val="24"/>
              </w:rPr>
              <w:t>political affairs, political ideas</w:t>
            </w:r>
          </w:p>
        </w:tc>
      </w:tr>
    </w:tbl>
    <w:p>
      <w:pPr>
        <w:pStyle w:val="Normal"/>
        <w:spacing w:lineRule="auto" w:line="240"/>
        <w:ind w:firstLine="284" w:end="0"/>
        <w:rPr>
          <w:sz w:val="24"/>
        </w:rPr>
      </w:pPr>
      <w:r>
        <w:rPr>
          <w:sz w:val="24"/>
        </w:rPr>
      </w:r>
    </w:p>
    <w:p>
      <w:pPr>
        <w:pStyle w:val="Normal"/>
        <w:spacing w:lineRule="auto" w:line="240"/>
        <w:ind w:firstLine="284" w:end="0"/>
        <w:rPr/>
      </w:pPr>
      <w:r>
        <w:rPr>
          <w:i/>
          <w:sz w:val="24"/>
        </w:rPr>
        <w:t>Politics</w:t>
      </w:r>
      <w:r>
        <w:rPr>
          <w:b/>
          <w:i/>
          <w:sz w:val="24"/>
        </w:rPr>
        <w:t xml:space="preserve"> is</w:t>
      </w:r>
      <w:r>
        <w:rPr>
          <w:i/>
          <w:sz w:val="24"/>
        </w:rPr>
        <w:t xml:space="preserve"> a risky profession. </w:t>
      </w:r>
    </w:p>
    <w:p>
      <w:pPr>
        <w:pStyle w:val="Normal"/>
        <w:spacing w:lineRule="auto" w:line="240"/>
        <w:ind w:firstLine="284" w:end="0"/>
        <w:rPr/>
      </w:pPr>
      <w:r>
        <w:rPr>
          <w:i/>
          <w:sz w:val="24"/>
        </w:rPr>
        <w:t>Politics</w:t>
      </w:r>
      <w:r>
        <w:rPr>
          <w:b/>
          <w:i/>
          <w:sz w:val="24"/>
        </w:rPr>
        <w:t xml:space="preserve"> have</w:t>
      </w:r>
      <w:r>
        <w:rPr>
          <w:sz w:val="24"/>
        </w:rPr>
        <w:t xml:space="preserve"> always </w:t>
      </w:r>
      <w:r>
        <w:rPr>
          <w:i/>
          <w:sz w:val="24"/>
        </w:rPr>
        <w:t xml:space="preserve">interested me. </w:t>
      </w:r>
    </w:p>
    <w:p>
      <w:pPr>
        <w:pStyle w:val="Normal"/>
        <w:spacing w:lineRule="auto" w:line="240"/>
        <w:ind w:firstLine="284" w:end="0"/>
        <w:rPr>
          <w:i/>
          <w:i/>
          <w:sz w:val="24"/>
        </w:rPr>
      </w:pPr>
      <w:r>
        <w:rPr>
          <w:i/>
          <w:sz w:val="24"/>
        </w:rPr>
        <w:t>What are your politics?</w:t>
      </w:r>
    </w:p>
    <w:p>
      <w:pPr>
        <w:pStyle w:val="Normal"/>
        <w:spacing w:lineRule="auto" w:line="240"/>
        <w:ind w:firstLine="284" w:end="0"/>
        <w:rPr>
          <w:i/>
          <w:i/>
          <w:sz w:val="24"/>
        </w:rPr>
      </w:pPr>
      <w:r>
        <w:rPr>
          <w:i/>
          <w:sz w:val="24"/>
        </w:rPr>
      </w:r>
    </w:p>
    <w:tbl>
      <w:tblPr>
        <w:tblW w:w="10732" w:type="dxa"/>
        <w:jc w:val="start"/>
        <w:tblInd w:w="250" w:type="dxa"/>
        <w:tblLayout w:type="fixed"/>
        <w:tblCellMar>
          <w:top w:w="0" w:type="dxa"/>
          <w:start w:w="108" w:type="dxa"/>
          <w:bottom w:w="0" w:type="dxa"/>
          <w:end w:w="108" w:type="dxa"/>
        </w:tblCellMar>
      </w:tblPr>
      <w:tblGrid>
        <w:gridCol w:w="1276"/>
        <w:gridCol w:w="9456"/>
      </w:tblGrid>
      <w:tr>
        <w:trPr/>
        <w:tc>
          <w:tcPr>
            <w:tcW w:w="1276" w:type="dxa"/>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277">
                      <wp:simplePos x="0" y="0"/>
                      <wp:positionH relativeFrom="margin">
                        <wp:posOffset>737235</wp:posOffset>
                      </wp:positionH>
                      <wp:positionV relativeFrom="paragraph">
                        <wp:posOffset>59690</wp:posOffset>
                      </wp:positionV>
                      <wp:extent cx="274320" cy="0"/>
                      <wp:effectExtent l="0" t="5080" r="0" b="5080"/>
                      <wp:wrapNone/>
                      <wp:docPr id="265" name=""/>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4.7pt" to="79.6pt,4.7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78">
                      <wp:simplePos x="0" y="0"/>
                      <wp:positionH relativeFrom="margin">
                        <wp:posOffset>737235</wp:posOffset>
                      </wp:positionH>
                      <wp:positionV relativeFrom="paragraph">
                        <wp:posOffset>59690</wp:posOffset>
                      </wp:positionV>
                      <wp:extent cx="182880" cy="182880"/>
                      <wp:effectExtent l="3810" t="3810" r="3810" b="3810"/>
                      <wp:wrapNone/>
                      <wp:docPr id="266" name=""/>
                      <a:graphic xmlns:a="http://schemas.openxmlformats.org/drawingml/2006/main">
                        <a:graphicData uri="http://schemas.microsoft.com/office/word/2010/wordprocessingShape">
                          <wps:wsp>
                            <wps:cNvSpPr/>
                            <wps:spPr>
                              <a:xfrm>
                                <a:off x="0" y="0"/>
                                <a:ext cx="18288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4.7pt" to="72.4pt,19.05pt" stroked="t" o:allowincell="f" style="position:absolute;mso-position-horizontal-relative:margin">
                      <v:stroke color="black" weight="9360" joinstyle="miter" endcap="flat"/>
                      <v:fill o:detectmouseclick="t" on="false"/>
                      <w10:wrap type="none"/>
                    </v:line>
                  </w:pict>
                </mc:Fallback>
              </mc:AlternateContent>
            </w:r>
            <w:r>
              <w:rPr>
                <w:b/>
                <w:sz w:val="24"/>
              </w:rPr>
              <w:t>ceramics</w:t>
            </w:r>
          </w:p>
        </w:tc>
        <w:tc>
          <w:tcPr>
            <w:tcW w:w="9456" w:type="dxa"/>
            <w:tcBorders/>
          </w:tcPr>
          <w:p>
            <w:pPr>
              <w:pStyle w:val="Normal"/>
              <w:spacing w:lineRule="auto" w:line="240"/>
              <w:ind w:hanging="0" w:end="0"/>
              <w:rPr>
                <w:sz w:val="24"/>
              </w:rPr>
            </w:pPr>
            <w:r>
              <w:rPr>
                <w:sz w:val="24"/>
              </w:rPr>
              <w:t xml:space="preserve">the art of making bricks, pots, etc. </w:t>
            </w:r>
          </w:p>
          <w:p>
            <w:pPr>
              <w:pStyle w:val="Normal"/>
              <w:spacing w:lineRule="auto" w:line="240"/>
              <w:ind w:hanging="0" w:end="0"/>
              <w:rPr>
                <w:sz w:val="24"/>
              </w:rPr>
            </w:pPr>
            <w:r>
              <w:rPr>
                <w:sz w:val="24"/>
              </w:rPr>
              <w:t>articles produced in this way</w:t>
            </w:r>
          </w:p>
        </w:tc>
      </w:tr>
    </w:tbl>
    <w:p>
      <w:pPr>
        <w:pStyle w:val="Normal"/>
        <w:spacing w:lineRule="auto" w:line="240"/>
        <w:ind w:firstLine="284" w:end="0"/>
        <w:rPr>
          <w:sz w:val="24"/>
        </w:rPr>
      </w:pPr>
      <w:r>
        <w:rPr>
          <w:sz w:val="24"/>
        </w:rPr>
      </w:r>
    </w:p>
    <w:p>
      <w:pPr>
        <w:pStyle w:val="Normal"/>
        <w:spacing w:lineRule="auto" w:line="240"/>
        <w:ind w:firstLine="284" w:start="284" w:end="0"/>
        <w:rPr/>
      </w:pPr>
      <w:r>
        <w:rPr>
          <w:i/>
          <w:sz w:val="24"/>
        </w:rPr>
        <w:t>Ceramics</w:t>
      </w:r>
      <w:r>
        <w:rPr>
          <w:b/>
          <w:i/>
          <w:sz w:val="24"/>
        </w:rPr>
        <w:t xml:space="preserve"> is</w:t>
      </w:r>
      <w:r>
        <w:rPr>
          <w:i/>
          <w:sz w:val="24"/>
        </w:rPr>
        <w:t xml:space="preserve"> my hobby.</w:t>
      </w:r>
    </w:p>
    <w:p>
      <w:pPr>
        <w:pStyle w:val="Normal"/>
        <w:spacing w:lineRule="auto" w:line="240"/>
        <w:ind w:firstLine="284" w:start="284" w:end="0"/>
        <w:rPr/>
      </w:pPr>
      <w:r>
        <w:rPr>
          <w:sz w:val="24"/>
        </w:rPr>
        <w:t xml:space="preserve">Where he lives isn’t the provinces as far as </w:t>
      </w:r>
      <w:r>
        <w:rPr>
          <w:i/>
          <w:sz w:val="24"/>
        </w:rPr>
        <w:t>ceramics</w:t>
      </w:r>
      <w:r>
        <w:rPr>
          <w:b/>
          <w:i/>
          <w:sz w:val="24"/>
        </w:rPr>
        <w:t xml:space="preserve"> are</w:t>
      </w:r>
      <w:r>
        <w:rPr>
          <w:i/>
          <w:sz w:val="24"/>
        </w:rPr>
        <w:t xml:space="preserve"> concerned, </w:t>
      </w:r>
      <w:r>
        <w:rPr>
          <w:sz w:val="24"/>
        </w:rPr>
        <w:t>it’s the metropolis.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7. Subjects expressed by substantivized adjectives denoting groups of people </w:t>
      </w:r>
      <w:r>
        <w:rPr>
          <w:i/>
          <w:sz w:val="24"/>
        </w:rPr>
        <w:t>(the blind, the dumb and deaf, the eminent, the mute, the old, the poor, the rich,</w:t>
      </w:r>
      <w:r>
        <w:rPr>
          <w:sz w:val="24"/>
        </w:rPr>
        <w:t xml:space="preserve"> etc.) always take the plural verb-predicate.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did not look an important personage, but </w:t>
      </w:r>
      <w:r>
        <w:rPr>
          <w:i/>
          <w:sz w:val="24"/>
        </w:rPr>
        <w:t>the emminent</w:t>
      </w:r>
      <w:r>
        <w:rPr>
          <w:sz w:val="24"/>
        </w:rPr>
        <w:t xml:space="preserve"> rarely </w:t>
      </w:r>
      <w:r>
        <w:rPr>
          <w:b/>
          <w:i/>
          <w:sz w:val="24"/>
        </w:rPr>
        <w:t>do.</w:t>
      </w:r>
    </w:p>
    <w:p>
      <w:pPr>
        <w:pStyle w:val="Normal"/>
        <w:spacing w:lineRule="auto" w:line="240"/>
        <w:ind w:firstLine="284" w:end="0"/>
        <w:rPr>
          <w:b/>
          <w:i/>
          <w:i/>
          <w:smallCaps/>
          <w:sz w:val="24"/>
        </w:rPr>
      </w:pPr>
      <w:r>
        <w:rPr>
          <w:b/>
          <w:i/>
          <w:smallCaps/>
          <w:sz w:val="24"/>
        </w:rPr>
      </w:r>
    </w:p>
    <w:p>
      <w:pPr>
        <w:pStyle w:val="Heading3"/>
        <w:rPr/>
      </w:pPr>
      <w:bookmarkStart w:id="109" w:name="__RefHeading___Toc5113048"/>
      <w:bookmarkEnd w:id="109"/>
      <w:r>
        <w:rPr/>
        <w:t>The object</w:t>
      </w:r>
    </w:p>
    <w:p>
      <w:pPr>
        <w:pStyle w:val="Normal"/>
        <w:rPr/>
      </w:pPr>
      <w:r>
        <w:rPr/>
      </w:r>
    </w:p>
    <w:p>
      <w:pPr>
        <w:pStyle w:val="Normal"/>
        <w:spacing w:lineRule="auto" w:line="240"/>
        <w:ind w:firstLine="284" w:end="0"/>
        <w:rPr/>
      </w:pPr>
      <w:r>
        <w:rPr>
          <w:b/>
          <w:sz w:val="24"/>
        </w:rPr>
        <w:t>§ 67.</w:t>
      </w:r>
      <w:r>
        <w:rPr>
          <w:sz w:val="24"/>
        </w:rPr>
        <w:t xml:space="preserve"> The object is a secondary part of the sentence referring to some other part of the sentence and expressed by a verb, an adjective, a stative or, very seldom, an adverb completing, specifying, or restricting its meaning.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has bought </w:t>
      </w:r>
      <w:r>
        <w:rPr>
          <w:i/>
          <w:sz w:val="24"/>
        </w:rPr>
        <w:t>a car.</w:t>
      </w:r>
    </w:p>
    <w:p>
      <w:pPr>
        <w:pStyle w:val="Normal"/>
        <w:spacing w:lineRule="auto" w:line="240"/>
        <w:ind w:firstLine="284" w:start="284" w:end="0"/>
        <w:rPr/>
      </w:pPr>
      <w:r>
        <w:rPr>
          <w:sz w:val="24"/>
        </w:rPr>
        <w:t xml:space="preserve">I’m glad </w:t>
      </w:r>
      <w:r>
        <w:rPr>
          <w:i/>
          <w:sz w:val="24"/>
        </w:rPr>
        <w:t>to see you.</w:t>
      </w:r>
    </w:p>
    <w:p>
      <w:pPr>
        <w:pStyle w:val="Normal"/>
        <w:spacing w:lineRule="auto" w:line="240"/>
        <w:ind w:firstLine="284" w:start="284" w:end="0"/>
        <w:rPr/>
      </w:pPr>
      <w:r>
        <w:rPr>
          <w:sz w:val="24"/>
        </w:rPr>
        <w:t xml:space="preserve">She was afraid </w:t>
      </w:r>
      <w:r>
        <w:rPr>
          <w:i/>
          <w:sz w:val="24"/>
        </w:rPr>
        <w:t>of the dog.</w:t>
      </w:r>
    </w:p>
    <w:p>
      <w:pPr>
        <w:pStyle w:val="Normal"/>
        <w:spacing w:lineRule="auto" w:line="240"/>
        <w:ind w:firstLine="284" w:start="284" w:end="0"/>
        <w:rPr/>
      </w:pPr>
      <w:r>
        <w:rPr>
          <w:sz w:val="24"/>
        </w:rPr>
        <w:t xml:space="preserve">He did </w:t>
      </w:r>
      <w:r>
        <w:rPr>
          <w:i/>
          <w:sz w:val="24"/>
        </w:rPr>
        <w:t>it</w:t>
      </w:r>
      <w:r>
        <w:rPr>
          <w:sz w:val="24"/>
        </w:rPr>
        <w:t xml:space="preserve"> unexpectedly </w:t>
      </w:r>
      <w:r>
        <w:rPr>
          <w:i/>
          <w:sz w:val="24"/>
        </w:rPr>
        <w:t>to himself.</w:t>
      </w:r>
    </w:p>
    <w:p>
      <w:pPr>
        <w:pStyle w:val="Normal"/>
        <w:spacing w:lineRule="auto" w:line="240"/>
        <w:ind w:firstLine="284" w:end="0"/>
        <w:rPr>
          <w:b/>
          <w:i/>
          <w:i/>
          <w:sz w:val="24"/>
        </w:rPr>
      </w:pPr>
      <w:r>
        <w:rPr>
          <w:b/>
          <w:i/>
          <w:sz w:val="24"/>
        </w:rPr>
      </w:r>
    </w:p>
    <w:p>
      <w:pPr>
        <w:pStyle w:val="Heading3"/>
        <w:rPr/>
      </w:pPr>
      <w:bookmarkStart w:id="110" w:name="__RefHeading___Toc5113049"/>
      <w:bookmarkEnd w:id="110"/>
      <w:r>
        <w:rPr/>
        <w:t>Ways of expressing the object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68.</w:t>
      </w:r>
      <w:r>
        <w:rPr>
          <w:sz w:val="24"/>
        </w:rPr>
        <w:t xml:space="preserve"> The object can be expressed by: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A noun in the common case or a nominal phrase, a substantivized adjective or participle.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saw </w:t>
      </w:r>
      <w:r>
        <w:rPr>
          <w:i/>
          <w:sz w:val="24"/>
        </w:rPr>
        <w:t>the boys</w:t>
      </w:r>
      <w:r>
        <w:rPr>
          <w:sz w:val="24"/>
        </w:rPr>
        <w:t xml:space="preserve"> two hours ago.</w:t>
      </w:r>
    </w:p>
    <w:p>
      <w:pPr>
        <w:pStyle w:val="Normal"/>
        <w:spacing w:lineRule="auto" w:line="240"/>
        <w:ind w:firstLine="284" w:start="284" w:end="0"/>
        <w:rPr/>
      </w:pPr>
      <w:r>
        <w:rPr>
          <w:sz w:val="24"/>
        </w:rPr>
        <w:t xml:space="preserve">The nurses were clad </w:t>
      </w:r>
      <w:r>
        <w:rPr>
          <w:i/>
          <w:sz w:val="24"/>
        </w:rPr>
        <w:t>in grey.</w:t>
      </w:r>
    </w:p>
    <w:p>
      <w:pPr>
        <w:pStyle w:val="Normal"/>
        <w:spacing w:lineRule="auto" w:line="240"/>
        <w:ind w:firstLine="284" w:start="284" w:end="0"/>
        <w:rPr/>
      </w:pPr>
      <w:r>
        <w:rPr>
          <w:sz w:val="24"/>
        </w:rPr>
        <w:t xml:space="preserve">First of all she attended </w:t>
      </w:r>
      <w:r>
        <w:rPr>
          <w:i/>
          <w:sz w:val="24"/>
        </w:rPr>
        <w:t>to the wounded.</w:t>
      </w:r>
    </w:p>
    <w:p>
      <w:pPr>
        <w:pStyle w:val="Normal"/>
        <w:spacing w:lineRule="auto" w:line="240"/>
        <w:ind w:firstLine="284" w:start="284" w:end="0"/>
        <w:rPr/>
      </w:pPr>
      <w:r>
        <w:rPr>
          <w:sz w:val="24"/>
        </w:rPr>
        <w:t xml:space="preserve">Greedily he snatched </w:t>
      </w:r>
      <w:r>
        <w:rPr>
          <w:i/>
          <w:sz w:val="24"/>
        </w:rPr>
        <w:t>the bread</w:t>
      </w:r>
      <w:r>
        <w:rPr>
          <w:sz w:val="24"/>
        </w:rPr>
        <w:t xml:space="preserve"> and </w:t>
      </w:r>
      <w:r>
        <w:rPr>
          <w:i/>
          <w:sz w:val="24"/>
        </w:rPr>
        <w:t>butter</w:t>
      </w:r>
      <w:r>
        <w:rPr>
          <w:sz w:val="24"/>
        </w:rPr>
        <w:t xml:space="preserve"> from the plate.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A noun-pronoun. Personal pronouns are in the objective case, other pronouns are in the common case, or in the only form they have.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don’t know </w:t>
      </w:r>
      <w:r>
        <w:rPr>
          <w:i/>
          <w:sz w:val="24"/>
        </w:rPr>
        <w:t>anybody</w:t>
      </w:r>
      <w:r>
        <w:rPr>
          <w:sz w:val="24"/>
        </w:rPr>
        <w:t xml:space="preserve"> here.</w:t>
      </w:r>
    </w:p>
    <w:p>
      <w:pPr>
        <w:pStyle w:val="Normal"/>
        <w:spacing w:lineRule="auto" w:line="240"/>
        <w:ind w:firstLine="284" w:start="284" w:end="0"/>
        <w:rPr/>
      </w:pPr>
      <w:r>
        <w:rPr>
          <w:sz w:val="24"/>
        </w:rPr>
        <w:t xml:space="preserve">I could not find my own car, but I saw </w:t>
      </w:r>
      <w:r>
        <w:rPr>
          <w:i/>
          <w:sz w:val="24"/>
        </w:rPr>
        <w:t>hers</w:t>
      </w:r>
      <w:r>
        <w:rPr>
          <w:sz w:val="24"/>
        </w:rPr>
        <w:t xml:space="preserve"> round the corner.</w:t>
      </w:r>
    </w:p>
    <w:p>
      <w:pPr>
        <w:pStyle w:val="Normal"/>
        <w:spacing w:lineRule="auto" w:line="240"/>
        <w:ind w:firstLine="284" w:start="284" w:end="0"/>
        <w:rPr/>
      </w:pPr>
      <w:r>
        <w:rPr>
          <w:sz w:val="24"/>
        </w:rPr>
        <w:t xml:space="preserve">He says he did not know </w:t>
      </w:r>
      <w:r>
        <w:rPr>
          <w:i/>
          <w:sz w:val="24"/>
        </w:rPr>
        <w:t>that.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3. A numeral or a phrase with a numeral.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At last he found </w:t>
      </w:r>
      <w:r>
        <w:rPr>
          <w:i/>
          <w:sz w:val="24"/>
        </w:rPr>
        <w:t>three of them</w:t>
      </w:r>
      <w:r>
        <w:rPr>
          <w:sz w:val="24"/>
        </w:rPr>
        <w:t xml:space="preserve"> high up in the hills.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A gerund or a gerundial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insists on </w:t>
      </w:r>
      <w:r>
        <w:rPr>
          <w:i/>
          <w:sz w:val="24"/>
        </w:rPr>
        <w:t xml:space="preserve">coming. </w:t>
      </w:r>
    </w:p>
    <w:p>
      <w:pPr>
        <w:pStyle w:val="Normal"/>
        <w:spacing w:lineRule="auto" w:line="240"/>
        <w:ind w:firstLine="284" w:start="284" w:end="0"/>
        <w:rPr/>
      </w:pPr>
      <w:r>
        <w:rPr>
          <w:sz w:val="24"/>
        </w:rPr>
        <w:t xml:space="preserve">A man hates </w:t>
      </w:r>
      <w:r>
        <w:rPr>
          <w:i/>
          <w:sz w:val="24"/>
        </w:rPr>
        <w:t>being run after.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5. An infinitive or an infinitive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was glad </w:t>
      </w:r>
      <w:r>
        <w:rPr>
          <w:i/>
          <w:sz w:val="24"/>
        </w:rPr>
        <w:t xml:space="preserve">to be walking with him. </w:t>
      </w:r>
    </w:p>
    <w:p>
      <w:pPr>
        <w:pStyle w:val="Normal"/>
        <w:spacing w:lineRule="auto" w:line="240"/>
        <w:ind w:firstLine="284" w:start="284" w:end="0"/>
        <w:rPr/>
      </w:pPr>
      <w:r>
        <w:rPr>
          <w:sz w:val="24"/>
        </w:rPr>
        <w:t xml:space="preserve">Every day I had to learn </w:t>
      </w:r>
      <w:r>
        <w:rPr>
          <w:i/>
          <w:sz w:val="24"/>
        </w:rPr>
        <w:t>how to spell pages of words.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 xml:space="preserve">6. Various predicative complexes. </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She felt </w:t>
      </w:r>
      <w:r>
        <w:rPr>
          <w:i/>
          <w:sz w:val="24"/>
        </w:rPr>
        <w:t xml:space="preserve">the child trembling all over. </w:t>
      </w:r>
    </w:p>
    <w:p>
      <w:pPr>
        <w:pStyle w:val="Normal"/>
        <w:spacing w:lineRule="auto" w:line="240"/>
        <w:ind w:firstLine="284" w:start="284" w:end="0"/>
        <w:rPr/>
      </w:pPr>
      <w:r>
        <w:rPr>
          <w:sz w:val="24"/>
        </w:rPr>
        <w:t xml:space="preserve">I want </w:t>
      </w:r>
      <w:r>
        <w:rPr>
          <w:i/>
          <w:sz w:val="24"/>
        </w:rPr>
        <w:t xml:space="preserve">it done at once. </w:t>
      </w:r>
    </w:p>
    <w:p>
      <w:pPr>
        <w:pStyle w:val="Normal"/>
        <w:spacing w:lineRule="auto" w:line="240"/>
        <w:ind w:firstLine="284" w:start="284" w:end="0"/>
        <w:rPr/>
      </w:pPr>
      <w:r>
        <w:rPr>
          <w:sz w:val="24"/>
        </w:rPr>
        <w:t xml:space="preserve">Everything depends on </w:t>
      </w:r>
      <w:r>
        <w:rPr>
          <w:i/>
          <w:sz w:val="24"/>
        </w:rPr>
        <w:t>your coming in time.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7. A clause (then called an object clause) which makes the whole sentence a complex 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don’t know </w:t>
      </w:r>
      <w:r>
        <w:rPr>
          <w:i/>
          <w:sz w:val="24"/>
        </w:rPr>
        <w:t xml:space="preserve">what it was. </w:t>
      </w:r>
    </w:p>
    <w:p>
      <w:pPr>
        <w:pStyle w:val="Normal"/>
        <w:spacing w:lineRule="auto" w:line="240"/>
        <w:ind w:firstLine="284" w:start="284" w:end="0"/>
        <w:rPr/>
      </w:pPr>
      <w:r>
        <w:rPr>
          <w:sz w:val="24"/>
        </w:rPr>
        <w:t xml:space="preserve">He thought </w:t>
      </w:r>
      <w:r>
        <w:rPr>
          <w:i/>
          <w:sz w:val="24"/>
        </w:rPr>
        <w:t>of what he was to say to all of them.</w:t>
      </w:r>
    </w:p>
    <w:p>
      <w:pPr>
        <w:pStyle w:val="Normal"/>
        <w:spacing w:lineRule="auto" w:line="240"/>
        <w:ind w:firstLine="284" w:start="284" w:end="0"/>
        <w:rPr>
          <w:i/>
          <w:i/>
          <w:sz w:val="24"/>
        </w:rPr>
      </w:pPr>
      <w:r>
        <w:rPr>
          <w:i/>
          <w:sz w:val="24"/>
        </w:rPr>
      </w:r>
    </w:p>
    <w:p>
      <w:pPr>
        <w:pStyle w:val="Normal"/>
        <w:pBdr>
          <w:bottom w:val="single" w:sz="4" w:space="1" w:color="000000"/>
        </w:pBdr>
        <w:spacing w:lineRule="auto" w:line="240"/>
        <w:ind w:firstLine="284" w:end="0"/>
        <w:rPr/>
      </w:pPr>
      <w:r>
        <w:rPr>
          <w:sz w:val="24"/>
        </w:rPr>
        <w:t xml:space="preserve">Thus from the point of view of their structure, objects may be </w:t>
      </w:r>
      <w:r>
        <w:rPr>
          <w:i/>
          <w:sz w:val="24"/>
        </w:rPr>
        <w:t>simple, phrasal, complex</w:t>
      </w:r>
      <w:r>
        <w:rPr>
          <w:sz w:val="24"/>
        </w:rPr>
        <w:t xml:space="preserve"> or </w:t>
      </w:r>
      <w:r>
        <w:rPr>
          <w:i/>
          <w:sz w:val="24"/>
        </w:rPr>
        <w:t>clausal.*</w:t>
      </w:r>
    </w:p>
    <w:p>
      <w:pPr>
        <w:pStyle w:val="3"/>
        <w:suppressAutoHyphens w:val="false"/>
        <w:rPr/>
      </w:pPr>
      <w:r>
        <w:rPr/>
        <w:t>* Complex objects with verbal and non-verbal second elements (objective predicatives) are treated in detail in § 124-129.</w:t>
      </w:r>
    </w:p>
    <w:p>
      <w:pPr>
        <w:pStyle w:val="Normal"/>
        <w:spacing w:lineRule="auto" w:line="240"/>
        <w:ind w:firstLine="284" w:end="0"/>
        <w:rPr>
          <w:b/>
          <w:sz w:val="24"/>
        </w:rPr>
      </w:pPr>
      <w:r>
        <w:rPr>
          <w:b/>
          <w:sz w:val="24"/>
        </w:rPr>
      </w:r>
    </w:p>
    <w:p>
      <w:pPr>
        <w:pStyle w:val="Heading3"/>
        <w:rPr/>
      </w:pPr>
      <w:bookmarkStart w:id="111" w:name="__RefHeading___Toc5113050"/>
      <w:bookmarkEnd w:id="111"/>
      <w:r>
        <w:rPr/>
        <w:t>Types of object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69</w:t>
      </w:r>
      <w:r>
        <w:rPr>
          <w:b/>
          <w:i/>
          <w:sz w:val="24"/>
        </w:rPr>
        <w:t>.</w:t>
      </w:r>
      <w:r>
        <w:rPr>
          <w:sz w:val="24"/>
        </w:rPr>
        <w:t xml:space="preserve"> From the point of view of their value and grammatical peculiarities, four types of objects can be distinguished in English:</w:t>
      </w:r>
    </w:p>
    <w:p>
      <w:pPr>
        <w:pStyle w:val="Normal"/>
        <w:spacing w:lineRule="auto" w:line="240"/>
        <w:ind w:firstLine="284" w:end="0"/>
        <w:rPr>
          <w:sz w:val="24"/>
        </w:rPr>
      </w:pPr>
      <w:r>
        <w:rPr>
          <w:sz w:val="24"/>
        </w:rPr>
      </w:r>
    </w:p>
    <w:p>
      <w:pPr>
        <w:pStyle w:val="Normal"/>
        <w:spacing w:lineRule="auto" w:line="240"/>
        <w:ind w:firstLine="284" w:end="0"/>
        <w:rPr/>
      </w:pPr>
      <w:r>
        <w:rPr>
          <w:i/>
          <w:sz w:val="24"/>
        </w:rPr>
        <w:t>the direct object, the indirect object,</w:t>
      </w:r>
      <w:r>
        <w:rPr>
          <w:sz w:val="24"/>
        </w:rPr>
        <w:t xml:space="preserve"> and </w:t>
      </w:r>
      <w:r>
        <w:rPr>
          <w:i/>
          <w:sz w:val="24"/>
        </w:rPr>
        <w:t>the cognate object.</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1.</w:t>
      </w:r>
      <w:r>
        <w:rPr>
          <w:b/>
          <w:sz w:val="24"/>
        </w:rPr>
        <w:t xml:space="preserve"> The direct object</w:t>
      </w:r>
      <w:r>
        <w:rPr>
          <w:sz w:val="24"/>
        </w:rPr>
        <w:t xml:space="preserve"> is a non-prepositional one that follows transitive verbs, adjectives, or statives and completes their meaning. Semantically it is usually a non-person which is affected by the action of the verb, though it may also be a person or a situation. The situation is expressed by a verbal, a verbal phrase, a complex, or by a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wrote a </w:t>
      </w:r>
      <w:r>
        <w:rPr>
          <w:i/>
          <w:sz w:val="24"/>
        </w:rPr>
        <w:t>poem.</w:t>
      </w:r>
    </w:p>
    <w:p>
      <w:pPr>
        <w:pStyle w:val="Normal"/>
        <w:spacing w:lineRule="auto" w:line="240"/>
        <w:ind w:firstLine="284" w:start="284" w:end="0"/>
        <w:rPr/>
      </w:pPr>
      <w:r>
        <w:rPr>
          <w:sz w:val="24"/>
        </w:rPr>
        <w:t xml:space="preserve">You like </w:t>
      </w:r>
      <w:r>
        <w:rPr>
          <w:i/>
          <w:sz w:val="24"/>
        </w:rPr>
        <w:t>arguing,</w:t>
      </w:r>
      <w:r>
        <w:rPr>
          <w:sz w:val="24"/>
        </w:rPr>
        <w:t xml:space="preserve"> don’t you?</w:t>
      </w:r>
    </w:p>
    <w:p>
      <w:pPr>
        <w:pStyle w:val="Normal"/>
        <w:spacing w:lineRule="auto" w:line="240"/>
        <w:ind w:firstLine="284" w:start="284" w:end="0"/>
        <w:rPr/>
      </w:pPr>
      <w:r>
        <w:rPr>
          <w:sz w:val="24"/>
        </w:rPr>
        <w:t xml:space="preserve">Who saw </w:t>
      </w:r>
      <w:r>
        <w:rPr>
          <w:i/>
          <w:sz w:val="24"/>
        </w:rPr>
        <w:t>him leave?</w:t>
      </w:r>
    </w:p>
    <w:p>
      <w:pPr>
        <w:pStyle w:val="Normal"/>
        <w:spacing w:lineRule="auto" w:line="240"/>
        <w:ind w:firstLine="284" w:start="284" w:end="0"/>
        <w:rPr/>
      </w:pPr>
      <w:r>
        <w:rPr>
          <w:sz w:val="24"/>
        </w:rPr>
        <w:t xml:space="preserve">I don’t know </w:t>
      </w:r>
      <w:r>
        <w:rPr>
          <w:i/>
          <w:sz w:val="24"/>
        </w:rPr>
        <w:t>what it all means.</w:t>
      </w:r>
    </w:p>
    <w:p>
      <w:pPr>
        <w:pStyle w:val="Normal"/>
        <w:spacing w:lineRule="auto" w:line="240"/>
        <w:ind w:firstLine="284" w:start="284" w:end="0"/>
        <w:rPr/>
      </w:pPr>
      <w:r>
        <w:rPr>
          <w:sz w:val="24"/>
        </w:rPr>
        <w:t xml:space="preserve">She was ready </w:t>
      </w:r>
      <w:r>
        <w:rPr>
          <w:i/>
          <w:sz w:val="24"/>
        </w:rPr>
        <w:t>to sing.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 the direct object is expressed by an infinitive (or an infinitive phrase or a clause) it may be preceded by the formal introductory object</w:t>
      </w:r>
      <w:r>
        <w:rPr>
          <w:b/>
          <w:sz w:val="24"/>
        </w:rPr>
        <w:t xml:space="preserve"> </w:t>
      </w:r>
      <w:r>
        <w:rPr>
          <w:sz w:val="24"/>
        </w:rPr>
        <w:t>it (see § 78).</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find </w:t>
      </w:r>
      <w:r>
        <w:rPr>
          <w:b/>
          <w:sz w:val="24"/>
        </w:rPr>
        <w:t>it</w:t>
      </w:r>
      <w:r>
        <w:rPr>
          <w:sz w:val="24"/>
        </w:rPr>
        <w:t xml:space="preserve"> exciting </w:t>
      </w:r>
      <w:r>
        <w:rPr>
          <w:i/>
          <w:sz w:val="24"/>
        </w:rPr>
        <w:t xml:space="preserve">to watch tennis. </w:t>
      </w:r>
    </w:p>
    <w:p>
      <w:pPr>
        <w:pStyle w:val="Normal"/>
        <w:spacing w:lineRule="auto" w:line="240"/>
        <w:ind w:firstLine="284" w:start="284" w:end="0"/>
        <w:rPr/>
      </w:pPr>
      <w:r>
        <w:rPr>
          <w:sz w:val="24"/>
        </w:rPr>
        <w:t>He found</w:t>
      </w:r>
      <w:r>
        <w:rPr>
          <w:b/>
          <w:sz w:val="24"/>
        </w:rPr>
        <w:t xml:space="preserve"> it</w:t>
      </w:r>
      <w:r>
        <w:rPr>
          <w:sz w:val="24"/>
        </w:rPr>
        <w:t xml:space="preserve"> hard </w:t>
      </w:r>
      <w:r>
        <w:rPr>
          <w:i/>
          <w:sz w:val="24"/>
        </w:rPr>
        <w:t>to believe the girl.</w:t>
      </w:r>
    </w:p>
    <w:p>
      <w:pPr>
        <w:pStyle w:val="Normal"/>
        <w:spacing w:lineRule="auto" w:line="240"/>
        <w:ind w:firstLine="284" w:end="0"/>
        <w:rPr>
          <w:i/>
          <w:i/>
          <w:sz w:val="24"/>
        </w:rPr>
      </w:pPr>
      <w:r>
        <w:rPr>
          <w:i/>
          <w:sz w:val="24"/>
        </w:rPr>
      </w:r>
    </w:p>
    <w:p>
      <w:pPr>
        <w:pStyle w:val="Normal"/>
        <w:spacing w:lineRule="auto" w:line="240"/>
        <w:ind w:firstLine="284" w:end="0"/>
        <w:rPr/>
      </w:pPr>
      <w:r>
        <w:rPr>
          <w:sz w:val="24"/>
        </w:rPr>
        <w:t>2. The</w:t>
      </w:r>
      <w:r>
        <w:rPr>
          <w:b/>
          <w:sz w:val="24"/>
        </w:rPr>
        <w:t xml:space="preserve"> indirect object</w:t>
      </w:r>
      <w:r>
        <w:rPr>
          <w:sz w:val="24"/>
        </w:rPr>
        <w:t xml:space="preserve"> also follows verbs, adjectives and statives. Unlike the direct object, however, it may be attached to intransitive verbs as well as to transitive ones. Besides, it may also be attached to adverbs, although this is very rare.</w:t>
      </w:r>
    </w:p>
    <w:p>
      <w:pPr>
        <w:pStyle w:val="Normal"/>
        <w:spacing w:lineRule="auto" w:line="240"/>
        <w:ind w:firstLine="284" w:end="0"/>
        <w:rPr>
          <w:sz w:val="24"/>
        </w:rPr>
      </w:pPr>
      <w:r>
        <w:rPr>
          <w:sz w:val="24"/>
        </w:rPr>
        <w:t>From the point of view of their semantics and certain grammatical characteristics indirect objects fall into two types:</w:t>
      </w:r>
    </w:p>
    <w:p>
      <w:pPr>
        <w:pStyle w:val="Normal"/>
        <w:spacing w:lineRule="auto" w:line="240"/>
        <w:ind w:firstLine="284" w:end="0"/>
        <w:rPr>
          <w:sz w:val="24"/>
        </w:rPr>
      </w:pPr>
      <w:r>
        <w:rPr>
          <w:sz w:val="24"/>
        </w:rPr>
      </w:r>
    </w:p>
    <w:p>
      <w:pPr>
        <w:pStyle w:val="Normal"/>
        <w:spacing w:lineRule="auto" w:line="240"/>
        <w:ind w:firstLine="284" w:end="0"/>
        <w:rPr/>
      </w:pPr>
      <w:r>
        <w:rPr>
          <w:sz w:val="24"/>
        </w:rPr>
        <w:t>a) The indirect object of the first type is attached only to ditransitive verbs. It is expressed by a noun or pronoun which as a rule denotes (or, in the case of pronouns, points out) a person who is the addressee or recipient of the action of the verb. So it is convenient to call an object of this type</w:t>
      </w:r>
      <w:r>
        <w:rPr>
          <w:b/>
          <w:sz w:val="24"/>
        </w:rPr>
        <w:t xml:space="preserve"> the indirect recipient object.</w:t>
      </w:r>
      <w:r>
        <w:rPr>
          <w:sz w:val="24"/>
        </w:rPr>
        <w:t xml:space="preserve"> It is joined to the headword either </w:t>
      </w:r>
      <w:r>
        <w:rPr>
          <w:i/>
          <w:sz w:val="24"/>
        </w:rPr>
        <w:t>without a preposition</w:t>
      </w:r>
      <w:r>
        <w:rPr>
          <w:sz w:val="24"/>
        </w:rPr>
        <w:t xml:space="preserve"> or </w:t>
      </w:r>
      <w:r>
        <w:rPr>
          <w:i/>
          <w:sz w:val="24"/>
        </w:rPr>
        <w:t>by the preposition to</w:t>
      </w:r>
      <w:r>
        <w:rPr>
          <w:sz w:val="24"/>
        </w:rPr>
        <w:t xml:space="preserve"> (occasionally </w:t>
      </w:r>
      <w:r>
        <w:rPr>
          <w:i/>
          <w:sz w:val="24"/>
        </w:rPr>
        <w:t>for).</w:t>
      </w:r>
      <w:r>
        <w:rPr>
          <w:sz w:val="24"/>
        </w:rPr>
        <w:t xml:space="preserve"> The indirect recipient object is generally used with transitive verbs.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gave </w:t>
      </w:r>
      <w:r>
        <w:rPr>
          <w:i/>
          <w:sz w:val="24"/>
        </w:rPr>
        <w:t>the kid</w:t>
      </w:r>
      <w:r>
        <w:rPr>
          <w:sz w:val="24"/>
        </w:rPr>
        <w:t xml:space="preserve"> two dollars.</w:t>
      </w:r>
    </w:p>
    <w:p>
      <w:pPr>
        <w:pStyle w:val="Normal"/>
        <w:spacing w:lineRule="auto" w:line="240"/>
        <w:ind w:firstLine="284" w:start="284" w:end="0"/>
        <w:rPr/>
      </w:pPr>
      <w:r>
        <w:rPr>
          <w:sz w:val="24"/>
        </w:rPr>
        <w:t xml:space="preserve">She did not tell anything </w:t>
      </w:r>
      <w:r>
        <w:rPr>
          <w:i/>
          <w:sz w:val="24"/>
        </w:rPr>
        <w:t>to anyone.</w:t>
      </w:r>
    </w:p>
    <w:p>
      <w:pPr>
        <w:pStyle w:val="Normal"/>
        <w:spacing w:lineRule="auto" w:line="240"/>
        <w:ind w:firstLine="284" w:start="284" w:end="0"/>
        <w:rPr/>
      </w:pPr>
      <w:r>
        <w:rPr>
          <w:sz w:val="24"/>
        </w:rPr>
        <w:t xml:space="preserve">Will you bring a cup of coffee </w:t>
      </w:r>
      <w:r>
        <w:rPr>
          <w:i/>
          <w:sz w:val="24"/>
        </w:rPr>
        <w:t>for me?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 The indirect object of the second type is attached to verbs, adjectives, statives and sometimes adverbs. It is usually a noun (less often a pronoun) denoting an inanimate object, although it may be a gerund, a gerundial phrase or complex, an infinitive complex or a clause. Its semantics varies, but it never denotes the addressee (recipient) of the action of the governing verb. So it may be called </w:t>
      </w:r>
      <w:r>
        <w:rPr>
          <w:i/>
          <w:sz w:val="24"/>
        </w:rPr>
        <w:t>the indirect non-recipient object.</w:t>
      </w:r>
      <w:r>
        <w:rPr>
          <w:b/>
          <w:sz w:val="24"/>
        </w:rPr>
        <w:t xml:space="preserve"> The indirect non-recipient object</w:t>
      </w:r>
      <w:r>
        <w:rPr>
          <w:sz w:val="24"/>
        </w:rPr>
        <w:t xml:space="preserve"> can only be joined to its headword </w:t>
      </w:r>
      <w:r>
        <w:rPr>
          <w:i/>
          <w:sz w:val="24"/>
        </w:rPr>
        <w:t>by means of a preposition.</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One must always hope </w:t>
      </w:r>
      <w:r>
        <w:rPr>
          <w:i/>
          <w:sz w:val="24"/>
        </w:rPr>
        <w:t xml:space="preserve">for the best. </w:t>
      </w:r>
    </w:p>
    <w:p>
      <w:pPr>
        <w:pStyle w:val="Normal"/>
        <w:spacing w:lineRule="auto" w:line="240"/>
        <w:ind w:firstLine="284" w:start="284" w:end="0"/>
        <w:rPr/>
      </w:pPr>
      <w:r>
        <w:rPr>
          <w:sz w:val="24"/>
        </w:rPr>
        <w:t xml:space="preserve">She’s not happy </w:t>
      </w:r>
      <w:r>
        <w:rPr>
          <w:i/>
          <w:sz w:val="24"/>
        </w:rPr>
        <w:t>about her new friend.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indirect non-recipient object is used mainly with intransitive verbs. It is usually the only object in a sentence, at least other objects are not obligatory.</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The cognate object</w:t>
      </w:r>
      <w:r>
        <w:rPr>
          <w:sz w:val="24"/>
        </w:rPr>
        <w:t xml:space="preserve"> is a non-prepositional object which is attached to otherwise intransitive verbs and is always expressed by nouns derived from, or semantically related to, the root of the governing verb.</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child smiled </w:t>
      </w:r>
      <w:r>
        <w:rPr>
          <w:i/>
          <w:sz w:val="24"/>
        </w:rPr>
        <w:t>the smile</w:t>
      </w:r>
      <w:r>
        <w:rPr>
          <w:sz w:val="24"/>
        </w:rPr>
        <w:t xml:space="preserve"> and laughed </w:t>
      </w:r>
      <w:r>
        <w:rPr>
          <w:i/>
          <w:sz w:val="24"/>
        </w:rPr>
        <w:t>the laugh</w:t>
      </w:r>
      <w:r>
        <w:rPr>
          <w:sz w:val="24"/>
        </w:rPr>
        <w:t xml:space="preserve"> of contentment. </w:t>
      </w:r>
    </w:p>
    <w:p>
      <w:pPr>
        <w:pStyle w:val="Normal"/>
        <w:spacing w:lineRule="auto" w:line="240"/>
        <w:ind w:firstLine="284" w:start="284" w:end="0"/>
        <w:rPr/>
      </w:pPr>
      <w:r>
        <w:rPr>
          <w:sz w:val="24"/>
        </w:rPr>
        <w:t xml:space="preserve">They struck him a heavy </w:t>
      </w:r>
      <w:r>
        <w:rPr>
          <w:i/>
          <w:sz w:val="24"/>
        </w:rPr>
        <w:t>blow.</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4.</w:t>
      </w:r>
      <w:r>
        <w:rPr>
          <w:b/>
          <w:sz w:val="24"/>
        </w:rPr>
        <w:t xml:space="preserve"> The retained object.</w:t>
      </w:r>
      <w:r>
        <w:rPr>
          <w:sz w:val="24"/>
        </w:rPr>
        <w:t xml:space="preserve"> This term is to be applied in case an active construction is transformed into a passive one and the indirect object of the active construction becomes the subject of the passive construction. The second object, the direct one, may be retained in the transformation, though the action of the predicate-verb is no more directed upon it. Therefore it is called a</w:t>
      </w:r>
      <w:r>
        <w:rPr>
          <w:b/>
          <w:sz w:val="24"/>
        </w:rPr>
        <w:t xml:space="preserve"> retained object.</w:t>
      </w:r>
    </w:p>
    <w:p>
      <w:pPr>
        <w:pStyle w:val="Normal"/>
        <w:spacing w:lineRule="auto" w:line="240"/>
        <w:ind w:firstLine="284" w:end="0"/>
        <w:rPr>
          <w:b/>
          <w:sz w:val="24"/>
        </w:rPr>
      </w:pPr>
      <w:r>
        <w:rPr>
          <w:b/>
          <w:sz w:val="24"/>
        </w:rPr>
      </w:r>
    </w:p>
    <w:tbl>
      <w:tblPr>
        <w:tblW w:w="10732" w:type="dxa"/>
        <w:jc w:val="start"/>
        <w:tblInd w:w="250" w:type="dxa"/>
        <w:tblLayout w:type="fixed"/>
        <w:tblCellMar>
          <w:top w:w="0" w:type="dxa"/>
          <w:start w:w="108" w:type="dxa"/>
          <w:bottom w:w="0" w:type="dxa"/>
          <w:end w:w="108" w:type="dxa"/>
        </w:tblCellMar>
      </w:tblPr>
      <w:tblGrid>
        <w:gridCol w:w="3827"/>
        <w:gridCol w:w="6905"/>
      </w:tblGrid>
      <w:tr>
        <w:trPr/>
        <w:tc>
          <w:tcPr>
            <w:tcW w:w="3827" w:type="dxa"/>
            <w:tcBorders/>
          </w:tcPr>
          <w:p>
            <w:pPr>
              <w:pStyle w:val="Normal"/>
              <w:spacing w:lineRule="auto" w:line="240"/>
              <w:ind w:hanging="0" w:end="0"/>
              <w:rPr/>
            </w:pPr>
            <w:r>
              <mc:AlternateContent>
                <mc:Choice Requires="wps">
                  <w:drawing>
                    <wp:anchor behindDoc="0" distT="0" distB="0" distL="114935" distR="114935" simplePos="0" locked="0" layoutInCell="0" allowOverlap="1" relativeHeight="279">
                      <wp:simplePos x="0" y="0"/>
                      <wp:positionH relativeFrom="margin">
                        <wp:posOffset>645795</wp:posOffset>
                      </wp:positionH>
                      <wp:positionV relativeFrom="paragraph">
                        <wp:posOffset>173355</wp:posOffset>
                      </wp:positionV>
                      <wp:extent cx="0" cy="91440"/>
                      <wp:effectExtent l="5080" t="0" r="5080" b="0"/>
                      <wp:wrapNone/>
                      <wp:docPr id="267"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3.65pt" to="50.85pt,20.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80">
                      <wp:simplePos x="0" y="0"/>
                      <wp:positionH relativeFrom="margin">
                        <wp:posOffset>1011555</wp:posOffset>
                      </wp:positionH>
                      <wp:positionV relativeFrom="paragraph">
                        <wp:posOffset>173355</wp:posOffset>
                      </wp:positionV>
                      <wp:extent cx="0" cy="91440"/>
                      <wp:effectExtent l="5080" t="0" r="5080" b="0"/>
                      <wp:wrapNone/>
                      <wp:docPr id="268"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13.65pt" to="79.65pt,20.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81">
                      <wp:simplePos x="0" y="0"/>
                      <wp:positionH relativeFrom="margin">
                        <wp:posOffset>645795</wp:posOffset>
                      </wp:positionH>
                      <wp:positionV relativeFrom="paragraph">
                        <wp:posOffset>264795</wp:posOffset>
                      </wp:positionV>
                      <wp:extent cx="365760" cy="0"/>
                      <wp:effectExtent l="0" t="5080" r="0" b="5080"/>
                      <wp:wrapNone/>
                      <wp:docPr id="269"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20.85pt" to="79.6pt,20.8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82">
                      <wp:simplePos x="0" y="0"/>
                      <wp:positionH relativeFrom="margin">
                        <wp:posOffset>554355</wp:posOffset>
                      </wp:positionH>
                      <wp:positionV relativeFrom="paragraph">
                        <wp:posOffset>173355</wp:posOffset>
                      </wp:positionV>
                      <wp:extent cx="0" cy="182880"/>
                      <wp:effectExtent l="5080" t="0" r="5080" b="0"/>
                      <wp:wrapNone/>
                      <wp:docPr id="27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3.65pt" to="43.65pt,2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83">
                      <wp:simplePos x="0" y="0"/>
                      <wp:positionH relativeFrom="margin">
                        <wp:posOffset>1560195</wp:posOffset>
                      </wp:positionH>
                      <wp:positionV relativeFrom="paragraph">
                        <wp:posOffset>173355</wp:posOffset>
                      </wp:positionV>
                      <wp:extent cx="0" cy="182880"/>
                      <wp:effectExtent l="5080" t="0" r="5080" b="0"/>
                      <wp:wrapNone/>
                      <wp:docPr id="271"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13.65pt" to="122.85pt,2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84">
                      <wp:simplePos x="0" y="0"/>
                      <wp:positionH relativeFrom="margin">
                        <wp:posOffset>554355</wp:posOffset>
                      </wp:positionH>
                      <wp:positionV relativeFrom="paragraph">
                        <wp:posOffset>356235</wp:posOffset>
                      </wp:positionV>
                      <wp:extent cx="1005840" cy="0"/>
                      <wp:effectExtent l="0" t="5080" r="0" b="5080"/>
                      <wp:wrapNone/>
                      <wp:docPr id="272" name=""/>
                      <a:graphic xmlns:a="http://schemas.openxmlformats.org/drawingml/2006/main">
                        <a:graphicData uri="http://schemas.microsoft.com/office/word/2010/wordprocessingShape">
                          <wps:wsp>
                            <wps:cNvSpPr/>
                            <wps:spPr>
                              <a:xfrm>
                                <a:off x="0" y="0"/>
                                <a:ext cx="1005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28.05pt" to="122.8pt,28.05pt" stroked="t" o:allowincell="f" style="position:absolute;mso-position-horizontal-relative:margin">
                      <v:stroke color="black" weight="9360" joinstyle="miter" endcap="flat"/>
                      <v:fill o:detectmouseclick="t" on="false"/>
                      <w10:wrap type="none"/>
                    </v:line>
                  </w:pict>
                </mc:Fallback>
              </mc:AlternateContent>
            </w:r>
            <w:r>
              <w:rPr>
                <w:sz w:val="24"/>
              </w:rPr>
              <w:t xml:space="preserve">They gave Mary </w:t>
            </w:r>
            <w:r>
              <w:rPr>
                <w:i/>
                <w:sz w:val="24"/>
              </w:rPr>
              <w:t>the first prize ——</w:t>
            </w:r>
            <w:r>
              <w:rPr>
                <w:sz w:val="24"/>
              </w:rPr>
              <w:t>&gt;</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t>(direct object)</w:t>
            </w:r>
          </w:p>
        </w:tc>
        <w:tc>
          <w:tcPr>
            <w:tcW w:w="6905" w:type="dxa"/>
            <w:tcBorders/>
          </w:tcPr>
          <w:p>
            <w:pPr>
              <w:pStyle w:val="Normal"/>
              <w:spacing w:lineRule="auto" w:line="240"/>
              <w:ind w:hanging="0" w:end="0"/>
              <w:rPr/>
            </w:pPr>
            <w:r>
              <w:rPr>
                <w:sz w:val="24"/>
              </w:rPr>
              <w:t xml:space="preserve">Mary was given </w:t>
            </w:r>
            <w:r>
              <w:rPr>
                <w:i/>
                <w:sz w:val="24"/>
              </w:rPr>
              <w:t>the first prize</w:t>
            </w:r>
            <w:r>
              <w:rPr>
                <w:sz w:val="24"/>
              </w:rPr>
              <w:t xml:space="preserve"> </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t>(retained object).</w:t>
            </w:r>
          </w:p>
        </w:tc>
      </w:tr>
    </w:tbl>
    <w:p>
      <w:pPr>
        <w:pStyle w:val="Normal"/>
        <w:spacing w:lineRule="auto" w:line="240"/>
        <w:ind w:firstLine="284" w:end="0"/>
        <w:rPr>
          <w:i/>
          <w:i/>
          <w:sz w:val="24"/>
        </w:rPr>
      </w:pPr>
      <w:r>
        <w:rPr>
          <w:i/>
          <w:sz w:val="24"/>
        </w:rPr>
      </w:r>
    </w:p>
    <w:p>
      <w:pPr>
        <w:pStyle w:val="Normal"/>
        <w:spacing w:lineRule="auto" w:line="240"/>
        <w:ind w:firstLine="284" w:end="0"/>
        <w:jc w:val="center"/>
        <w:rPr>
          <w:sz w:val="24"/>
        </w:rPr>
      </w:pPr>
      <w:r>
        <w:rPr>
          <w:sz w:val="24"/>
        </w:rPr>
        <w:drawing>
          <wp:inline distT="0" distB="0" distL="0" distR="0">
            <wp:extent cx="5334000" cy="2319655"/>
            <wp:effectExtent l="0" t="0" r="0" b="0"/>
            <wp:docPr id="27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8" descr="" title=""/>
                    <pic:cNvPicPr>
                      <a:picLocks noChangeAspect="1" noChangeArrowheads="1"/>
                    </pic:cNvPicPr>
                  </pic:nvPicPr>
                  <pic:blipFill>
                    <a:blip r:embed="rId10"/>
                    <a:srcRect l="-7" t="-16" r="-7" b="-16"/>
                    <a:stretch>
                      <a:fillRect/>
                    </a:stretch>
                  </pic:blipFill>
                  <pic:spPr bwMode="auto">
                    <a:xfrm>
                      <a:off x="0" y="0"/>
                      <a:ext cx="5334000" cy="2319655"/>
                    </a:xfrm>
                    <a:prstGeom prst="rect">
                      <a:avLst/>
                    </a:prstGeom>
                  </pic:spPr>
                </pic:pic>
              </a:graphicData>
            </a:graphic>
          </wp:inline>
        </w:drawing>
      </w:r>
    </w:p>
    <w:p>
      <w:pPr>
        <w:pStyle w:val="Normal"/>
        <w:spacing w:lineRule="auto" w:line="240"/>
        <w:ind w:firstLine="284" w:end="0"/>
        <w:rPr>
          <w:sz w:val="24"/>
        </w:rPr>
      </w:pPr>
      <w:r>
        <w:rPr>
          <w:sz w:val="24"/>
        </w:rPr>
      </w:r>
    </w:p>
    <w:p>
      <w:pPr>
        <w:pStyle w:val="Normal"/>
        <w:spacing w:lineRule="auto" w:line="240"/>
        <w:ind w:firstLine="284" w:end="0"/>
        <w:rPr/>
      </w:pPr>
      <w:r>
        <w:rPr>
          <w:b/>
          <w:sz w:val="24"/>
        </w:rPr>
        <w:t>§ 70.</w:t>
      </w:r>
      <w:r>
        <w:rPr>
          <w:sz w:val="24"/>
        </w:rPr>
        <w:t xml:space="preserve"> The direct object is used irrespective of the absence or presence of other objects attached to the same verb.</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He wrote </w:t>
      </w:r>
      <w:r>
        <w:rPr>
          <w:i/>
          <w:sz w:val="24"/>
        </w:rPr>
        <w:t>the article</w:t>
      </w:r>
      <w:r>
        <w:rPr>
          <w:sz w:val="24"/>
        </w:rPr>
        <w:t xml:space="preserve"> two weeks ago. </w:t>
      </w:r>
    </w:p>
    <w:p>
      <w:pPr>
        <w:pStyle w:val="Normal"/>
        <w:spacing w:lineRule="auto" w:line="240"/>
        <w:ind w:firstLine="284" w:end="0"/>
        <w:rPr/>
      </w:pPr>
      <w:r>
        <w:rPr>
          <w:sz w:val="24"/>
        </w:rPr>
        <w:t xml:space="preserve">Tommie did not know </w:t>
      </w:r>
      <w:r>
        <w:rPr>
          <w:i/>
          <w:sz w:val="24"/>
        </w:rPr>
        <w:t>anything</w:t>
      </w:r>
      <w:r>
        <w:rPr>
          <w:sz w:val="24"/>
        </w:rPr>
        <w:t xml:space="preserve"> about it. </w:t>
      </w:r>
    </w:p>
    <w:p>
      <w:pPr>
        <w:pStyle w:val="Normal"/>
        <w:spacing w:lineRule="auto" w:line="240"/>
        <w:ind w:firstLine="284" w:end="0"/>
        <w:rPr/>
      </w:pPr>
      <w:r>
        <w:rPr>
          <w:sz w:val="24"/>
        </w:rPr>
        <w:t xml:space="preserve">Ned ordered him </w:t>
      </w:r>
      <w:r>
        <w:rPr>
          <w:i/>
          <w:sz w:val="24"/>
        </w:rPr>
        <w:t>to start.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Some English verbs which take a direct object correspond to Russian verbs followed by an indirect non-recipient object with a preposition. These verbs are:</w:t>
      </w:r>
    </w:p>
    <w:p>
      <w:pPr>
        <w:pStyle w:val="Normal"/>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2518"/>
        <w:gridCol w:w="8464"/>
      </w:tblGrid>
      <w:tr>
        <w:trPr/>
        <w:tc>
          <w:tcPr>
            <w:tcW w:w="2518" w:type="dxa"/>
            <w:tcBorders/>
          </w:tcPr>
          <w:p>
            <w:pPr>
              <w:pStyle w:val="Normal"/>
              <w:spacing w:lineRule="auto" w:line="240"/>
              <w:ind w:hanging="0" w:end="0"/>
              <w:jc w:val="start"/>
              <w:rPr/>
            </w:pPr>
            <w:r>
              <w:rPr>
                <w:i/>
                <w:sz w:val="24"/>
              </w:rPr>
              <w:t xml:space="preserve">to address smb </w:t>
            </w:r>
          </w:p>
          <w:p>
            <w:pPr>
              <w:pStyle w:val="Normal"/>
              <w:spacing w:lineRule="auto" w:line="240"/>
              <w:ind w:hanging="0" w:end="0"/>
              <w:jc w:val="start"/>
              <w:rPr>
                <w:i/>
                <w:i/>
                <w:sz w:val="24"/>
              </w:rPr>
            </w:pPr>
            <w:r>
              <w:rPr>
                <w:i/>
                <w:sz w:val="24"/>
              </w:rPr>
              <w:t xml:space="preserve">to affect smb, smth </w:t>
            </w:r>
          </w:p>
          <w:p>
            <w:pPr>
              <w:pStyle w:val="Normal"/>
              <w:spacing w:lineRule="auto" w:line="240"/>
              <w:ind w:hanging="0" w:end="0"/>
              <w:jc w:val="start"/>
              <w:rPr>
                <w:i/>
                <w:i/>
                <w:sz w:val="24"/>
              </w:rPr>
            </w:pPr>
            <w:r>
              <w:rPr>
                <w:i/>
                <w:sz w:val="24"/>
              </w:rPr>
              <w:t xml:space="preserve">to answer smth </w:t>
            </w:r>
          </w:p>
          <w:p>
            <w:pPr>
              <w:pStyle w:val="Normal"/>
              <w:spacing w:lineRule="auto" w:line="240"/>
              <w:ind w:hanging="0" w:end="0"/>
              <w:jc w:val="start"/>
              <w:rPr>
                <w:i/>
                <w:i/>
                <w:sz w:val="24"/>
              </w:rPr>
            </w:pPr>
            <w:r>
              <w:rPr>
                <w:i/>
                <w:sz w:val="24"/>
              </w:rPr>
              <w:t xml:space="preserve">to approach smb, smth </w:t>
            </w:r>
          </w:p>
          <w:p>
            <w:pPr>
              <w:pStyle w:val="Normal"/>
              <w:spacing w:lineRule="auto" w:line="240"/>
              <w:ind w:hanging="0" w:end="0"/>
              <w:jc w:val="start"/>
              <w:rPr>
                <w:i/>
                <w:i/>
                <w:sz w:val="24"/>
              </w:rPr>
            </w:pPr>
            <w:r>
              <w:rPr>
                <w:i/>
                <w:sz w:val="24"/>
              </w:rPr>
              <w:t xml:space="preserve">to attend smth </w:t>
            </w:r>
          </w:p>
          <w:p>
            <w:pPr>
              <w:pStyle w:val="Normal"/>
              <w:spacing w:lineRule="auto" w:line="240"/>
              <w:ind w:hanging="0" w:end="0"/>
              <w:jc w:val="start"/>
              <w:rPr>
                <w:i/>
                <w:i/>
                <w:sz w:val="24"/>
              </w:rPr>
            </w:pPr>
            <w:r>
              <w:rPr>
                <w:i/>
                <w:sz w:val="24"/>
              </w:rPr>
              <w:t xml:space="preserve">to enjoy smth </w:t>
            </w:r>
          </w:p>
          <w:p>
            <w:pPr>
              <w:pStyle w:val="Normal"/>
              <w:spacing w:lineRule="auto" w:line="240"/>
              <w:ind w:hanging="0" w:end="0"/>
              <w:jc w:val="start"/>
              <w:rPr>
                <w:i/>
                <w:i/>
                <w:sz w:val="24"/>
              </w:rPr>
            </w:pPr>
            <w:r>
              <w:rPr>
                <w:i/>
                <w:sz w:val="24"/>
              </w:rPr>
              <w:t xml:space="preserve">to enter smth </w:t>
            </w:r>
          </w:p>
          <w:p>
            <w:pPr>
              <w:pStyle w:val="Normal"/>
              <w:spacing w:lineRule="auto" w:line="240"/>
              <w:ind w:hanging="0" w:end="0"/>
              <w:jc w:val="start"/>
              <w:rPr>
                <w:i/>
                <w:i/>
                <w:sz w:val="24"/>
              </w:rPr>
            </w:pPr>
            <w:r>
              <w:rPr>
                <w:i/>
                <w:sz w:val="24"/>
              </w:rPr>
              <w:t xml:space="preserve">to follow smb, smth </w:t>
            </w:r>
          </w:p>
          <w:p>
            <w:pPr>
              <w:pStyle w:val="Normal"/>
              <w:spacing w:lineRule="auto" w:line="240"/>
              <w:ind w:hanging="0" w:end="0"/>
              <w:jc w:val="start"/>
              <w:rPr>
                <w:i/>
                <w:i/>
                <w:sz w:val="24"/>
              </w:rPr>
            </w:pPr>
            <w:r>
              <w:rPr>
                <w:i/>
                <w:sz w:val="24"/>
              </w:rPr>
              <w:t xml:space="preserve">to join smb, smth </w:t>
            </w:r>
          </w:p>
          <w:p>
            <w:pPr>
              <w:pStyle w:val="Normal"/>
              <w:spacing w:lineRule="auto" w:line="240"/>
              <w:ind w:hanging="0" w:end="0"/>
              <w:jc w:val="start"/>
              <w:rPr>
                <w:i/>
                <w:i/>
                <w:sz w:val="24"/>
              </w:rPr>
            </w:pPr>
            <w:r>
              <w:rPr>
                <w:i/>
                <w:sz w:val="24"/>
              </w:rPr>
              <w:t xml:space="preserve">to mount smth </w:t>
            </w:r>
          </w:p>
          <w:p>
            <w:pPr>
              <w:pStyle w:val="Normal"/>
              <w:spacing w:lineRule="auto" w:line="240"/>
              <w:ind w:hanging="0" w:end="0"/>
              <w:jc w:val="start"/>
              <w:rPr>
                <w:i/>
                <w:i/>
                <w:sz w:val="24"/>
              </w:rPr>
            </w:pPr>
            <w:r>
              <w:rPr>
                <w:i/>
                <w:sz w:val="24"/>
              </w:rPr>
              <w:t xml:space="preserve">to need smth, smb </w:t>
            </w:r>
          </w:p>
          <w:p>
            <w:pPr>
              <w:pStyle w:val="Normal"/>
              <w:spacing w:lineRule="auto" w:line="240"/>
              <w:ind w:hanging="0" w:end="0"/>
              <w:jc w:val="start"/>
              <w:rPr>
                <w:i/>
                <w:i/>
                <w:sz w:val="24"/>
              </w:rPr>
            </w:pPr>
            <w:r>
              <w:rPr>
                <w:i/>
                <w:sz w:val="24"/>
              </w:rPr>
              <w:t>to play smth</w:t>
            </w:r>
          </w:p>
          <w:p>
            <w:pPr>
              <w:pStyle w:val="Normal"/>
              <w:spacing w:lineRule="auto" w:line="240"/>
              <w:ind w:hanging="0" w:end="0"/>
              <w:jc w:val="start"/>
              <w:rPr>
                <w:i/>
                <w:i/>
                <w:sz w:val="24"/>
              </w:rPr>
            </w:pPr>
            <w:r>
              <w:rPr>
                <w:i/>
                <w:sz w:val="24"/>
              </w:rPr>
              <w:t xml:space="preserve">to reach smth </w:t>
            </w:r>
          </w:p>
          <w:p>
            <w:pPr>
              <w:pStyle w:val="Normal"/>
              <w:spacing w:lineRule="auto" w:line="240"/>
              <w:ind w:hanging="0" w:end="0"/>
              <w:jc w:val="start"/>
              <w:rPr>
                <w:sz w:val="24"/>
              </w:rPr>
            </w:pPr>
            <w:r>
              <w:rPr>
                <w:i/>
                <w:sz w:val="24"/>
              </w:rPr>
              <w:t>to watch smb, smth</w:t>
            </w:r>
          </w:p>
        </w:tc>
        <w:tc>
          <w:tcPr>
            <w:tcW w:w="8464" w:type="dxa"/>
            <w:tcBorders/>
          </w:tcPr>
          <w:p>
            <w:pPr>
              <w:pStyle w:val="Normal"/>
              <w:spacing w:lineRule="auto" w:line="240"/>
              <w:ind w:hanging="0" w:end="0"/>
              <w:jc w:val="start"/>
              <w:rPr/>
            </w:pPr>
            <w:r>
              <w:rPr>
                <w:i/>
                <w:sz w:val="24"/>
              </w:rPr>
              <w:t>-</w:t>
            </w:r>
            <w:r>
              <w:rPr>
                <w:sz w:val="24"/>
                <w:lang w:val="ru-RU"/>
              </w:rPr>
              <w:t xml:space="preserve"> обращаться </w:t>
            </w:r>
            <w:r>
              <w:rPr>
                <w:b/>
                <w:sz w:val="24"/>
                <w:lang w:val="ru-RU"/>
              </w:rPr>
              <w:t>к</w:t>
            </w:r>
            <w:r>
              <w:rPr>
                <w:sz w:val="24"/>
                <w:lang w:val="ru-RU"/>
              </w:rPr>
              <w:t xml:space="preserve"> кому-либо</w:t>
            </w:r>
          </w:p>
          <w:p>
            <w:pPr>
              <w:pStyle w:val="Normal"/>
              <w:spacing w:lineRule="auto" w:line="240"/>
              <w:ind w:hanging="0" w:end="0"/>
              <w:jc w:val="start"/>
              <w:rPr/>
            </w:pPr>
            <w:r>
              <w:rPr>
                <w:i/>
                <w:sz w:val="24"/>
              </w:rPr>
              <w:t>-</w:t>
            </w:r>
            <w:r>
              <w:rPr>
                <w:sz w:val="24"/>
                <w:lang w:val="ru-RU"/>
              </w:rPr>
              <w:t xml:space="preserve"> влиять</w:t>
            </w:r>
            <w:r>
              <w:rPr>
                <w:b/>
                <w:sz w:val="24"/>
                <w:lang w:val="ru-RU"/>
              </w:rPr>
              <w:t xml:space="preserve"> на</w:t>
            </w:r>
            <w:r>
              <w:rPr>
                <w:sz w:val="24"/>
                <w:lang w:val="ru-RU"/>
              </w:rPr>
              <w:t xml:space="preserve"> кого-либо, что-либо</w:t>
            </w:r>
          </w:p>
          <w:p>
            <w:pPr>
              <w:pStyle w:val="Normal"/>
              <w:spacing w:lineRule="auto" w:line="240"/>
              <w:ind w:hanging="0" w:end="0"/>
              <w:jc w:val="start"/>
              <w:rPr/>
            </w:pPr>
            <w:r>
              <w:rPr>
                <w:i/>
                <w:sz w:val="24"/>
              </w:rPr>
              <w:t>-</w:t>
            </w:r>
            <w:r>
              <w:rPr>
                <w:sz w:val="24"/>
                <w:lang w:val="ru-RU"/>
              </w:rPr>
              <w:t xml:space="preserve"> отвечать</w:t>
            </w:r>
            <w:r>
              <w:rPr>
                <w:b/>
                <w:sz w:val="24"/>
                <w:lang w:val="ru-RU"/>
              </w:rPr>
              <w:t xml:space="preserve"> на</w:t>
            </w:r>
            <w:r>
              <w:rPr>
                <w:sz w:val="24"/>
                <w:lang w:val="ru-RU"/>
              </w:rPr>
              <w:t xml:space="preserve"> что-либо</w:t>
            </w:r>
          </w:p>
          <w:p>
            <w:pPr>
              <w:pStyle w:val="Normal"/>
              <w:spacing w:lineRule="auto" w:line="240"/>
              <w:ind w:hanging="0" w:end="0"/>
              <w:jc w:val="start"/>
              <w:rPr/>
            </w:pPr>
            <w:r>
              <w:rPr>
                <w:i/>
                <w:sz w:val="24"/>
              </w:rPr>
              <w:t>-</w:t>
            </w:r>
            <w:r>
              <w:rPr>
                <w:sz w:val="24"/>
                <w:lang w:val="ru-RU"/>
              </w:rPr>
              <w:t xml:space="preserve"> подойти, приблизиться </w:t>
            </w:r>
            <w:r>
              <w:rPr>
                <w:b/>
                <w:sz w:val="24"/>
                <w:lang w:val="ru-RU"/>
              </w:rPr>
              <w:t>к</w:t>
            </w:r>
            <w:r>
              <w:rPr>
                <w:sz w:val="24"/>
                <w:lang w:val="ru-RU"/>
              </w:rPr>
              <w:t xml:space="preserve"> кому-либо, чему-либо</w:t>
            </w:r>
          </w:p>
          <w:p>
            <w:pPr>
              <w:pStyle w:val="Normal"/>
              <w:spacing w:lineRule="auto" w:line="240"/>
              <w:ind w:hanging="0" w:end="0"/>
              <w:jc w:val="start"/>
              <w:rPr/>
            </w:pPr>
            <w:r>
              <w:rPr>
                <w:i/>
                <w:sz w:val="24"/>
              </w:rPr>
              <w:t>-</w:t>
            </w:r>
            <w:r>
              <w:rPr>
                <w:sz w:val="24"/>
                <w:lang w:val="ru-RU"/>
              </w:rPr>
              <w:t xml:space="preserve"> присутствовать</w:t>
            </w:r>
            <w:r>
              <w:rPr>
                <w:b/>
                <w:sz w:val="24"/>
                <w:lang w:val="ru-RU"/>
              </w:rPr>
              <w:t xml:space="preserve"> на</w:t>
            </w:r>
            <w:r>
              <w:rPr>
                <w:sz w:val="24"/>
                <w:lang w:val="ru-RU"/>
              </w:rPr>
              <w:t xml:space="preserve"> чем-либо</w:t>
            </w:r>
          </w:p>
          <w:p>
            <w:pPr>
              <w:pStyle w:val="Normal"/>
              <w:spacing w:lineRule="auto" w:line="240"/>
              <w:ind w:hanging="0" w:end="0"/>
              <w:jc w:val="start"/>
              <w:rPr/>
            </w:pPr>
            <w:r>
              <w:rPr>
                <w:i/>
                <w:sz w:val="24"/>
              </w:rPr>
              <w:t>-</w:t>
            </w:r>
            <w:r>
              <w:rPr>
                <w:sz w:val="24"/>
                <w:lang w:val="ru-RU"/>
              </w:rPr>
              <w:t xml:space="preserve"> получать удовольствие</w:t>
            </w:r>
            <w:r>
              <w:rPr>
                <w:b/>
                <w:sz w:val="24"/>
                <w:lang w:val="ru-RU"/>
              </w:rPr>
              <w:t xml:space="preserve"> от</w:t>
            </w:r>
            <w:r>
              <w:rPr>
                <w:sz w:val="24"/>
                <w:lang w:val="ru-RU"/>
              </w:rPr>
              <w:t xml:space="preserve"> чего-либо</w:t>
            </w:r>
          </w:p>
          <w:p>
            <w:pPr>
              <w:pStyle w:val="Normal"/>
              <w:spacing w:lineRule="auto" w:line="240"/>
              <w:ind w:hanging="0" w:end="0"/>
              <w:jc w:val="start"/>
              <w:rPr/>
            </w:pPr>
            <w:r>
              <w:rPr>
                <w:i/>
                <w:sz w:val="24"/>
              </w:rPr>
              <w:t>-</w:t>
            </w:r>
            <w:r>
              <w:rPr>
                <w:sz w:val="24"/>
                <w:lang w:val="ru-RU"/>
              </w:rPr>
              <w:t xml:space="preserve"> входить</w:t>
            </w:r>
            <w:r>
              <w:rPr>
                <w:b/>
                <w:sz w:val="24"/>
                <w:lang w:val="ru-RU"/>
              </w:rPr>
              <w:t xml:space="preserve"> во</w:t>
            </w:r>
            <w:r>
              <w:rPr>
                <w:sz w:val="24"/>
                <w:lang w:val="ru-RU"/>
              </w:rPr>
              <w:t xml:space="preserve"> что-либо</w:t>
            </w:r>
          </w:p>
          <w:p>
            <w:pPr>
              <w:pStyle w:val="Normal"/>
              <w:spacing w:lineRule="auto" w:line="240"/>
              <w:ind w:hanging="0" w:end="0"/>
              <w:jc w:val="start"/>
              <w:rPr/>
            </w:pPr>
            <w:r>
              <w:rPr>
                <w:i/>
                <w:sz w:val="24"/>
              </w:rPr>
              <w:t>-</w:t>
            </w:r>
            <w:r>
              <w:rPr>
                <w:sz w:val="24"/>
                <w:lang w:val="ru-RU"/>
              </w:rPr>
              <w:t xml:space="preserve"> следовать</w:t>
            </w:r>
            <w:r>
              <w:rPr>
                <w:b/>
                <w:sz w:val="24"/>
                <w:lang w:val="ru-RU"/>
              </w:rPr>
              <w:t xml:space="preserve"> за</w:t>
            </w:r>
            <w:r>
              <w:rPr>
                <w:sz w:val="24"/>
                <w:lang w:val="ru-RU"/>
              </w:rPr>
              <w:t xml:space="preserve"> кем-либо, чем-либо</w:t>
            </w:r>
          </w:p>
          <w:p>
            <w:pPr>
              <w:pStyle w:val="Normal"/>
              <w:spacing w:lineRule="auto" w:line="240"/>
              <w:ind w:hanging="0" w:end="0"/>
              <w:jc w:val="start"/>
              <w:rPr/>
            </w:pPr>
            <w:r>
              <w:rPr>
                <w:i/>
                <w:sz w:val="24"/>
              </w:rPr>
              <w:t>-</w:t>
            </w:r>
            <w:r>
              <w:rPr>
                <w:sz w:val="24"/>
                <w:lang w:val="ru-RU"/>
              </w:rPr>
              <w:t xml:space="preserve"> присоединяться </w:t>
            </w:r>
            <w:r>
              <w:rPr>
                <w:b/>
                <w:sz w:val="24"/>
                <w:lang w:val="ru-RU"/>
              </w:rPr>
              <w:t>к</w:t>
            </w:r>
            <w:r>
              <w:rPr>
                <w:sz w:val="24"/>
                <w:lang w:val="ru-RU"/>
              </w:rPr>
              <w:t xml:space="preserve"> кому-либо, чему-либо</w:t>
            </w:r>
          </w:p>
          <w:p>
            <w:pPr>
              <w:pStyle w:val="Normal"/>
              <w:spacing w:lineRule="auto" w:line="240"/>
              <w:ind w:hanging="0" w:end="0"/>
              <w:jc w:val="start"/>
              <w:rPr/>
            </w:pPr>
            <w:r>
              <w:rPr>
                <w:i/>
                <w:sz w:val="24"/>
              </w:rPr>
              <w:t>-</w:t>
            </w:r>
            <w:r>
              <w:rPr>
                <w:sz w:val="24"/>
                <w:lang w:val="ru-RU"/>
              </w:rPr>
              <w:t xml:space="preserve"> сесть верхом, взобраться</w:t>
            </w:r>
            <w:r>
              <w:rPr>
                <w:b/>
                <w:sz w:val="24"/>
                <w:lang w:val="ru-RU"/>
              </w:rPr>
              <w:t xml:space="preserve"> на</w:t>
            </w:r>
            <w:r>
              <w:rPr>
                <w:sz w:val="24"/>
                <w:lang w:val="ru-RU"/>
              </w:rPr>
              <w:t xml:space="preserve"> что-либо</w:t>
            </w:r>
          </w:p>
          <w:p>
            <w:pPr>
              <w:pStyle w:val="Normal"/>
              <w:spacing w:lineRule="auto" w:line="240"/>
              <w:ind w:hanging="0" w:end="0"/>
              <w:jc w:val="start"/>
              <w:rPr/>
            </w:pPr>
            <w:r>
              <w:rPr>
                <w:i/>
                <w:sz w:val="24"/>
              </w:rPr>
              <w:t>-</w:t>
            </w:r>
            <w:r>
              <w:rPr>
                <w:sz w:val="24"/>
                <w:lang w:val="ru-RU"/>
              </w:rPr>
              <w:t xml:space="preserve"> нуждаться </w:t>
            </w:r>
            <w:r>
              <w:rPr>
                <w:b/>
                <w:sz w:val="24"/>
                <w:lang w:val="ru-RU"/>
              </w:rPr>
              <w:t>в</w:t>
            </w:r>
            <w:r>
              <w:rPr>
                <w:sz w:val="24"/>
                <w:lang w:val="ru-RU"/>
              </w:rPr>
              <w:t xml:space="preserve"> чем-либо, ком-либо</w:t>
            </w:r>
          </w:p>
          <w:p>
            <w:pPr>
              <w:pStyle w:val="Normal"/>
              <w:spacing w:lineRule="auto" w:line="240"/>
              <w:ind w:hanging="0" w:end="0"/>
              <w:jc w:val="start"/>
              <w:rPr/>
            </w:pPr>
            <w:r>
              <w:rPr>
                <w:i/>
                <w:sz w:val="24"/>
              </w:rPr>
              <w:t>-</w:t>
            </w:r>
            <w:r>
              <w:rPr>
                <w:sz w:val="24"/>
                <w:lang w:val="ru-RU"/>
              </w:rPr>
              <w:t xml:space="preserve"> играть</w:t>
            </w:r>
            <w:r>
              <w:rPr>
                <w:b/>
                <w:sz w:val="24"/>
                <w:lang w:val="ru-RU"/>
              </w:rPr>
              <w:t xml:space="preserve"> на</w:t>
            </w:r>
            <w:r>
              <w:rPr>
                <w:sz w:val="24"/>
                <w:lang w:val="ru-RU"/>
              </w:rPr>
              <w:t xml:space="preserve"> чем-либо,</w:t>
            </w:r>
            <w:r>
              <w:rPr>
                <w:b/>
                <w:sz w:val="24"/>
                <w:lang w:val="ru-RU"/>
              </w:rPr>
              <w:t xml:space="preserve"> во</w:t>
            </w:r>
            <w:r>
              <w:rPr>
                <w:sz w:val="24"/>
                <w:lang w:val="ru-RU"/>
              </w:rPr>
              <w:t xml:space="preserve"> что-либо</w:t>
            </w:r>
          </w:p>
          <w:p>
            <w:pPr>
              <w:pStyle w:val="Normal"/>
              <w:spacing w:lineRule="auto" w:line="240"/>
              <w:ind w:hanging="0" w:end="0"/>
              <w:jc w:val="start"/>
              <w:rPr/>
            </w:pPr>
            <w:r>
              <w:rPr>
                <w:i/>
                <w:sz w:val="24"/>
              </w:rPr>
              <w:t>-</w:t>
            </w:r>
            <w:r>
              <w:rPr>
                <w:sz w:val="24"/>
                <w:lang w:val="ru-RU"/>
              </w:rPr>
              <w:t xml:space="preserve"> дойти, достать</w:t>
            </w:r>
            <w:r>
              <w:rPr>
                <w:b/>
                <w:sz w:val="24"/>
                <w:lang w:val="ru-RU"/>
              </w:rPr>
              <w:t xml:space="preserve"> до</w:t>
            </w:r>
            <w:r>
              <w:rPr>
                <w:sz w:val="24"/>
                <w:lang w:val="ru-RU"/>
              </w:rPr>
              <w:t xml:space="preserve"> чего-либо</w:t>
            </w:r>
          </w:p>
          <w:p>
            <w:pPr>
              <w:pStyle w:val="Normal"/>
              <w:spacing w:lineRule="auto" w:line="240"/>
              <w:ind w:hanging="0" w:end="0"/>
              <w:jc w:val="start"/>
              <w:rPr>
                <w:sz w:val="24"/>
              </w:rPr>
            </w:pPr>
            <w:r>
              <w:rPr>
                <w:i/>
                <w:sz w:val="24"/>
              </w:rPr>
              <w:t>-</w:t>
            </w:r>
            <w:r>
              <w:rPr>
                <w:sz w:val="24"/>
                <w:lang w:val="ru-RU"/>
              </w:rPr>
              <w:t xml:space="preserve"> следить</w:t>
            </w:r>
            <w:r>
              <w:rPr>
                <w:b/>
                <w:sz w:val="24"/>
                <w:lang w:val="ru-RU"/>
              </w:rPr>
              <w:t xml:space="preserve"> за</w:t>
            </w:r>
            <w:r>
              <w:rPr>
                <w:sz w:val="24"/>
                <w:lang w:val="ru-RU"/>
              </w:rPr>
              <w:t xml:space="preserve"> кем-либо, чем-либо</w:t>
            </w:r>
          </w:p>
        </w:tc>
      </w:tr>
    </w:tbl>
    <w:p>
      <w:pPr>
        <w:pStyle w:val="Normal"/>
        <w:spacing w:lineRule="auto" w:line="240"/>
        <w:ind w:firstLine="284" w:end="0"/>
        <w:rPr>
          <w:sz w:val="24"/>
        </w:rPr>
      </w:pPr>
      <w:r>
        <w:rPr>
          <w:sz w:val="24"/>
        </w:rPr>
      </w:r>
    </w:p>
    <w:p>
      <w:pPr>
        <w:pStyle w:val="Normal"/>
        <w:spacing w:lineRule="auto" w:line="240"/>
        <w:ind w:firstLine="284" w:end="0"/>
        <w:jc w:val="center"/>
        <w:rPr>
          <w:spacing w:val="60"/>
          <w:sz w:val="24"/>
        </w:rPr>
      </w:pPr>
      <w:r>
        <w:rPr>
          <w:spacing w:val="60"/>
          <w:sz w:val="24"/>
        </w:rPr>
        <w:t>The position of the direct object</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71.</w:t>
      </w:r>
      <w:r>
        <w:rPr>
          <w:sz w:val="24"/>
        </w:rPr>
        <w:t xml:space="preserve"> The most usual position of the direct object is that immediately after the predicate verb it refers to.</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Then he found </w:t>
      </w:r>
      <w:r>
        <w:rPr>
          <w:i/>
          <w:sz w:val="24"/>
        </w:rPr>
        <w:t>her</w:t>
      </w:r>
      <w:r>
        <w:rPr>
          <w:sz w:val="24"/>
        </w:rPr>
        <w:t xml:space="preserve"> in the hall.</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The direct object is separated from the predicate verb in the following cases: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If there is a non-prepositional indirect recipient object to the same verb in the sentence. In this case the direct object follows the indirect 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never told </w:t>
      </w:r>
      <w:r>
        <w:rPr>
          <w:i/>
          <w:sz w:val="24"/>
        </w:rPr>
        <w:t>him anything.</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The direct object may come before the non-preposi</w:t>
        <w:softHyphen/>
        <w:t xml:space="preserve">tional indirect object if it is the pronoun </w:t>
      </w:r>
      <w:r>
        <w:rPr>
          <w:i/>
          <w:sz w:val="24"/>
        </w:rPr>
        <w:t>it,</w:t>
      </w:r>
      <w:r>
        <w:rPr>
          <w:sz w:val="24"/>
        </w:rPr>
        <w:t xml:space="preserve"> and the indirect object is any other personal pronoun.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 never told </w:t>
      </w:r>
      <w:r>
        <w:rPr>
          <w:i/>
          <w:sz w:val="24"/>
        </w:rPr>
        <w:t>it him.</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Give </w:t>
      </w:r>
      <w:r>
        <w:rPr>
          <w:i/>
          <w:sz w:val="24"/>
        </w:rPr>
        <w:t>it me,</w:t>
      </w:r>
      <w:r>
        <w:rPr>
          <w:sz w:val="24"/>
        </w:rPr>
        <w:t xml:space="preserve"> will you?</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If the direct object is modified by a phrase or a clause. In this case it may be separated from the verb by a prepositional indirect non-recipient object or an adverbial.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Ged had kept </w:t>
      </w:r>
      <w:r>
        <w:rPr>
          <w:i/>
          <w:sz w:val="24"/>
        </w:rPr>
        <w:t xml:space="preserve">for his winter journey the cloak lined with fur. </w:t>
      </w:r>
    </w:p>
    <w:p>
      <w:pPr>
        <w:pStyle w:val="Normal"/>
        <w:spacing w:lineRule="auto" w:line="240"/>
        <w:ind w:firstLine="284" w:start="284" w:end="0"/>
        <w:rPr/>
      </w:pPr>
      <w:r>
        <w:rPr>
          <w:sz w:val="24"/>
        </w:rPr>
        <w:t xml:space="preserve">He took </w:t>
      </w:r>
      <w:r>
        <w:rPr>
          <w:i/>
          <w:sz w:val="24"/>
        </w:rPr>
        <w:t>into his hands a small beast.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If the direct object is expressed by a noun or a pronoun (except a personal pronoun) referring to a phrasal predicate verb consisting of a verbal part and a postposition such as </w:t>
      </w:r>
      <w:r>
        <w:rPr>
          <w:i/>
          <w:sz w:val="24"/>
        </w:rPr>
        <w:t>about, back, down, in, off, on, out, over, through, up.</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He </w:t>
      </w:r>
      <w:r>
        <w:rPr>
          <w:i/>
          <w:sz w:val="24"/>
        </w:rPr>
        <w:t xml:space="preserve">laid down his stick. </w:t>
      </w:r>
    </w:p>
    <w:p>
      <w:pPr>
        <w:pStyle w:val="Normal"/>
        <w:spacing w:lineRule="auto" w:line="240"/>
        <w:ind w:firstLine="284" w:start="284" w:end="0"/>
        <w:rPr/>
      </w:pPr>
      <w:r>
        <w:rPr>
          <w:sz w:val="24"/>
        </w:rPr>
        <w:t xml:space="preserve">Ged </w:t>
      </w:r>
      <w:r>
        <w:rPr>
          <w:i/>
          <w:sz w:val="24"/>
        </w:rPr>
        <w:t>took off his cloak</w:t>
      </w:r>
      <w:r>
        <w:rPr>
          <w:sz w:val="24"/>
        </w:rPr>
        <w:t xml:space="preserve"> that was heavy with water.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With most of those verbs, however, the direct object may also precede the adverb.</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laid down his stick.</w:t>
      </w:r>
      <w:r>
        <w:rPr>
          <w:sz w:val="24"/>
        </w:rPr>
        <w:t xml:space="preserve"> = He </w:t>
      </w:r>
      <w:r>
        <w:rPr>
          <w:i/>
          <w:sz w:val="24"/>
        </w:rPr>
        <w:t>laid his stick down.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If expressed by a personal pronoun, the direct object always precedes the postposition.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laid down his stick. =</w:t>
      </w:r>
      <w:r>
        <w:rPr>
          <w:sz w:val="24"/>
        </w:rPr>
        <w:t xml:space="preserve"> He </w:t>
      </w:r>
      <w:r>
        <w:rPr>
          <w:i/>
          <w:sz w:val="24"/>
        </w:rPr>
        <w:t>laid it down.</w:t>
      </w:r>
    </w:p>
    <w:p>
      <w:pPr>
        <w:pStyle w:val="Normal"/>
        <w:spacing w:lineRule="auto" w:line="240"/>
        <w:ind w:firstLine="284" w:end="0"/>
        <w:rPr>
          <w:i/>
          <w:i/>
          <w:sz w:val="24"/>
        </w:rPr>
      </w:pPr>
      <w:r>
        <w:rPr>
          <w:i/>
          <w:sz w:val="24"/>
        </w:rPr>
      </w:r>
    </w:p>
    <w:p>
      <w:pPr>
        <w:pStyle w:val="Normal"/>
        <w:spacing w:lineRule="auto" w:line="240"/>
        <w:ind w:firstLine="284" w:end="0"/>
        <w:rPr/>
      </w:pPr>
      <w:r>
        <w:rPr>
          <w:b/>
          <w:sz w:val="24"/>
        </w:rPr>
        <w:t>§ 72.</w:t>
      </w:r>
      <w:r>
        <w:rPr>
          <w:sz w:val="24"/>
        </w:rPr>
        <w:t xml:space="preserve"> The direct object comes before the predicate verb it refers to in the following cases:</w:t>
      </w:r>
    </w:p>
    <w:p>
      <w:pPr>
        <w:pStyle w:val="Normal"/>
        <w:spacing w:lineRule="auto" w:line="240"/>
        <w:ind w:firstLine="284" w:end="0"/>
        <w:rPr>
          <w:sz w:val="24"/>
        </w:rPr>
      </w:pPr>
      <w:r>
        <w:rPr>
          <w:sz w:val="24"/>
        </w:rPr>
      </w:r>
    </w:p>
    <w:p>
      <w:pPr>
        <w:pStyle w:val="Normal"/>
        <w:spacing w:lineRule="auto" w:line="240"/>
        <w:ind w:firstLine="284" w:end="0"/>
        <w:rPr/>
      </w:pPr>
      <w:r>
        <w:rPr>
          <w:sz w:val="24"/>
        </w:rPr>
        <w:t>1. In pronominal questions referring to the direct object</w:t>
      </w:r>
      <w:r>
        <w:rPr>
          <w:b/>
          <w:sz w:val="24"/>
        </w:rPr>
        <w:t xml:space="preserve"> </w:t>
      </w:r>
      <w:r>
        <w:rPr>
          <w:sz w:val="24"/>
        </w:rPr>
        <w:t>or to its attribute.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w:t>
      </w:r>
      <w:r>
        <w:rPr>
          <w:sz w:val="24"/>
        </w:rPr>
        <w:t xml:space="preserve"> did they give you? </w:t>
      </w:r>
    </w:p>
    <w:p>
      <w:pPr>
        <w:pStyle w:val="Normal"/>
        <w:spacing w:lineRule="auto" w:line="240"/>
        <w:ind w:firstLine="284" w:start="284" w:end="0"/>
        <w:rPr/>
      </w:pPr>
      <w:r>
        <w:rPr>
          <w:i/>
          <w:sz w:val="24"/>
        </w:rPr>
        <w:t>Whose car</w:t>
      </w:r>
      <w:r>
        <w:rPr>
          <w:sz w:val="24"/>
        </w:rPr>
        <w:t xml:space="preserve"> was he driving? </w:t>
      </w:r>
    </w:p>
    <w:p>
      <w:pPr>
        <w:pStyle w:val="Normal"/>
        <w:spacing w:lineRule="auto" w:line="240"/>
        <w:ind w:firstLine="284" w:start="284" w:end="0"/>
        <w:rPr/>
      </w:pPr>
      <w:r>
        <w:rPr>
          <w:i/>
          <w:sz w:val="24"/>
        </w:rPr>
        <w:t>Which piece</w:t>
      </w:r>
      <w:r>
        <w:rPr>
          <w:sz w:val="24"/>
        </w:rPr>
        <w:t xml:space="preserve"> shall I take?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2. In certain exclamatory sentences.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What </w:t>
      </w:r>
      <w:r>
        <w:rPr>
          <w:i/>
          <w:sz w:val="24"/>
        </w:rPr>
        <w:t>a wonderful boat</w:t>
      </w:r>
      <w:r>
        <w:rPr>
          <w:sz w:val="24"/>
        </w:rPr>
        <w:t xml:space="preserve"> he has built!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In case it is necessary to connect the idea expressed in this sentence with the preceding one. This makes the object more emphatic.</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The people of the village gathered in silence to watch his quick hands. </w:t>
      </w:r>
    </w:p>
    <w:p>
      <w:pPr>
        <w:pStyle w:val="Normal"/>
        <w:spacing w:lineRule="auto" w:line="240"/>
        <w:ind w:firstLine="284" w:start="284" w:end="0"/>
        <w:rPr/>
      </w:pPr>
      <w:r>
        <w:rPr>
          <w:i/>
          <w:sz w:val="24"/>
        </w:rPr>
        <w:t>This job</w:t>
      </w:r>
      <w:r>
        <w:rPr>
          <w:sz w:val="24"/>
        </w:rPr>
        <w:t xml:space="preserve"> too he did well and patiently.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For the sake of emphasis or contrast.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enjoyed arithmetic, as always. </w:t>
      </w:r>
      <w:r>
        <w:rPr>
          <w:i/>
          <w:sz w:val="24"/>
        </w:rPr>
        <w:t>Grammar</w:t>
      </w:r>
      <w:r>
        <w:rPr>
          <w:sz w:val="24"/>
        </w:rPr>
        <w:t xml:space="preserve"> I could not understand in the least.</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indirect object</w:t>
      </w:r>
    </w:p>
    <w:p>
      <w:pPr>
        <w:pStyle w:val="Normal"/>
        <w:spacing w:lineRule="auto" w:line="240"/>
        <w:ind w:firstLine="284" w:end="0"/>
        <w:rPr>
          <w:b/>
          <w:sz w:val="24"/>
        </w:rPr>
      </w:pPr>
      <w:r>
        <w:rPr>
          <w:b/>
          <w:sz w:val="24"/>
        </w:rPr>
      </w:r>
    </w:p>
    <w:p>
      <w:pPr>
        <w:pStyle w:val="Normal"/>
        <w:spacing w:lineRule="auto" w:line="240"/>
        <w:ind w:firstLine="284" w:end="0"/>
        <w:jc w:val="center"/>
        <w:rPr>
          <w:spacing w:val="60"/>
          <w:sz w:val="24"/>
        </w:rPr>
      </w:pPr>
      <w:r>
        <w:rPr>
          <w:spacing w:val="60"/>
          <w:sz w:val="24"/>
        </w:rPr>
        <w:t>The indirect recipient object</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73.</w:t>
      </w:r>
      <w:r>
        <w:rPr>
          <w:sz w:val="24"/>
        </w:rPr>
        <w:t xml:space="preserve"> As has been mentioned above, the indirect recipient object is used mainly with transitive verbs, which thus take two objects, and are accordingly called</w:t>
      </w:r>
      <w:r>
        <w:rPr>
          <w:b/>
          <w:sz w:val="24"/>
        </w:rPr>
        <w:t xml:space="preserve"> ditransitive.</w:t>
      </w:r>
      <w:r>
        <w:rPr>
          <w:sz w:val="24"/>
        </w:rPr>
        <w:t xml:space="preserve"> Verbs governing the indirect recipient object fall into two classes, which in accordance with their general semantics are called</w:t>
      </w:r>
      <w:r>
        <w:rPr>
          <w:b/>
          <w:sz w:val="24"/>
        </w:rPr>
        <w:t xml:space="preserve"> </w:t>
      </w:r>
      <w:r>
        <w:rPr>
          <w:b/>
          <w:i/>
          <w:sz w:val="24"/>
        </w:rPr>
        <w:t>verbs of benefaction</w:t>
      </w:r>
      <w:r>
        <w:rPr>
          <w:sz w:val="24"/>
        </w:rPr>
        <w:t xml:space="preserve"> and</w:t>
      </w:r>
      <w:r>
        <w:rPr>
          <w:b/>
          <w:sz w:val="24"/>
        </w:rPr>
        <w:t xml:space="preserve"> </w:t>
      </w:r>
      <w:r>
        <w:rPr>
          <w:b/>
          <w:i/>
          <w:sz w:val="24"/>
        </w:rPr>
        <w:t>verbs of inducement.</w:t>
      </w:r>
    </w:p>
    <w:p>
      <w:pPr>
        <w:pStyle w:val="Normal"/>
        <w:spacing w:lineRule="auto" w:line="240"/>
        <w:ind w:firstLine="284" w:end="0"/>
        <w:rPr/>
      </w:pPr>
      <w:r>
        <w:rPr>
          <w:spacing w:val="60"/>
          <w:sz w:val="24"/>
        </w:rPr>
        <w:t>Verbs of benefaction</w:t>
      </w:r>
      <w:r>
        <w:rPr>
          <w:sz w:val="24"/>
        </w:rPr>
        <w:t xml:space="preserve"> denote an action that is addressed to a person or is done for that person's sake or benefit.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First she </w:t>
      </w:r>
      <w:r>
        <w:rPr>
          <w:i/>
          <w:sz w:val="24"/>
        </w:rPr>
        <w:t>gave</w:t>
      </w:r>
      <w:r>
        <w:rPr>
          <w:b/>
          <w:i/>
          <w:sz w:val="24"/>
        </w:rPr>
        <w:t xml:space="preserve"> him</w:t>
      </w:r>
      <w:r>
        <w:rPr>
          <w:i/>
          <w:sz w:val="24"/>
        </w:rPr>
        <w:t xml:space="preserve"> his supper. </w:t>
      </w:r>
    </w:p>
    <w:p>
      <w:pPr>
        <w:pStyle w:val="Normal"/>
        <w:spacing w:lineRule="auto" w:line="240"/>
        <w:ind w:firstLine="284" w:start="284" w:end="0"/>
        <w:rPr/>
      </w:pPr>
      <w:r>
        <w:rPr>
          <w:sz w:val="24"/>
        </w:rPr>
        <w:t xml:space="preserve">I’ve </w:t>
      </w:r>
      <w:r>
        <w:rPr>
          <w:i/>
          <w:sz w:val="24"/>
        </w:rPr>
        <w:t xml:space="preserve">bought a pair of beautiful earrings </w:t>
      </w:r>
      <w:r>
        <w:rPr>
          <w:b/>
          <w:i/>
          <w:sz w:val="24"/>
        </w:rPr>
        <w:t>for you</w:t>
      </w:r>
      <w:r>
        <w:rPr>
          <w:i/>
          <w:sz w:val="24"/>
        </w:rPr>
        <w:t>,</w:t>
      </w:r>
      <w:r>
        <w:rPr>
          <w:sz w:val="24"/>
        </w:rPr>
        <w:t xml:space="preserve"> dear.</w:t>
      </w:r>
    </w:p>
    <w:p>
      <w:pPr>
        <w:pStyle w:val="Normal"/>
        <w:spacing w:lineRule="auto" w:line="240"/>
        <w:ind w:firstLine="284" w:end="0"/>
        <w:rPr>
          <w:sz w:val="24"/>
        </w:rPr>
      </w:pPr>
      <w:r>
        <w:rPr>
          <w:sz w:val="24"/>
        </w:rPr>
      </w:r>
    </w:p>
    <w:p>
      <w:pPr>
        <w:pStyle w:val="Normal"/>
        <w:spacing w:lineRule="auto" w:line="240"/>
        <w:ind w:firstLine="284" w:end="0"/>
        <w:rPr/>
      </w:pPr>
      <w:r>
        <w:rPr>
          <w:spacing w:val="60"/>
          <w:sz w:val="24"/>
        </w:rPr>
        <w:t>Verbs of  induc</w:t>
      </w:r>
      <w:r>
        <w:rPr>
          <w:spacing w:val="60"/>
          <w:sz w:val="24"/>
          <w:lang w:val="ru-RU"/>
        </w:rPr>
        <w:t>е</w:t>
      </w:r>
      <w:r>
        <w:rPr>
          <w:spacing w:val="60"/>
          <w:sz w:val="24"/>
        </w:rPr>
        <w:t>ment</w:t>
      </w:r>
      <w:r>
        <w:rPr>
          <w:sz w:val="24"/>
        </w:rPr>
        <w:t xml:space="preserve"> denote an action which causes a person to do some other action.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Ann </w:t>
      </w:r>
      <w:r>
        <w:rPr>
          <w:i/>
          <w:sz w:val="24"/>
        </w:rPr>
        <w:t>told</w:t>
      </w:r>
      <w:r>
        <w:rPr>
          <w:b/>
          <w:i/>
          <w:sz w:val="24"/>
        </w:rPr>
        <w:t xml:space="preserve"> him</w:t>
      </w:r>
      <w:r>
        <w:rPr>
          <w:i/>
          <w:sz w:val="24"/>
        </w:rPr>
        <w:t xml:space="preserve"> to leave</w:t>
      </w:r>
      <w:r>
        <w:rPr>
          <w:sz w:val="24"/>
        </w:rPr>
        <w:t xml:space="preserve"> her alone. </w:t>
      </w:r>
    </w:p>
    <w:p>
      <w:pPr>
        <w:pStyle w:val="Normal"/>
        <w:spacing w:lineRule="auto" w:line="240"/>
        <w:ind w:firstLine="284" w:start="284" w:end="0"/>
        <w:rPr/>
      </w:pPr>
      <w:r>
        <w:rPr>
          <w:sz w:val="24"/>
        </w:rPr>
        <w:t xml:space="preserve">I </w:t>
      </w:r>
      <w:r>
        <w:rPr>
          <w:i/>
          <w:sz w:val="24"/>
        </w:rPr>
        <w:t>beg</w:t>
      </w:r>
      <w:r>
        <w:rPr>
          <w:b/>
          <w:i/>
          <w:sz w:val="24"/>
        </w:rPr>
        <w:t xml:space="preserve"> you</w:t>
      </w:r>
      <w:r>
        <w:rPr>
          <w:i/>
          <w:sz w:val="24"/>
        </w:rPr>
        <w:t xml:space="preserve"> to forgive</w:t>
      </w:r>
      <w:r>
        <w:rPr>
          <w:sz w:val="24"/>
        </w:rPr>
        <w:t xml:space="preserve"> me.</w:t>
      </w:r>
    </w:p>
    <w:p>
      <w:pPr>
        <w:pStyle w:val="Normal"/>
        <w:spacing w:lineRule="auto" w:line="240"/>
        <w:ind w:firstLine="284" w:end="0"/>
        <w:rPr>
          <w:sz w:val="24"/>
        </w:rPr>
      </w:pPr>
      <w:r>
        <w:rPr>
          <w:sz w:val="24"/>
        </w:rPr>
      </w:r>
    </w:p>
    <w:p>
      <w:pPr>
        <w:pStyle w:val="Normal"/>
        <w:spacing w:lineRule="auto" w:line="240"/>
        <w:ind w:firstLine="284" w:end="0"/>
        <w:rPr/>
      </w:pPr>
      <w:r>
        <w:rPr>
          <w:b/>
          <w:sz w:val="24"/>
        </w:rPr>
        <w:t>§ 74.</w:t>
      </w:r>
      <w:r>
        <w:rPr>
          <w:sz w:val="24"/>
        </w:rPr>
        <w:t xml:space="preserve"> The indirect recipient object is generally used together with the direct object and precedes it (see the examples above).</w:t>
      </w:r>
    </w:p>
    <w:p>
      <w:pPr>
        <w:pStyle w:val="Normal"/>
        <w:spacing w:lineRule="auto" w:line="240"/>
        <w:ind w:firstLine="284" w:end="0"/>
        <w:rPr>
          <w:sz w:val="24"/>
        </w:rPr>
      </w:pPr>
      <w:r>
        <w:rPr>
          <w:sz w:val="24"/>
        </w:rPr>
        <w:t>If the indirect object is attached to a verb of benefaction, the direct object is usually a noun, a pronoun, or a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Bring </w:t>
      </w:r>
      <w:r>
        <w:rPr>
          <w:i/>
          <w:sz w:val="24"/>
        </w:rPr>
        <w:t>the man his things.</w:t>
      </w:r>
    </w:p>
    <w:p>
      <w:pPr>
        <w:pStyle w:val="Normal"/>
        <w:spacing w:lineRule="auto" w:line="240"/>
        <w:ind w:firstLine="284" w:start="284" w:end="0"/>
        <w:rPr/>
      </w:pPr>
      <w:r>
        <w:rPr>
          <w:sz w:val="24"/>
        </w:rPr>
        <w:t xml:space="preserve">I told </w:t>
      </w:r>
      <w:r>
        <w:rPr>
          <w:i/>
          <w:sz w:val="24"/>
        </w:rPr>
        <w:t>her everything.</w:t>
      </w:r>
    </w:p>
    <w:p>
      <w:pPr>
        <w:pStyle w:val="Normal"/>
        <w:spacing w:lineRule="auto" w:line="240"/>
        <w:ind w:firstLine="284" w:start="284" w:end="0"/>
        <w:rPr/>
      </w:pPr>
      <w:r>
        <w:rPr>
          <w:sz w:val="24"/>
        </w:rPr>
        <w:t xml:space="preserve">They did not show </w:t>
      </w:r>
      <w:r>
        <w:rPr>
          <w:i/>
          <w:sz w:val="24"/>
        </w:rPr>
        <w:t>him what it was.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Some verbs of benefaction can take an infinitive or a gerund as their direct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Help me </w:t>
      </w:r>
      <w:r>
        <w:rPr>
          <w:i/>
          <w:sz w:val="24"/>
        </w:rPr>
        <w:t>(to) do it.</w:t>
      </w:r>
    </w:p>
    <w:p>
      <w:pPr>
        <w:pStyle w:val="Normal"/>
        <w:spacing w:lineRule="auto" w:line="240"/>
        <w:ind w:firstLine="284" w:start="284" w:end="0"/>
        <w:rPr/>
      </w:pPr>
      <w:r>
        <w:rPr>
          <w:sz w:val="24"/>
        </w:rPr>
        <w:t xml:space="preserve">She promised me </w:t>
      </w:r>
      <w:r>
        <w:rPr>
          <w:i/>
          <w:sz w:val="24"/>
        </w:rPr>
        <w:t>to be punctual.</w:t>
      </w:r>
    </w:p>
    <w:p>
      <w:pPr>
        <w:pStyle w:val="Normal"/>
        <w:spacing w:lineRule="auto" w:line="240"/>
        <w:ind w:firstLine="284" w:start="284" w:end="0"/>
        <w:rPr/>
      </w:pPr>
      <w:r>
        <w:rPr>
          <w:sz w:val="24"/>
        </w:rPr>
        <w:t xml:space="preserve">Miss Craggs taught them </w:t>
      </w:r>
      <w:r>
        <w:rPr>
          <w:i/>
          <w:sz w:val="24"/>
        </w:rPr>
        <w:t>singing.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If the indirect recipient object is attached to a verb of inducement, the direct object can only be an infinitive or an infinitive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asked him </w:t>
      </w:r>
      <w:r>
        <w:rPr>
          <w:i/>
          <w:sz w:val="24"/>
        </w:rPr>
        <w:t>to come to dinner.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When attached to verbs of benefaction, the indirect recipient object may sometimes be used alone, that is, without a following direct object. This occurs: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a) Where it is attached to the predicate verb in the passive. </w:t>
      </w:r>
    </w:p>
    <w:p>
      <w:pPr>
        <w:pStyle w:val="Normal"/>
        <w:spacing w:lineRule="auto" w:line="240"/>
        <w:ind w:firstLine="284" w:start="284" w:end="0"/>
        <w:rPr/>
      </w:pPr>
      <w:r>
        <w:rPr>
          <w:sz w:val="24"/>
        </w:rPr>
        <w:t xml:space="preserve">At last the check was given </w:t>
      </w:r>
      <w:r>
        <w:rPr>
          <w:i/>
          <w:sz w:val="24"/>
        </w:rPr>
        <w:t>her</w:t>
      </w:r>
      <w:r>
        <w:rPr>
          <w:sz w:val="24"/>
        </w:rPr>
        <w:t xml:space="preserve"> and she left.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After the verbs </w:t>
      </w:r>
      <w:r>
        <w:rPr>
          <w:i/>
          <w:sz w:val="24"/>
        </w:rPr>
        <w:t>to answer, to ask, to envy, to forgive, to help,</w:t>
      </w:r>
      <w:r>
        <w:rPr>
          <w:b/>
          <w:i/>
          <w:sz w:val="24"/>
        </w:rPr>
        <w:t xml:space="preserve"> </w:t>
      </w:r>
      <w:r>
        <w:rPr>
          <w:i/>
          <w:sz w:val="24"/>
        </w:rPr>
        <w:t>to</w:t>
      </w:r>
      <w:r>
        <w:rPr>
          <w:b/>
          <w:i/>
          <w:sz w:val="24"/>
        </w:rPr>
        <w:t xml:space="preserve"> </w:t>
      </w:r>
      <w:r>
        <w:rPr>
          <w:i/>
          <w:sz w:val="24"/>
        </w:rPr>
        <w:t>teach.</w:t>
      </w:r>
    </w:p>
    <w:p>
      <w:pPr>
        <w:pStyle w:val="Normal"/>
        <w:spacing w:lineRule="auto" w:line="240"/>
        <w:ind w:firstLine="284" w:start="284" w:end="0"/>
        <w:rPr/>
      </w:pPr>
      <w:r>
        <w:rPr>
          <w:sz w:val="24"/>
        </w:rPr>
        <w:t xml:space="preserve">She used </w:t>
      </w:r>
      <w:r>
        <w:rPr>
          <w:i/>
          <w:sz w:val="24"/>
        </w:rPr>
        <w:t>to teach me</w:t>
      </w:r>
      <w:r>
        <w:rPr>
          <w:sz w:val="24"/>
        </w:rPr>
        <w:t xml:space="preserve"> once. </w:t>
      </w:r>
    </w:p>
    <w:p>
      <w:pPr>
        <w:pStyle w:val="Normal"/>
        <w:spacing w:lineRule="auto" w:line="240"/>
        <w:ind w:firstLine="284" w:start="284" w:end="0"/>
        <w:rPr/>
      </w:pPr>
      <w:r>
        <w:rPr>
          <w:sz w:val="24"/>
        </w:rPr>
        <w:t xml:space="preserve">I’ve </w:t>
      </w:r>
      <w:r>
        <w:rPr>
          <w:i/>
          <w:sz w:val="24"/>
        </w:rPr>
        <w:t>helped you</w:t>
      </w:r>
      <w:r>
        <w:rPr>
          <w:sz w:val="24"/>
        </w:rPr>
        <w:t xml:space="preserve"> all my life.</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indirect recipient object may also be used alone after the verbs </w:t>
      </w:r>
      <w:r>
        <w:rPr>
          <w:i/>
          <w:sz w:val="24"/>
        </w:rPr>
        <w:t>to read, to explain, to dictate, to spell, to sing, to write,</w:t>
      </w:r>
      <w:r>
        <w:rPr>
          <w:sz w:val="24"/>
        </w:rPr>
        <w:t xml:space="preserve"> but in the case of the first five it always takes the preposition</w:t>
      </w:r>
      <w:r>
        <w:rPr>
          <w:b/>
          <w:sz w:val="24"/>
        </w:rPr>
        <w:t xml:space="preserve"> to,</w:t>
      </w:r>
      <w:r>
        <w:rPr>
          <w:sz w:val="24"/>
        </w:rPr>
        <w:t xml:space="preserve"> whereas with </w:t>
      </w:r>
      <w:r>
        <w:rPr>
          <w:i/>
          <w:sz w:val="24"/>
        </w:rPr>
        <w:t xml:space="preserve">to write </w:t>
      </w:r>
      <w:r>
        <w:rPr>
          <w:sz w:val="24"/>
        </w:rPr>
        <w:t>both forms are possible.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Why do you never </w:t>
      </w:r>
      <w:r>
        <w:rPr>
          <w:i/>
          <w:sz w:val="24"/>
        </w:rPr>
        <w:t>read to me</w:t>
      </w:r>
      <w:r>
        <w:rPr>
          <w:sz w:val="24"/>
        </w:rPr>
        <w:t xml:space="preserve"> now?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Will she </w:t>
      </w:r>
      <w:r>
        <w:rPr>
          <w:i/>
          <w:sz w:val="24"/>
        </w:rPr>
        <w:t>sing to us</w:t>
      </w:r>
      <w:r>
        <w:rPr>
          <w:sz w:val="24"/>
        </w:rPr>
        <w:t xml:space="preserve"> tonight?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At first she </w:t>
      </w:r>
      <w:r>
        <w:rPr>
          <w:i/>
          <w:sz w:val="24"/>
        </w:rPr>
        <w:t>wrote to him</w:t>
      </w:r>
      <w:r>
        <w:rPr>
          <w:sz w:val="24"/>
        </w:rPr>
        <w:t xml:space="preserve"> twice a week.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Write me</w:t>
      </w:r>
      <w:r>
        <w:rPr>
          <w:sz w:val="24"/>
        </w:rPr>
        <w:t xml:space="preserve"> back as soon as you get the cable.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When attached to verbs of inducement, the indirect recipient object can never be used alone.</w:t>
      </w:r>
    </w:p>
    <w:p>
      <w:pPr>
        <w:pStyle w:val="Normal"/>
        <w:spacing w:lineRule="auto" w:line="240"/>
        <w:ind w:firstLine="284" w:end="0"/>
        <w:rPr>
          <w:b/>
          <w:i/>
          <w:i/>
          <w:sz w:val="24"/>
        </w:rPr>
      </w:pPr>
      <w:r>
        <w:rPr>
          <w:b/>
          <w:i/>
          <w:sz w:val="24"/>
        </w:rPr>
      </w:r>
    </w:p>
    <w:p>
      <w:pPr>
        <w:pStyle w:val="Normal"/>
        <w:spacing w:lineRule="auto" w:line="240"/>
        <w:ind w:firstLine="284" w:end="0"/>
        <w:jc w:val="center"/>
        <w:rPr/>
      </w:pPr>
      <w:r>
        <w:rPr>
          <w:spacing w:val="60"/>
          <w:sz w:val="24"/>
        </w:rPr>
        <w:t>Form and position</w:t>
      </w:r>
      <w:r>
        <w:rPr>
          <w:b/>
          <w:spacing w:val="60"/>
          <w:sz w:val="24"/>
        </w:rPr>
        <w:t xml:space="preserve"> </w:t>
      </w:r>
      <w:r>
        <w:rPr>
          <w:spacing w:val="60"/>
          <w:sz w:val="24"/>
        </w:rPr>
        <w:t>of the</w:t>
      </w:r>
      <w:r>
        <w:rPr>
          <w:b/>
          <w:spacing w:val="60"/>
          <w:sz w:val="24"/>
        </w:rPr>
        <w:t xml:space="preserve"> </w:t>
      </w:r>
      <w:r>
        <w:rPr>
          <w:spacing w:val="60"/>
          <w:sz w:val="24"/>
        </w:rPr>
        <w:t>indirect recipient objects</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75.</w:t>
      </w:r>
      <w:r>
        <w:rPr>
          <w:sz w:val="24"/>
        </w:rPr>
        <w:t xml:space="preserve"> As to their form and position the following cases must be distinguished:</w:t>
      </w:r>
    </w:p>
    <w:p>
      <w:pPr>
        <w:pStyle w:val="Normal"/>
        <w:spacing w:lineRule="auto" w:line="240"/>
        <w:ind w:firstLine="284" w:end="0"/>
        <w:rPr>
          <w:sz w:val="24"/>
        </w:rPr>
      </w:pPr>
      <w:r>
        <w:rPr>
          <w:sz w:val="24"/>
        </w:rPr>
      </w:r>
    </w:p>
    <w:p>
      <w:pPr>
        <w:pStyle w:val="2"/>
        <w:suppressAutoHyphens w:val="false"/>
        <w:rPr/>
      </w:pPr>
      <w:r>
        <w:rPr/>
        <w:t>1. If the indirect recipient object is attached to a verb of inducement, it is always non-prepositional and has a fixed position in the sentence just before the direct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Mother ordered</w:t>
      </w:r>
      <w:r>
        <w:rPr>
          <w:b/>
          <w:sz w:val="24"/>
        </w:rPr>
        <w:t xml:space="preserve"> </w:t>
      </w:r>
      <w:r>
        <w:rPr>
          <w:b/>
          <w:i/>
          <w:sz w:val="24"/>
        </w:rPr>
        <w:t>me</w:t>
      </w:r>
      <w:r>
        <w:rPr>
          <w:i/>
          <w:sz w:val="24"/>
        </w:rPr>
        <w:t xml:space="preserve"> to get down. </w:t>
      </w:r>
    </w:p>
    <w:p>
      <w:pPr>
        <w:pStyle w:val="Normal"/>
        <w:spacing w:lineRule="auto" w:line="240"/>
        <w:ind w:firstLine="284" w:start="284" w:end="0"/>
        <w:rPr/>
      </w:pPr>
      <w:r>
        <w:rPr>
          <w:sz w:val="24"/>
        </w:rPr>
        <w:t>He urged</w:t>
      </w:r>
      <w:r>
        <w:rPr>
          <w:b/>
          <w:sz w:val="24"/>
        </w:rPr>
        <w:t xml:space="preserve"> </w:t>
      </w:r>
      <w:r>
        <w:rPr>
          <w:b/>
          <w:i/>
          <w:sz w:val="24"/>
        </w:rPr>
        <w:t>her</w:t>
      </w:r>
      <w:r>
        <w:rPr>
          <w:i/>
          <w:sz w:val="24"/>
        </w:rPr>
        <w:t xml:space="preserve"> to write a story about it.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If it is attached to the verbs of benefaction </w:t>
      </w:r>
      <w:r>
        <w:rPr>
          <w:i/>
          <w:sz w:val="24"/>
        </w:rPr>
        <w:t>to announce, to ascribe, to attribute, to communicate, to contribute, to dedicate, to dictate, to disclose, to explain, to interpret, to introduce, to open, to point out, to repeat, to submit, to suggest,</w:t>
      </w:r>
      <w:r>
        <w:rPr>
          <w:sz w:val="24"/>
        </w:rPr>
        <w:t xml:space="preserve"> it is always prepositional and has two possible positions in the sentence, either before the direct object or after it. In both cases it is governed by the preposition </w:t>
      </w:r>
      <w:r>
        <w:rPr>
          <w:i/>
          <w:sz w:val="24"/>
        </w:rPr>
        <w:t>to.</w:t>
      </w:r>
      <w:r>
        <w:rPr>
          <w:sz w:val="24"/>
        </w:rPr>
        <w:t xml:space="preserve"> It usually precedes the direct object if the latter is modified by an attribute.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dictated </w:t>
      </w:r>
      <w:r>
        <w:rPr>
          <w:i/>
          <w:sz w:val="24"/>
        </w:rPr>
        <w:t>the letter</w:t>
      </w:r>
      <w:r>
        <w:rPr>
          <w:b/>
          <w:i/>
          <w:sz w:val="24"/>
        </w:rPr>
        <w:t xml:space="preserve"> to his secretary.</w:t>
      </w:r>
    </w:p>
    <w:p>
      <w:pPr>
        <w:pStyle w:val="Normal"/>
        <w:spacing w:lineRule="auto" w:line="240"/>
        <w:ind w:firstLine="284" w:start="284" w:end="0"/>
        <w:rPr/>
      </w:pPr>
      <w:r>
        <w:rPr>
          <w:sz w:val="24"/>
        </w:rPr>
        <w:t>Up to her death in 1935 she did not open</w:t>
      </w:r>
      <w:r>
        <w:rPr>
          <w:b/>
          <w:sz w:val="24"/>
        </w:rPr>
        <w:t xml:space="preserve"> </w:t>
      </w:r>
      <w:r>
        <w:rPr>
          <w:b/>
          <w:i/>
          <w:sz w:val="24"/>
        </w:rPr>
        <w:t>to me</w:t>
      </w:r>
      <w:r>
        <w:rPr>
          <w:i/>
          <w:sz w:val="24"/>
        </w:rPr>
        <w:t xml:space="preserve"> her secret.</w:t>
      </w:r>
    </w:p>
    <w:p>
      <w:pPr>
        <w:pStyle w:val="Normal"/>
        <w:spacing w:lineRule="auto" w:line="240"/>
        <w:ind w:firstLine="284" w:start="284" w:end="0"/>
        <w:rPr/>
      </w:pPr>
      <w:r>
        <w:rPr>
          <w:sz w:val="24"/>
        </w:rPr>
        <w:t>Then she explained</w:t>
      </w:r>
      <w:r>
        <w:rPr>
          <w:b/>
          <w:sz w:val="24"/>
        </w:rPr>
        <w:t xml:space="preserve"> </w:t>
      </w:r>
      <w:r>
        <w:rPr>
          <w:b/>
          <w:i/>
          <w:sz w:val="24"/>
        </w:rPr>
        <w:t>to me</w:t>
      </w:r>
      <w:r>
        <w:rPr>
          <w:i/>
          <w:sz w:val="24"/>
        </w:rPr>
        <w:t xml:space="preserve"> the cause of her refusal.</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3. If the indirect recipient object is attached to a verb of benefaction other than those listed above, its form and position vary according to certain rules: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The indirect recipient object is non-prepositional when it precedes the direct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She offered</w:t>
      </w:r>
      <w:r>
        <w:rPr>
          <w:b/>
          <w:sz w:val="24"/>
        </w:rPr>
        <w:t xml:space="preserve"> </w:t>
      </w:r>
      <w:r>
        <w:rPr>
          <w:b/>
          <w:i/>
          <w:sz w:val="24"/>
        </w:rPr>
        <w:t>him</w:t>
      </w:r>
      <w:r>
        <w:rPr>
          <w:i/>
          <w:sz w:val="24"/>
        </w:rPr>
        <w:t xml:space="preserve"> a sandwich. </w:t>
      </w:r>
    </w:p>
    <w:p>
      <w:pPr>
        <w:pStyle w:val="Normal"/>
        <w:spacing w:lineRule="auto" w:line="240"/>
        <w:ind w:firstLine="284" w:start="284" w:end="0"/>
        <w:rPr/>
      </w:pPr>
      <w:r>
        <w:rPr>
          <w:sz w:val="24"/>
        </w:rPr>
        <w:t>Jane sang</w:t>
      </w:r>
      <w:r>
        <w:rPr>
          <w:b/>
          <w:sz w:val="24"/>
        </w:rPr>
        <w:t xml:space="preserve"> </w:t>
      </w:r>
      <w:r>
        <w:rPr>
          <w:b/>
          <w:i/>
          <w:sz w:val="24"/>
        </w:rPr>
        <w:t>me</w:t>
      </w:r>
      <w:r>
        <w:rPr>
          <w:i/>
          <w:sz w:val="24"/>
        </w:rPr>
        <w:t xml:space="preserve"> a song.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 The indirect recipient object is prepositional when it follows the direct object. In this case the most frequent preposition is </w:t>
      </w:r>
      <w:r>
        <w:rPr>
          <w:i/>
          <w:sz w:val="24"/>
        </w:rPr>
        <w:t>to.</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She has given </w:t>
      </w:r>
      <w:r>
        <w:rPr>
          <w:i/>
          <w:sz w:val="24"/>
        </w:rPr>
        <w:t xml:space="preserve">some kind of task to each girl. </w:t>
      </w:r>
    </w:p>
    <w:p>
      <w:pPr>
        <w:pStyle w:val="Normal"/>
        <w:spacing w:lineRule="auto" w:line="240"/>
        <w:ind w:firstLine="284" w:start="284" w:end="0"/>
        <w:rPr/>
      </w:pPr>
      <w:r>
        <w:rPr>
          <w:sz w:val="24"/>
        </w:rPr>
        <w:t xml:space="preserve">I’m going to offer </w:t>
      </w:r>
      <w:r>
        <w:rPr>
          <w:i/>
          <w:sz w:val="24"/>
        </w:rPr>
        <w:t>something to you.</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If the indirect recipient object denotes a person for whose benefit the action is done, it has the preposition </w:t>
      </w:r>
      <w:r>
        <w:rPr>
          <w:i/>
          <w:sz w:val="24"/>
        </w:rPr>
        <w:t>for.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I’ll buy </w:t>
      </w:r>
      <w:r>
        <w:rPr>
          <w:i/>
          <w:sz w:val="24"/>
        </w:rPr>
        <w:t>this</w:t>
      </w:r>
      <w:r>
        <w:rPr>
          <w:b/>
          <w:i/>
          <w:sz w:val="24"/>
        </w:rPr>
        <w:t xml:space="preserve"> for you.</w:t>
      </w:r>
    </w:p>
    <w:p>
      <w:pPr>
        <w:pStyle w:val="Normal"/>
        <w:spacing w:lineRule="auto" w:line="240"/>
        <w:ind w:firstLine="284" w:end="0"/>
        <w:rPr>
          <w:b/>
          <w:i/>
          <w:i/>
          <w:sz w:val="24"/>
          <w:lang w:val="ru-RU"/>
        </w:rPr>
      </w:pPr>
      <w:r>
        <w:rPr>
          <w:b/>
          <w:i/>
          <w:sz w:val="24"/>
          <w:lang w:val="ru-RU"/>
        </w:rPr>
      </w:r>
    </w:p>
    <w:p>
      <w:pPr>
        <w:pStyle w:val="Normal"/>
        <w:spacing w:lineRule="auto" w:line="240"/>
        <w:ind w:firstLine="284" w:end="0"/>
        <w:rPr/>
      </w:pPr>
      <w:r>
        <w:rPr>
          <w:sz w:val="24"/>
          <w:lang w:val="ru-RU"/>
        </w:rPr>
        <w:t>с)</w:t>
      </w:r>
      <w:r>
        <w:rPr>
          <w:sz w:val="24"/>
        </w:rPr>
        <w:t xml:space="preserve"> The position of the indirect recipient object after the direct object is sometimes obligatory. This is the case either when both objects are personal pronouns,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Give </w:t>
      </w:r>
      <w:r>
        <w:rPr>
          <w:i/>
          <w:sz w:val="24"/>
        </w:rPr>
        <w:t xml:space="preserve">him to me. </w:t>
      </w:r>
    </w:p>
    <w:p>
      <w:pPr>
        <w:pStyle w:val="Normal"/>
        <w:spacing w:lineRule="auto" w:line="240"/>
        <w:ind w:firstLine="284" w:start="284" w:end="0"/>
        <w:rPr/>
      </w:pPr>
      <w:r>
        <w:rPr>
          <w:sz w:val="24"/>
        </w:rPr>
        <w:t xml:space="preserve">Send </w:t>
      </w:r>
      <w:r>
        <w:rPr>
          <w:i/>
          <w:sz w:val="24"/>
        </w:rPr>
        <w:t>me to them.</w:t>
      </w:r>
    </w:p>
    <w:p>
      <w:pPr>
        <w:pStyle w:val="Normal"/>
        <w:spacing w:lineRule="auto" w:line="240"/>
        <w:ind w:firstLine="284" w:end="0"/>
        <w:rPr>
          <w:i/>
          <w:i/>
          <w:sz w:val="24"/>
        </w:rPr>
      </w:pPr>
      <w:r>
        <w:rPr>
          <w:i/>
          <w:sz w:val="24"/>
        </w:rPr>
      </w:r>
    </w:p>
    <w:p>
      <w:pPr>
        <w:pStyle w:val="Normal"/>
        <w:spacing w:lineRule="auto" w:line="240"/>
        <w:ind w:hanging="0" w:end="0"/>
        <w:rPr/>
      </w:pPr>
      <w:r>
        <w:rPr>
          <w:sz w:val="24"/>
        </w:rPr>
        <w:t>or when the direct object is a personal pronoun, while the indirect object is a noun,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Give </w:t>
      </w:r>
      <w:r>
        <w:rPr>
          <w:i/>
          <w:sz w:val="24"/>
        </w:rPr>
        <w:t xml:space="preserve">them to Nanny. </w:t>
      </w:r>
    </w:p>
    <w:p>
      <w:pPr>
        <w:pStyle w:val="Normal"/>
        <w:spacing w:lineRule="auto" w:line="240"/>
        <w:ind w:firstLine="284" w:start="284" w:end="0"/>
        <w:rPr/>
      </w:pPr>
      <w:r>
        <w:rPr>
          <w:sz w:val="24"/>
        </w:rPr>
        <w:t xml:space="preserve">Show </w:t>
      </w:r>
      <w:r>
        <w:rPr>
          <w:i/>
          <w:sz w:val="24"/>
        </w:rPr>
        <w:t>it</w:t>
      </w:r>
      <w:r>
        <w:rPr>
          <w:sz w:val="24"/>
        </w:rPr>
        <w:t xml:space="preserve"> </w:t>
      </w:r>
      <w:r>
        <w:rPr>
          <w:i/>
          <w:sz w:val="24"/>
        </w:rPr>
        <w:t>to John.</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If the direct object is the pronoun </w:t>
      </w:r>
      <w:r>
        <w:rPr>
          <w:i/>
          <w:sz w:val="24"/>
        </w:rPr>
        <w:t>it</w:t>
      </w:r>
      <w:r>
        <w:rPr>
          <w:sz w:val="24"/>
        </w:rPr>
        <w:t xml:space="preserve"> and the indirect recipient object is any other personal pronoun, the indirect recipient object may take the preposition or not.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Give </w:t>
      </w:r>
      <w:r>
        <w:rPr>
          <w:i/>
          <w:sz w:val="24"/>
        </w:rPr>
        <w:t>it</w:t>
      </w:r>
      <w:r>
        <w:rPr>
          <w:sz w:val="24"/>
        </w:rPr>
        <w:t xml:space="preserve"> </w:t>
      </w:r>
      <w:r>
        <w:rPr>
          <w:i/>
          <w:sz w:val="24"/>
        </w:rPr>
        <w:t>to him</w:t>
      </w:r>
      <w:r>
        <w:rPr>
          <w:sz w:val="24"/>
        </w:rPr>
        <w:t xml:space="preserve"> = Give </w:t>
      </w:r>
      <w:r>
        <w:rPr>
          <w:i/>
          <w:sz w:val="24"/>
        </w:rPr>
        <w:t xml:space="preserve">it him. </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latter is more colloquial.</w:t>
      </w:r>
    </w:p>
    <w:p>
      <w:pPr>
        <w:pStyle w:val="Normal"/>
        <w:spacing w:lineRule="auto" w:line="240"/>
        <w:ind w:firstLine="284" w:end="0"/>
        <w:rPr>
          <w:b/>
          <w:sz w:val="24"/>
        </w:rPr>
      </w:pPr>
      <w:r>
        <w:rPr>
          <w:b/>
          <w:sz w:val="24"/>
        </w:rPr>
      </w:r>
    </w:p>
    <w:p>
      <w:pPr>
        <w:pStyle w:val="Normal"/>
        <w:spacing w:lineRule="auto" w:line="240"/>
        <w:ind w:firstLine="284" w:end="0"/>
        <w:rPr/>
      </w:pPr>
      <w:r>
        <w:rPr>
          <w:b/>
          <w:sz w:val="24"/>
        </w:rPr>
        <w:t>§ 76.</w:t>
      </w:r>
      <w:r>
        <w:rPr>
          <w:sz w:val="24"/>
        </w:rPr>
        <w:t xml:space="preserve"> Sometimes the indirect recipient object may be placed before the predicate verb. This occurs in the following cases: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In pronominal questions referring to the indirect recipient object or its attribute.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Whom</w:t>
      </w:r>
      <w:r>
        <w:rPr>
          <w:sz w:val="24"/>
        </w:rPr>
        <w:t xml:space="preserve"> did you show the brooch </w:t>
      </w:r>
      <w:r>
        <w:rPr>
          <w:i/>
          <w:sz w:val="24"/>
        </w:rPr>
        <w:t>to</w:t>
      </w:r>
      <w:r>
        <w:rPr>
          <w:sz w:val="24"/>
        </w:rPr>
        <w:t xml:space="preserve">? </w:t>
      </w:r>
    </w:p>
    <w:p>
      <w:pPr>
        <w:pStyle w:val="Normal"/>
        <w:spacing w:lineRule="auto" w:line="240"/>
        <w:ind w:firstLine="284" w:start="284" w:end="0"/>
        <w:rPr/>
      </w:pPr>
      <w:r>
        <w:rPr>
          <w:i/>
          <w:sz w:val="24"/>
        </w:rPr>
        <w:t>To whom</w:t>
      </w:r>
      <w:r>
        <w:rPr>
          <w:sz w:val="24"/>
        </w:rPr>
        <w:t xml:space="preserve"> did you send the parcel? </w:t>
      </w:r>
    </w:p>
    <w:p>
      <w:pPr>
        <w:pStyle w:val="Normal"/>
        <w:spacing w:lineRule="auto" w:line="240"/>
        <w:ind w:firstLine="284" w:start="284" w:end="0"/>
        <w:rPr/>
      </w:pPr>
      <w:r>
        <w:rPr>
          <w:i/>
          <w:sz w:val="24"/>
        </w:rPr>
        <w:t>Which boy</w:t>
      </w:r>
      <w:r>
        <w:rPr>
          <w:sz w:val="24"/>
        </w:rPr>
        <w:t xml:space="preserve"> has she given the money </w:t>
      </w:r>
      <w:r>
        <w:rPr>
          <w:i/>
          <w:sz w:val="24"/>
        </w:rPr>
        <w:t>to</w:t>
      </w:r>
      <w:r>
        <w:rPr>
          <w:sz w:val="24"/>
        </w:rPr>
        <w:t xml:space="preserve">? </w:t>
      </w:r>
    </w:p>
    <w:p>
      <w:pPr>
        <w:pStyle w:val="Normal"/>
        <w:spacing w:lineRule="auto" w:line="240"/>
        <w:ind w:firstLine="284" w:start="284" w:end="0"/>
        <w:rPr/>
      </w:pPr>
      <w:r>
        <w:rPr>
          <w:i/>
          <w:sz w:val="24"/>
        </w:rPr>
        <w:t>To which porter</w:t>
      </w:r>
      <w:r>
        <w:rPr>
          <w:sz w:val="24"/>
        </w:rPr>
        <w:t xml:space="preserve"> did you give your suitcase?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As seen from the examples, the preposition </w:t>
      </w:r>
      <w:r>
        <w:rPr>
          <w:i/>
          <w:sz w:val="24"/>
        </w:rPr>
        <w:t>to</w:t>
      </w:r>
      <w:r>
        <w:rPr>
          <w:sz w:val="24"/>
        </w:rPr>
        <w:t xml:space="preserve"> can either retain its position after the direct object or come before the question word. Questions of the first type are characteristic of colloquial style, while those of the second type are formal.</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In colloquial speech the nominative case form </w:t>
      </w:r>
      <w:r>
        <w:rPr>
          <w:i/>
          <w:sz w:val="24"/>
        </w:rPr>
        <w:t xml:space="preserve">who </w:t>
      </w:r>
      <w:r>
        <w:rPr>
          <w:sz w:val="24"/>
        </w:rPr>
        <w:t xml:space="preserve">often replaces the objective form </w:t>
      </w:r>
      <w:r>
        <w:rPr>
          <w:i/>
          <w:sz w:val="24"/>
        </w:rPr>
        <w:t>whom.</w:t>
      </w:r>
      <w:r>
        <w:rPr>
          <w:sz w:val="24"/>
        </w:rPr>
        <w:t xml:space="preserve"> In this case the preposition can only be placed at the end of the sentence.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Who</w:t>
      </w:r>
      <w:r>
        <w:rPr>
          <w:sz w:val="24"/>
        </w:rPr>
        <w:t xml:space="preserve"> did you give the money </w:t>
      </w:r>
      <w:r>
        <w:rPr>
          <w:i/>
          <w:sz w:val="24"/>
        </w:rPr>
        <w:t>to</w:t>
      </w:r>
      <w:r>
        <w:rPr>
          <w:sz w:val="24"/>
        </w:rPr>
        <w: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In attributive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friend of his </w:t>
      </w:r>
      <w:r>
        <w:rPr>
          <w:i/>
          <w:sz w:val="24"/>
        </w:rPr>
        <w:t>whom</w:t>
      </w:r>
      <w:r>
        <w:rPr>
          <w:sz w:val="24"/>
        </w:rPr>
        <w:t xml:space="preserve"> she had shown the letter </w:t>
      </w:r>
      <w:r>
        <w:rPr>
          <w:i/>
          <w:sz w:val="24"/>
        </w:rPr>
        <w:t>to</w:t>
      </w:r>
      <w:r>
        <w:rPr>
          <w:sz w:val="24"/>
        </w:rPr>
        <w:t xml:space="preserve"> did not appear to know anything.</w:t>
      </w:r>
    </w:p>
    <w:p>
      <w:pPr>
        <w:pStyle w:val="Normal"/>
        <w:spacing w:lineRule="auto" w:line="240"/>
        <w:ind w:firstLine="284" w:start="284" w:end="0"/>
        <w:rPr/>
      </w:pPr>
      <w:r>
        <w:rPr>
          <w:sz w:val="24"/>
        </w:rPr>
        <w:t xml:space="preserve">The man </w:t>
      </w:r>
      <w:r>
        <w:rPr>
          <w:i/>
          <w:sz w:val="24"/>
        </w:rPr>
        <w:t>to whom</w:t>
      </w:r>
      <w:r>
        <w:rPr>
          <w:sz w:val="24"/>
        </w:rPr>
        <w:t xml:space="preserve"> she had given two loaves of bread never came back.</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 xml:space="preserve">3. If the object is to be made more emphatic for the sake of contrast. </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To you</w:t>
      </w:r>
      <w:r>
        <w:rPr>
          <w:sz w:val="24"/>
        </w:rPr>
        <w:t xml:space="preserve"> he’s telling his tales, not to me.</w:t>
      </w:r>
    </w:p>
    <w:p>
      <w:pPr>
        <w:pStyle w:val="Normal"/>
        <w:spacing w:lineRule="auto" w:line="240"/>
        <w:ind w:firstLine="284" w:end="0"/>
        <w:rPr>
          <w:sz w:val="24"/>
        </w:rPr>
      </w:pPr>
      <w:r>
        <w:rPr>
          <w:sz w:val="24"/>
        </w:rPr>
      </w:r>
    </w:p>
    <w:p>
      <w:pPr>
        <w:pStyle w:val="Normal"/>
        <w:spacing w:lineRule="auto" w:line="240"/>
        <w:ind w:firstLine="284" w:end="0"/>
        <w:jc w:val="center"/>
        <w:rPr>
          <w:spacing w:val="60"/>
          <w:sz w:val="24"/>
        </w:rPr>
      </w:pPr>
      <w:r>
        <w:rPr>
          <w:spacing w:val="60"/>
          <w:sz w:val="24"/>
        </w:rPr>
        <w:t>The indirect non-recipient object</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77.</w:t>
      </w:r>
      <w:r>
        <w:rPr>
          <w:sz w:val="24"/>
        </w:rPr>
        <w:t xml:space="preserve"> The indirect non-recipient object is a prepositional object that follows both transitive and intransitive verbs and completes their meaning, The indirect non-recipient object may be preceded by various prepositions.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thought </w:t>
      </w:r>
      <w:r>
        <w:rPr>
          <w:i/>
          <w:sz w:val="24"/>
        </w:rPr>
        <w:t>about it</w:t>
      </w:r>
      <w:r>
        <w:rPr>
          <w:sz w:val="24"/>
        </w:rPr>
        <w:t xml:space="preserve"> a good deal. </w:t>
      </w:r>
    </w:p>
    <w:p>
      <w:pPr>
        <w:pStyle w:val="Normal"/>
        <w:spacing w:lineRule="auto" w:line="240"/>
        <w:ind w:firstLine="284" w:start="284" w:end="0"/>
        <w:rPr/>
      </w:pPr>
      <w:r>
        <w:rPr>
          <w:sz w:val="24"/>
        </w:rPr>
        <w:t xml:space="preserve">Invention arises </w:t>
      </w:r>
      <w:r>
        <w:rPr>
          <w:i/>
          <w:sz w:val="24"/>
        </w:rPr>
        <w:t xml:space="preserve">from idleness. </w:t>
      </w:r>
    </w:p>
    <w:p>
      <w:pPr>
        <w:pStyle w:val="Normal"/>
        <w:spacing w:lineRule="auto" w:line="240"/>
        <w:ind w:firstLine="284" w:start="284" w:end="0"/>
        <w:rPr/>
      </w:pPr>
      <w:r>
        <w:rPr>
          <w:sz w:val="24"/>
        </w:rPr>
        <w:t xml:space="preserve">How would you deal </w:t>
      </w:r>
      <w:r>
        <w:rPr>
          <w:i/>
          <w:sz w:val="24"/>
        </w:rPr>
        <w:t xml:space="preserve">with the problem? </w:t>
      </w:r>
    </w:p>
    <w:p>
      <w:pPr>
        <w:pStyle w:val="Normal"/>
        <w:spacing w:lineRule="auto" w:line="240"/>
        <w:ind w:firstLine="284" w:start="284" w:end="0"/>
        <w:rPr/>
      </w:pPr>
      <w:r>
        <w:rPr>
          <w:sz w:val="24"/>
        </w:rPr>
        <w:t xml:space="preserve">I could hardly stand </w:t>
      </w:r>
      <w:r>
        <w:rPr>
          <w:i/>
          <w:sz w:val="24"/>
        </w:rPr>
        <w:t>on my skates</w:t>
      </w:r>
      <w:r>
        <w:rPr>
          <w:sz w:val="24"/>
        </w:rPr>
        <w:t xml:space="preserve"> then.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xml:space="preserve">The formal object </w:t>
      </w:r>
      <w:r>
        <w:rPr>
          <w:b/>
          <w:i/>
          <w:sz w:val="24"/>
        </w:rPr>
        <w:t>it</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78.</w:t>
      </w:r>
      <w:r>
        <w:rPr>
          <w:sz w:val="24"/>
        </w:rPr>
        <w:t xml:space="preserve"> Some verbs cannot take an infinitive object or a clausal object. In this case the formal object</w:t>
      </w:r>
      <w:r>
        <w:rPr>
          <w:b/>
          <w:sz w:val="24"/>
        </w:rPr>
        <w:t xml:space="preserve"> </w:t>
      </w:r>
      <w:r>
        <w:rPr>
          <w:b/>
          <w:i/>
          <w:sz w:val="24"/>
        </w:rPr>
        <w:t>it</w:t>
      </w:r>
      <w:r>
        <w:rPr>
          <w:sz w:val="24"/>
        </w:rPr>
        <w:t xml:space="preserve"> precedes the notional object. It is called </w:t>
      </w:r>
      <w:r>
        <w:rPr>
          <w:i/>
          <w:sz w:val="24"/>
        </w:rPr>
        <w:t>introductory</w:t>
      </w:r>
      <w:r>
        <w:rPr>
          <w:sz w:val="24"/>
        </w:rPr>
        <w:t xml:space="preserve"> (or </w:t>
      </w:r>
      <w:r>
        <w:rPr>
          <w:i/>
          <w:sz w:val="24"/>
        </w:rPr>
        <w:t>anticipatory)</w:t>
      </w:r>
      <w:r>
        <w:rPr>
          <w:b/>
          <w:i/>
          <w:sz w:val="24"/>
        </w:rPr>
        <w:t xml:space="preserve"> it.</w:t>
      </w:r>
      <w:r>
        <w:rPr>
          <w:sz w:val="24"/>
        </w:rPr>
        <w:t xml:space="preserve"> The sentence thus has two objects, the formal object </w:t>
      </w:r>
      <w:r>
        <w:rPr>
          <w:i/>
          <w:sz w:val="24"/>
        </w:rPr>
        <w:t>it</w:t>
      </w:r>
      <w:r>
        <w:rPr>
          <w:sz w:val="24"/>
        </w:rPr>
        <w:t xml:space="preserve"> and a notional object, which is an infinitive or a clause. The formal object </w:t>
      </w:r>
      <w:r>
        <w:rPr>
          <w:i/>
          <w:sz w:val="24"/>
        </w:rPr>
        <w:t>it</w:t>
      </w:r>
      <w:r>
        <w:rPr>
          <w:sz w:val="24"/>
        </w:rPr>
        <w:t xml:space="preserve"> may be either a direct object, or an indirect non-recipient object.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As a direct object </w:t>
      </w:r>
      <w:r>
        <w:rPr>
          <w:i/>
          <w:sz w:val="24"/>
        </w:rPr>
        <w:t>it</w:t>
      </w:r>
      <w:r>
        <w:rPr>
          <w:sz w:val="24"/>
        </w:rPr>
        <w:t xml:space="preserve"> occurs after the verbs </w:t>
      </w:r>
      <w:r>
        <w:rPr>
          <w:i/>
          <w:sz w:val="24"/>
        </w:rPr>
        <w:t>to take, to like, to find, to understand, to learn</w:t>
      </w:r>
      <w:r>
        <w:rPr>
          <w:sz w:val="24"/>
        </w:rPr>
        <w:t xml:space="preserve"> and some others.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Is she </w:t>
      </w:r>
      <w:r>
        <w:rPr>
          <w:i/>
          <w:sz w:val="24"/>
        </w:rPr>
        <w:t>to take</w:t>
      </w:r>
      <w:r>
        <w:rPr>
          <w:b/>
          <w:i/>
          <w:sz w:val="24"/>
        </w:rPr>
        <w:t xml:space="preserve"> it</w:t>
      </w:r>
      <w:r>
        <w:rPr>
          <w:i/>
          <w:sz w:val="24"/>
        </w:rPr>
        <w:t xml:space="preserve"> that everything is</w:t>
      </w:r>
      <w:r>
        <w:rPr>
          <w:i/>
          <w:sz w:val="24"/>
          <w:lang w:val="ru-RU"/>
        </w:rPr>
        <w:t xml:space="preserve"> О.К.?</w:t>
      </w:r>
    </w:p>
    <w:p>
      <w:pPr>
        <w:pStyle w:val="Normal"/>
        <w:spacing w:lineRule="auto" w:line="240"/>
        <w:ind w:firstLine="284" w:start="284" w:end="0"/>
        <w:rPr/>
      </w:pPr>
      <w:r>
        <w:rPr>
          <w:sz w:val="24"/>
        </w:rPr>
        <w:t xml:space="preserve">I </w:t>
      </w:r>
      <w:r>
        <w:rPr>
          <w:i/>
          <w:sz w:val="24"/>
        </w:rPr>
        <w:t>understand</w:t>
      </w:r>
      <w:r>
        <w:rPr>
          <w:b/>
          <w:i/>
          <w:sz w:val="24"/>
        </w:rPr>
        <w:t xml:space="preserve"> it</w:t>
      </w:r>
      <w:r>
        <w:rPr>
          <w:i/>
          <w:sz w:val="24"/>
        </w:rPr>
        <w:t xml:space="preserve"> that you are my wife’s brother.</w:t>
      </w:r>
    </w:p>
    <w:p>
      <w:pPr>
        <w:pStyle w:val="Normal"/>
        <w:spacing w:lineRule="auto" w:line="240"/>
        <w:ind w:firstLine="284" w:start="284" w:end="0"/>
        <w:rPr/>
      </w:pPr>
      <w:r>
        <w:rPr>
          <w:sz w:val="24"/>
        </w:rPr>
        <w:t xml:space="preserve">We </w:t>
      </w:r>
      <w:r>
        <w:rPr>
          <w:i/>
          <w:sz w:val="24"/>
        </w:rPr>
        <w:t>found</w:t>
      </w:r>
      <w:r>
        <w:rPr>
          <w:b/>
          <w:i/>
          <w:sz w:val="24"/>
        </w:rPr>
        <w:t xml:space="preserve"> it</w:t>
      </w:r>
      <w:r>
        <w:rPr>
          <w:i/>
          <w:sz w:val="24"/>
        </w:rPr>
        <w:t xml:space="preserve"> difficult to talk to him.</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As an indirect non-recipient object it occurs after certain verbs which take objects with obligatory prepositions: </w:t>
      </w:r>
      <w:r>
        <w:rPr>
          <w:i/>
          <w:sz w:val="24"/>
        </w:rPr>
        <w:t>to count (on), to depend (on), to hear (of), to insist (on), to object (to)</w:t>
      </w:r>
      <w:r>
        <w:rPr>
          <w:sz w:val="24"/>
        </w:rPr>
        <w:t xml:space="preserve"> and some others.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objected to</w:t>
      </w:r>
      <w:r>
        <w:rPr>
          <w:b/>
          <w:i/>
          <w:sz w:val="24"/>
        </w:rPr>
        <w:t xml:space="preserve"> it</w:t>
      </w:r>
      <w:r>
        <w:rPr>
          <w:i/>
          <w:sz w:val="24"/>
        </w:rPr>
        <w:t xml:space="preserve"> that they should be taken to the island too.</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79.</w:t>
      </w:r>
      <w:r>
        <w:rPr>
          <w:sz w:val="24"/>
        </w:rPr>
        <w:t xml:space="preserve"> There is another use of</w:t>
      </w:r>
      <w:r>
        <w:rPr>
          <w:b/>
          <w:sz w:val="24"/>
        </w:rPr>
        <w:t xml:space="preserve"> </w:t>
      </w:r>
      <w:r>
        <w:rPr>
          <w:b/>
          <w:i/>
          <w:sz w:val="24"/>
        </w:rPr>
        <w:t>it</w:t>
      </w:r>
      <w:r>
        <w:rPr>
          <w:sz w:val="24"/>
        </w:rPr>
        <w:t xml:space="preserve"> as</w:t>
      </w:r>
      <w:r>
        <w:rPr>
          <w:sz w:val="24"/>
          <w:lang w:val="ru-RU"/>
        </w:rPr>
        <w:t xml:space="preserve"> о</w:t>
      </w:r>
      <w:r>
        <w:rPr>
          <w:sz w:val="24"/>
        </w:rPr>
        <w:t xml:space="preserve"> </w:t>
      </w:r>
      <w:r>
        <w:rPr>
          <w:i/>
          <w:sz w:val="24"/>
        </w:rPr>
        <w:t>formal object:</w:t>
      </w:r>
      <w:r>
        <w:rPr>
          <w:sz w:val="24"/>
        </w:rPr>
        <w:t xml:space="preserve"> it can be attached to transitive or intransitive verbs to convey a very vague idea of some kind of an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was angry. I made him take the present away. An hour later he returned and we </w:t>
      </w:r>
      <w:r>
        <w:rPr>
          <w:i/>
          <w:sz w:val="24"/>
        </w:rPr>
        <w:t>made</w:t>
      </w:r>
      <w:r>
        <w:rPr>
          <w:b/>
          <w:i/>
          <w:sz w:val="24"/>
        </w:rPr>
        <w:t xml:space="preserve"> it</w:t>
      </w:r>
      <w:r>
        <w:rPr>
          <w:i/>
          <w:sz w:val="24"/>
        </w:rPr>
        <w:t xml:space="preserve"> up.</w:t>
      </w:r>
      <w:r>
        <w:rPr>
          <w:sz w:val="24"/>
        </w:rPr>
        <w:t xml:space="preserve">                          </w:t>
      </w:r>
    </w:p>
    <w:p>
      <w:pPr>
        <w:pStyle w:val="Normal"/>
        <w:spacing w:lineRule="auto" w:line="240"/>
        <w:ind w:firstLine="284" w:start="284" w:end="0"/>
        <w:rPr/>
      </w:pPr>
      <w:r>
        <w:rPr>
          <w:sz w:val="24"/>
        </w:rPr>
        <w:t xml:space="preserve">We therefore decided that we would sleep out on fine nights, and hotel </w:t>
      </w:r>
      <w:r>
        <w:rPr>
          <w:b/>
          <w:i/>
          <w:sz w:val="24"/>
        </w:rPr>
        <w:t>it</w:t>
      </w:r>
      <w:r>
        <w:rPr>
          <w:i/>
          <w:sz w:val="24"/>
        </w:rPr>
        <w:t>,</w:t>
      </w:r>
      <w:r>
        <w:rPr>
          <w:sz w:val="24"/>
        </w:rPr>
        <w:t xml:space="preserve"> and inn </w:t>
      </w:r>
      <w:r>
        <w:rPr>
          <w:b/>
          <w:i/>
          <w:sz w:val="24"/>
        </w:rPr>
        <w:t>it</w:t>
      </w:r>
      <w:r>
        <w:rPr>
          <w:i/>
          <w:sz w:val="24"/>
        </w:rPr>
        <w:t>,</w:t>
      </w:r>
      <w:r>
        <w:rPr>
          <w:sz w:val="24"/>
        </w:rPr>
        <w:t xml:space="preserve"> and pub </w:t>
      </w:r>
      <w:r>
        <w:rPr>
          <w:b/>
          <w:i/>
          <w:sz w:val="24"/>
        </w:rPr>
        <w:t>it</w:t>
      </w:r>
      <w:r>
        <w:rPr>
          <w:b/>
          <w:sz w:val="24"/>
        </w:rPr>
        <w:t>,</w:t>
      </w:r>
      <w:r>
        <w:rPr>
          <w:sz w:val="24"/>
        </w:rPr>
        <w:t xml:space="preserve"> when it </w:t>
      </w:r>
    </w:p>
    <w:p>
      <w:pPr>
        <w:pStyle w:val="Normal"/>
        <w:spacing w:lineRule="auto" w:line="240"/>
        <w:ind w:firstLine="284" w:start="284" w:end="0"/>
        <w:rPr>
          <w:sz w:val="24"/>
        </w:rPr>
      </w:pPr>
      <w:r>
        <w:rPr>
          <w:sz w:val="24"/>
        </w:rPr>
        <w:t>was wet.</w:t>
      </w:r>
    </w:p>
    <w:p>
      <w:pPr>
        <w:pStyle w:val="Normal"/>
        <w:spacing w:lineRule="auto" w:line="240"/>
        <w:ind w:firstLine="284" w:end="0"/>
        <w:rPr>
          <w:b/>
          <w:sz w:val="24"/>
        </w:rPr>
      </w:pPr>
      <w:r>
        <w:rPr>
          <w:b/>
          <w:sz w:val="24"/>
        </w:rPr>
        <w:t xml:space="preserve">      </w:t>
      </w:r>
    </w:p>
    <w:p>
      <w:pPr>
        <w:pStyle w:val="Normal"/>
        <w:spacing w:lineRule="auto" w:line="240"/>
        <w:ind w:firstLine="284" w:end="0"/>
        <w:rPr>
          <w:b/>
          <w:sz w:val="24"/>
        </w:rPr>
      </w:pPr>
      <w:r>
        <w:rPr>
          <w:b/>
          <w:sz w:val="24"/>
        </w:rPr>
        <w:t xml:space="preserve"> </w:t>
      </w:r>
      <w:r>
        <w:rPr>
          <w:b/>
          <w:sz w:val="24"/>
        </w:rPr>
        <w:t>The cognate object</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80.</w:t>
      </w:r>
      <w:r>
        <w:rPr>
          <w:sz w:val="24"/>
        </w:rPr>
        <w:t xml:space="preserve"> The verbs that most frequently take a cognate object are:</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to live (a life), to smile (a smile), to laugh (a laugh), to die (a death), to sigh (a sigh), to sleep (a sleep), to </w:t>
      </w:r>
    </w:p>
    <w:p>
      <w:pPr>
        <w:pStyle w:val="Normal"/>
        <w:spacing w:lineRule="auto" w:line="240"/>
        <w:ind w:firstLine="284" w:start="284" w:end="0"/>
        <w:rPr>
          <w:i/>
          <w:i/>
          <w:sz w:val="24"/>
        </w:rPr>
      </w:pPr>
      <w:r>
        <w:rPr>
          <w:i/>
          <w:sz w:val="24"/>
        </w:rPr>
        <w:t>dream (a dream), to run (a race), to fight (a, fight,, a battle).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He </w:t>
      </w:r>
      <w:r>
        <w:rPr>
          <w:i/>
          <w:sz w:val="24"/>
        </w:rPr>
        <w:t>died the death of a hero.</w:t>
      </w:r>
    </w:p>
    <w:p>
      <w:pPr>
        <w:pStyle w:val="Normal"/>
        <w:spacing w:lineRule="auto" w:line="240"/>
        <w:ind w:firstLine="284" w:start="284" w:end="0"/>
        <w:rPr/>
      </w:pPr>
      <w:r>
        <w:rPr>
          <w:sz w:val="24"/>
        </w:rPr>
        <w:t xml:space="preserve">Here she stopped and </w:t>
      </w:r>
      <w:r>
        <w:rPr>
          <w:i/>
          <w:sz w:val="24"/>
        </w:rPr>
        <w:t>sighed a heavy sigh.</w:t>
      </w:r>
    </w:p>
    <w:p>
      <w:pPr>
        <w:pStyle w:val="Normal"/>
        <w:spacing w:lineRule="auto" w:line="240"/>
        <w:ind w:firstLine="284" w:start="284" w:end="0"/>
        <w:rPr/>
      </w:pPr>
      <w:r>
        <w:rPr>
          <w:sz w:val="24"/>
        </w:rPr>
        <w:t xml:space="preserve">One must </w:t>
      </w:r>
      <w:r>
        <w:rPr>
          <w:i/>
          <w:sz w:val="24"/>
        </w:rPr>
        <w:t>live one's own life,</w:t>
      </w:r>
      <w:r>
        <w:rPr>
          <w:sz w:val="24"/>
        </w:rPr>
        <w:t xml:space="preserve"> you know.</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cognate object is always used with words modifying it, never alone: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death of a hero, a heavy sigh, one’s own life,</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to die the death of a hero = to die like a hero;</w:t>
      </w:r>
    </w:p>
    <w:p>
      <w:pPr>
        <w:pStyle w:val="Normal"/>
        <w:spacing w:lineRule="auto" w:line="240"/>
        <w:ind w:firstLine="284" w:start="284" w:end="0"/>
        <w:rPr>
          <w:sz w:val="24"/>
        </w:rPr>
      </w:pPr>
      <w:r>
        <w:rPr>
          <w:sz w:val="24"/>
        </w:rPr>
        <w:t>to sigh a heavy sigh = to sigh heavily, etc.</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Semantically cognate objects characterize the action expressed by the predicate-verb. Nevertheless they are considered to be objects, not adverbial modifiers, because:                                    </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they are expressed by nouns without prepositions, which is not characteristic of adverbials;</w:t>
      </w:r>
    </w:p>
    <w:p>
      <w:pPr>
        <w:pStyle w:val="Normal"/>
        <w:spacing w:lineRule="auto" w:line="240"/>
        <w:ind w:firstLine="284" w:end="0"/>
        <w:rPr>
          <w:sz w:val="24"/>
        </w:rPr>
      </w:pPr>
      <w:r>
        <w:rPr>
          <w:sz w:val="24"/>
        </w:rPr>
      </w:r>
    </w:p>
    <w:p>
      <w:pPr>
        <w:pStyle w:val="Normal"/>
        <w:spacing w:lineRule="auto" w:line="240"/>
        <w:ind w:firstLine="284" w:end="0"/>
        <w:rPr/>
      </w:pPr>
      <w:r>
        <w:rPr>
          <w:sz w:val="24"/>
        </w:rPr>
        <w:t>b) they may occur in the position of the subject of a passive</w:t>
      </w:r>
      <w:r>
        <w:rPr>
          <w:b/>
          <w:sz w:val="24"/>
        </w:rPr>
        <w:t xml:space="preserve"> </w:t>
      </w:r>
      <w:r>
        <w:rPr>
          <w:sz w:val="24"/>
        </w:rPr>
        <w:t xml:space="preserve">construction.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never doubted that </w:t>
      </w:r>
      <w:r>
        <w:rPr>
          <w:i/>
          <w:sz w:val="24"/>
        </w:rPr>
        <w:t>life</w:t>
      </w:r>
      <w:r>
        <w:rPr>
          <w:sz w:val="24"/>
        </w:rPr>
        <w:t xml:space="preserve"> should be lived as he lived.</w:t>
      </w:r>
    </w:p>
    <w:p>
      <w:pPr>
        <w:pStyle w:val="Normal"/>
        <w:spacing w:lineRule="auto" w:line="240"/>
        <w:ind w:firstLine="284" w:end="0"/>
        <w:rPr>
          <w:b/>
          <w:sz w:val="24"/>
        </w:rPr>
      </w:pPr>
      <w:r>
        <w:rPr>
          <w:b/>
          <w:sz w:val="24"/>
        </w:rPr>
      </w:r>
    </w:p>
    <w:p>
      <w:pPr>
        <w:pStyle w:val="Heading3"/>
        <w:rPr/>
      </w:pPr>
      <w:bookmarkStart w:id="112" w:name="__RefHeading___Toc5113051"/>
      <w:bookmarkEnd w:id="112"/>
      <w:r>
        <w:rPr/>
        <w:t>Objects to adjectives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81.</w:t>
      </w:r>
      <w:r>
        <w:rPr>
          <w:sz w:val="24"/>
        </w:rPr>
        <w:t xml:space="preserve"> There are quite a number of adjectives that </w:t>
      </w:r>
      <w:r>
        <w:rPr>
          <w:i/>
          <w:sz w:val="24"/>
        </w:rPr>
        <w:t>can</w:t>
      </w:r>
      <w:r>
        <w:rPr>
          <w:sz w:val="24"/>
        </w:rPr>
        <w:t xml:space="preserve"> take an object, although not quite in the same way as verbs do. In the sentence these adjectives are mainly used as predicatives. The objects they take are of two kinds: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Direct objects expressed only by infinitives or infinitive phrases. No noun or pronoun is ever possible in this position.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Mack was </w:t>
      </w:r>
      <w:r>
        <w:rPr>
          <w:i/>
          <w:sz w:val="24"/>
        </w:rPr>
        <w:t xml:space="preserve">very glad to get home. </w:t>
      </w:r>
    </w:p>
    <w:p>
      <w:pPr>
        <w:pStyle w:val="Normal"/>
        <w:spacing w:lineRule="auto" w:line="240"/>
        <w:ind w:firstLine="284" w:start="284" w:end="0"/>
        <w:rPr/>
      </w:pPr>
      <w:r>
        <w:rPr>
          <w:sz w:val="24"/>
        </w:rPr>
        <w:t xml:space="preserve">Mary was </w:t>
      </w:r>
      <w:r>
        <w:rPr>
          <w:i/>
          <w:sz w:val="24"/>
        </w:rPr>
        <w:t>happy to have met us.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II. Indirect non-recipient objects governed by various prepositions. These objects are usually expressed by a noun or pronoun, sometimes by a gerund, a gerundial phrase or complex, or by a clause, depending on the combinability of the adjective.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Now she was </w:t>
      </w:r>
      <w:r>
        <w:rPr>
          <w:i/>
          <w:sz w:val="24"/>
        </w:rPr>
        <w:t>ready for anything.</w:t>
      </w:r>
    </w:p>
    <w:p>
      <w:pPr>
        <w:pStyle w:val="Normal"/>
        <w:spacing w:lineRule="auto" w:line="240"/>
        <w:ind w:firstLine="284" w:start="284" w:end="0"/>
        <w:rPr/>
      </w:pPr>
      <w:r>
        <w:rPr>
          <w:sz w:val="24"/>
        </w:rPr>
        <w:t xml:space="preserve">I was </w:t>
      </w:r>
      <w:r>
        <w:rPr>
          <w:i/>
          <w:sz w:val="24"/>
        </w:rPr>
        <w:t>surprised at her being so shy.</w:t>
      </w:r>
    </w:p>
    <w:p>
      <w:pPr>
        <w:pStyle w:val="Normal"/>
        <w:spacing w:lineRule="auto" w:line="240"/>
        <w:ind w:firstLine="284" w:start="284" w:end="0"/>
        <w:rPr/>
      </w:pPr>
      <w:r>
        <w:rPr>
          <w:sz w:val="24"/>
        </w:rPr>
        <w:t xml:space="preserve">She was </w:t>
      </w:r>
      <w:r>
        <w:rPr>
          <w:i/>
          <w:sz w:val="24"/>
        </w:rPr>
        <w:t>only half conscious of what was going on.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As can be seen from the above examples, structurally objects to adjectives may be of the same types as objects to verbs, that is, simple, phrasal, complex, or clausal.</w:t>
      </w:r>
    </w:p>
    <w:p>
      <w:pPr>
        <w:pStyle w:val="Normal"/>
        <w:spacing w:lineRule="auto" w:line="240"/>
        <w:ind w:firstLine="284" w:end="0"/>
        <w:rPr>
          <w:b/>
          <w:sz w:val="24"/>
        </w:rPr>
      </w:pPr>
      <w:r>
        <w:rPr>
          <w:b/>
          <w:sz w:val="24"/>
        </w:rPr>
      </w:r>
    </w:p>
    <w:p>
      <w:pPr>
        <w:pStyle w:val="Heading3"/>
        <w:rPr/>
      </w:pPr>
      <w:bookmarkStart w:id="113" w:name="__RefHeading___Toc5113052"/>
      <w:bookmarkEnd w:id="113"/>
      <w:r>
        <w:rPr/>
        <w:t>Objects to statives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82.</w:t>
      </w:r>
      <w:r>
        <w:rPr>
          <w:sz w:val="24"/>
        </w:rPr>
        <w:t xml:space="preserve"> The statives that can take objects are few in number. The most frequent of them are: </w:t>
      </w:r>
      <w:r>
        <w:rPr>
          <w:i/>
          <w:sz w:val="24"/>
        </w:rPr>
        <w:t xml:space="preserve">afraid, aware, alive, ashamed, ahead, akin. </w:t>
      </w:r>
      <w:r>
        <w:rPr>
          <w:sz w:val="24"/>
        </w:rPr>
        <w:t>Their objects may be direct infinitive or clausal objects, or an indirect non-recipient object. The latter may be expressed by a noun (pronoun), a gerund, a gerundial phrase or predicative complex,</w:t>
      </w:r>
      <w:r>
        <w:rPr>
          <w:b/>
          <w:sz w:val="24"/>
        </w:rPr>
        <w:t xml:space="preserve"> </w:t>
      </w:r>
      <w:r>
        <w:rPr>
          <w:sz w:val="24"/>
        </w:rPr>
        <w:t>or a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had never been </w:t>
      </w:r>
      <w:r>
        <w:rPr>
          <w:i/>
          <w:sz w:val="24"/>
        </w:rPr>
        <w:t>afraid to experiment.</w:t>
      </w:r>
    </w:p>
    <w:p>
      <w:pPr>
        <w:pStyle w:val="Normal"/>
        <w:spacing w:lineRule="auto" w:line="240"/>
        <w:ind w:firstLine="284" w:start="284" w:end="0"/>
        <w:rPr/>
      </w:pPr>
      <w:r>
        <w:rPr>
          <w:sz w:val="24"/>
        </w:rPr>
        <w:t xml:space="preserve">I think he was </w:t>
      </w:r>
      <w:r>
        <w:rPr>
          <w:i/>
          <w:sz w:val="24"/>
        </w:rPr>
        <w:t>afraid I shouldn’t remember</w:t>
      </w:r>
      <w:r>
        <w:rPr>
          <w:b/>
          <w:i/>
          <w:sz w:val="24"/>
        </w:rPr>
        <w:t xml:space="preserve"> </w:t>
      </w:r>
      <w:r>
        <w:rPr>
          <w:i/>
          <w:sz w:val="24"/>
        </w:rPr>
        <w:t>him.</w:t>
      </w:r>
    </w:p>
    <w:p>
      <w:pPr>
        <w:pStyle w:val="Normal"/>
        <w:spacing w:lineRule="auto" w:line="240"/>
        <w:ind w:firstLine="284" w:start="284" w:end="0"/>
        <w:rPr/>
      </w:pPr>
      <w:r>
        <w:rPr>
          <w:sz w:val="24"/>
        </w:rPr>
        <w:t xml:space="preserve">I was </w:t>
      </w:r>
      <w:r>
        <w:rPr>
          <w:i/>
          <w:sz w:val="24"/>
        </w:rPr>
        <w:t>afraid of you,</w:t>
      </w:r>
      <w:r>
        <w:rPr>
          <w:sz w:val="24"/>
        </w:rPr>
        <w:t xml:space="preserve"> my pretty.</w:t>
      </w:r>
    </w:p>
    <w:p>
      <w:pPr>
        <w:pStyle w:val="Normal"/>
        <w:spacing w:lineRule="auto" w:line="240"/>
        <w:ind w:firstLine="284" w:start="284" w:end="0"/>
        <w:rPr/>
      </w:pPr>
      <w:r>
        <w:rPr>
          <w:sz w:val="24"/>
        </w:rPr>
        <w:t xml:space="preserve">I was not </w:t>
      </w:r>
      <w:r>
        <w:rPr>
          <w:i/>
          <w:sz w:val="24"/>
        </w:rPr>
        <w:t>aware of your being a scoundrel.</w:t>
      </w:r>
    </w:p>
    <w:p>
      <w:pPr>
        <w:pStyle w:val="Normal"/>
        <w:spacing w:lineRule="auto" w:line="240"/>
        <w:ind w:firstLine="284" w:start="284" w:end="0"/>
        <w:rPr/>
      </w:pPr>
      <w:r>
        <w:rPr>
          <w:sz w:val="24"/>
        </w:rPr>
        <w:t xml:space="preserve">He was fully </w:t>
      </w:r>
      <w:r>
        <w:rPr>
          <w:i/>
          <w:sz w:val="24"/>
        </w:rPr>
        <w:t>aware of what he was doing.</w:t>
      </w:r>
    </w:p>
    <w:p>
      <w:pPr>
        <w:pStyle w:val="Normal"/>
        <w:spacing w:lineRule="auto" w:line="240"/>
        <w:ind w:firstLine="284" w:end="0"/>
        <w:rPr>
          <w:b/>
          <w:i/>
          <w:i/>
          <w:sz w:val="24"/>
        </w:rPr>
      </w:pPr>
      <w:r>
        <w:rPr>
          <w:b/>
          <w:i/>
          <w:sz w:val="24"/>
        </w:rPr>
      </w:r>
    </w:p>
    <w:p>
      <w:pPr>
        <w:pStyle w:val="Heading3"/>
        <w:rPr/>
      </w:pPr>
      <w:bookmarkStart w:id="114" w:name="__RefHeading___Toc5113053"/>
      <w:bookmarkEnd w:id="114"/>
      <w:r>
        <w:rPr/>
        <w:t>Objects to adverbs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83.</w:t>
      </w:r>
      <w:r>
        <w:rPr>
          <w:sz w:val="24"/>
        </w:rPr>
        <w:t xml:space="preserve"> There are some adverbs which can take objects, but these can only be indirect non-recipient objects.</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Fortunately for himself,</w:t>
      </w:r>
      <w:r>
        <w:rPr>
          <w:sz w:val="24"/>
        </w:rPr>
        <w:t xml:space="preserve"> he could not be present. </w:t>
      </w:r>
    </w:p>
    <w:p>
      <w:pPr>
        <w:pStyle w:val="Normal"/>
        <w:spacing w:lineRule="auto" w:line="240"/>
        <w:ind w:firstLine="284" w:end="0"/>
        <w:rPr>
          <w:smallCaps/>
          <w:sz w:val="24"/>
        </w:rPr>
      </w:pPr>
      <w:r>
        <w:rPr>
          <w:smallCaps/>
          <w:sz w:val="24"/>
        </w:rPr>
      </w:r>
    </w:p>
    <w:p>
      <w:pPr>
        <w:pStyle w:val="Heading3"/>
        <w:rPr/>
      </w:pPr>
      <w:bookmarkStart w:id="115" w:name="__RefHeading___Toc5113054"/>
      <w:bookmarkEnd w:id="115"/>
      <w:r>
        <w:rPr/>
        <w:t>The attribute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84.</w:t>
      </w:r>
      <w:r>
        <w:rPr>
          <w:sz w:val="24"/>
        </w:rPr>
        <w:t xml:space="preserve"> The attribute is a secondary part of the sentence which characterizes person or non-person expressed by the headword either qualitatively, quantitatively, or from the point of view of situation. Attributes may refer to nouns and other words of nominal nature, such as pronouns gerunds and substitute words,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 was a letter from </w:t>
      </w:r>
      <w:r>
        <w:rPr>
          <w:i/>
          <w:sz w:val="24"/>
        </w:rPr>
        <w:t>his devoted</w:t>
      </w:r>
      <w:r>
        <w:rPr>
          <w:sz w:val="24"/>
        </w:rPr>
        <w:t xml:space="preserve"> friend.</w:t>
      </w:r>
    </w:p>
    <w:p>
      <w:pPr>
        <w:pStyle w:val="Normal"/>
        <w:spacing w:lineRule="auto" w:line="240"/>
        <w:ind w:firstLine="284" w:start="284" w:end="0"/>
        <w:rPr/>
      </w:pPr>
      <w:r>
        <w:rPr>
          <w:sz w:val="24"/>
        </w:rPr>
        <w:t xml:space="preserve">I mentioned it to him when he was </w:t>
      </w:r>
      <w:r>
        <w:rPr>
          <w:i/>
          <w:sz w:val="24"/>
        </w:rPr>
        <w:t>his usual</w:t>
      </w:r>
      <w:r>
        <w:rPr>
          <w:sz w:val="24"/>
        </w:rPr>
        <w:t xml:space="preserve"> self.</w:t>
      </w:r>
    </w:p>
    <w:p>
      <w:pPr>
        <w:pStyle w:val="Normal"/>
        <w:spacing w:lineRule="auto" w:line="240"/>
        <w:ind w:firstLine="284" w:start="284" w:end="0"/>
        <w:rPr/>
      </w:pPr>
      <w:r>
        <w:rPr>
          <w:sz w:val="24"/>
        </w:rPr>
        <w:t xml:space="preserve">One day I put the picture up again, </w:t>
      </w:r>
      <w:r>
        <w:rPr>
          <w:i/>
          <w:sz w:val="24"/>
        </w:rPr>
        <w:t>the lifesize</w:t>
      </w:r>
      <w:r>
        <w:rPr>
          <w:sz w:val="24"/>
        </w:rPr>
        <w:t xml:space="preserve"> one.</w:t>
      </w:r>
    </w:p>
    <w:p>
      <w:pPr>
        <w:pStyle w:val="Normal"/>
        <w:spacing w:lineRule="auto" w:line="240"/>
        <w:ind w:firstLine="284" w:end="0"/>
        <w:rPr>
          <w:sz w:val="24"/>
        </w:rPr>
      </w:pPr>
      <w:r>
        <w:rPr>
          <w:sz w:val="24"/>
        </w:rPr>
      </w:r>
    </w:p>
    <w:p>
      <w:pPr>
        <w:pStyle w:val="2"/>
        <w:suppressAutoHyphens w:val="false"/>
        <w:rPr/>
      </w:pPr>
      <w:r>
        <w:rPr/>
        <w:t>An attribute forms a nominal phrase with its headword.</w:t>
      </w:r>
    </w:p>
    <w:p>
      <w:pPr>
        <w:pStyle w:val="Normal"/>
        <w:spacing w:lineRule="auto" w:line="240"/>
        <w:ind w:firstLine="284" w:end="0"/>
        <w:rPr>
          <w:b/>
          <w:sz w:val="24"/>
        </w:rPr>
      </w:pPr>
      <w:r>
        <w:rPr>
          <w:b/>
          <w:sz w:val="24"/>
        </w:rPr>
      </w:r>
    </w:p>
    <w:p>
      <w:pPr>
        <w:pStyle w:val="Heading3"/>
        <w:rPr/>
      </w:pPr>
      <w:bookmarkStart w:id="116" w:name="__RefHeading___Toc5113055"/>
      <w:bookmarkEnd w:id="116"/>
      <w:r>
        <w:rPr/>
        <w:t>Ways of expressing attributes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85.</w:t>
      </w:r>
      <w:r>
        <w:rPr>
          <w:sz w:val="24"/>
        </w:rPr>
        <w:t xml:space="preserve"> An attribute may be expressed by different parts of speech:</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 xml:space="preserve">By (a) adjectives </w:t>
      </w:r>
      <w:r>
        <w:rPr>
          <w:sz w:val="24"/>
        </w:rPr>
        <w:t>or</w:t>
      </w:r>
      <w:r>
        <w:rPr>
          <w:spacing w:val="60"/>
          <w:sz w:val="24"/>
        </w:rPr>
        <w:t xml:space="preserve"> (b) adjectival phrases</w:t>
      </w:r>
      <w:r>
        <w:rPr>
          <w:sz w:val="24"/>
        </w:rPr>
        <w:t>, which characterize the person or non-person qualitatively or express the speaker’s attitude.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The sand glittered like </w:t>
      </w:r>
      <w:r>
        <w:rPr>
          <w:i/>
          <w:sz w:val="24"/>
        </w:rPr>
        <w:t>fine white</w:t>
      </w:r>
      <w:r>
        <w:rPr>
          <w:sz w:val="24"/>
        </w:rPr>
        <w:t xml:space="preserve"> sugar in the sun.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I’ve never seen a </w:t>
      </w:r>
      <w:r>
        <w:rPr>
          <w:i/>
          <w:sz w:val="24"/>
        </w:rPr>
        <w:t>better</w:t>
      </w:r>
      <w:r>
        <w:rPr>
          <w:sz w:val="24"/>
        </w:rPr>
        <w:t xml:space="preserve"> place. </w:t>
      </w:r>
    </w:p>
    <w:p>
      <w:pPr>
        <w:pStyle w:val="Normal"/>
        <w:spacing w:lineRule="auto" w:line="240"/>
        <w:ind w:firstLine="284" w:start="284" w:end="0"/>
        <w:rPr/>
      </w:pPr>
      <w:r>
        <w:rPr>
          <w:sz w:val="24"/>
        </w:rPr>
        <w:t xml:space="preserve">There is nothing </w:t>
      </w:r>
      <w:r>
        <w:rPr>
          <w:i/>
          <w:sz w:val="24"/>
        </w:rPr>
        <w:t>unusual</w:t>
      </w:r>
      <w:r>
        <w:rPr>
          <w:sz w:val="24"/>
        </w:rPr>
        <w:t xml:space="preserve"> about the letter.</w:t>
      </w:r>
    </w:p>
    <w:p>
      <w:pPr>
        <w:pStyle w:val="Normal"/>
        <w:spacing w:lineRule="auto" w:line="240"/>
        <w:ind w:firstLine="284" w:end="0"/>
        <w:rPr>
          <w:sz w:val="24"/>
        </w:rPr>
      </w:pPr>
      <w:r>
        <w:rPr>
          <w:sz w:val="24"/>
        </w:rPr>
      </w:r>
    </w:p>
    <w:p>
      <w:pPr>
        <w:pStyle w:val="Normal"/>
        <w:spacing w:lineRule="auto" w:line="240"/>
        <w:ind w:firstLine="284" w:end="0"/>
        <w:rPr/>
      </w:pPr>
      <w:r>
        <w:rPr>
          <w:sz w:val="24"/>
        </w:rPr>
        <w:t>Some composite adjectives may be derived from</w:t>
      </w:r>
      <w:r>
        <w:rPr>
          <w:b/>
          <w:sz w:val="24"/>
        </w:rPr>
        <w:t xml:space="preserve"> </w:t>
      </w:r>
      <w:r>
        <w:rPr>
          <w:sz w:val="24"/>
        </w:rPr>
        <w:t xml:space="preserve">other parts of speech by means of the participle-forming suffix </w:t>
      </w:r>
      <w:r>
        <w:rPr>
          <w:i/>
          <w:sz w:val="24"/>
        </w:rPr>
        <w:t>-ed,</w:t>
      </w:r>
      <w:r>
        <w:rPr>
          <w:sz w:val="24"/>
        </w:rPr>
        <w:t xml:space="preserv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 was a </w:t>
      </w:r>
      <w:r>
        <w:rPr>
          <w:i/>
          <w:sz w:val="24"/>
        </w:rPr>
        <w:t>low-ceilinged L-shaped</w:t>
      </w:r>
      <w:r>
        <w:rPr>
          <w:sz w:val="24"/>
        </w:rPr>
        <w:t xml:space="preserve"> room. </w:t>
      </w:r>
    </w:p>
    <w:p>
      <w:pPr>
        <w:pStyle w:val="Normal"/>
        <w:spacing w:lineRule="auto" w:line="240"/>
        <w:ind w:firstLine="284" w:start="284" w:end="0"/>
        <w:rPr/>
      </w:pPr>
      <w:r>
        <w:rPr>
          <w:sz w:val="24"/>
        </w:rPr>
        <w:t xml:space="preserve">They sat on the </w:t>
      </w:r>
      <w:r>
        <w:rPr>
          <w:i/>
          <w:sz w:val="24"/>
        </w:rPr>
        <w:t>pine-needled</w:t>
      </w:r>
      <w:r>
        <w:rPr>
          <w:sz w:val="24"/>
        </w:rPr>
        <w:t xml:space="preserve"> sand.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Some adjectives have developed from former participles II,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Martin lived with his </w:t>
      </w:r>
      <w:r>
        <w:rPr>
          <w:i/>
          <w:sz w:val="24"/>
        </w:rPr>
        <w:t>widowed</w:t>
      </w:r>
      <w:r>
        <w:rPr>
          <w:sz w:val="24"/>
        </w:rPr>
        <w:t xml:space="preserve"> mother. </w:t>
      </w:r>
    </w:p>
    <w:p>
      <w:pPr>
        <w:pStyle w:val="Normal"/>
        <w:spacing w:lineRule="auto" w:line="240"/>
        <w:ind w:firstLine="284" w:start="284" w:end="0"/>
        <w:rPr/>
      </w:pPr>
      <w:r>
        <w:rPr>
          <w:sz w:val="24"/>
        </w:rPr>
        <w:t xml:space="preserve">He looked for his </w:t>
      </w:r>
      <w:r>
        <w:rPr>
          <w:i/>
          <w:sz w:val="24"/>
        </w:rPr>
        <w:t>long-lost</w:t>
      </w:r>
      <w:r>
        <w:rPr>
          <w:sz w:val="24"/>
        </w:rPr>
        <w:t xml:space="preserve"> friend everywhere.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In any case it gave no clue to the thought </w:t>
      </w:r>
      <w:r>
        <w:rPr>
          <w:i/>
          <w:sz w:val="24"/>
        </w:rPr>
        <w:t>then uppermost</w:t>
      </w:r>
      <w:r>
        <w:rPr>
          <w:sz w:val="24"/>
        </w:rPr>
        <w:t xml:space="preserve"> in Hercule Poirot’s mind.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stood and raged within himself with sour despair, </w:t>
      </w:r>
      <w:r>
        <w:rPr>
          <w:i/>
          <w:sz w:val="24"/>
        </w:rPr>
        <w:t>unable to move or say a word.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By  </w:t>
      </w:r>
      <w:r>
        <w:rPr>
          <w:spacing w:val="60"/>
          <w:sz w:val="24"/>
        </w:rPr>
        <w:t xml:space="preserve">pronouns </w:t>
      </w:r>
      <w:r>
        <w:rPr>
          <w:sz w:val="24"/>
        </w:rPr>
        <w:t>or</w:t>
      </w:r>
      <w:r>
        <w:rPr>
          <w:spacing w:val="60"/>
          <w:sz w:val="24"/>
        </w:rPr>
        <w:t xml:space="preserve"> pronominal phrases</w:t>
      </w:r>
      <w:r>
        <w:rPr>
          <w:sz w:val="24"/>
        </w:rPr>
        <w:t>, which help to identify or define persons or non-persons.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woman by </w:t>
      </w:r>
      <w:r>
        <w:rPr>
          <w:i/>
          <w:sz w:val="24"/>
        </w:rPr>
        <w:t>no</w:t>
      </w:r>
      <w:r>
        <w:rPr>
          <w:sz w:val="24"/>
        </w:rPr>
        <w:t xml:space="preserve"> change of face showed that </w:t>
      </w:r>
      <w:r>
        <w:rPr>
          <w:i/>
          <w:sz w:val="24"/>
        </w:rPr>
        <w:t>his</w:t>
      </w:r>
      <w:r>
        <w:rPr>
          <w:sz w:val="24"/>
        </w:rPr>
        <w:t xml:space="preserve"> words meant anything to her.                               </w:t>
      </w:r>
    </w:p>
    <w:p>
      <w:pPr>
        <w:pStyle w:val="Normal"/>
        <w:spacing w:lineRule="auto" w:line="240"/>
        <w:ind w:firstLine="284" w:start="284" w:end="0"/>
        <w:rPr/>
      </w:pPr>
      <w:r>
        <w:rPr>
          <w:sz w:val="24"/>
        </w:rPr>
        <w:t xml:space="preserve">Here’s </w:t>
      </w:r>
      <w:r>
        <w:rPr>
          <w:i/>
          <w:sz w:val="24"/>
        </w:rPr>
        <w:t>some</w:t>
      </w:r>
      <w:r>
        <w:rPr>
          <w:sz w:val="24"/>
        </w:rPr>
        <w:t xml:space="preserve"> money for you.</w:t>
      </w:r>
    </w:p>
    <w:p>
      <w:pPr>
        <w:pStyle w:val="Normal"/>
        <w:spacing w:lineRule="auto" w:line="240"/>
        <w:ind w:firstLine="284" w:start="284" w:end="0"/>
        <w:rPr/>
      </w:pPr>
      <w:r>
        <w:rPr>
          <w:sz w:val="24"/>
        </w:rPr>
        <w:t xml:space="preserve">Can you see </w:t>
      </w:r>
      <w:r>
        <w:rPr>
          <w:i/>
          <w:sz w:val="24"/>
        </w:rPr>
        <w:t>those</w:t>
      </w:r>
      <w:r>
        <w:rPr>
          <w:sz w:val="24"/>
        </w:rPr>
        <w:t xml:space="preserve"> children </w:t>
      </w:r>
      <w:r>
        <w:rPr>
          <w:i/>
          <w:sz w:val="24"/>
        </w:rPr>
        <w:t>of mine</w:t>
      </w:r>
      <w:r>
        <w:rPr>
          <w:sz w:val="24"/>
        </w:rPr>
        <w:t xml:space="preserve"> anywhere?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By  </w:t>
      </w:r>
      <w:r>
        <w:rPr>
          <w:spacing w:val="60"/>
          <w:sz w:val="24"/>
        </w:rPr>
        <w:t xml:space="preserve">numerals, ordinal </w:t>
      </w:r>
      <w:r>
        <w:rPr>
          <w:sz w:val="24"/>
        </w:rPr>
        <w:t>or</w:t>
      </w:r>
      <w:r>
        <w:rPr>
          <w:spacing w:val="60"/>
          <w:sz w:val="24"/>
        </w:rPr>
        <w:t xml:space="preserve"> cardinal</w:t>
      </w:r>
      <w:r>
        <w:rPr>
          <w:sz w:val="24"/>
        </w:rPr>
        <w:t>, which state the number or order, or serve to identify persons or non-persons,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arrived just </w:t>
      </w:r>
      <w:r>
        <w:rPr>
          <w:i/>
          <w:sz w:val="24"/>
        </w:rPr>
        <w:t>three</w:t>
      </w:r>
      <w:r>
        <w:rPr>
          <w:sz w:val="24"/>
        </w:rPr>
        <w:t xml:space="preserve"> weeks ago.</w:t>
      </w:r>
    </w:p>
    <w:p>
      <w:pPr>
        <w:pStyle w:val="Normal"/>
        <w:spacing w:lineRule="auto" w:line="240"/>
        <w:ind w:firstLine="284" w:start="284" w:end="0"/>
        <w:rPr/>
      </w:pPr>
      <w:r>
        <w:rPr>
          <w:sz w:val="24"/>
        </w:rPr>
        <w:t xml:space="preserve">Robert has always been the </w:t>
      </w:r>
      <w:r>
        <w:rPr>
          <w:i/>
          <w:sz w:val="24"/>
        </w:rPr>
        <w:t>first</w:t>
      </w:r>
      <w:r>
        <w:rPr>
          <w:sz w:val="24"/>
        </w:rPr>
        <w:t xml:space="preserve"> boy in his class.</w:t>
      </w:r>
    </w:p>
    <w:p>
      <w:pPr>
        <w:pStyle w:val="Normal"/>
        <w:spacing w:lineRule="auto" w:line="240"/>
        <w:ind w:firstLine="284" w:start="284" w:end="0"/>
        <w:rPr/>
      </w:pPr>
      <w:r>
        <w:rPr>
          <w:sz w:val="24"/>
        </w:rPr>
        <w:t xml:space="preserve">Is it part </w:t>
      </w:r>
      <w:r>
        <w:rPr>
          <w:i/>
          <w:sz w:val="24"/>
        </w:rPr>
        <w:t>two</w:t>
      </w:r>
      <w:r>
        <w:rPr>
          <w:sz w:val="24"/>
        </w:rPr>
        <w:t xml:space="preserve"> of the book?</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By </w:t>
      </w:r>
      <w:r>
        <w:rPr>
          <w:spacing w:val="60"/>
          <w:sz w:val="24"/>
        </w:rPr>
        <w:t>(a) nouns in the common case singular or (b) prepositional nominal phrases</w:t>
      </w:r>
      <w:r>
        <w:rPr>
          <w:sz w:val="24"/>
        </w:rPr>
        <w:t>, which characterize the person or non-person either qualitatively or from the point of view of its locative, temporal, or other features.</w:t>
      </w:r>
    </w:p>
    <w:p>
      <w:pPr>
        <w:pStyle w:val="Normal"/>
        <w:spacing w:lineRule="auto" w:line="240"/>
        <w:ind w:firstLine="284" w:end="0"/>
        <w:rPr>
          <w:sz w:val="24"/>
        </w:rPr>
      </w:pPr>
      <w:r>
        <w:rPr>
          <w:sz w:val="24"/>
        </w:rPr>
        <w:t>The nouns are always premodifying attributes, the prepositional nominal phrases are post modifying: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It happened on a </w:t>
      </w:r>
      <w:r>
        <w:rPr>
          <w:i/>
          <w:sz w:val="24"/>
        </w:rPr>
        <w:t>December</w:t>
      </w:r>
      <w:r>
        <w:rPr>
          <w:sz w:val="24"/>
        </w:rPr>
        <w:t xml:space="preserve"> evening</w:t>
      </w:r>
      <w:r>
        <w:rPr>
          <w:sz w:val="24"/>
          <w:lang w:val="ru-RU"/>
        </w:rPr>
        <w:t xml:space="preserve"> (декабрьский вечер). </w:t>
      </w:r>
    </w:p>
    <w:p>
      <w:pPr>
        <w:pStyle w:val="Normal"/>
        <w:spacing w:lineRule="auto" w:line="240"/>
        <w:ind w:firstLine="284" w:start="568" w:end="0"/>
        <w:rPr/>
      </w:pPr>
      <w:r>
        <w:rPr>
          <w:sz w:val="24"/>
        </w:rPr>
        <w:t xml:space="preserve">The boy started to eat a </w:t>
      </w:r>
      <w:r>
        <w:rPr>
          <w:i/>
          <w:sz w:val="24"/>
        </w:rPr>
        <w:t>ham</w:t>
      </w:r>
      <w:r>
        <w:rPr>
          <w:sz w:val="24"/>
        </w:rPr>
        <w:t xml:space="preserve"> roll</w:t>
      </w:r>
      <w:r>
        <w:rPr>
          <w:sz w:val="24"/>
          <w:lang w:val="ru-RU"/>
        </w:rPr>
        <w:t xml:space="preserve"> (булочка с ветчиной). </w:t>
      </w:r>
    </w:p>
    <w:p>
      <w:pPr>
        <w:pStyle w:val="Normal"/>
        <w:spacing w:lineRule="auto" w:line="240"/>
        <w:ind w:firstLine="284" w:start="568" w:end="0"/>
        <w:rPr/>
      </w:pPr>
      <w:r>
        <w:rPr>
          <w:sz w:val="24"/>
        </w:rPr>
        <w:t xml:space="preserve">The </w:t>
      </w:r>
      <w:r>
        <w:rPr>
          <w:i/>
          <w:sz w:val="24"/>
        </w:rPr>
        <w:t>garden</w:t>
      </w:r>
      <w:r>
        <w:rPr>
          <w:sz w:val="24"/>
        </w:rPr>
        <w:t xml:space="preserve"> wall was almost ruined</w:t>
      </w:r>
      <w:r>
        <w:rPr>
          <w:sz w:val="24"/>
          <w:lang w:val="ru-RU"/>
        </w:rPr>
        <w:t xml:space="preserve"> (садовая стена). </w:t>
      </w:r>
    </w:p>
    <w:p>
      <w:pPr>
        <w:pStyle w:val="Normal"/>
        <w:spacing w:lineRule="auto" w:line="240"/>
        <w:ind w:firstLine="284" w:start="568" w:end="0"/>
        <w:rPr/>
      </w:pPr>
      <w:r>
        <w:rPr>
          <w:sz w:val="24"/>
        </w:rPr>
        <w:t xml:space="preserve">There was a </w:t>
      </w:r>
      <w:r>
        <w:rPr>
          <w:i/>
          <w:sz w:val="24"/>
        </w:rPr>
        <w:t>honeymoon</w:t>
      </w:r>
      <w:r>
        <w:rPr>
          <w:sz w:val="24"/>
        </w:rPr>
        <w:t xml:space="preserve"> couple among the passengers</w:t>
      </w:r>
      <w:r>
        <w:rPr>
          <w:sz w:val="24"/>
          <w:lang w:val="ru-RU"/>
        </w:rPr>
        <w:t xml:space="preserve"> (пара, проводящая медовый месяц).</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rPr>
        <w:t xml:space="preserve">b) The new secretary, </w:t>
      </w:r>
      <w:r>
        <w:rPr>
          <w:i/>
          <w:sz w:val="24"/>
        </w:rPr>
        <w:t>on promotion from the general office,</w:t>
      </w:r>
      <w:r>
        <w:rPr>
          <w:sz w:val="24"/>
        </w:rPr>
        <w:t xml:space="preserve"> was a widow of fifty.</w:t>
      </w:r>
    </w:p>
    <w:p>
      <w:pPr>
        <w:pStyle w:val="Normal"/>
        <w:spacing w:lineRule="auto" w:line="240"/>
        <w:ind w:firstLine="284" w:start="568" w:end="0"/>
        <w:rPr/>
      </w:pPr>
      <w:r>
        <w:rPr>
          <w:sz w:val="24"/>
        </w:rPr>
        <w:t xml:space="preserve">He was a man </w:t>
      </w:r>
      <w:r>
        <w:rPr>
          <w:i/>
          <w:sz w:val="24"/>
        </w:rPr>
        <w:t xml:space="preserve">of very regular habits. </w:t>
      </w:r>
    </w:p>
    <w:p>
      <w:pPr>
        <w:pStyle w:val="Normal"/>
        <w:spacing w:lineRule="auto" w:line="240"/>
        <w:ind w:firstLine="284" w:start="568" w:end="0"/>
        <w:rPr/>
      </w:pPr>
      <w:r>
        <w:rPr>
          <w:sz w:val="24"/>
        </w:rPr>
        <w:t xml:space="preserve">Anything </w:t>
      </w:r>
      <w:r>
        <w:rPr>
          <w:i/>
          <w:sz w:val="24"/>
        </w:rPr>
        <w:t>of interest</w:t>
      </w:r>
      <w:r>
        <w:rPr>
          <w:sz w:val="24"/>
        </w:rPr>
        <w:t xml:space="preserve"> this morning, Miss Lemon?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some cases the attribute and its headword form a closely connected unit, such as </w:t>
      </w:r>
      <w:r>
        <w:rPr>
          <w:i/>
          <w:sz w:val="24"/>
        </w:rPr>
        <w:t>the continent of Europe</w:t>
      </w:r>
      <w:r>
        <w:rPr>
          <w:sz w:val="24"/>
          <w:lang w:val="ru-RU"/>
        </w:rPr>
        <w:t xml:space="preserve"> (Европейский континент),</w:t>
      </w:r>
      <w:r>
        <w:rPr>
          <w:sz w:val="24"/>
        </w:rPr>
        <w:t xml:space="preserve"> </w:t>
      </w:r>
      <w:r>
        <w:rPr>
          <w:i/>
          <w:sz w:val="24"/>
        </w:rPr>
        <w:t>the name of Brighton Kurby</w:t>
      </w:r>
      <w:r>
        <w:rPr>
          <w:sz w:val="24"/>
          <w:lang w:val="ru-RU"/>
        </w:rPr>
        <w:t xml:space="preserve"> (имя Брайтон Кёрби),</w:t>
      </w:r>
      <w:r>
        <w:rPr>
          <w:sz w:val="24"/>
        </w:rPr>
        <w:t xml:space="preserve"> </w:t>
      </w:r>
      <w:r>
        <w:rPr>
          <w:i/>
          <w:sz w:val="24"/>
        </w:rPr>
        <w:t>the village of Crowie</w:t>
      </w:r>
      <w:r>
        <w:rPr>
          <w:sz w:val="24"/>
          <w:lang w:val="ru-RU"/>
        </w:rPr>
        <w:t xml:space="preserve"> (деревня Кроул).</w:t>
      </w:r>
      <w:r>
        <w:rPr>
          <w:sz w:val="24"/>
        </w:rPr>
        <w:t xml:space="preserve"> Although the prepositional group is a subordinate and characterizing element, modifying the first word, its informative value is much greater than that of the first element.                               </w:t>
      </w:r>
    </w:p>
    <w:p>
      <w:pPr>
        <w:pStyle w:val="Normal"/>
        <w:spacing w:lineRule="auto" w:line="240"/>
        <w:ind w:firstLine="284" w:end="0"/>
        <w:rPr>
          <w:sz w:val="24"/>
        </w:rPr>
      </w:pPr>
      <w:r>
        <w:rPr>
          <w:sz w:val="24"/>
        </w:rPr>
        <w:t>In structures of this type the semantic roles of the elements may be reversed: the first (subordinating) element becomes a modifying word, the second (subordinated) - the modified one,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his carrot of a nose</w:t>
      </w:r>
      <w:r>
        <w:rPr>
          <w:sz w:val="24"/>
          <w:lang w:val="ru-RU"/>
        </w:rPr>
        <w:t xml:space="preserve"> (нос морковкой; не нос, а морковка),</w:t>
      </w:r>
    </w:p>
    <w:p>
      <w:pPr>
        <w:pStyle w:val="Normal"/>
        <w:spacing w:lineRule="auto" w:line="240"/>
        <w:ind w:firstLine="284" w:start="284" w:end="0"/>
        <w:rPr/>
      </w:pPr>
      <w:r>
        <w:rPr>
          <w:sz w:val="24"/>
        </w:rPr>
        <w:t>an angel of a girl</w:t>
      </w:r>
      <w:r>
        <w:rPr>
          <w:sz w:val="24"/>
          <w:lang w:val="ru-RU"/>
        </w:rPr>
        <w:t xml:space="preserve"> (не девушка, а ангел),</w:t>
      </w:r>
    </w:p>
    <w:p>
      <w:pPr>
        <w:pStyle w:val="Normal"/>
        <w:spacing w:lineRule="auto" w:line="240"/>
        <w:ind w:firstLine="284" w:start="284" w:end="0"/>
        <w:rPr/>
      </w:pPr>
      <w:r>
        <w:rPr>
          <w:sz w:val="24"/>
        </w:rPr>
        <w:t>a hell of a noise</w:t>
      </w:r>
      <w:r>
        <w:rPr>
          <w:sz w:val="24"/>
          <w:lang w:val="ru-RU"/>
        </w:rPr>
        <w:t xml:space="preserve"> (адский шум, шум как в аду),</w:t>
      </w:r>
    </w:p>
    <w:p>
      <w:pPr>
        <w:pStyle w:val="Normal"/>
        <w:spacing w:lineRule="auto" w:line="240"/>
        <w:ind w:firstLine="284" w:start="284" w:end="0"/>
        <w:rPr/>
      </w:pPr>
      <w:r>
        <w:rPr>
          <w:sz w:val="24"/>
        </w:rPr>
        <w:t>a jewel of a nature</w:t>
      </w:r>
      <w:r>
        <w:rPr>
          <w:sz w:val="24"/>
          <w:lang w:val="ru-RU"/>
        </w:rPr>
        <w:t xml:space="preserve"> (золотой характер; не характер, а золото).</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Though logically </w:t>
      </w:r>
      <w:r>
        <w:rPr>
          <w:i/>
          <w:sz w:val="24"/>
        </w:rPr>
        <w:t>his carrot of a nose</w:t>
      </w:r>
      <w:r>
        <w:rPr>
          <w:sz w:val="24"/>
        </w:rPr>
        <w:t xml:space="preserve"> means that the nose is characterized as resembling a carrot, syntactically it is the word </w:t>
      </w:r>
      <w:r>
        <w:rPr>
          <w:i/>
          <w:sz w:val="24"/>
        </w:rPr>
        <w:t>carrot</w:t>
      </w:r>
      <w:r>
        <w:rPr>
          <w:sz w:val="24"/>
        </w:rPr>
        <w:t xml:space="preserve"> that is modified by the of-phrase </w:t>
      </w:r>
      <w:r>
        <w:rPr>
          <w:i/>
          <w:sz w:val="24"/>
        </w:rPr>
        <w:t>of a nose,</w:t>
      </w:r>
      <w:r>
        <w:rPr>
          <w:sz w:val="24"/>
        </w:rPr>
        <w:t xml:space="preserve"> the indefinite article performing its usual classify</w:t>
        <w:softHyphen/>
        <w:t xml:space="preserve">ing function. The modified word is not always semantically acceptable as part of the sentence without the </w:t>
      </w:r>
      <w:r>
        <w:rPr>
          <w:i/>
          <w:sz w:val="24"/>
        </w:rPr>
        <w:t>of</w:t>
      </w:r>
      <w:r>
        <w:rPr>
          <w:sz w:val="24"/>
        </w:rPr>
        <w:t>-phrase, which shows the semantic dependence of the modified element on the modifying one. This, together with the fact that logical and syntactic relations are reversed, accounts for the marked stylistic effect of these structures.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His left hand was holding </w:t>
      </w:r>
      <w:r>
        <w:rPr>
          <w:i/>
          <w:sz w:val="24"/>
        </w:rPr>
        <w:t xml:space="preserve">a skyscraper of a silver cup. </w:t>
      </w:r>
    </w:p>
    <w:p>
      <w:pPr>
        <w:pStyle w:val="Normal"/>
        <w:spacing w:lineRule="auto" w:line="240"/>
        <w:ind w:firstLine="284" w:start="284" w:end="0"/>
        <w:rPr/>
      </w:pPr>
      <w:r>
        <w:rPr>
          <w:sz w:val="24"/>
        </w:rPr>
        <w:t xml:space="preserve">High above the bank is another </w:t>
      </w:r>
      <w:r>
        <w:rPr>
          <w:i/>
          <w:sz w:val="24"/>
        </w:rPr>
        <w:t>eagle’s nest of a castle.</w:t>
      </w:r>
    </w:p>
    <w:p>
      <w:pPr>
        <w:pStyle w:val="Normal"/>
        <w:spacing w:lineRule="auto" w:line="240"/>
        <w:ind w:firstLine="284" w:end="0"/>
        <w:rPr>
          <w:i/>
          <w:i/>
          <w:sz w:val="24"/>
        </w:rPr>
      </w:pPr>
      <w:r>
        <w:rPr>
          <w:i/>
          <w:sz w:val="24"/>
        </w:rPr>
      </w:r>
    </w:p>
    <w:p>
      <w:pPr>
        <w:pStyle w:val="Normal"/>
        <w:spacing w:lineRule="auto" w:line="240"/>
        <w:ind w:firstLine="284" w:end="0"/>
        <w:rPr/>
      </w:pPr>
      <w:r>
        <w:rPr>
          <w:sz w:val="24"/>
        </w:rPr>
        <w:t>Russian phrases of a similar kind -</w:t>
      </w:r>
      <w:r>
        <w:rPr>
          <w:sz w:val="24"/>
          <w:lang w:val="ru-RU"/>
        </w:rPr>
        <w:t xml:space="preserve"> </w:t>
      </w:r>
      <w:r>
        <w:rPr>
          <w:i/>
          <w:sz w:val="24"/>
          <w:lang w:val="ru-RU"/>
        </w:rPr>
        <w:t>не девка, а огонь; не ребенок, а сущий дьяволенок,</w:t>
      </w:r>
      <w:r>
        <w:rPr>
          <w:sz w:val="24"/>
        </w:rPr>
        <w:t xml:space="preserve"> unlike the parallel English phrases, are rarely included in extended sentences.</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Phrases like </w:t>
      </w:r>
      <w:r>
        <w:rPr>
          <w:i/>
          <w:sz w:val="24"/>
        </w:rPr>
        <w:t>sort of tired (I feel sort of tired), kind of tiresome (The situation becomes kind of tiresome),</w:t>
      </w:r>
      <w:r>
        <w:rPr>
          <w:sz w:val="24"/>
        </w:rPr>
        <w:t xml:space="preserve"> etc., form one syntactic whole and cannot be treated as free syntactic phrases consisting of a headword modified by a prepositional attribute. The first element expresses approximation - a moderate degree of the quality denoted.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spacing w:val="60"/>
          <w:sz w:val="24"/>
        </w:rPr>
        <w:t>By nouns or pronouns in the genitive case.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He caught the sound of the </w:t>
      </w:r>
      <w:r>
        <w:rPr>
          <w:i/>
          <w:sz w:val="24"/>
        </w:rPr>
        <w:t>children’s</w:t>
      </w:r>
      <w:r>
        <w:rPr>
          <w:sz w:val="24"/>
        </w:rPr>
        <w:t xml:space="preserve"> voices.</w:t>
      </w:r>
    </w:p>
    <w:p>
      <w:pPr>
        <w:pStyle w:val="Normal"/>
        <w:spacing w:lineRule="auto" w:line="240"/>
        <w:ind w:firstLine="284" w:start="284" w:end="0"/>
        <w:rPr/>
      </w:pPr>
      <w:r>
        <w:rPr>
          <w:sz w:val="24"/>
        </w:rPr>
        <w:t xml:space="preserve">The </w:t>
      </w:r>
      <w:r>
        <w:rPr>
          <w:i/>
          <w:sz w:val="24"/>
        </w:rPr>
        <w:t>ocean’s</w:t>
      </w:r>
      <w:r>
        <w:rPr>
          <w:sz w:val="24"/>
        </w:rPr>
        <w:t xml:space="preserve"> vastness was so great that it held him spellbound.</w:t>
      </w:r>
    </w:p>
    <w:p>
      <w:pPr>
        <w:pStyle w:val="Normal"/>
        <w:spacing w:lineRule="auto" w:line="240"/>
        <w:ind w:firstLine="284" w:start="284" w:end="0"/>
        <w:rPr/>
      </w:pPr>
      <w:r>
        <w:rPr>
          <w:sz w:val="24"/>
        </w:rPr>
        <w:t xml:space="preserve">Nelson had asked </w:t>
      </w:r>
      <w:r>
        <w:rPr>
          <w:i/>
          <w:sz w:val="24"/>
        </w:rPr>
        <w:t>Mary’s father’s</w:t>
      </w:r>
      <w:r>
        <w:rPr>
          <w:sz w:val="24"/>
        </w:rPr>
        <w:t xml:space="preserve"> consent before proposing.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If the headword is omitted (when the sentence is elliptical) the modifying word should still be considered as an attribute.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Suppose those postcards are a </w:t>
      </w:r>
      <w:r>
        <w:rPr>
          <w:i/>
          <w:sz w:val="24"/>
        </w:rPr>
        <w:t xml:space="preserve">lunatic’s? </w:t>
      </w:r>
    </w:p>
    <w:p>
      <w:pPr>
        <w:pStyle w:val="Normal"/>
        <w:spacing w:lineRule="auto" w:line="240"/>
        <w:ind w:firstLine="284" w:start="284" w:end="0"/>
        <w:rPr/>
      </w:pPr>
      <w:r>
        <w:rPr>
          <w:sz w:val="24"/>
        </w:rPr>
        <w:t xml:space="preserve">She heard the voice of another man, perhaps it was the </w:t>
      </w:r>
      <w:r>
        <w:rPr>
          <w:i/>
          <w:sz w:val="24"/>
        </w:rPr>
        <w:t>water-carrier’s</w:t>
      </w:r>
      <w:r>
        <w:rPr>
          <w:sz w:val="24"/>
        </w:rPr>
        <w:t xml:space="preserve"> and then </w:t>
      </w:r>
      <w:r>
        <w:rPr>
          <w:i/>
          <w:sz w:val="24"/>
        </w:rPr>
        <w:t>a woman’s,</w:t>
      </w:r>
      <w:r>
        <w:rPr>
          <w:sz w:val="24"/>
        </w:rPr>
        <w:t xml:space="preserve"> shrill and </w:t>
      </w:r>
    </w:p>
    <w:p>
      <w:pPr>
        <w:pStyle w:val="Normal"/>
        <w:spacing w:lineRule="auto" w:line="240"/>
        <w:ind w:firstLine="284" w:start="284" w:end="0"/>
        <w:rPr>
          <w:sz w:val="24"/>
        </w:rPr>
      </w:pPr>
      <w:r>
        <w:rPr>
          <w:sz w:val="24"/>
        </w:rPr>
        <w:t>hysterical.</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6. By statives, although these are rarely used as attributes. They usually postmodify the headword, though may occur as premodifying.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No man </w:t>
      </w:r>
      <w:r>
        <w:rPr>
          <w:i/>
          <w:sz w:val="24"/>
        </w:rPr>
        <w:t>alive</w:t>
      </w:r>
      <w:r>
        <w:rPr>
          <w:sz w:val="24"/>
        </w:rPr>
        <w:t xml:space="preserve"> would ever think of such cruelty. </w:t>
      </w:r>
    </w:p>
    <w:p>
      <w:pPr>
        <w:pStyle w:val="Normal"/>
        <w:spacing w:lineRule="auto" w:line="240"/>
        <w:ind w:firstLine="284" w:start="284" w:end="0"/>
        <w:rPr/>
      </w:pPr>
      <w:r>
        <w:rPr>
          <w:sz w:val="24"/>
        </w:rPr>
        <w:t xml:space="preserve">She gazed at us with an </w:t>
      </w:r>
      <w:r>
        <w:rPr>
          <w:i/>
          <w:sz w:val="24"/>
        </w:rPr>
        <w:t>aloof</w:t>
      </w:r>
      <w:r>
        <w:rPr>
          <w:sz w:val="24"/>
        </w:rPr>
        <w:t xml:space="preserve"> air.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7. </w:t>
      </w:r>
      <w:r>
        <w:rPr>
          <w:spacing w:val="60"/>
          <w:sz w:val="24"/>
        </w:rPr>
        <w:t>By (a) participles I and II and (b) participial phrases</w:t>
      </w:r>
      <w:r>
        <w:rPr>
          <w:sz w:val="24"/>
        </w:rPr>
        <w:t>, characterizing the person or non-person through an action, process, or reaction.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He made his way down the </w:t>
      </w:r>
      <w:r>
        <w:rPr>
          <w:i/>
          <w:sz w:val="24"/>
        </w:rPr>
        <w:t>creaking</w:t>
      </w:r>
      <w:r>
        <w:rPr>
          <w:sz w:val="24"/>
        </w:rPr>
        <w:t xml:space="preserve"> stairs.</w:t>
      </w:r>
    </w:p>
    <w:p>
      <w:pPr>
        <w:pStyle w:val="Normal"/>
        <w:spacing w:lineRule="auto" w:line="240"/>
        <w:ind w:firstLine="284" w:start="568" w:end="0"/>
        <w:rPr/>
      </w:pPr>
      <w:r>
        <w:rPr>
          <w:sz w:val="24"/>
        </w:rPr>
        <w:t xml:space="preserve">The mild day died in a </w:t>
      </w:r>
      <w:r>
        <w:rPr>
          <w:i/>
          <w:sz w:val="24"/>
        </w:rPr>
        <w:t>darkening</w:t>
      </w:r>
      <w:r>
        <w:rPr>
          <w:sz w:val="24"/>
        </w:rPr>
        <w:t xml:space="preserve"> flush of twilight.</w:t>
      </w:r>
    </w:p>
    <w:p>
      <w:pPr>
        <w:pStyle w:val="Normal"/>
        <w:spacing w:lineRule="auto" w:line="240"/>
        <w:ind w:firstLine="284" w:start="568" w:end="0"/>
        <w:rPr/>
      </w:pPr>
      <w:r>
        <w:rPr>
          <w:sz w:val="24"/>
        </w:rPr>
        <w:t xml:space="preserve">They stood contemplating the </w:t>
      </w:r>
      <w:r>
        <w:rPr>
          <w:i/>
          <w:sz w:val="24"/>
        </w:rPr>
        <w:t>suited</w:t>
      </w:r>
      <w:r>
        <w:rPr>
          <w:sz w:val="24"/>
        </w:rPr>
        <w:t xml:space="preserve"> dummies in the </w:t>
      </w:r>
      <w:r>
        <w:rPr>
          <w:i/>
          <w:sz w:val="24"/>
        </w:rPr>
        <w:t xml:space="preserve">lighted </w:t>
      </w:r>
      <w:r>
        <w:rPr>
          <w:sz w:val="24"/>
        </w:rPr>
        <w:t>windows of the shop.</w:t>
      </w:r>
    </w:p>
    <w:p>
      <w:pPr>
        <w:pStyle w:val="Normal"/>
        <w:spacing w:lineRule="auto" w:line="240"/>
        <w:ind w:firstLine="284" w:start="568" w:end="0"/>
        <w:rPr/>
      </w:pPr>
      <w:r>
        <w:rPr>
          <w:sz w:val="24"/>
        </w:rPr>
        <w:t xml:space="preserve">They stood at the car </w:t>
      </w:r>
      <w:r>
        <w:rPr>
          <w:i/>
          <w:sz w:val="24"/>
        </w:rPr>
        <w:t>being refuelled</w:t>
      </w:r>
      <w:r>
        <w:rPr>
          <w:sz w:val="24"/>
        </w:rPr>
        <w:t xml:space="preserve"> and watched the meter.</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 Captain Nichols dragged Strickland, </w:t>
      </w:r>
      <w:r>
        <w:rPr>
          <w:i/>
          <w:sz w:val="24"/>
        </w:rPr>
        <w:t>bleeding from a wound in his arm,</w:t>
      </w:r>
      <w:r>
        <w:rPr>
          <w:sz w:val="24"/>
        </w:rPr>
        <w:t xml:space="preserve"> into the street.</w:t>
      </w:r>
    </w:p>
    <w:p>
      <w:pPr>
        <w:pStyle w:val="Normal"/>
        <w:spacing w:lineRule="auto" w:line="240"/>
        <w:ind w:firstLine="284" w:start="568" w:end="0"/>
        <w:rPr/>
      </w:pPr>
      <w:r>
        <w:rPr>
          <w:sz w:val="24"/>
        </w:rPr>
        <w:t xml:space="preserve">There was a tiny smile </w:t>
      </w:r>
      <w:r>
        <w:rPr>
          <w:i/>
          <w:sz w:val="24"/>
        </w:rPr>
        <w:t xml:space="preserve">playing about the corners of his mouth. </w:t>
      </w:r>
    </w:p>
    <w:p>
      <w:pPr>
        <w:pStyle w:val="Normal"/>
        <w:spacing w:lineRule="auto" w:line="240"/>
        <w:ind w:firstLine="284" w:start="568" w:end="0"/>
        <w:rPr/>
      </w:pPr>
      <w:r>
        <w:rPr>
          <w:sz w:val="24"/>
        </w:rPr>
        <w:t xml:space="preserve">Vincent glanced over at Christine </w:t>
      </w:r>
      <w:r>
        <w:rPr>
          <w:i/>
          <w:sz w:val="24"/>
        </w:rPr>
        <w:t xml:space="preserve">knitting by the fire. </w:t>
      </w:r>
    </w:p>
    <w:p>
      <w:pPr>
        <w:pStyle w:val="Normal"/>
        <w:spacing w:lineRule="auto" w:line="240"/>
        <w:ind w:firstLine="284" w:start="568" w:end="0"/>
        <w:rPr/>
      </w:pPr>
      <w:r>
        <w:rPr>
          <w:sz w:val="24"/>
        </w:rPr>
        <w:t xml:space="preserve">Beside her stood a straw basket </w:t>
      </w:r>
      <w:r>
        <w:rPr>
          <w:i/>
          <w:sz w:val="24"/>
        </w:rPr>
        <w:t>stuffed with many towels</w:t>
      </w:r>
      <w:r>
        <w:rPr>
          <w:sz w:val="24"/>
        </w:rPr>
        <w:t xml:space="preserve"> and a pair of beach shoes.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8. </w:t>
      </w:r>
      <w:r>
        <w:rPr>
          <w:spacing w:val="60"/>
          <w:sz w:val="24"/>
        </w:rPr>
        <w:t>By (a) gerunds, (b) gerundial phrases, or (c) gerundial complexes</w:t>
      </w:r>
      <w:r>
        <w:rPr>
          <w:sz w:val="24"/>
        </w:rPr>
        <w:t>. Gerunds generally characterize non-persons from the point of view of their function or purpose.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Back at the hotel he slipped on a white </w:t>
      </w:r>
      <w:r>
        <w:rPr>
          <w:i/>
          <w:sz w:val="24"/>
        </w:rPr>
        <w:t>rowing</w:t>
      </w:r>
      <w:r>
        <w:rPr>
          <w:sz w:val="24"/>
        </w:rPr>
        <w:t xml:space="preserve"> blazer (the blazer which the members of the boat-club </w:t>
      </w:r>
    </w:p>
    <w:p>
      <w:pPr>
        <w:pStyle w:val="Normal"/>
        <w:spacing w:lineRule="auto" w:line="240"/>
        <w:ind w:firstLine="284" w:start="284" w:end="0"/>
        <w:rPr>
          <w:sz w:val="24"/>
        </w:rPr>
      </w:pPr>
      <w:r>
        <w:rPr>
          <w:sz w:val="24"/>
        </w:rPr>
        <w:t xml:space="preserve">    </w:t>
      </w:r>
      <w:r>
        <w:rPr>
          <w:sz w:val="24"/>
        </w:rPr>
        <w:t xml:space="preserve">wore). </w:t>
      </w:r>
    </w:p>
    <w:p>
      <w:pPr>
        <w:pStyle w:val="Normal"/>
        <w:spacing w:lineRule="auto" w:line="240"/>
        <w:ind w:firstLine="284" w:start="568" w:end="0"/>
        <w:rPr/>
      </w:pPr>
      <w:r>
        <w:rPr>
          <w:sz w:val="24"/>
        </w:rPr>
        <w:t xml:space="preserve">Her </w:t>
      </w:r>
      <w:r>
        <w:rPr>
          <w:i/>
          <w:sz w:val="24"/>
        </w:rPr>
        <w:t>walking</w:t>
      </w:r>
      <w:r>
        <w:rPr>
          <w:sz w:val="24"/>
        </w:rPr>
        <w:t xml:space="preserve"> shoes were elegant (shoes which she wore when walking).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(Compare these with attributes expressed by participle I, in the sentences given above (7), which denote an action, process or reaction sometimes figuratively.)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 He would not run the risk </w:t>
      </w:r>
      <w:r>
        <w:rPr>
          <w:i/>
          <w:sz w:val="24"/>
        </w:rPr>
        <w:t xml:space="preserve">of being too late. </w:t>
      </w:r>
    </w:p>
    <w:p>
      <w:pPr>
        <w:pStyle w:val="Normal"/>
        <w:spacing w:lineRule="auto" w:line="240"/>
        <w:ind w:firstLine="284" w:start="568" w:end="0"/>
        <w:rPr/>
      </w:pPr>
      <w:r>
        <w:rPr>
          <w:sz w:val="24"/>
        </w:rPr>
        <w:t xml:space="preserve">She showed no sign </w:t>
      </w:r>
      <w:r>
        <w:rPr>
          <w:i/>
          <w:sz w:val="24"/>
        </w:rPr>
        <w:t xml:space="preserve">of having ever known me. </w:t>
      </w:r>
    </w:p>
    <w:p>
      <w:pPr>
        <w:pStyle w:val="Normal"/>
        <w:spacing w:lineRule="auto" w:line="240"/>
        <w:ind w:firstLine="284" w:start="568" w:end="0"/>
        <w:rPr/>
      </w:pPr>
      <w:r>
        <w:rPr>
          <w:sz w:val="24"/>
        </w:rPr>
        <w:t xml:space="preserve">The young man had the most irritating habit </w:t>
      </w:r>
      <w:r>
        <w:rPr>
          <w:i/>
          <w:sz w:val="24"/>
        </w:rPr>
        <w:t>of joking at the wrong moment.</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c) The silence was interrupted by the sound </w:t>
      </w:r>
      <w:r>
        <w:rPr>
          <w:i/>
          <w:sz w:val="24"/>
        </w:rPr>
        <w:t xml:space="preserve">of a door being banged. </w:t>
      </w:r>
    </w:p>
    <w:p>
      <w:pPr>
        <w:pStyle w:val="Normal"/>
        <w:spacing w:lineRule="auto" w:line="240"/>
        <w:ind w:firstLine="284" w:start="568" w:end="0"/>
        <w:rPr/>
      </w:pPr>
      <w:r>
        <w:rPr>
          <w:sz w:val="24"/>
        </w:rPr>
        <w:t xml:space="preserve">There is no chance </w:t>
      </w:r>
      <w:r>
        <w:rPr>
          <w:i/>
          <w:sz w:val="24"/>
        </w:rPr>
        <w:t>of our seeing him again.</w:t>
      </w:r>
    </w:p>
    <w:p>
      <w:pPr>
        <w:pStyle w:val="Normal"/>
        <w:spacing w:lineRule="auto" w:line="240"/>
        <w:ind w:firstLine="284" w:end="0"/>
        <w:rPr>
          <w:i/>
          <w:i/>
          <w:sz w:val="24"/>
        </w:rPr>
      </w:pPr>
      <w:r>
        <w:rPr>
          <w:i/>
          <w:sz w:val="24"/>
        </w:rPr>
      </w:r>
    </w:p>
    <w:p>
      <w:pPr>
        <w:pStyle w:val="Normal"/>
        <w:spacing w:lineRule="auto" w:line="240"/>
        <w:ind w:firstLine="284" w:end="0"/>
        <w:rPr/>
      </w:pPr>
      <w:r>
        <w:rPr>
          <w:sz w:val="24"/>
        </w:rPr>
        <w:t>9</w:t>
      </w:r>
      <w:r>
        <w:rPr>
          <w:spacing w:val="60"/>
          <w:sz w:val="24"/>
        </w:rPr>
        <w:t>. By (a) infinitives, (b) infinitivel phrases, or (c) complexes</w:t>
      </w:r>
      <w:r>
        <w:rPr>
          <w:sz w:val="24"/>
        </w:rPr>
        <w:t>, which characterize a person or non-person through some real or hypothetical action in which this person or non-person is or may be involved. Owing to the hypothetical nature of the action, an infinitive as attribute often imparts a modal shade of meaning to the action.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You are the one </w:t>
      </w:r>
      <w:r>
        <w:rPr>
          <w:i/>
          <w:sz w:val="24"/>
        </w:rPr>
        <w:t>to blame</w:t>
      </w:r>
      <w:r>
        <w:rPr>
          <w:sz w:val="24"/>
        </w:rPr>
        <w:t xml:space="preserve"> (who</w:t>
      </w:r>
      <w:r>
        <w:rPr>
          <w:b/>
          <w:sz w:val="24"/>
        </w:rPr>
        <w:t xml:space="preserve"> is</w:t>
      </w:r>
      <w:r>
        <w:rPr>
          <w:sz w:val="24"/>
        </w:rPr>
        <w:t xml:space="preserve"> to blame). </w:t>
      </w:r>
    </w:p>
    <w:p>
      <w:pPr>
        <w:pStyle w:val="Normal"/>
        <w:spacing w:lineRule="auto" w:line="240"/>
        <w:ind w:firstLine="284" w:start="284" w:end="0"/>
        <w:rPr/>
      </w:pPr>
      <w:r>
        <w:rPr>
          <w:sz w:val="24"/>
        </w:rPr>
        <w:t xml:space="preserve">I haven’t any time </w:t>
      </w:r>
      <w:r>
        <w:rPr>
          <w:i/>
          <w:sz w:val="24"/>
        </w:rPr>
        <w:t>to spare</w:t>
      </w:r>
      <w:r>
        <w:rPr>
          <w:sz w:val="24"/>
        </w:rPr>
        <w:t xml:space="preserve"> (which I</w:t>
      </w:r>
      <w:r>
        <w:rPr>
          <w:b/>
          <w:sz w:val="24"/>
        </w:rPr>
        <w:t xml:space="preserve"> could</w:t>
      </w:r>
      <w:r>
        <w:rPr>
          <w:sz w:val="24"/>
        </w:rPr>
        <w:t xml:space="preserve"> spare).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He looked around for a weapon </w:t>
      </w:r>
      <w:r>
        <w:rPr>
          <w:i/>
          <w:sz w:val="24"/>
        </w:rPr>
        <w:t xml:space="preserve">to strike his insulter with. </w:t>
      </w:r>
    </w:p>
    <w:p>
      <w:pPr>
        <w:pStyle w:val="Normal"/>
        <w:spacing w:lineRule="auto" w:line="240"/>
        <w:ind w:firstLine="284" w:start="284" w:end="0"/>
        <w:rPr/>
      </w:pPr>
      <w:r>
        <w:rPr>
          <w:sz w:val="24"/>
        </w:rPr>
        <w:t xml:space="preserve">He was not a man </w:t>
      </w:r>
      <w:r>
        <w:rPr>
          <w:i/>
          <w:sz w:val="24"/>
        </w:rPr>
        <w:t xml:space="preserve">to experiment with acquaintance. </w:t>
      </w:r>
    </w:p>
    <w:p>
      <w:pPr>
        <w:pStyle w:val="Normal"/>
        <w:spacing w:lineRule="auto" w:line="240"/>
        <w:ind w:firstLine="284" w:start="284" w:end="0"/>
        <w:rPr/>
      </w:pPr>
      <w:r>
        <w:rPr>
          <w:sz w:val="24"/>
        </w:rPr>
        <w:t xml:space="preserve">There was nothing in the look of him </w:t>
      </w:r>
      <w:r>
        <w:rPr>
          <w:i/>
          <w:sz w:val="24"/>
        </w:rPr>
        <w:t>to show the courage of the man</w:t>
      </w:r>
      <w:r>
        <w:rPr>
          <w:sz w:val="24"/>
        </w:rPr>
        <w:t xml:space="preserve"> (nothing which could show </w:t>
      </w:r>
    </w:p>
    <w:p>
      <w:pPr>
        <w:pStyle w:val="Normal"/>
        <w:spacing w:lineRule="auto" w:line="240"/>
        <w:ind w:firstLine="284" w:start="284" w:end="0"/>
        <w:rPr>
          <w:sz w:val="24"/>
        </w:rPr>
      </w:pPr>
      <w:r>
        <w:rPr>
          <w:sz w:val="24"/>
        </w:rPr>
        <w:t xml:space="preserve">courage). </w:t>
      </w:r>
    </w:p>
    <w:p>
      <w:pPr>
        <w:pStyle w:val="Normal"/>
        <w:spacing w:lineRule="auto" w:line="240"/>
        <w:ind w:firstLine="284" w:start="284" w:end="0"/>
        <w:rPr/>
      </w:pPr>
      <w:r>
        <w:rPr>
          <w:sz w:val="24"/>
        </w:rPr>
        <w:t xml:space="preserve">He was the last </w:t>
      </w:r>
      <w:r>
        <w:rPr>
          <w:i/>
          <w:sz w:val="24"/>
        </w:rPr>
        <w:t>to tell of this extraordinary raid from the deeper sea</w:t>
      </w:r>
      <w:r>
        <w:rPr>
          <w:sz w:val="24"/>
        </w:rPr>
        <w:t xml:space="preserve"> (who could tell).</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 This is a problem </w:t>
      </w:r>
      <w:r>
        <w:rPr>
          <w:i/>
          <w:sz w:val="24"/>
        </w:rPr>
        <w:t>for you to solve. (which you could/must solve).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10. </w:t>
      </w:r>
      <w:r>
        <w:rPr>
          <w:spacing w:val="60"/>
          <w:sz w:val="24"/>
        </w:rPr>
        <w:t>By (a) adverbs</w:t>
      </w:r>
      <w:r>
        <w:rPr>
          <w:b/>
          <w:spacing w:val="60"/>
          <w:sz w:val="24"/>
        </w:rPr>
        <w:t xml:space="preserve"> </w:t>
      </w:r>
      <w:r>
        <w:rPr>
          <w:spacing w:val="60"/>
          <w:sz w:val="24"/>
        </w:rPr>
        <w:t>or (b) adverbial phrases</w:t>
      </w:r>
      <w:r>
        <w:rPr>
          <w:sz w:val="24"/>
        </w:rPr>
        <w:t>, which characterize a person or non-person through spatial or temporal characteris</w:t>
        <w:softHyphen/>
        <w:t>tics, or through circumstances or facts concerning this person or non-person.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No sounds came from the quarters </w:t>
      </w:r>
      <w:r>
        <w:rPr>
          <w:i/>
          <w:sz w:val="24"/>
        </w:rPr>
        <w:t>above.</w:t>
      </w:r>
    </w:p>
    <w:p>
      <w:pPr>
        <w:pStyle w:val="Normal"/>
        <w:spacing w:lineRule="auto" w:line="240"/>
        <w:ind w:firstLine="284" w:start="568" w:end="0"/>
        <w:rPr/>
      </w:pPr>
      <w:r>
        <w:rPr>
          <w:sz w:val="24"/>
        </w:rPr>
        <w:t xml:space="preserve">The </w:t>
      </w:r>
      <w:r>
        <w:rPr>
          <w:i/>
          <w:sz w:val="24"/>
        </w:rPr>
        <w:t>then</w:t>
      </w:r>
      <w:r>
        <w:rPr>
          <w:sz w:val="24"/>
        </w:rPr>
        <w:t xml:space="preserve"> Government did not respond to this just claim. </w:t>
      </w:r>
    </w:p>
    <w:p>
      <w:pPr>
        <w:pStyle w:val="Normal"/>
        <w:spacing w:lineRule="auto" w:line="240"/>
        <w:ind w:firstLine="284" w:start="568" w:end="0"/>
        <w:rPr/>
      </w:pPr>
      <w:r>
        <w:rPr>
          <w:sz w:val="24"/>
        </w:rPr>
        <w:t xml:space="preserve">Somebody appeared on the </w:t>
      </w:r>
      <w:r>
        <w:rPr>
          <w:i/>
          <w:sz w:val="24"/>
        </w:rPr>
        <w:t>upstairs</w:t>
      </w:r>
      <w:r>
        <w:rPr>
          <w:sz w:val="24"/>
        </w:rPr>
        <w:t xml:space="preserve"> balcony. </w:t>
      </w:r>
    </w:p>
    <w:p>
      <w:pPr>
        <w:pStyle w:val="Normal"/>
        <w:spacing w:lineRule="auto" w:line="240"/>
        <w:ind w:firstLine="284" w:start="568" w:end="0"/>
        <w:rPr/>
      </w:pPr>
      <w:r>
        <w:rPr>
          <w:sz w:val="24"/>
        </w:rPr>
        <w:t>“</w:t>
      </w:r>
      <w:r>
        <w:rPr>
          <w:sz w:val="24"/>
        </w:rPr>
        <w:t xml:space="preserve">I see that woman </w:t>
      </w:r>
      <w:r>
        <w:rPr>
          <w:i/>
          <w:sz w:val="24"/>
        </w:rPr>
        <w:t>downstairs</w:t>
      </w:r>
      <w:r>
        <w:rPr>
          <w:sz w:val="24"/>
        </w:rPr>
        <w:t xml:space="preserve"> has a couple of sailors sitting there.” </w:t>
      </w:r>
    </w:p>
    <w:p>
      <w:pPr>
        <w:pStyle w:val="Normal"/>
        <w:spacing w:lineRule="auto" w:line="240"/>
        <w:ind w:firstLine="284" w:start="568" w:end="0"/>
        <w:rPr/>
      </w:pPr>
      <w:r>
        <w:rPr>
          <w:sz w:val="24"/>
        </w:rPr>
        <w:t xml:space="preserve">An immense effort of imagination was needed to link himself </w:t>
      </w:r>
      <w:r>
        <w:rPr>
          <w:i/>
          <w:sz w:val="24"/>
        </w:rPr>
        <w:t>now</w:t>
      </w:r>
      <w:r>
        <w:rPr>
          <w:sz w:val="24"/>
        </w:rPr>
        <w:t xml:space="preserve"> with himself </w:t>
      </w:r>
      <w:r>
        <w:rPr>
          <w:i/>
          <w:sz w:val="24"/>
        </w:rPr>
        <w:t>then.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most usual position of such attributes is to follow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 Most people living in </w:t>
      </w:r>
      <w:r>
        <w:rPr>
          <w:i/>
          <w:sz w:val="24"/>
        </w:rPr>
        <w:t>out of the way</w:t>
      </w:r>
      <w:r>
        <w:rPr>
          <w:sz w:val="24"/>
        </w:rPr>
        <w:t xml:space="preserve"> places expect the latest news from home with impatience.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11. </w:t>
      </w:r>
      <w:r>
        <w:rPr>
          <w:spacing w:val="60"/>
          <w:sz w:val="24"/>
        </w:rPr>
        <w:t>By sentences used as a whole (the so-called “quotation nouns”).</w:t>
      </w:r>
      <w:r>
        <w:rPr>
          <w:sz w:val="24"/>
        </w:rPr>
        <w:t xml:space="preserve"> These are used mainly as hyphenated chains before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looked at me with a kind of </w:t>
      </w:r>
      <w:r>
        <w:rPr>
          <w:i/>
          <w:sz w:val="24"/>
        </w:rPr>
        <w:t>don’t-touch-me-or-I’ll-slap-you</w:t>
      </w:r>
      <w:r>
        <w:rPr>
          <w:sz w:val="24"/>
        </w:rPr>
        <w:t xml:space="preserve"> air. </w:t>
      </w:r>
    </w:p>
    <w:p>
      <w:pPr>
        <w:pStyle w:val="Normal"/>
        <w:spacing w:lineRule="auto" w:line="240"/>
        <w:ind w:firstLine="284" w:start="284" w:end="0"/>
        <w:rPr/>
      </w:pPr>
      <w:r>
        <w:rPr>
          <w:sz w:val="24"/>
        </w:rPr>
        <w:t>It was a ‘</w:t>
      </w:r>
      <w:r>
        <w:rPr>
          <w:i/>
          <w:sz w:val="24"/>
        </w:rPr>
        <w:t>You-must-take-us-as-you-find-its’</w:t>
      </w:r>
      <w:r>
        <w:rPr>
          <w:sz w:val="24"/>
        </w:rPr>
        <w:t xml:space="preserve"> attitude to things, and it saved me a lot of trouble... In this ‘</w:t>
      </w:r>
      <w:r>
        <w:rPr>
          <w:i/>
          <w:sz w:val="24"/>
        </w:rPr>
        <w:t>a-</w:t>
      </w:r>
    </w:p>
    <w:p>
      <w:pPr>
        <w:pStyle w:val="Normal"/>
        <w:spacing w:lineRule="auto" w:line="240"/>
        <w:ind w:firstLine="284" w:start="284" w:end="0"/>
        <w:rPr/>
      </w:pPr>
      <w:r>
        <w:rPr>
          <w:i/>
          <w:sz w:val="24"/>
        </w:rPr>
        <w:t xml:space="preserve">place-for-everything-and-everything-in-its-place’ </w:t>
      </w:r>
      <w:r>
        <w:rPr>
          <w:sz w:val="24"/>
        </w:rPr>
        <w:t xml:space="preserve"> kitchen he felt ill at ease.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12. </w:t>
      </w:r>
      <w:r>
        <w:rPr>
          <w:spacing w:val="60"/>
          <w:sz w:val="24"/>
        </w:rPr>
        <w:t>By a clause</w:t>
      </w:r>
      <w:r>
        <w:rPr>
          <w:sz w:val="24"/>
        </w:rPr>
        <w:t xml:space="preserve"> (then called an attributive clause) which makes the whole sentence a complex 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Some called me by the name </w:t>
      </w:r>
      <w:r>
        <w:rPr>
          <w:i/>
          <w:sz w:val="24"/>
        </w:rPr>
        <w:t>which no one here knew.</w:t>
      </w:r>
    </w:p>
    <w:p>
      <w:pPr>
        <w:pStyle w:val="Normal"/>
        <w:spacing w:lineRule="auto" w:line="240"/>
        <w:ind w:firstLine="284" w:end="0"/>
        <w:rPr>
          <w:b/>
          <w:i/>
          <w:i/>
          <w:sz w:val="24"/>
        </w:rPr>
      </w:pPr>
      <w:r>
        <w:rPr>
          <w:b/>
          <w:i/>
          <w:sz w:val="24"/>
        </w:rPr>
      </w:r>
    </w:p>
    <w:p>
      <w:pPr>
        <w:pStyle w:val="Heading3"/>
        <w:rPr/>
      </w:pPr>
      <w:bookmarkStart w:id="117" w:name="__RefHeading___Toc5113056"/>
      <w:bookmarkEnd w:id="117"/>
      <w:r>
        <w:rPr/>
        <w:t>The position of attributes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86.</w:t>
      </w:r>
      <w:r>
        <w:rPr>
          <w:sz w:val="24"/>
        </w:rPr>
        <w:t xml:space="preserve"> The position of an attribute depends on the following:</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1. </w:t>
      </w:r>
      <w:r>
        <w:rPr>
          <w:spacing w:val="60"/>
          <w:sz w:val="24"/>
        </w:rPr>
        <w:t>The morphological nature of the attribute</w:t>
      </w:r>
      <w:r>
        <w:rPr>
          <w:sz w:val="24"/>
        </w:rPr>
        <w:t>. Adjectives, participles, gerunds, nouns in the common and the possessive cases, pronouns, ordinal numerals, and quotation nouns generally premodify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a </w:t>
      </w:r>
      <w:r>
        <w:rPr>
          <w:i/>
          <w:sz w:val="24"/>
        </w:rPr>
        <w:t>little man,</w:t>
      </w:r>
      <w:r>
        <w:rPr>
          <w:sz w:val="24"/>
        </w:rPr>
        <w:t xml:space="preserve"> with a </w:t>
      </w:r>
      <w:r>
        <w:rPr>
          <w:i/>
          <w:sz w:val="24"/>
        </w:rPr>
        <w:t>thin voice.</w:t>
      </w:r>
    </w:p>
    <w:p>
      <w:pPr>
        <w:pStyle w:val="Normal"/>
        <w:spacing w:lineRule="auto" w:line="240"/>
        <w:ind w:firstLine="284" w:start="284" w:end="0"/>
        <w:rPr/>
      </w:pPr>
      <w:r>
        <w:rPr>
          <w:sz w:val="24"/>
        </w:rPr>
        <w:t xml:space="preserve">Val had just changed out of </w:t>
      </w:r>
      <w:r>
        <w:rPr>
          <w:i/>
          <w:sz w:val="24"/>
        </w:rPr>
        <w:t>riding clothes</w:t>
      </w:r>
      <w:r>
        <w:rPr>
          <w:sz w:val="24"/>
        </w:rPr>
        <w:t xml:space="preserve"> and was on his way to the party.</w:t>
      </w:r>
    </w:p>
    <w:p>
      <w:pPr>
        <w:pStyle w:val="Normal"/>
        <w:spacing w:lineRule="auto" w:line="240"/>
        <w:ind w:firstLine="284" w:start="284" w:end="0"/>
        <w:rPr/>
      </w:pPr>
      <w:r>
        <w:rPr>
          <w:sz w:val="24"/>
        </w:rPr>
        <w:t xml:space="preserve">The </w:t>
      </w:r>
      <w:r>
        <w:rPr>
          <w:i/>
          <w:sz w:val="24"/>
        </w:rPr>
        <w:t>apple trees</w:t>
      </w:r>
      <w:r>
        <w:rPr>
          <w:sz w:val="24"/>
        </w:rPr>
        <w:t xml:space="preserve"> were in blossom.</w:t>
      </w:r>
    </w:p>
    <w:p>
      <w:pPr>
        <w:pStyle w:val="Normal"/>
        <w:spacing w:lineRule="auto" w:line="240"/>
        <w:ind w:firstLine="284" w:start="284" w:end="0"/>
        <w:rPr/>
      </w:pPr>
      <w:r>
        <w:rPr>
          <w:sz w:val="24"/>
        </w:rPr>
        <w:t xml:space="preserve">It’s not always easy to understand a </w:t>
      </w:r>
      <w:r>
        <w:rPr>
          <w:i/>
          <w:sz w:val="24"/>
        </w:rPr>
        <w:t>child’s language.</w:t>
      </w:r>
    </w:p>
    <w:p>
      <w:pPr>
        <w:pStyle w:val="Normal"/>
        <w:spacing w:lineRule="auto" w:line="240"/>
        <w:ind w:firstLine="284" w:start="284" w:end="0"/>
        <w:rPr/>
      </w:pPr>
      <w:r>
        <w:rPr>
          <w:sz w:val="24"/>
        </w:rPr>
        <w:t xml:space="preserve">The </w:t>
      </w:r>
      <w:r>
        <w:rPr>
          <w:i/>
          <w:sz w:val="24"/>
        </w:rPr>
        <w:t>third attempt</w:t>
      </w:r>
      <w:r>
        <w:rPr>
          <w:sz w:val="24"/>
        </w:rPr>
        <w:t xml:space="preserve"> gave no result.</w:t>
      </w:r>
    </w:p>
    <w:p>
      <w:pPr>
        <w:pStyle w:val="Normal"/>
        <w:spacing w:lineRule="auto" w:line="240"/>
        <w:ind w:firstLine="284" w:start="284" w:end="0"/>
        <w:rPr/>
      </w:pPr>
      <w:r>
        <w:rPr>
          <w:i/>
          <w:sz w:val="24"/>
        </w:rPr>
        <w:t>His eyes</w:t>
      </w:r>
      <w:r>
        <w:rPr>
          <w:sz w:val="24"/>
        </w:rPr>
        <w:t xml:space="preserve"> travelled over the landscape at </w:t>
      </w:r>
      <w:r>
        <w:rPr>
          <w:i/>
          <w:sz w:val="24"/>
        </w:rPr>
        <w:t>their feet.</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Adverbs, statives, cardinal numerals and infinitives are generally postmodifying attributes.</w:t>
      </w:r>
    </w:p>
    <w:p>
      <w:pPr>
        <w:pStyle w:val="Normal"/>
        <w:spacing w:lineRule="auto" w:line="240"/>
        <w:ind w:firstLine="284" w:end="0"/>
        <w:rPr>
          <w:sz w:val="24"/>
        </w:rPr>
      </w:pPr>
      <w:r>
        <w:rPr>
          <w:sz w:val="24"/>
        </w:rPr>
        <w:t>Participles II, statives, and adjectives of verbal origin used as attrib</w:t>
        <w:softHyphen/>
        <w:t>utes also tend to occupy the position after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w:t>
      </w:r>
      <w:r>
        <w:rPr>
          <w:i/>
          <w:sz w:val="24"/>
        </w:rPr>
        <w:t>people involved</w:t>
      </w:r>
      <w:r>
        <w:rPr>
          <w:sz w:val="24"/>
        </w:rPr>
        <w:t xml:space="preserve"> were reported to the police. </w:t>
      </w:r>
    </w:p>
    <w:p>
      <w:pPr>
        <w:pStyle w:val="Normal"/>
        <w:spacing w:lineRule="auto" w:line="240"/>
        <w:ind w:firstLine="284" w:start="284" w:end="0"/>
        <w:rPr/>
      </w:pPr>
      <w:r>
        <w:rPr>
          <w:sz w:val="24"/>
        </w:rPr>
        <w:t xml:space="preserve">When we build cities we think about </w:t>
      </w:r>
      <w:r>
        <w:rPr>
          <w:i/>
          <w:sz w:val="24"/>
        </w:rPr>
        <w:t>generations unborn.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Adjectives ending in </w:t>
      </w:r>
      <w:r>
        <w:rPr>
          <w:i/>
          <w:sz w:val="24"/>
        </w:rPr>
        <w:t>-able, -ible</w:t>
      </w:r>
      <w:r>
        <w:rPr>
          <w:sz w:val="24"/>
        </w:rPr>
        <w:t xml:space="preserve"> are mostly postpositive as attributes. They often follow a headword preceded by </w:t>
      </w:r>
      <w:r>
        <w:rPr>
          <w:i/>
          <w:sz w:val="24"/>
        </w:rPr>
        <w:t>only</w:t>
      </w:r>
      <w:r>
        <w:rPr>
          <w:sz w:val="24"/>
        </w:rPr>
        <w:t xml:space="preserve"> or a similar word with a limiting meaning.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only </w:t>
      </w:r>
      <w:r>
        <w:rPr>
          <w:i/>
          <w:sz w:val="24"/>
        </w:rPr>
        <w:t>person</w:t>
      </w:r>
      <w:r>
        <w:rPr>
          <w:b/>
          <w:i/>
          <w:sz w:val="24"/>
        </w:rPr>
        <w:t xml:space="preserve"> visible</w:t>
      </w:r>
      <w:r>
        <w:rPr>
          <w:sz w:val="24"/>
        </w:rPr>
        <w:t xml:space="preserve"> was the policeman (who could be seen). </w:t>
      </w:r>
    </w:p>
    <w:p>
      <w:pPr>
        <w:pStyle w:val="Normal"/>
        <w:spacing w:lineRule="auto" w:line="240"/>
        <w:ind w:firstLine="284" w:start="284" w:end="0"/>
        <w:rPr/>
      </w:pPr>
      <w:r>
        <w:rPr>
          <w:sz w:val="24"/>
        </w:rPr>
        <w:t xml:space="preserve">The only way of </w:t>
      </w:r>
      <w:r>
        <w:rPr>
          <w:i/>
          <w:sz w:val="24"/>
        </w:rPr>
        <w:t>escaping</w:t>
      </w:r>
      <w:r>
        <w:rPr>
          <w:b/>
          <w:i/>
          <w:sz w:val="24"/>
        </w:rPr>
        <w:t xml:space="preserve"> imaginable</w:t>
      </w:r>
      <w:r>
        <w:rPr>
          <w:sz w:val="24"/>
        </w:rPr>
        <w:t xml:space="preserve"> was through the window (which could be imagined).</w:t>
      </w:r>
    </w:p>
    <w:p>
      <w:pPr>
        <w:pStyle w:val="Normal"/>
        <w:spacing w:lineRule="auto" w:line="240"/>
        <w:ind w:firstLine="284" w:end="0"/>
        <w:rPr>
          <w:sz w:val="24"/>
        </w:rPr>
      </w:pPr>
      <w:r>
        <w:rPr>
          <w:sz w:val="24"/>
        </w:rPr>
      </w:r>
    </w:p>
    <w:p>
      <w:pPr>
        <w:pStyle w:val="Normal"/>
        <w:spacing w:lineRule="auto" w:line="240"/>
        <w:ind w:firstLine="284" w:end="0"/>
        <w:rPr/>
      </w:pPr>
      <w:r>
        <w:rPr>
          <w:sz w:val="24"/>
        </w:rPr>
        <w:t>2.</w:t>
      </w:r>
      <w:r>
        <w:rPr>
          <w:sz w:val="24"/>
          <w:lang w:val="ru-RU"/>
        </w:rPr>
        <w:t xml:space="preserve"> </w:t>
      </w:r>
      <w:r>
        <w:rPr>
          <w:spacing w:val="60"/>
          <w:sz w:val="24"/>
          <w:lang w:val="ru-RU"/>
        </w:rPr>
        <w:t>Т</w:t>
      </w:r>
      <w:r>
        <w:rPr>
          <w:spacing w:val="60"/>
          <w:sz w:val="24"/>
        </w:rPr>
        <w:t>he extension of the attribute</w:t>
      </w:r>
      <w:r>
        <w:rPr>
          <w:sz w:val="24"/>
        </w:rPr>
        <w:t>. Non-detached attributes are postmodifying when expressed by extended phrases or complexes.</w:t>
      </w:r>
    </w:p>
    <w:p>
      <w:pPr>
        <w:pStyle w:val="Normal"/>
        <w:spacing w:lineRule="auto" w:line="240"/>
        <w:ind w:firstLine="284" w:end="0"/>
        <w:rPr>
          <w:sz w:val="24"/>
        </w:rPr>
      </w:pPr>
      <w:r>
        <w:rPr>
          <w:sz w:val="24"/>
        </w:rPr>
        <w:t>The influence of extension can be illustrated by the following pairs of examples:</w:t>
      </w:r>
    </w:p>
    <w:p>
      <w:pPr>
        <w:pStyle w:val="Normal"/>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pacing w:lineRule="auto" w:line="240"/>
              <w:ind w:hanging="0" w:end="0"/>
              <w:rPr/>
            </w:pPr>
            <w:r>
              <w:rPr>
                <w:sz w:val="24"/>
              </w:rPr>
              <w:t xml:space="preserve">It is a </w:t>
            </w:r>
            <w:r>
              <w:rPr>
                <w:i/>
                <w:sz w:val="24"/>
              </w:rPr>
              <w:t>sensible suggestion.</w:t>
            </w:r>
            <w:r>
              <w:rPr>
                <w:sz w:val="24"/>
              </w:rPr>
              <w:t xml:space="preserve"> </w:t>
            </w:r>
          </w:p>
          <w:p>
            <w:pPr>
              <w:pStyle w:val="Normal"/>
              <w:spacing w:lineRule="auto" w:line="240"/>
              <w:ind w:hanging="0" w:end="0"/>
              <w:rPr>
                <w:sz w:val="24"/>
              </w:rPr>
            </w:pPr>
            <w:r>
              <w:rPr>
                <w:sz w:val="24"/>
              </w:rPr>
              <w:t xml:space="preserve">He found himself in a </w:t>
            </w:r>
            <w:r>
              <w:rPr>
                <w:i/>
                <w:sz w:val="24"/>
              </w:rPr>
              <w:t>difficult situation.</w:t>
            </w:r>
          </w:p>
        </w:tc>
        <w:tc>
          <w:tcPr>
            <w:tcW w:w="5491" w:type="dxa"/>
            <w:tcBorders/>
          </w:tcPr>
          <w:p>
            <w:pPr>
              <w:pStyle w:val="Normal"/>
              <w:spacing w:lineRule="auto" w:line="240"/>
              <w:ind w:hanging="0" w:end="0"/>
              <w:rPr/>
            </w:pPr>
            <w:r>
              <w:rPr>
                <w:sz w:val="24"/>
              </w:rPr>
              <w:t xml:space="preserve">It is a </w:t>
            </w:r>
            <w:r>
              <w:rPr>
                <w:i/>
                <w:sz w:val="24"/>
              </w:rPr>
              <w:t>suggestion sensible in many ways.</w:t>
            </w:r>
            <w:r>
              <w:rPr>
                <w:sz w:val="24"/>
              </w:rPr>
              <w:t xml:space="preserve"> </w:t>
            </w:r>
          </w:p>
          <w:p>
            <w:pPr>
              <w:pStyle w:val="Normal"/>
              <w:spacing w:lineRule="auto" w:line="240"/>
              <w:ind w:hanging="0" w:end="0"/>
              <w:rPr>
                <w:sz w:val="24"/>
              </w:rPr>
            </w:pPr>
            <w:r>
              <w:rPr>
                <w:sz w:val="24"/>
              </w:rPr>
              <w:t xml:space="preserve">He found himself in a </w:t>
            </w:r>
            <w:r>
              <w:rPr>
                <w:i/>
                <w:sz w:val="24"/>
              </w:rPr>
              <w:t>situation difficult from his point of view.</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Here are some more examples: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They passed the bodies of British </w:t>
      </w:r>
      <w:r>
        <w:rPr>
          <w:i/>
          <w:sz w:val="24"/>
        </w:rPr>
        <w:t>soldiers killed that night.</w:t>
      </w:r>
    </w:p>
    <w:p>
      <w:pPr>
        <w:pStyle w:val="Normal"/>
        <w:spacing w:lineRule="auto" w:line="240"/>
        <w:ind w:firstLine="284" w:start="284" w:end="0"/>
        <w:rPr/>
      </w:pPr>
      <w:r>
        <w:rPr>
          <w:sz w:val="24"/>
        </w:rPr>
        <w:t xml:space="preserve">It was a little log </w:t>
      </w:r>
      <w:r>
        <w:rPr>
          <w:i/>
          <w:sz w:val="24"/>
        </w:rPr>
        <w:t>house with whitewashed walls.</w:t>
      </w:r>
    </w:p>
    <w:p>
      <w:pPr>
        <w:pStyle w:val="Normal"/>
        <w:spacing w:lineRule="auto" w:line="240"/>
        <w:ind w:firstLine="284" w:start="284" w:end="0"/>
        <w:rPr/>
      </w:pPr>
      <w:r>
        <w:rPr>
          <w:sz w:val="24"/>
        </w:rPr>
        <w:t xml:space="preserve">He held a letter in his hands, a </w:t>
      </w:r>
      <w:r>
        <w:rPr>
          <w:i/>
          <w:sz w:val="24"/>
        </w:rPr>
        <w:t>letter from his mother.</w:t>
      </w:r>
    </w:p>
    <w:p>
      <w:pPr>
        <w:pStyle w:val="Normal"/>
        <w:spacing w:lineRule="auto" w:line="240"/>
        <w:ind w:firstLine="284" w:start="284" w:end="0"/>
        <w:rPr/>
      </w:pPr>
      <w:r>
        <w:rPr>
          <w:sz w:val="24"/>
        </w:rPr>
        <w:t xml:space="preserve">He appeared to be a small </w:t>
      </w:r>
      <w:r>
        <w:rPr>
          <w:i/>
          <w:sz w:val="24"/>
        </w:rPr>
        <w:t>man of about fifty.</w:t>
      </w:r>
    </w:p>
    <w:p>
      <w:pPr>
        <w:pStyle w:val="Normal"/>
        <w:spacing w:lineRule="auto" w:line="240"/>
        <w:ind w:firstLine="284" w:start="284" w:end="0"/>
        <w:rPr/>
      </w:pPr>
      <w:r>
        <w:rPr>
          <w:sz w:val="24"/>
        </w:rPr>
        <w:t xml:space="preserve">They chose a </w:t>
      </w:r>
      <w:r>
        <w:rPr>
          <w:i/>
          <w:sz w:val="24"/>
        </w:rPr>
        <w:t>way longer than the other.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w:t>
      </w:r>
      <w:r>
        <w:rPr>
          <w:spacing w:val="60"/>
          <w:sz w:val="24"/>
        </w:rPr>
        <w:t>The morphological nature of the headword</w:t>
      </w:r>
      <w:r>
        <w:rPr>
          <w:sz w:val="24"/>
        </w:rPr>
        <w:t>. Such words as demonstrative or indefinite pronouns and numerals cannot have an attribute in preposition.</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Those</w:t>
      </w:r>
      <w:r>
        <w:rPr>
          <w:i/>
          <w:sz w:val="24"/>
        </w:rPr>
        <w:t xml:space="preserve"> coming first</w:t>
      </w:r>
      <w:r>
        <w:rPr>
          <w:sz w:val="24"/>
        </w:rPr>
        <w:t xml:space="preserve"> occupied the best seats.</w:t>
      </w:r>
    </w:p>
    <w:p>
      <w:pPr>
        <w:pStyle w:val="Normal"/>
        <w:spacing w:lineRule="auto" w:line="240"/>
        <w:ind w:firstLine="284" w:start="284" w:end="0"/>
        <w:rPr/>
      </w:pPr>
      <w:r>
        <w:rPr>
          <w:sz w:val="24"/>
        </w:rPr>
        <w:t>Most of their time animals spend in search of</w:t>
      </w:r>
      <w:r>
        <w:rPr>
          <w:b/>
          <w:sz w:val="24"/>
        </w:rPr>
        <w:t xml:space="preserve"> </w:t>
      </w:r>
      <w:r>
        <w:rPr>
          <w:b/>
          <w:i/>
          <w:sz w:val="24"/>
        </w:rPr>
        <w:t>something</w:t>
      </w:r>
      <w:r>
        <w:rPr>
          <w:i/>
          <w:sz w:val="24"/>
        </w:rPr>
        <w:t xml:space="preserve"> eatable.</w:t>
      </w:r>
    </w:p>
    <w:p>
      <w:pPr>
        <w:pStyle w:val="Normal"/>
        <w:spacing w:lineRule="auto" w:line="240"/>
        <w:ind w:firstLine="284" w:start="284" w:end="0"/>
        <w:rPr/>
      </w:pPr>
      <w:r>
        <w:rPr>
          <w:sz w:val="24"/>
        </w:rPr>
        <w:t>There is</w:t>
      </w:r>
      <w:r>
        <w:rPr>
          <w:b/>
          <w:sz w:val="24"/>
        </w:rPr>
        <w:t xml:space="preserve"> </w:t>
      </w:r>
      <w:r>
        <w:rPr>
          <w:b/>
          <w:i/>
          <w:sz w:val="24"/>
        </w:rPr>
        <w:t>nothing</w:t>
      </w:r>
      <w:r>
        <w:rPr>
          <w:i/>
          <w:sz w:val="24"/>
        </w:rPr>
        <w:t xml:space="preserve"> interesting</w:t>
      </w:r>
      <w:r>
        <w:rPr>
          <w:sz w:val="24"/>
        </w:rPr>
        <w:t xml:space="preserve"> in this book.</w:t>
      </w:r>
    </w:p>
    <w:p>
      <w:pPr>
        <w:pStyle w:val="Normal"/>
        <w:spacing w:lineRule="auto" w:line="240"/>
        <w:ind w:firstLine="284" w:start="284" w:end="0"/>
        <w:rPr/>
      </w:pPr>
      <w:r>
        <w:rPr>
          <w:b/>
          <w:i/>
          <w:sz w:val="24"/>
        </w:rPr>
        <w:t>All</w:t>
      </w:r>
      <w:r>
        <w:rPr>
          <w:i/>
          <w:sz w:val="24"/>
        </w:rPr>
        <w:t xml:space="preserve"> present</w:t>
      </w:r>
      <w:r>
        <w:rPr>
          <w:sz w:val="24"/>
        </w:rPr>
        <w:t xml:space="preserve"> were disgusted by his behaviour.</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vertAlign w:val="superscript"/>
        </w:rPr>
      </w:pPr>
      <w:r>
        <w:rPr>
          <w:b/>
          <w:sz w:val="24"/>
        </w:rPr>
        <w:t xml:space="preserve">Note 1: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vertAlign w:val="superscript"/>
        </w:rPr>
      </w:pPr>
      <w:r>
        <w:rPr>
          <w:b/>
          <w:sz w:val="24"/>
          <w:vertAlign w:val="superscript"/>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Non-detached postmodifying attributes are found</w:t>
      </w:r>
      <w:r>
        <w:rPr>
          <w:b/>
          <w:sz w:val="24"/>
        </w:rPr>
        <w:t xml:space="preserve"> </w:t>
      </w:r>
      <w:r>
        <w:rPr>
          <w:sz w:val="24"/>
        </w:rPr>
        <w:t xml:space="preserve">in traditional phrases borrowed from French or Latin, such as </w:t>
      </w:r>
      <w:r>
        <w:rPr>
          <w:i/>
          <w:sz w:val="24"/>
        </w:rPr>
        <w:t>blood royal, time immemorial, the second person plural, heir apparent (heir presumptive). Lords spiritual, Lords temporal.</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sz w:val="24"/>
        </w:rPr>
        <w:t>Note</w:t>
      </w:r>
      <w:r>
        <w:rPr>
          <w:sz w:val="24"/>
        </w:rPr>
        <w:t xml:space="preserve"> </w:t>
      </w:r>
      <w:r>
        <w:rPr>
          <w:b/>
          <w:sz w:val="24"/>
        </w:rPr>
        <w:t>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There are cases when the headword is embedded between parts of the attribute, as in: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 was told that you were the </w:t>
      </w:r>
      <w:r>
        <w:rPr>
          <w:i/>
          <w:sz w:val="24"/>
        </w:rPr>
        <w:t>best man available (the best available man).</w:t>
      </w:r>
    </w:p>
    <w:p>
      <w:pPr>
        <w:pStyle w:val="Normal"/>
        <w:spacing w:lineRule="auto" w:line="240"/>
        <w:ind w:firstLine="284" w:end="0"/>
        <w:rPr>
          <w:b/>
          <w:i/>
          <w:i/>
          <w:sz w:val="24"/>
        </w:rPr>
      </w:pPr>
      <w:r>
        <w:rPr>
          <w:b/>
          <w:i/>
          <w:sz w:val="24"/>
        </w:rPr>
      </w:r>
    </w:p>
    <w:p>
      <w:pPr>
        <w:pStyle w:val="Heading3"/>
        <w:rPr/>
      </w:pPr>
      <w:bookmarkStart w:id="118" w:name="__RefHeading___Toc5113057"/>
      <w:bookmarkEnd w:id="118"/>
      <w:r>
        <w:rPr/>
        <w:t>Types of connection between an attribute and its headword</w:t>
      </w:r>
    </w:p>
    <w:p>
      <w:pPr>
        <w:pStyle w:val="Normal"/>
        <w:spacing w:lineRule="auto" w:line="240"/>
        <w:ind w:firstLine="284" w:end="0"/>
        <w:rPr>
          <w:sz w:val="24"/>
        </w:rPr>
      </w:pPr>
      <w:r>
        <w:rPr>
          <w:sz w:val="24"/>
        </w:rPr>
      </w:r>
    </w:p>
    <w:p>
      <w:pPr>
        <w:pStyle w:val="Normal"/>
        <w:spacing w:lineRule="auto" w:line="240"/>
        <w:ind w:firstLine="284" w:end="0"/>
        <w:rPr/>
      </w:pPr>
      <w:r>
        <w:rPr>
          <w:b/>
          <w:sz w:val="24"/>
        </w:rPr>
        <w:t>§ 87.</w:t>
      </w:r>
      <w:r>
        <w:rPr>
          <w:sz w:val="24"/>
        </w:rPr>
        <w:t xml:space="preserve"> From the point of view of their connection with the headword and other parts of the sentence, attributes may be divided into</w:t>
      </w:r>
      <w:r>
        <w:rPr>
          <w:b/>
          <w:sz w:val="24"/>
        </w:rPr>
        <w:t xml:space="preserve"> nondetached (close)</w:t>
      </w:r>
      <w:r>
        <w:rPr>
          <w:sz w:val="24"/>
        </w:rPr>
        <w:t xml:space="preserve"> and</w:t>
      </w:r>
      <w:r>
        <w:rPr>
          <w:b/>
          <w:sz w:val="24"/>
        </w:rPr>
        <w:t xml:space="preserve"> detached (loose)</w:t>
      </w:r>
      <w:r>
        <w:rPr>
          <w:sz w:val="24"/>
        </w:rPr>
        <w:t xml:space="preserve"> ones.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Non-detached attributes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88.</w:t>
      </w:r>
      <w:r>
        <w:rPr>
          <w:sz w:val="24"/>
        </w:rPr>
        <w:t xml:space="preserve"> Non-detached attributes form one sense group with their head</w:t>
        <w:softHyphen/>
        <w:t>word and are not separated from it by commas.</w:t>
      </w:r>
    </w:p>
    <w:p>
      <w:pPr>
        <w:pStyle w:val="Normal"/>
        <w:spacing w:lineRule="auto" w:line="240"/>
        <w:ind w:firstLine="284" w:end="0"/>
        <w:rPr>
          <w:sz w:val="24"/>
        </w:rPr>
      </w:pPr>
      <w:r>
        <w:rPr>
          <w:sz w:val="24"/>
        </w:rPr>
        <w:t>They generally adjoin the headword, either premodifying, postmodify</w:t>
        <w:softHyphen/>
        <w:t>ing, or embedding it, and are connected with other parts of the sentence only through the headword.</w:t>
      </w:r>
    </w:p>
    <w:p>
      <w:pPr>
        <w:pStyle w:val="Normal"/>
        <w:spacing w:lineRule="auto" w:line="240"/>
        <w:ind w:firstLine="284" w:end="0"/>
        <w:rPr/>
      </w:pPr>
      <w:r>
        <w:rPr>
          <w:sz w:val="24"/>
        </w:rPr>
        <w:t xml:space="preserve">Non-detached premodifying attributes may be unextended, consisting of one word only, or form chains of homogeneous attributes with identical reference, as in: </w:t>
      </w:r>
      <w:r>
        <w:rPr>
          <w:i/>
          <w:sz w:val="24"/>
        </w:rPr>
        <w:t>a nice girl, a pretty house; crimson, white,</w:t>
      </w:r>
      <w:r>
        <w:rPr>
          <w:sz w:val="24"/>
        </w:rPr>
        <w:t xml:space="preserve"> and </w:t>
      </w:r>
      <w:r>
        <w:rPr>
          <w:i/>
          <w:sz w:val="24"/>
        </w:rPr>
        <w:t>yellow flowers.</w:t>
      </w:r>
    </w:p>
    <w:p>
      <w:pPr>
        <w:pStyle w:val="Normal"/>
        <w:spacing w:lineRule="auto" w:line="240"/>
        <w:ind w:firstLine="284" w:end="0"/>
        <w:rPr/>
      </w:pPr>
      <w:r>
        <w:rPr>
          <w:sz w:val="24"/>
        </w:rPr>
        <w:t xml:space="preserve">Attributes with identical reference </w:t>
      </w:r>
      <w:r>
        <w:rPr>
          <w:i/>
          <w:sz w:val="24"/>
        </w:rPr>
        <w:t>(crimson flowers, white flowers, and yellow flowers - crimson, white, and yellow flowers)</w:t>
      </w:r>
      <w:r>
        <w:rPr>
          <w:sz w:val="24"/>
        </w:rPr>
        <w:t xml:space="preserve"> are usually inter</w:t>
        <w:softHyphen/>
        <w:t xml:space="preserve">changeable </w:t>
      </w:r>
      <w:r>
        <w:rPr>
          <w:i/>
          <w:sz w:val="24"/>
        </w:rPr>
        <w:t>(yellow, white, and crimson flowers)</w:t>
      </w:r>
      <w:r>
        <w:rPr>
          <w:sz w:val="24"/>
        </w:rPr>
        <w:t xml:space="preserve"> and are set off by commas </w:t>
      </w:r>
      <w:r>
        <w:rPr>
          <w:i/>
          <w:sz w:val="24"/>
        </w:rPr>
        <w:t>(crimson, white, yellow flowers)</w:t>
      </w:r>
      <w:r>
        <w:rPr>
          <w:sz w:val="24"/>
        </w:rPr>
        <w:t xml:space="preserve"> or joined by a conjunction as they are in the example given above.</w:t>
      </w:r>
    </w:p>
    <w:p>
      <w:pPr>
        <w:pStyle w:val="Normal"/>
        <w:spacing w:lineRule="auto" w:line="240"/>
        <w:ind w:firstLine="284" w:end="0"/>
        <w:rPr>
          <w:sz w:val="24"/>
        </w:rPr>
      </w:pPr>
      <w:r>
        <w:rPr>
          <w:sz w:val="24"/>
        </w:rPr>
        <w:t>Attributes may form a string with different reference, that is, those of them which are closer to the noun form one whole with subsequent words: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her usual (good temper);</w:t>
      </w:r>
    </w:p>
    <w:p>
      <w:pPr>
        <w:pStyle w:val="Normal"/>
        <w:spacing w:lineRule="auto" w:line="240"/>
        <w:ind w:firstLine="284" w:start="284" w:end="0"/>
        <w:rPr/>
      </w:pPr>
      <w:r>
        <w:rPr>
          <w:sz w:val="24"/>
        </w:rPr>
        <w:t xml:space="preserve">a clever (young man) (compare with </w:t>
      </w:r>
      <w:r>
        <w:rPr>
          <w:i/>
          <w:sz w:val="24"/>
        </w:rPr>
        <w:t>crimson, white, yellow flowers);</w:t>
      </w:r>
    </w:p>
    <w:p>
      <w:pPr>
        <w:pStyle w:val="Normal"/>
        <w:spacing w:lineRule="auto" w:line="240"/>
        <w:ind w:firstLine="284" w:start="284" w:end="0"/>
        <w:rPr>
          <w:sz w:val="24"/>
        </w:rPr>
      </w:pPr>
      <w:r>
        <w:rPr>
          <w:sz w:val="24"/>
        </w:rPr>
        <w:t>a large black and white (hunting dog).</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In the word-group </w:t>
      </w:r>
      <w:r>
        <w:rPr>
          <w:i/>
          <w:sz w:val="24"/>
        </w:rPr>
        <w:t>a large black and white hunting dog</w:t>
      </w:r>
      <w:r>
        <w:rPr>
          <w:sz w:val="24"/>
        </w:rPr>
        <w:t xml:space="preserve"> the adjective </w:t>
      </w:r>
      <w:r>
        <w:rPr>
          <w:i/>
          <w:sz w:val="24"/>
        </w:rPr>
        <w:t>large</w:t>
      </w:r>
      <w:r>
        <w:rPr>
          <w:sz w:val="24"/>
        </w:rPr>
        <w:t xml:space="preserve"> refers to </w:t>
      </w:r>
      <w:r>
        <w:rPr>
          <w:i/>
          <w:sz w:val="24"/>
        </w:rPr>
        <w:t>black and white hunting dog, black and white,</w:t>
      </w:r>
      <w:r>
        <w:rPr>
          <w:sz w:val="24"/>
        </w:rPr>
        <w:t xml:space="preserve"> refers to </w:t>
      </w:r>
      <w:r>
        <w:rPr>
          <w:i/>
          <w:sz w:val="24"/>
        </w:rPr>
        <w:t>hunting dog,</w:t>
      </w:r>
      <w:r>
        <w:rPr>
          <w:sz w:val="24"/>
        </w:rPr>
        <w:t xml:space="preserve"> and </w:t>
      </w:r>
      <w:r>
        <w:rPr>
          <w:i/>
          <w:sz w:val="24"/>
        </w:rPr>
        <w:t>hunting</w:t>
      </w:r>
      <w:r>
        <w:rPr>
          <w:sz w:val="24"/>
        </w:rPr>
        <w:t xml:space="preserve"> refers to </w:t>
      </w:r>
      <w:r>
        <w:rPr>
          <w:i/>
          <w:sz w:val="24"/>
        </w:rPr>
        <w:t>dog.</w:t>
      </w:r>
      <w:r>
        <w:rPr>
          <w:sz w:val="24"/>
        </w:rPr>
        <w:t xml:space="preserve"> This relation of attributes embedded inside a string of them requires a fixed order and no comma is used to separate them. The phrase </w:t>
      </w:r>
      <w:r>
        <w:rPr>
          <w:i/>
          <w:sz w:val="24"/>
        </w:rPr>
        <w:t>an old lady’s hat</w:t>
      </w:r>
      <w:r>
        <w:rPr>
          <w:sz w:val="24"/>
        </w:rPr>
        <w:t xml:space="preserve"> allows of two possible interpretations: </w:t>
      </w:r>
      <w:r>
        <w:rPr>
          <w:i/>
          <w:sz w:val="24"/>
        </w:rPr>
        <w:t>(An old lady)’s hat</w:t>
      </w:r>
      <w:r>
        <w:rPr>
          <w:sz w:val="24"/>
        </w:rPr>
        <w:t xml:space="preserve"> and </w:t>
      </w:r>
      <w:r>
        <w:rPr>
          <w:i/>
          <w:sz w:val="24"/>
        </w:rPr>
        <w:t>an old (lady’s hat).</w:t>
      </w:r>
    </w:p>
    <w:p>
      <w:pPr>
        <w:pStyle w:val="Normal"/>
        <w:spacing w:lineRule="auto" w:line="240"/>
        <w:ind w:firstLine="284" w:end="0"/>
        <w:rPr>
          <w:sz w:val="24"/>
        </w:rPr>
      </w:pPr>
      <w:r>
        <w:rPr>
          <w:sz w:val="24"/>
        </w:rPr>
        <w:t>If there are relations other than attributive within the string of premo</w:t>
        <w:softHyphen/>
        <w:t>difying words, the whole string functions as one attribute. In this case they are usually hyphenated,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most deeply-felt emotions; too-new shoes, a word-for-word translation, a brass-coffee-pot-like thing</w:t>
      </w:r>
      <w:r>
        <w:rPr>
          <w:sz w:val="24"/>
        </w:rPr>
        <w:t xml:space="preserve"> (a </w:t>
      </w:r>
    </w:p>
    <w:p>
      <w:pPr>
        <w:pStyle w:val="Normal"/>
        <w:spacing w:lineRule="auto" w:line="240"/>
        <w:ind w:firstLine="284" w:start="284" w:end="0"/>
        <w:rPr>
          <w:sz w:val="24"/>
        </w:rPr>
      </w:pPr>
      <w:r>
        <w:rPr>
          <w:sz w:val="24"/>
        </w:rPr>
        <w:t>thing looking like a brass coffee-pot);</w:t>
      </w:r>
    </w:p>
    <w:p>
      <w:pPr>
        <w:pStyle w:val="Normal"/>
        <w:spacing w:lineRule="auto" w:line="240"/>
        <w:ind w:firstLine="284" w:start="284" w:end="0"/>
        <w:rPr/>
      </w:pPr>
      <w:r>
        <w:rPr>
          <w:i/>
          <w:sz w:val="24"/>
        </w:rPr>
        <w:t>a dirty-collar, unbrushed-coat man</w:t>
      </w:r>
      <w:r>
        <w:rPr>
          <w:sz w:val="24"/>
        </w:rPr>
        <w:t xml:space="preserve"> (a man with a dirty collar and in an unbrushed coat).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One of the characteristic features of English, especially in academic and newspaper style is a marked tendency to form long strings of phrasal attributes (usually called </w:t>
      </w:r>
      <w:r>
        <w:rPr>
          <w:i/>
          <w:sz w:val="24"/>
        </w:rPr>
        <w:t>compositional phrases),</w:t>
      </w:r>
      <w:r>
        <w:rPr>
          <w:sz w:val="24"/>
        </w:rPr>
        <w:t xml:space="preserve"> which express in a com</w:t>
        <w:softHyphen/>
        <w:t>pressed form the content of a clause or sentence and which can be easily turned into one, if necessary form words are added (prepositions, link verbs, etc.) and the morphological changes are introduced, as in: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Fish-breeding plants. (Plants that breed fish.)</w:t>
      </w:r>
    </w:p>
    <w:p>
      <w:pPr>
        <w:pStyle w:val="Normal"/>
        <w:spacing w:lineRule="auto" w:line="240"/>
        <w:ind w:firstLine="284" w:start="284" w:end="0"/>
        <w:rPr>
          <w:sz w:val="24"/>
        </w:rPr>
      </w:pPr>
      <w:r>
        <w:rPr>
          <w:sz w:val="24"/>
        </w:rPr>
        <w:t>Efficient salt-producing mines. (Mines that produce salt efficiently.)</w:t>
      </w:r>
    </w:p>
    <w:p>
      <w:pPr>
        <w:pStyle w:val="Normal"/>
        <w:spacing w:lineRule="auto" w:line="240"/>
        <w:ind w:firstLine="284" w:start="284" w:end="0"/>
        <w:rPr>
          <w:sz w:val="24"/>
        </w:rPr>
      </w:pPr>
      <w:r>
        <w:rPr>
          <w:sz w:val="24"/>
        </w:rPr>
        <w:t>The uranium-supply industry. (Industry that supplies uranium to...)</w:t>
      </w:r>
    </w:p>
    <w:p>
      <w:pPr>
        <w:pStyle w:val="Normal"/>
        <w:spacing w:lineRule="auto" w:line="240"/>
        <w:ind w:firstLine="284" w:start="284" w:end="0"/>
        <w:rPr>
          <w:sz w:val="24"/>
        </w:rPr>
      </w:pPr>
      <w:r>
        <w:rPr>
          <w:sz w:val="24"/>
        </w:rPr>
        <w:t>The last decade’s scarcity of hands in the country. (In the last decade hands were scarce in the country.)</w:t>
      </w:r>
    </w:p>
    <w:p>
      <w:pPr>
        <w:pStyle w:val="Normal"/>
        <w:spacing w:lineRule="auto" w:line="240"/>
        <w:ind w:firstLine="284" w:start="284" w:end="0"/>
        <w:rPr>
          <w:sz w:val="24"/>
        </w:rPr>
      </w:pPr>
      <w:r>
        <w:rPr>
          <w:sz w:val="24"/>
        </w:rPr>
        <w:t>The long-looked-for hours. (The hours which were looked for long.)</w:t>
      </w:r>
    </w:p>
    <w:p>
      <w:pPr>
        <w:pStyle w:val="Normal"/>
        <w:spacing w:lineRule="auto" w:line="240"/>
        <w:ind w:firstLine="284" w:end="0"/>
        <w:rPr>
          <w:b/>
          <w:sz w:val="24"/>
        </w:rPr>
      </w:pPr>
      <w:r>
        <w:rPr>
          <w:b/>
          <w:sz w:val="24"/>
        </w:rPr>
      </w:r>
    </w:p>
    <w:p>
      <w:pPr>
        <w:pStyle w:val="Heading8"/>
        <w:suppressAutoHyphens w:val="false"/>
        <w:rPr/>
      </w:pPr>
      <w:r>
        <w:rPr/>
        <w:t>Detached attributes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89. A</w:t>
      </w:r>
      <w:r>
        <w:rPr>
          <w:sz w:val="24"/>
        </w:rPr>
        <w:t xml:space="preserve"> detached attribute is only loosely connected with its headword and is often optional from the point of view of structure, although very important semantically. It forms a separate sense group in speech and is accordingly separated by commas in writing.</w:t>
      </w:r>
    </w:p>
    <w:p>
      <w:pPr>
        <w:pStyle w:val="Normal"/>
        <w:spacing w:lineRule="auto" w:line="240"/>
        <w:ind w:firstLine="284" w:end="0"/>
        <w:rPr/>
      </w:pPr>
      <w:r>
        <w:rPr>
          <w:sz w:val="24"/>
        </w:rPr>
        <w:t>A detached attribute may be placed in preposition, post-position,</w:t>
      </w:r>
      <w:r>
        <w:rPr>
          <w:b/>
          <w:sz w:val="24"/>
        </w:rPr>
        <w:t xml:space="preserve"> </w:t>
      </w:r>
      <w:r>
        <w:rPr>
          <w:sz w:val="24"/>
        </w:rPr>
        <w:t>or</w:t>
      </w:r>
      <w:r>
        <w:rPr>
          <w:b/>
          <w:sz w:val="24"/>
        </w:rPr>
        <w:t xml:space="preserve"> </w:t>
      </w:r>
      <w:r>
        <w:rPr>
          <w:sz w:val="24"/>
        </w:rPr>
        <w:t>often at some distance from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Carrie looked about her, </w:t>
      </w:r>
      <w:r>
        <w:rPr>
          <w:i/>
          <w:sz w:val="24"/>
        </w:rPr>
        <w:t>very much disturbed and quite sure</w:t>
      </w:r>
      <w:r>
        <w:rPr>
          <w:sz w:val="24"/>
        </w:rPr>
        <w:t xml:space="preserve"> that she did not want to work here.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Unlike non-detached attributes, a detached attribute may modify personal and relative pronouns.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Big and strong, he impressed us greatly.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Very often a detached attribute refers not only to the headword, but also to another part of the sentence, thus forming a double connection. For example, a detached attribute referring both to the subject of the sentence and to the predicate may have in addition to its attributive meaning some adverbial shade of meaning, such as conditional, causal, or concessive.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And for a moment I hesitated, </w:t>
      </w:r>
      <w:r>
        <w:rPr>
          <w:i/>
          <w:sz w:val="24"/>
        </w:rPr>
        <w:t>unable to start talking</w:t>
      </w:r>
      <w:r>
        <w:rPr>
          <w:sz w:val="24"/>
        </w:rPr>
        <w:t xml:space="preserve"> (</w:t>
      </w:r>
      <w:r>
        <w:rPr>
          <w:b/>
          <w:sz w:val="24"/>
        </w:rPr>
        <w:t>as</w:t>
      </w:r>
      <w:r>
        <w:rPr>
          <w:sz w:val="24"/>
        </w:rPr>
        <w:t xml:space="preserve"> I was unable to start talking).</w:t>
      </w:r>
    </w:p>
    <w:p>
      <w:pPr>
        <w:pStyle w:val="Normal"/>
        <w:spacing w:lineRule="auto" w:line="240"/>
        <w:ind w:firstLine="284" w:start="284" w:end="0"/>
        <w:rPr/>
      </w:pPr>
      <w:r>
        <w:rPr>
          <w:i/>
          <w:sz w:val="24"/>
        </w:rPr>
        <w:t>Familiar with these details,</w:t>
      </w:r>
      <w:r>
        <w:rPr>
          <w:sz w:val="24"/>
        </w:rPr>
        <w:t xml:space="preserve"> Michael paid them little attention (</w:t>
      </w:r>
      <w:r>
        <w:rPr>
          <w:b/>
          <w:sz w:val="24"/>
        </w:rPr>
        <w:t>because</w:t>
      </w:r>
      <w:r>
        <w:rPr>
          <w:sz w:val="24"/>
        </w:rPr>
        <w:t xml:space="preserve"> he was familiar with these </w:t>
      </w:r>
    </w:p>
    <w:p>
      <w:pPr>
        <w:pStyle w:val="Normal"/>
        <w:spacing w:lineRule="auto" w:line="240"/>
        <w:ind w:firstLine="284" w:start="284" w:end="0"/>
        <w:rPr>
          <w:sz w:val="24"/>
        </w:rPr>
      </w:pPr>
      <w:r>
        <w:rPr>
          <w:sz w:val="24"/>
        </w:rPr>
        <w:t>details).</w:t>
      </w:r>
    </w:p>
    <w:p>
      <w:pPr>
        <w:pStyle w:val="Normal"/>
        <w:spacing w:lineRule="auto" w:line="240"/>
        <w:ind w:hanging="0" w:start="284" w:end="0"/>
        <w:rPr>
          <w:b/>
          <w:sz w:val="24"/>
        </w:rPr>
      </w:pPr>
      <w:r>
        <w:rPr>
          <w:b/>
          <w:sz w:val="24"/>
        </w:rPr>
      </w:r>
    </w:p>
    <w:p>
      <w:pPr>
        <w:pStyle w:val="Heading3"/>
        <w:rPr/>
      </w:pPr>
      <w:bookmarkStart w:id="119" w:name="__RefHeading___Toc5113058"/>
      <w:bookmarkEnd w:id="119"/>
      <w:r>
        <w:rPr/>
        <w:t>The apposition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90.</w:t>
      </w:r>
      <w:r>
        <w:rPr>
          <w:sz w:val="24"/>
        </w:rPr>
        <w:t xml:space="preserve"> An apposition is a part of the sentence expressed by a noun or nominal phrase and referring to another noun or nominal phrase (the headword), or sometimes to a clause.</w:t>
      </w:r>
    </w:p>
    <w:p>
      <w:pPr>
        <w:pStyle w:val="Normal"/>
        <w:spacing w:lineRule="auto" w:line="240"/>
        <w:ind w:firstLine="284" w:end="0"/>
        <w:rPr>
          <w:sz w:val="24"/>
        </w:rPr>
      </w:pPr>
      <w:r>
        <w:rPr>
          <w:sz w:val="24"/>
        </w:rPr>
        <w:t>The apposition may give another designation to, or description of, the person or non-person, or else put it in a certain class of persons or non-persons. In the latter case it is similar to an attribute, as it characterizes the person or non-person denoted by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Beyond the villa, </w:t>
      </w:r>
      <w:r>
        <w:rPr>
          <w:i/>
          <w:sz w:val="24"/>
        </w:rPr>
        <w:t>a strange-looking building,</w:t>
      </w:r>
      <w:r>
        <w:rPr>
          <w:sz w:val="24"/>
        </w:rPr>
        <w:t xml:space="preserve"> began the forest.</w:t>
      </w:r>
    </w:p>
    <w:p>
      <w:pPr>
        <w:pStyle w:val="Normal"/>
        <w:spacing w:lineRule="auto" w:line="240"/>
        <w:ind w:firstLine="284" w:start="284" w:end="0"/>
        <w:rPr/>
      </w:pPr>
      <w:r>
        <w:rPr>
          <w:sz w:val="24"/>
        </w:rPr>
        <w:t xml:space="preserve">He had remembered her at once, for he always admired her, </w:t>
      </w:r>
      <w:r>
        <w:rPr>
          <w:i/>
          <w:sz w:val="24"/>
        </w:rPr>
        <w:t>a very pretty creature.</w:t>
      </w:r>
    </w:p>
    <w:p>
      <w:pPr>
        <w:pStyle w:val="Normal"/>
        <w:spacing w:lineRule="auto" w:line="240"/>
        <w:ind w:firstLine="284" w:start="284" w:end="0"/>
        <w:rPr/>
      </w:pPr>
      <w:r>
        <w:rPr>
          <w:sz w:val="24"/>
        </w:rPr>
        <w:t xml:space="preserve">He knows about everything - </w:t>
      </w:r>
      <w:r>
        <w:rPr>
          <w:i/>
          <w:sz w:val="24"/>
        </w:rPr>
        <w:t>a man of the world.</w:t>
      </w:r>
    </w:p>
    <w:p>
      <w:pPr>
        <w:pStyle w:val="Normal"/>
        <w:spacing w:lineRule="auto" w:line="240"/>
        <w:ind w:firstLine="284" w:start="284" w:end="0"/>
        <w:rPr/>
      </w:pPr>
      <w:r>
        <w:rPr>
          <w:sz w:val="24"/>
        </w:rPr>
        <w:t xml:space="preserve">The whole thing was indescribable - </w:t>
      </w:r>
      <w:r>
        <w:rPr>
          <w:i/>
          <w:sz w:val="24"/>
        </w:rPr>
        <w:t>a terrific spectacle, a stupendous symphony of sound.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Like the attribute, the apposition may be in preposition or postposition. However, unlike the attribute, which is always subordinated to its headword and is usually connected with other parts in the sentence only through it, words in apposition are, at least syntactically, coordinated parts, that is, both the headword and the apposition are constituents of the same level in the sentence. This may be illustrated by two possible types of transformation of sentences with words in apposition.</w:t>
      </w:r>
    </w:p>
    <w:p>
      <w:pPr>
        <w:pStyle w:val="Normal"/>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4816"/>
        <w:gridCol w:w="5491"/>
      </w:tblGrid>
      <w:tr>
        <w:trPr/>
        <w:tc>
          <w:tcPr>
            <w:tcW w:w="4816" w:type="dxa"/>
            <w:tcBorders/>
          </w:tcPr>
          <w:p>
            <w:pPr>
              <w:pStyle w:val="Normal"/>
              <w:spacing w:lineRule="auto" w:line="240"/>
              <w:ind w:hanging="0" w:end="0"/>
              <w:jc w:val="start"/>
              <w:rPr/>
            </w:pPr>
            <w:r>
              <w:rPr>
                <w:sz w:val="24"/>
              </w:rPr>
              <w:t xml:space="preserve">Mr Smith, </w:t>
            </w:r>
            <w:r>
              <w:rPr>
                <w:i/>
                <w:sz w:val="24"/>
              </w:rPr>
              <w:t>the local doctor,</w:t>
            </w:r>
            <w:r>
              <w:rPr>
                <w:sz w:val="24"/>
              </w:rPr>
              <w:t xml:space="preserve"> </w:t>
            </w:r>
          </w:p>
          <w:p>
            <w:pPr>
              <w:pStyle w:val="Normal"/>
              <w:spacing w:lineRule="auto" w:line="240"/>
              <w:ind w:hanging="0" w:end="0"/>
              <w:jc w:val="start"/>
              <w:rPr>
                <w:sz w:val="24"/>
              </w:rPr>
            </w:pPr>
            <w:r>
              <w:rPr>
                <w:sz w:val="24"/>
              </w:rPr>
              <w:t>was known to everybody.</w:t>
            </w:r>
          </w:p>
        </w:tc>
        <w:tc>
          <w:tcPr>
            <w:tcW w:w="5491" w:type="dxa"/>
            <w:tcBorders/>
          </w:tcPr>
          <w:p>
            <w:pPr>
              <w:pStyle w:val="Normal"/>
              <w:spacing w:lineRule="auto" w:line="240"/>
              <w:ind w:hanging="0" w:end="0"/>
              <w:jc w:val="start"/>
              <w:rPr/>
            </w:pPr>
            <w:r>
              <w:rPr>
                <w:sz w:val="24"/>
              </w:rPr>
              <w:t xml:space="preserve">The local doctor, </w:t>
            </w:r>
            <w:r>
              <w:rPr>
                <w:i/>
                <w:sz w:val="24"/>
              </w:rPr>
              <w:t xml:space="preserve">Mr Smith, </w:t>
            </w:r>
          </w:p>
          <w:p>
            <w:pPr>
              <w:pStyle w:val="Normal"/>
              <w:spacing w:lineRule="auto" w:line="240"/>
              <w:ind w:hanging="0" w:end="0"/>
              <w:jc w:val="start"/>
              <w:rPr/>
            </w:pPr>
            <w:r>
              <w:rPr>
                <w:sz w:val="24"/>
              </w:rPr>
              <w:t>was known</w:t>
            </w:r>
            <w:r>
              <w:rPr>
                <w:b/>
                <w:sz w:val="24"/>
              </w:rPr>
              <w:t xml:space="preserve"> </w:t>
            </w:r>
            <w:r>
              <w:rPr>
                <w:sz w:val="24"/>
              </w:rPr>
              <w:t>to everybody.</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However, an apposition can rarely replace the headword in the sentence. Substitution is possible only if the apposition meets the following conditions: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It denotes the same person or non-person as the headword.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Winterbourne was back on the Somme, </w:t>
      </w:r>
      <w:r>
        <w:rPr>
          <w:i/>
          <w:sz w:val="24"/>
        </w:rPr>
        <w:t xml:space="preserve">that incredible desert, </w:t>
      </w:r>
      <w:r>
        <w:rPr>
          <w:sz w:val="24"/>
        </w:rPr>
        <w:t>pursuing the retreating enemy.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If it puts the person or non-person in a certain class of persons or nonpersons, no substitution is possible. Thus the sentence </w:t>
      </w:r>
      <w:r>
        <w:rPr>
          <w:i/>
          <w:sz w:val="24"/>
        </w:rPr>
        <w:t>Mr Smith, a local doctor, was known to everybody</w:t>
      </w:r>
      <w:r>
        <w:rPr>
          <w:sz w:val="24"/>
        </w:rPr>
        <w:t xml:space="preserve"> cannot be transformed into the sentence *</w:t>
      </w:r>
      <w:r>
        <w:rPr>
          <w:i/>
          <w:sz w:val="24"/>
        </w:rPr>
        <w:t>A local doctor was known to everybody.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2. It is expressed by words of the same morphological class as its headword. Otherwise the apposition may be unacceptable in the structure of the sentence because of its grammatical or lexical meaning. This can be illustrated by the sentence: </w:t>
      </w:r>
      <w:r>
        <w:rPr>
          <w:i/>
          <w:sz w:val="24"/>
        </w:rPr>
        <w:t>She was seized by a gust of curiosity to see that wife of his,</w:t>
      </w:r>
      <w:r>
        <w:rPr>
          <w:sz w:val="24"/>
        </w:rPr>
        <w:t xml:space="preserve"> which does not allow the substitution of the apposition for the headword - </w:t>
      </w:r>
      <w:r>
        <w:rPr>
          <w:i/>
          <w:sz w:val="24"/>
        </w:rPr>
        <w:t>She was seized by a gust of to see that wife of his.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It follows the headword immediately and has no dependent words which may hinder substitution. Otherwise, the dependent words may block the connection and make the apposition unacceptable in the structure of the sentence. Thus, the sentence </w:t>
      </w:r>
      <w:r>
        <w:rPr>
          <w:i/>
          <w:sz w:val="24"/>
        </w:rPr>
        <w:t>John, at that time a student, wrote several articles on architecture</w:t>
      </w:r>
      <w:r>
        <w:rPr>
          <w:sz w:val="24"/>
        </w:rPr>
        <w:t xml:space="preserve"> cannot be transformed into </w:t>
      </w:r>
      <w:r>
        <w:rPr>
          <w:i/>
          <w:sz w:val="24"/>
        </w:rPr>
        <w:t>At that lime a student wrote several articles on architecture,</w:t>
      </w:r>
      <w:r>
        <w:rPr>
          <w:sz w:val="24"/>
        </w:rPr>
        <w:t xml:space="preserve"> for it changes the meaning of the sentence altogether.</w:t>
      </w:r>
    </w:p>
    <w:p>
      <w:pPr>
        <w:pStyle w:val="Normal"/>
        <w:spacing w:lineRule="auto" w:line="240"/>
        <w:ind w:firstLine="284" w:end="0"/>
        <w:rPr/>
      </w:pPr>
      <w:r>
        <w:rPr>
          <w:sz w:val="24"/>
        </w:rPr>
        <w:t>The sentences discussed above show the peculiarity of the appositive relation: although it</w:t>
      </w:r>
      <w:r>
        <w:rPr>
          <w:b/>
          <w:sz w:val="24"/>
        </w:rPr>
        <w:t xml:space="preserve"> resembles coordination syntactically</w:t>
      </w:r>
      <w:r>
        <w:rPr>
          <w:sz w:val="24"/>
        </w:rPr>
        <w:t xml:space="preserve"> (in that the headword and the apposition are constituents of the same level within the sentence),</w:t>
      </w:r>
      <w:r>
        <w:rPr>
          <w:b/>
          <w:sz w:val="24"/>
        </w:rPr>
        <w:t xml:space="preserve"> communicatively they are not of the same rank.</w:t>
      </w:r>
    </w:p>
    <w:p>
      <w:pPr>
        <w:pStyle w:val="Normal"/>
        <w:spacing w:lineRule="auto" w:line="240"/>
        <w:ind w:firstLine="284" w:end="0"/>
        <w:rPr>
          <w:sz w:val="24"/>
        </w:rPr>
      </w:pPr>
      <w:r>
        <w:rPr>
          <w:sz w:val="24"/>
        </w:rPr>
        <w:t>Appositions may be joined by a coordinating conjunction, or follow one another asyndetically. In both cases appositions refer directly to the headword.</w:t>
      </w:r>
    </w:p>
    <w:p>
      <w:pPr>
        <w:pStyle w:val="Normal"/>
        <w:spacing w:lineRule="auto" w:line="240"/>
        <w:ind w:firstLine="284" w:end="0"/>
        <w:rPr>
          <w:b/>
          <w:i/>
          <w:i/>
          <w:sz w:val="24"/>
        </w:rPr>
      </w:pPr>
      <w:r>
        <w:rPr>
          <w:b/>
          <w:i/>
          <w:sz w:val="24"/>
        </w:rPr>
      </w:r>
    </w:p>
    <w:p>
      <w:pPr>
        <w:pStyle w:val="Normal"/>
        <w:spacing w:lineRule="auto" w:line="240"/>
        <w:ind w:firstLine="284" w:end="0"/>
        <w:rPr/>
      </w:pPr>
      <w:r>
        <w:rPr>
          <w:i/>
          <w:sz w:val="24"/>
        </w:rPr>
        <w:t>Dr</w:t>
      </w:r>
      <w:r>
        <w:rPr>
          <w:sz w:val="24"/>
        </w:rPr>
        <w:t xml:space="preserve"> and </w:t>
      </w:r>
      <w:r>
        <w:rPr>
          <w:i/>
          <w:sz w:val="24"/>
        </w:rPr>
        <w:t>Mrs</w:t>
      </w:r>
      <w:r>
        <w:rPr>
          <w:sz w:val="24"/>
        </w:rPr>
        <w:t xml:space="preserve"> Macphail were left alone.</w:t>
      </w:r>
    </w:p>
    <w:p>
      <w:pPr>
        <w:pStyle w:val="Normal"/>
        <w:spacing w:lineRule="auto" w:line="240"/>
        <w:ind w:firstLine="284" w:end="0"/>
        <w:rPr/>
      </w:pPr>
      <w:r>
        <w:rPr>
          <w:i/>
          <w:sz w:val="24"/>
        </w:rPr>
        <w:t>A man of action and a born leader,</w:t>
      </w:r>
      <w:r>
        <w:rPr>
          <w:sz w:val="24"/>
        </w:rPr>
        <w:t xml:space="preserve"> now forced into a state of thought, he was unhappy.</w:t>
      </w:r>
    </w:p>
    <w:p>
      <w:pPr>
        <w:pStyle w:val="Normal"/>
        <w:spacing w:lineRule="auto" w:line="240"/>
        <w:ind w:firstLine="284" w:end="0"/>
        <w:rPr/>
      </w:pPr>
      <w:r>
        <w:rPr>
          <w:i/>
          <w:sz w:val="24"/>
        </w:rPr>
        <w:t>A daughter of poor but honest parents,</w:t>
      </w:r>
      <w:r>
        <w:rPr>
          <w:sz w:val="24"/>
        </w:rPr>
        <w:t xml:space="preserve"> I have no reason to be ashamed of my origins.</w:t>
      </w:r>
    </w:p>
    <w:p>
      <w:pPr>
        <w:pStyle w:val="Normal"/>
        <w:spacing w:lineRule="auto" w:line="240"/>
        <w:ind w:firstLine="284" w:end="0"/>
        <w:rPr>
          <w:b/>
          <w:sz w:val="24"/>
        </w:rPr>
      </w:pPr>
      <w:r>
        <w:rPr>
          <w:b/>
          <w:sz w:val="24"/>
        </w:rPr>
      </w:r>
    </w:p>
    <w:p>
      <w:pPr>
        <w:pStyle w:val="Heading3"/>
        <w:rPr/>
      </w:pPr>
      <w:bookmarkStart w:id="120" w:name="__RefHeading___Toc5113059"/>
      <w:bookmarkEnd w:id="120"/>
      <w:r>
        <w:rPr/>
        <w:t>Types of connection between an apposition and its headword</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91.</w:t>
      </w:r>
      <w:r>
        <w:rPr>
          <w:sz w:val="24"/>
        </w:rPr>
        <w:t xml:space="preserve"> From the point of view of their relation to the headword, appositions, like attributes, are subdivided into non-detached (close) and detached (loose) ones.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Non-detached appositions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92.</w:t>
      </w:r>
      <w:r>
        <w:rPr>
          <w:sz w:val="24"/>
        </w:rPr>
        <w:t xml:space="preserve"> Non-detached appositions form one sense group with their headword and very often enter into such close relation with it that the two words form one whole. This is especially true in the case of titles, military ranks, professions, kinship terms, geographical denotations, etc., used as apposition.</w:t>
      </w:r>
    </w:p>
    <w:p>
      <w:pPr>
        <w:pStyle w:val="Normal"/>
        <w:spacing w:lineRule="auto" w:line="240"/>
        <w:ind w:firstLine="284" w:end="0"/>
        <w:rPr>
          <w:sz w:val="24"/>
        </w:rPr>
      </w:pPr>
      <w:r>
        <w:rPr>
          <w:sz w:val="24"/>
        </w:rPr>
      </w:r>
    </w:p>
    <w:p>
      <w:pPr>
        <w:pStyle w:val="Normal"/>
        <w:spacing w:lineRule="auto" w:line="240"/>
        <w:ind w:hanging="0" w:start="720" w:end="0"/>
        <w:rPr>
          <w:sz w:val="24"/>
        </w:rPr>
      </w:pPr>
      <w:r>
        <w:rPr>
          <w:sz w:val="24"/>
        </w:rPr>
        <w:t>Sir Peter, Mr Brown, Doctor Watson, Colonel Davidson, Uncle Podger, Mount Everest, the River Thames.</w:t>
      </w:r>
    </w:p>
    <w:p>
      <w:pPr>
        <w:pStyle w:val="Normal"/>
        <w:pBdr>
          <w:bottom w:val="single" w:sz="4" w:space="1" w:color="000000"/>
        </w:pBdr>
        <w:spacing w:lineRule="auto" w:line="240"/>
        <w:ind w:firstLine="284" w:end="0"/>
        <w:rPr>
          <w:sz w:val="24"/>
          <w:vertAlign w:val="superscript"/>
        </w:rPr>
      </w:pPr>
      <w:r>
        <w:rPr>
          <w:sz w:val="24"/>
        </w:rPr>
        <w:t>Being very closely connected with each other such appositions and their headwords may be treated as indivisible word-groups.*</w:t>
      </w:r>
    </w:p>
    <w:p>
      <w:pPr>
        <w:pStyle w:val="3"/>
        <w:suppressAutoHyphens w:val="false"/>
        <w:rPr/>
      </w:pPr>
      <w:r>
        <w:rPr/>
        <w:t>* See also § 36 item 6.</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Detached appositions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93.</w:t>
      </w:r>
      <w:r>
        <w:rPr>
          <w:sz w:val="24"/>
        </w:rPr>
        <w:t xml:space="preserve"> Detached, or loose appositions form separate sense groups and are wider in their meaning than close appositions: they may give identification, explanation, etc., especially when referring to pronouns. They may follow the headword immediately or be separated from it.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actually envied Jolyon the reputation of succeeding where he, </w:t>
      </w:r>
      <w:r>
        <w:rPr>
          <w:i/>
          <w:sz w:val="24"/>
        </w:rPr>
        <w:t>Soames,</w:t>
      </w:r>
      <w:r>
        <w:rPr>
          <w:sz w:val="24"/>
        </w:rPr>
        <w:t xml:space="preserve"> had failed.</w:t>
      </w:r>
    </w:p>
    <w:p>
      <w:pPr>
        <w:pStyle w:val="Normal"/>
        <w:spacing w:lineRule="auto" w:line="240"/>
        <w:ind w:firstLine="284" w:start="284" w:end="0"/>
        <w:rPr/>
      </w:pPr>
      <w:r>
        <w:rPr>
          <w:sz w:val="24"/>
        </w:rPr>
        <w:t xml:space="preserve">Cooper was three inches taller than Mr Warburton, </w:t>
      </w:r>
      <w:r>
        <w:rPr>
          <w:i/>
          <w:sz w:val="24"/>
        </w:rPr>
        <w:t>a strong, muscular young man.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An apposition may also refer to a clause or a sentence, usually as an explanatory remark.</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night was muggy, a bit drizzly, windless, and very dark - </w:t>
      </w:r>
      <w:r>
        <w:rPr>
          <w:i/>
          <w:sz w:val="24"/>
        </w:rPr>
        <w:t>the ideal conditions for a gas bombardment.</w:t>
      </w:r>
    </w:p>
    <w:p>
      <w:pPr>
        <w:pStyle w:val="Normal"/>
        <w:spacing w:lineRule="auto" w:line="240"/>
        <w:ind w:firstLine="284" w:end="0"/>
        <w:rPr>
          <w:b/>
          <w:i/>
          <w:i/>
          <w:smallCaps/>
          <w:sz w:val="24"/>
        </w:rPr>
      </w:pPr>
      <w:r>
        <w:rPr>
          <w:b/>
          <w:i/>
          <w:smallCaps/>
          <w:sz w:val="24"/>
        </w:rPr>
      </w:r>
    </w:p>
    <w:p>
      <w:pPr>
        <w:pStyle w:val="Heading3"/>
        <w:rPr/>
      </w:pPr>
      <w:bookmarkStart w:id="121" w:name="__RefHeading___Toc5113060"/>
      <w:bookmarkEnd w:id="121"/>
      <w:r>
        <w:rPr/>
        <w:t>The adverbial modifier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94.</w:t>
      </w:r>
      <w:r>
        <w:rPr>
          <w:sz w:val="24"/>
        </w:rPr>
        <w:t xml:space="preserve"> The adverbial modifier (or the adverbial) is a secondary part of the sentence which modifies another part of the sentence expressed either by a verb (in a finite or non-finite form), or an adjective, or a stative, or an adverb.</w:t>
      </w:r>
    </w:p>
    <w:p>
      <w:pPr>
        <w:pStyle w:val="Normal"/>
        <w:spacing w:lineRule="auto" w:line="240"/>
        <w:ind w:firstLine="284" w:end="0"/>
        <w:rPr>
          <w:sz w:val="24"/>
        </w:rPr>
      </w:pPr>
      <w:r>
        <w:rPr>
          <w:sz w:val="24"/>
        </w:rPr>
        <w:t>In case it modifies a verb the adverbial characterizes the action or process expressed by tlie verb and denotes its quality, quantity, or the whole situation.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adverbial modifier may refer to:</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spacing w:val="60"/>
          <w:sz w:val="24"/>
        </w:rPr>
        <w:t>The predicate-verb or to a verbal phrase.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285">
                <wp:simplePos x="0" y="0"/>
                <wp:positionH relativeFrom="column">
                  <wp:posOffset>1102995</wp:posOffset>
                </wp:positionH>
                <wp:positionV relativeFrom="paragraph">
                  <wp:posOffset>59055</wp:posOffset>
                </wp:positionV>
                <wp:extent cx="0" cy="91440"/>
                <wp:effectExtent l="5080" t="0" r="5080" b="0"/>
                <wp:wrapNone/>
                <wp:docPr id="274"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4.65pt" to="86.85pt,11.8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86">
                <wp:simplePos x="0" y="0"/>
                <wp:positionH relativeFrom="column">
                  <wp:posOffset>1925955</wp:posOffset>
                </wp:positionH>
                <wp:positionV relativeFrom="paragraph">
                  <wp:posOffset>59055</wp:posOffset>
                </wp:positionV>
                <wp:extent cx="0" cy="91440"/>
                <wp:effectExtent l="5080" t="0" r="5080" b="0"/>
                <wp:wrapNone/>
                <wp:docPr id="275"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1.65pt,4.65pt" to="151.65pt,11.8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87">
                <wp:simplePos x="0" y="0"/>
                <wp:positionH relativeFrom="column">
                  <wp:posOffset>1102995</wp:posOffset>
                </wp:positionH>
                <wp:positionV relativeFrom="paragraph">
                  <wp:posOffset>150495</wp:posOffset>
                </wp:positionV>
                <wp:extent cx="822960" cy="0"/>
                <wp:effectExtent l="0" t="5080" r="0" b="5080"/>
                <wp:wrapNone/>
                <wp:docPr id="276" name=""/>
                <a:graphic xmlns:a="http://schemas.openxmlformats.org/drawingml/2006/main">
                  <a:graphicData uri="http://schemas.microsoft.com/office/word/2010/wordprocessingShape">
                    <wps:wsp>
                      <wps:cNvSpPr/>
                      <wps:spPr>
                        <a:xfrm>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11.85pt" to="151.6pt,11.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88">
                <wp:simplePos x="0" y="0"/>
                <wp:positionH relativeFrom="column">
                  <wp:posOffset>1560195</wp:posOffset>
                </wp:positionH>
                <wp:positionV relativeFrom="paragraph">
                  <wp:posOffset>150495</wp:posOffset>
                </wp:positionV>
                <wp:extent cx="0" cy="182880"/>
                <wp:effectExtent l="5080" t="0" r="5080" b="0"/>
                <wp:wrapNone/>
                <wp:docPr id="277"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11.85pt" to="122.85pt,26.2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89">
                <wp:simplePos x="0" y="0"/>
                <wp:positionH relativeFrom="column">
                  <wp:posOffset>554355</wp:posOffset>
                </wp:positionH>
                <wp:positionV relativeFrom="paragraph">
                  <wp:posOffset>150495</wp:posOffset>
                </wp:positionV>
                <wp:extent cx="0" cy="182880"/>
                <wp:effectExtent l="38100" t="0" r="38100" b="0"/>
                <wp:wrapNone/>
                <wp:docPr id="278"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3.65pt,11.85pt" to="43.65pt,26.2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John spoke   in a </w:t>
      </w:r>
      <w:r>
        <w:rPr>
          <w:i/>
          <w:sz w:val="24"/>
        </w:rPr>
        <w:t>whisper.</w:t>
      </w:r>
    </w:p>
    <w:p>
      <w:pPr>
        <w:pStyle w:val="Normal"/>
        <w:spacing w:lineRule="auto" w:line="240"/>
        <w:ind w:firstLine="284" w:start="284" w:end="0"/>
        <w:rPr>
          <w:i/>
          <w:i/>
          <w:sz w:val="24"/>
          <w:lang w:val="en-US" w:eastAsia="en-US"/>
        </w:rPr>
      </w:pPr>
      <w:r>
        <w:rPr>
          <w:i/>
          <w:sz w:val="24"/>
          <w:lang w:val="en-US" w:eastAsia="en-US"/>
        </w:rPr>
        <mc:AlternateContent>
          <mc:Choice Requires="wps">
            <w:drawing>
              <wp:anchor behindDoc="0" distT="0" distB="0" distL="114935" distR="114935" simplePos="0" locked="0" layoutInCell="1" allowOverlap="1" relativeHeight="290">
                <wp:simplePos x="0" y="0"/>
                <wp:positionH relativeFrom="column">
                  <wp:posOffset>554355</wp:posOffset>
                </wp:positionH>
                <wp:positionV relativeFrom="paragraph">
                  <wp:posOffset>158115</wp:posOffset>
                </wp:positionV>
                <wp:extent cx="1005840" cy="0"/>
                <wp:effectExtent l="0" t="5080" r="0" b="5080"/>
                <wp:wrapNone/>
                <wp:docPr id="279" name=""/>
                <a:graphic xmlns:a="http://schemas.openxmlformats.org/drawingml/2006/main">
                  <a:graphicData uri="http://schemas.microsoft.com/office/word/2010/wordprocessingShape">
                    <wps:wsp>
                      <wps:cNvSpPr/>
                      <wps:spPr>
                        <a:xfrm>
                          <a:off x="0" y="0"/>
                          <a:ext cx="1005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2.45pt" to="122.8pt,12.4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start="284" w:end="0"/>
        <w:rPr>
          <w:sz w:val="24"/>
        </w:rPr>
      </w:pPr>
      <w:r>
        <w:rPr>
          <w:sz w:val="24"/>
        </w:rPr>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291">
                <wp:simplePos x="0" y="0"/>
                <wp:positionH relativeFrom="column">
                  <wp:posOffset>828675</wp:posOffset>
                </wp:positionH>
                <wp:positionV relativeFrom="paragraph">
                  <wp:posOffset>74295</wp:posOffset>
                </wp:positionV>
                <wp:extent cx="0" cy="91440"/>
                <wp:effectExtent l="5080" t="0" r="5080" b="0"/>
                <wp:wrapNone/>
                <wp:docPr id="280"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5.85pt" to="65.25pt,1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2">
                <wp:simplePos x="0" y="0"/>
                <wp:positionH relativeFrom="column">
                  <wp:posOffset>1925955</wp:posOffset>
                </wp:positionH>
                <wp:positionV relativeFrom="paragraph">
                  <wp:posOffset>74295</wp:posOffset>
                </wp:positionV>
                <wp:extent cx="0" cy="91440"/>
                <wp:effectExtent l="5080" t="0" r="5080" b="0"/>
                <wp:wrapNone/>
                <wp:docPr id="281"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1.65pt,5.85pt" to="151.65pt,1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3">
                <wp:simplePos x="0" y="0"/>
                <wp:positionH relativeFrom="column">
                  <wp:posOffset>2017395</wp:posOffset>
                </wp:positionH>
                <wp:positionV relativeFrom="paragraph">
                  <wp:posOffset>74295</wp:posOffset>
                </wp:positionV>
                <wp:extent cx="0" cy="91440"/>
                <wp:effectExtent l="5080" t="0" r="5080" b="0"/>
                <wp:wrapNone/>
                <wp:docPr id="282"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5.85pt" to="158.85pt,1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4">
                <wp:simplePos x="0" y="0"/>
                <wp:positionH relativeFrom="column">
                  <wp:posOffset>2474595</wp:posOffset>
                </wp:positionH>
                <wp:positionV relativeFrom="paragraph">
                  <wp:posOffset>74295</wp:posOffset>
                </wp:positionV>
                <wp:extent cx="0" cy="91440"/>
                <wp:effectExtent l="5080" t="0" r="5080" b="0"/>
                <wp:wrapNone/>
                <wp:docPr id="283"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4.85pt,5.85pt" to="194.85pt,1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6">
                <wp:simplePos x="0" y="0"/>
                <wp:positionH relativeFrom="column">
                  <wp:posOffset>2017395</wp:posOffset>
                </wp:positionH>
                <wp:positionV relativeFrom="paragraph">
                  <wp:posOffset>165735</wp:posOffset>
                </wp:positionV>
                <wp:extent cx="457200" cy="0"/>
                <wp:effectExtent l="0" t="5080" r="0" b="5080"/>
                <wp:wrapNone/>
                <wp:docPr id="284"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3.05pt" to="194.8pt,13.0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7">
                <wp:simplePos x="0" y="0"/>
                <wp:positionH relativeFrom="column">
                  <wp:posOffset>2291715</wp:posOffset>
                </wp:positionH>
                <wp:positionV relativeFrom="paragraph">
                  <wp:posOffset>165735</wp:posOffset>
                </wp:positionV>
                <wp:extent cx="0" cy="182880"/>
                <wp:effectExtent l="5080" t="0" r="5080" b="0"/>
                <wp:wrapNone/>
                <wp:docPr id="285"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45pt,13.05pt" to="180.45pt,27.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8">
                <wp:simplePos x="0" y="0"/>
                <wp:positionH relativeFrom="column">
                  <wp:posOffset>1285875</wp:posOffset>
                </wp:positionH>
                <wp:positionV relativeFrom="paragraph">
                  <wp:posOffset>165735</wp:posOffset>
                </wp:positionV>
                <wp:extent cx="0" cy="182880"/>
                <wp:effectExtent l="38100" t="0" r="38100" b="0"/>
                <wp:wrapNone/>
                <wp:docPr id="286"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1.25pt,13.05pt" to="101.25pt,27.4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Bowen  read the telegram    </w:t>
      </w:r>
      <w:r>
        <w:rPr>
          <w:i/>
          <w:sz w:val="24"/>
        </w:rPr>
        <w:t xml:space="preserve">aloud . </w:t>
      </w:r>
    </w:p>
    <w:p>
      <w:pPr>
        <w:pStyle w:val="Normal"/>
        <w:spacing w:lineRule="auto" w:line="240"/>
        <w:ind w:firstLine="284" w:end="0"/>
        <w:rPr>
          <w:i/>
          <w:i/>
          <w:sz w:val="24"/>
          <w:lang w:val="en-US" w:eastAsia="en-US"/>
        </w:rPr>
      </w:pPr>
      <w:r>
        <w:rPr>
          <w:i/>
          <w:sz w:val="24"/>
          <w:lang w:val="en-US" w:eastAsia="en-US"/>
        </w:rPr>
        <mc:AlternateContent>
          <mc:Choice Requires="wps">
            <w:drawing>
              <wp:anchor behindDoc="0" distT="0" distB="0" distL="114935" distR="114935" simplePos="0" locked="0" layoutInCell="1" allowOverlap="1" relativeHeight="295">
                <wp:simplePos x="0" y="0"/>
                <wp:positionH relativeFrom="column">
                  <wp:posOffset>828675</wp:posOffset>
                </wp:positionH>
                <wp:positionV relativeFrom="paragraph">
                  <wp:posOffset>-1270</wp:posOffset>
                </wp:positionV>
                <wp:extent cx="1097280" cy="0"/>
                <wp:effectExtent l="0" t="5080" r="0" b="5080"/>
                <wp:wrapNone/>
                <wp:docPr id="287" name=""/>
                <a:graphic xmlns:a="http://schemas.openxmlformats.org/drawingml/2006/main">
                  <a:graphicData uri="http://schemas.microsoft.com/office/word/2010/wordprocessingShape">
                    <wps:wsp>
                      <wps:cNvSpPr/>
                      <wps:spPr>
                        <a:xfrm>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0.1pt" to="151.6pt,-0.1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299">
                <wp:simplePos x="0" y="0"/>
                <wp:positionH relativeFrom="column">
                  <wp:posOffset>1285875</wp:posOffset>
                </wp:positionH>
                <wp:positionV relativeFrom="paragraph">
                  <wp:posOffset>-1270</wp:posOffset>
                </wp:positionV>
                <wp:extent cx="1005840" cy="0"/>
                <wp:effectExtent l="0" t="5080" r="0" b="5080"/>
                <wp:wrapNone/>
                <wp:docPr id="288" name=""/>
                <a:graphic xmlns:a="http://schemas.openxmlformats.org/drawingml/2006/main">
                  <a:graphicData uri="http://schemas.microsoft.com/office/word/2010/wordprocessingShape">
                    <wps:wsp>
                      <wps:cNvSpPr/>
                      <wps:spPr>
                        <a:xfrm>
                          <a:off x="0" y="0"/>
                          <a:ext cx="1005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0.1pt" to="180.4pt,-0.1pt" stroked="t" o:allowincell="f" style="position:absolute">
                <v:stroke color="black" weight="9360" joinstyle="miter" endcap="flat"/>
                <v:fill o:detectmouseclick="t" on="false"/>
                <w10:wrap type="none"/>
              </v:line>
            </w:pict>
          </mc:Fallback>
        </mc:AlternateContent>
      </w:r>
      <w:r>
        <w:rPr>
          <w:sz w:val="24"/>
        </w:rPr>
        <w:t xml:space="preserve">b) </w:t>
      </w:r>
      <w:r>
        <w:rPr>
          <w:spacing w:val="60"/>
          <w:sz w:val="24"/>
        </w:rPr>
        <w:t>The whole of the sentence</w:t>
      </w:r>
      <w:r>
        <w:rPr>
          <w:sz w:val="24"/>
        </w:rPr>
        <w:t>, especially if placed at the beginning of the sentence.</w:t>
      </w:r>
    </w:p>
    <w:p>
      <w:pPr>
        <w:pStyle w:val="Normal"/>
        <w:spacing w:lineRule="auto" w:line="240"/>
        <w:ind w:firstLine="284" w:end="0"/>
        <w:rPr>
          <w:i/>
          <w:i/>
          <w:sz w:val="24"/>
        </w:rPr>
      </w:pPr>
      <w:r>
        <w:rPr>
          <w:i/>
          <w:sz w:val="24"/>
        </w:rPr>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00">
                <wp:simplePos x="0" y="0"/>
                <wp:positionH relativeFrom="column">
                  <wp:posOffset>1285875</wp:posOffset>
                </wp:positionH>
                <wp:positionV relativeFrom="paragraph">
                  <wp:posOffset>13970</wp:posOffset>
                </wp:positionV>
                <wp:extent cx="0" cy="182880"/>
                <wp:effectExtent l="5080" t="0" r="5080" b="0"/>
                <wp:wrapNone/>
                <wp:docPr id="28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1pt" to="101.25pt,15.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1">
                <wp:simplePos x="0" y="0"/>
                <wp:positionH relativeFrom="column">
                  <wp:posOffset>3114675</wp:posOffset>
                </wp:positionH>
                <wp:positionV relativeFrom="paragraph">
                  <wp:posOffset>13970</wp:posOffset>
                </wp:positionV>
                <wp:extent cx="0" cy="182880"/>
                <wp:effectExtent l="5080" t="0" r="5080" b="0"/>
                <wp:wrapNone/>
                <wp:docPr id="29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45.25pt,1.1pt" to="245.25pt,15.45pt" stroked="t" o:allowincell="f" style="position:absolute">
                <v:stroke color="black" weight="9360" joinstyle="miter" endcap="flat"/>
                <v:fill o:detectmouseclick="t" on="false"/>
                <w10:wrap type="none"/>
              </v:line>
            </w:pict>
          </mc:Fallback>
        </mc:AlternateContent>
      </w:r>
      <w:r>
        <w:rPr>
          <w:i/>
          <w:sz w:val="24"/>
        </w:rPr>
        <w:t xml:space="preserve">In the evening  </w:t>
      </w:r>
      <w:r>
        <w:rPr>
          <w:sz w:val="24"/>
        </w:rPr>
        <w:t xml:space="preserve">they gathered together again. </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02">
                <wp:simplePos x="0" y="0"/>
                <wp:positionH relativeFrom="column">
                  <wp:posOffset>1285875</wp:posOffset>
                </wp:positionH>
                <wp:positionV relativeFrom="paragraph">
                  <wp:posOffset>21590</wp:posOffset>
                </wp:positionV>
                <wp:extent cx="1828800" cy="0"/>
                <wp:effectExtent l="0" t="5080" r="0" b="5080"/>
                <wp:wrapNone/>
                <wp:docPr id="291"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7pt" to="245.2pt,1.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3">
                <wp:simplePos x="0" y="0"/>
                <wp:positionH relativeFrom="column">
                  <wp:posOffset>2108835</wp:posOffset>
                </wp:positionH>
                <wp:positionV relativeFrom="paragraph">
                  <wp:posOffset>21590</wp:posOffset>
                </wp:positionV>
                <wp:extent cx="0" cy="182880"/>
                <wp:effectExtent l="38100" t="0" r="38100" b="0"/>
                <wp:wrapNone/>
                <wp:docPr id="292"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66.05pt,1.7pt" to="166.05pt,16.0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5">
                <wp:simplePos x="0" y="0"/>
                <wp:positionH relativeFrom="column">
                  <wp:posOffset>1011555</wp:posOffset>
                </wp:positionH>
                <wp:positionV relativeFrom="paragraph">
                  <wp:posOffset>21590</wp:posOffset>
                </wp:positionV>
                <wp:extent cx="0" cy="182880"/>
                <wp:effectExtent l="5080" t="0" r="5080" b="0"/>
                <wp:wrapNone/>
                <wp:docPr id="293"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1.7pt" to="79.65pt,16.0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04">
                <wp:simplePos x="0" y="0"/>
                <wp:positionH relativeFrom="column">
                  <wp:posOffset>1011555</wp:posOffset>
                </wp:positionH>
                <wp:positionV relativeFrom="paragraph">
                  <wp:posOffset>29210</wp:posOffset>
                </wp:positionV>
                <wp:extent cx="1097280" cy="0"/>
                <wp:effectExtent l="0" t="5080" r="0" b="5080"/>
                <wp:wrapNone/>
                <wp:docPr id="294" name=""/>
                <a:graphic xmlns:a="http://schemas.openxmlformats.org/drawingml/2006/main">
                  <a:graphicData uri="http://schemas.microsoft.com/office/word/2010/wordprocessingShape">
                    <wps:wsp>
                      <wps:cNvSpPr/>
                      <wps:spPr>
                        <a:xfrm flipH="1">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2.3pt" to="166pt,2.3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rPr/>
      </w:pPr>
      <w:r>
        <w:rPr>
          <w:sz w:val="24"/>
        </w:rPr>
        <w:t>If an adverbial modifies a non-finite form, it becomes part</w:t>
      </w:r>
      <w:r>
        <w:rPr>
          <w:b/>
          <w:sz w:val="24"/>
        </w:rPr>
        <w:t xml:space="preserve"> </w:t>
      </w:r>
      <w:r>
        <w:rPr>
          <w:sz w:val="24"/>
        </w:rPr>
        <w:t>of a gerundial, participial, or infinitive phrase or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Felicity fell to the ground and </w:t>
      </w:r>
      <w:r>
        <w:rPr>
          <w:i/>
          <w:sz w:val="24"/>
        </w:rPr>
        <w:t>after lying still for a moment</w:t>
      </w:r>
      <w:r>
        <w:rPr>
          <w:sz w:val="24"/>
        </w:rPr>
        <w:t xml:space="preserve"> began to crawl forward.</w:t>
      </w:r>
    </w:p>
    <w:p>
      <w:pPr>
        <w:pStyle w:val="Normal"/>
        <w:spacing w:lineRule="auto" w:line="240"/>
        <w:ind w:firstLine="284" w:start="284" w:end="0"/>
        <w:rPr/>
      </w:pPr>
      <w:r>
        <w:rPr>
          <w:sz w:val="24"/>
        </w:rPr>
        <w:t xml:space="preserve">Scobie watched the bearers </w:t>
      </w:r>
      <w:r>
        <w:rPr>
          <w:i/>
          <w:sz w:val="24"/>
        </w:rPr>
        <w:t>go slowly up the hill, their bare feet very gently flapping the ground.</w:t>
      </w:r>
    </w:p>
    <w:p>
      <w:pPr>
        <w:pStyle w:val="Normal"/>
        <w:spacing w:lineRule="auto" w:line="240"/>
        <w:ind w:firstLine="284" w:start="284" w:end="0"/>
        <w:rPr>
          <w:i/>
          <w:i/>
          <w:sz w:val="24"/>
        </w:rPr>
      </w:pPr>
      <w:r>
        <w:rPr>
          <w:i/>
          <w:sz w:val="24"/>
        </w:rPr>
      </w:r>
    </w:p>
    <w:p>
      <w:pPr>
        <w:pStyle w:val="2"/>
        <w:suppressAutoHyphens w:val="false"/>
        <w:rPr/>
      </w:pPr>
      <w:r>
        <w:rPr/>
        <w:t>Adverbials modifying adjectives, statives and adverbs usually denote degree or quantity. These adverbials modify: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spacing w:val="60"/>
          <w:sz w:val="24"/>
        </w:rPr>
        <w:t>Adjectives in their attributive</w:t>
      </w:r>
      <w:r>
        <w:rPr>
          <w:b/>
          <w:spacing w:val="60"/>
          <w:sz w:val="24"/>
        </w:rPr>
        <w:t xml:space="preserve"> </w:t>
      </w:r>
      <w:r>
        <w:rPr>
          <w:spacing w:val="60"/>
          <w:sz w:val="24"/>
        </w:rPr>
        <w:t>or predicative function.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06">
                <wp:simplePos x="0" y="0"/>
                <wp:positionH relativeFrom="column">
                  <wp:posOffset>920115</wp:posOffset>
                </wp:positionH>
                <wp:positionV relativeFrom="paragraph">
                  <wp:posOffset>36830</wp:posOffset>
                </wp:positionV>
                <wp:extent cx="0" cy="182880"/>
                <wp:effectExtent l="5080" t="0" r="5080" b="0"/>
                <wp:wrapNone/>
                <wp:docPr id="295"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2.9pt" to="72.45pt,17.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7">
                <wp:simplePos x="0" y="0"/>
                <wp:positionH relativeFrom="column">
                  <wp:posOffset>1285875</wp:posOffset>
                </wp:positionH>
                <wp:positionV relativeFrom="paragraph">
                  <wp:posOffset>36830</wp:posOffset>
                </wp:positionV>
                <wp:extent cx="0" cy="182880"/>
                <wp:effectExtent l="5080" t="0" r="5080" b="0"/>
                <wp:wrapNone/>
                <wp:docPr id="29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2.9pt" to="101.25pt,17.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1">
                <wp:simplePos x="0" y="0"/>
                <wp:positionH relativeFrom="column">
                  <wp:posOffset>1468755</wp:posOffset>
                </wp:positionH>
                <wp:positionV relativeFrom="paragraph">
                  <wp:posOffset>128270</wp:posOffset>
                </wp:positionV>
                <wp:extent cx="0" cy="182880"/>
                <wp:effectExtent l="38100" t="0" r="38100" b="0"/>
                <wp:wrapNone/>
                <wp:docPr id="297"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15.65pt,10.1pt" to="115.65pt,24.4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It was a   </w:t>
      </w:r>
      <w:r>
        <w:rPr>
          <w:i/>
          <w:sz w:val="24"/>
        </w:rPr>
        <w:t>very   long</w:t>
      </w:r>
      <w:r>
        <w:rPr>
          <w:sz w:val="24"/>
        </w:rPr>
        <w:t xml:space="preserve"> story.</w:t>
      </w:r>
    </w:p>
    <w:p>
      <w:pPr>
        <w:pStyle w:val="Normal"/>
        <w:spacing w:lineRule="auto" w:line="240"/>
        <w:ind w:firstLine="284" w:start="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08">
                <wp:simplePos x="0" y="0"/>
                <wp:positionH relativeFrom="column">
                  <wp:posOffset>920115</wp:posOffset>
                </wp:positionH>
                <wp:positionV relativeFrom="paragraph">
                  <wp:posOffset>44450</wp:posOffset>
                </wp:positionV>
                <wp:extent cx="365760" cy="0"/>
                <wp:effectExtent l="0" t="5080" r="0" b="5080"/>
                <wp:wrapNone/>
                <wp:docPr id="298"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3.5pt" to="101.2pt,3.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9">
                <wp:simplePos x="0" y="0"/>
                <wp:positionH relativeFrom="column">
                  <wp:posOffset>1102995</wp:posOffset>
                </wp:positionH>
                <wp:positionV relativeFrom="paragraph">
                  <wp:posOffset>44450</wp:posOffset>
                </wp:positionV>
                <wp:extent cx="0" cy="91440"/>
                <wp:effectExtent l="5080" t="0" r="5080" b="0"/>
                <wp:wrapNone/>
                <wp:docPr id="299"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3.5pt" to="86.85pt,10.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0">
                <wp:simplePos x="0" y="0"/>
                <wp:positionH relativeFrom="column">
                  <wp:posOffset>1102995</wp:posOffset>
                </wp:positionH>
                <wp:positionV relativeFrom="paragraph">
                  <wp:posOffset>135890</wp:posOffset>
                </wp:positionV>
                <wp:extent cx="365760" cy="0"/>
                <wp:effectExtent l="0" t="5080" r="0" b="5080"/>
                <wp:wrapNone/>
                <wp:docPr id="300"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10.7pt" to="115.6pt,10.7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12">
                <wp:simplePos x="0" y="0"/>
                <wp:positionH relativeFrom="column">
                  <wp:posOffset>1285875</wp:posOffset>
                </wp:positionH>
                <wp:positionV relativeFrom="paragraph">
                  <wp:posOffset>52070</wp:posOffset>
                </wp:positionV>
                <wp:extent cx="0" cy="182880"/>
                <wp:effectExtent l="5080" t="0" r="5080" b="0"/>
                <wp:wrapNone/>
                <wp:docPr id="301"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4.1pt" to="101.25pt,18.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3">
                <wp:simplePos x="0" y="0"/>
                <wp:positionH relativeFrom="column">
                  <wp:posOffset>1925955</wp:posOffset>
                </wp:positionH>
                <wp:positionV relativeFrom="paragraph">
                  <wp:posOffset>52070</wp:posOffset>
                </wp:positionV>
                <wp:extent cx="0" cy="182880"/>
                <wp:effectExtent l="5080" t="0" r="5080" b="0"/>
                <wp:wrapNone/>
                <wp:docPr id="30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1.65pt,4.1pt" to="151.65pt,18.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7">
                <wp:simplePos x="0" y="0"/>
                <wp:positionH relativeFrom="column">
                  <wp:posOffset>2108835</wp:posOffset>
                </wp:positionH>
                <wp:positionV relativeFrom="paragraph">
                  <wp:posOffset>143510</wp:posOffset>
                </wp:positionV>
                <wp:extent cx="0" cy="182880"/>
                <wp:effectExtent l="38100" t="0" r="38100" b="0"/>
                <wp:wrapNone/>
                <wp:docPr id="303"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66.05pt,11.3pt" to="166.05pt,25.6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The story was   </w:t>
      </w:r>
      <w:r>
        <w:rPr>
          <w:i/>
          <w:sz w:val="24"/>
        </w:rPr>
        <w:t>extremely long.</w:t>
      </w:r>
    </w:p>
    <w:p>
      <w:pPr>
        <w:pStyle w:val="Normal"/>
        <w:spacing w:lineRule="auto" w:line="240"/>
        <w:ind w:firstLine="284" w:start="284" w:end="0"/>
        <w:rPr>
          <w:i/>
          <w:i/>
          <w:sz w:val="24"/>
          <w:lang w:val="en-US" w:eastAsia="en-US"/>
        </w:rPr>
      </w:pPr>
      <w:r>
        <w:rPr>
          <w:i/>
          <w:sz w:val="24"/>
          <w:lang w:val="en-US" w:eastAsia="en-US"/>
        </w:rPr>
        <mc:AlternateContent>
          <mc:Choice Requires="wps">
            <w:drawing>
              <wp:anchor behindDoc="0" distT="0" distB="0" distL="114935" distR="114935" simplePos="0" locked="0" layoutInCell="1" allowOverlap="1" relativeHeight="314">
                <wp:simplePos x="0" y="0"/>
                <wp:positionH relativeFrom="column">
                  <wp:posOffset>1285875</wp:posOffset>
                </wp:positionH>
                <wp:positionV relativeFrom="paragraph">
                  <wp:posOffset>59690</wp:posOffset>
                </wp:positionV>
                <wp:extent cx="640080" cy="0"/>
                <wp:effectExtent l="0" t="5080" r="0" b="5080"/>
                <wp:wrapNone/>
                <wp:docPr id="304"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4.7pt" to="151.6pt,4.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5">
                <wp:simplePos x="0" y="0"/>
                <wp:positionH relativeFrom="column">
                  <wp:posOffset>1651635</wp:posOffset>
                </wp:positionH>
                <wp:positionV relativeFrom="paragraph">
                  <wp:posOffset>59690</wp:posOffset>
                </wp:positionV>
                <wp:extent cx="0" cy="91440"/>
                <wp:effectExtent l="5080" t="0" r="5080" b="0"/>
                <wp:wrapNone/>
                <wp:docPr id="305"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4.7pt" to="130.05pt,11.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6">
                <wp:simplePos x="0" y="0"/>
                <wp:positionH relativeFrom="column">
                  <wp:posOffset>1651635</wp:posOffset>
                </wp:positionH>
                <wp:positionV relativeFrom="paragraph">
                  <wp:posOffset>151130</wp:posOffset>
                </wp:positionV>
                <wp:extent cx="457200" cy="0"/>
                <wp:effectExtent l="0" t="5080" r="0" b="5080"/>
                <wp:wrapNone/>
                <wp:docPr id="306"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11.9pt" to="166pt,11.9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18">
                <wp:simplePos x="0" y="0"/>
                <wp:positionH relativeFrom="column">
                  <wp:posOffset>737235</wp:posOffset>
                </wp:positionH>
                <wp:positionV relativeFrom="paragraph">
                  <wp:posOffset>67310</wp:posOffset>
                </wp:positionV>
                <wp:extent cx="0" cy="182880"/>
                <wp:effectExtent l="5080" t="0" r="5080" b="0"/>
                <wp:wrapNone/>
                <wp:docPr id="307"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5.3pt" to="58.05pt,19.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19">
                <wp:simplePos x="0" y="0"/>
                <wp:positionH relativeFrom="column">
                  <wp:posOffset>1194435</wp:posOffset>
                </wp:positionH>
                <wp:positionV relativeFrom="paragraph">
                  <wp:posOffset>67310</wp:posOffset>
                </wp:positionV>
                <wp:extent cx="0" cy="182880"/>
                <wp:effectExtent l="5080" t="0" r="5080" b="0"/>
                <wp:wrapNone/>
                <wp:docPr id="308"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5.3pt" to="94.05pt,19.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3">
                <wp:simplePos x="0" y="0"/>
                <wp:positionH relativeFrom="column">
                  <wp:posOffset>1285875</wp:posOffset>
                </wp:positionH>
                <wp:positionV relativeFrom="paragraph">
                  <wp:posOffset>158750</wp:posOffset>
                </wp:positionV>
                <wp:extent cx="0" cy="182880"/>
                <wp:effectExtent l="38100" t="0" r="38100" b="0"/>
                <wp:wrapNone/>
                <wp:docPr id="309"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1.25pt,12.5pt" to="101.25pt,26.8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He is  </w:t>
      </w:r>
      <w:r>
        <w:rPr>
          <w:i/>
          <w:sz w:val="24"/>
        </w:rPr>
        <w:t>six feet tall.</w:t>
      </w:r>
    </w:p>
    <w:p>
      <w:pPr>
        <w:pStyle w:val="Normal"/>
        <w:spacing w:lineRule="auto" w:line="240"/>
        <w:ind w:firstLine="284" w:end="0"/>
        <w:rPr>
          <w:i/>
          <w:i/>
          <w:sz w:val="24"/>
          <w:lang w:val="en-US" w:eastAsia="en-US"/>
        </w:rPr>
      </w:pPr>
      <w:r>
        <w:rPr>
          <w:i/>
          <w:sz w:val="24"/>
          <w:lang w:val="en-US" w:eastAsia="en-US"/>
        </w:rPr>
        <mc:AlternateContent>
          <mc:Choice Requires="wps">
            <w:drawing>
              <wp:anchor behindDoc="0" distT="0" distB="0" distL="114935" distR="114935" simplePos="0" locked="0" layoutInCell="1" allowOverlap="1" relativeHeight="320">
                <wp:simplePos x="0" y="0"/>
                <wp:positionH relativeFrom="column">
                  <wp:posOffset>737235</wp:posOffset>
                </wp:positionH>
                <wp:positionV relativeFrom="paragraph">
                  <wp:posOffset>74930</wp:posOffset>
                </wp:positionV>
                <wp:extent cx="457200" cy="0"/>
                <wp:effectExtent l="0" t="5080" r="0" b="5080"/>
                <wp:wrapNone/>
                <wp:docPr id="310"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05pt,5.9pt" to="94pt,5.9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1">
                <wp:simplePos x="0" y="0"/>
                <wp:positionH relativeFrom="column">
                  <wp:posOffset>920115</wp:posOffset>
                </wp:positionH>
                <wp:positionV relativeFrom="paragraph">
                  <wp:posOffset>74930</wp:posOffset>
                </wp:positionV>
                <wp:extent cx="0" cy="91440"/>
                <wp:effectExtent l="5080" t="0" r="5080" b="0"/>
                <wp:wrapNone/>
                <wp:docPr id="311"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5.9pt" to="72.45pt,13.0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2">
                <wp:simplePos x="0" y="0"/>
                <wp:positionH relativeFrom="column">
                  <wp:posOffset>920115</wp:posOffset>
                </wp:positionH>
                <wp:positionV relativeFrom="paragraph">
                  <wp:posOffset>166370</wp:posOffset>
                </wp:positionV>
                <wp:extent cx="365760" cy="0"/>
                <wp:effectExtent l="0" t="5080" r="0" b="5080"/>
                <wp:wrapNone/>
                <wp:docPr id="312"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45pt,13.1pt" to="101.2pt,13.1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sz w:val="24"/>
        </w:rPr>
      </w:pPr>
      <w:r>
        <w:rPr>
          <w:sz w:val="24"/>
        </w:rPr>
      </w:r>
    </w:p>
    <w:p>
      <w:pPr>
        <w:pStyle w:val="Normal"/>
        <w:spacing w:lineRule="auto" w:line="240"/>
        <w:ind w:firstLine="284" w:end="0"/>
        <w:rPr/>
      </w:pPr>
      <w:r>
        <w:rPr>
          <w:sz w:val="24"/>
        </w:rPr>
        <w:t>b) Statives</w:t>
      </w:r>
      <w:r>
        <w:rPr>
          <w:b/>
          <w:sz w:val="24"/>
        </w:rPr>
        <w:t xml:space="preserve"> </w:t>
      </w:r>
      <w:r>
        <w:rPr>
          <w:sz w:val="24"/>
        </w:rPr>
        <w:t>in their predicative</w:t>
      </w:r>
      <w:r>
        <w:rPr>
          <w:b/>
          <w:sz w:val="24"/>
        </w:rPr>
        <w:t xml:space="preserve"> </w:t>
      </w:r>
      <w:r>
        <w:rPr>
          <w:sz w:val="24"/>
        </w:rPr>
        <w:t xml:space="preserve">function. </w:t>
      </w:r>
    </w:p>
    <w:p>
      <w:pPr>
        <w:pStyle w:val="Normal"/>
        <w:spacing w:lineRule="auto" w:line="240"/>
        <w:ind w:firstLine="284" w:end="0"/>
        <w:rPr>
          <w:sz w:val="24"/>
        </w:rPr>
      </w:pPr>
      <w:r>
        <w:rPr>
          <w:sz w:val="24"/>
        </w:rPr>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24">
                <wp:simplePos x="0" y="0"/>
                <wp:positionH relativeFrom="column">
                  <wp:posOffset>645795</wp:posOffset>
                </wp:positionH>
                <wp:positionV relativeFrom="paragraph">
                  <wp:posOffset>13970</wp:posOffset>
                </wp:positionV>
                <wp:extent cx="0" cy="182880"/>
                <wp:effectExtent l="5080" t="0" r="5080" b="0"/>
                <wp:wrapNone/>
                <wp:docPr id="313"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1pt" to="50.85pt,15.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5">
                <wp:simplePos x="0" y="0"/>
                <wp:positionH relativeFrom="column">
                  <wp:posOffset>1011555</wp:posOffset>
                </wp:positionH>
                <wp:positionV relativeFrom="paragraph">
                  <wp:posOffset>13970</wp:posOffset>
                </wp:positionV>
                <wp:extent cx="0" cy="182880"/>
                <wp:effectExtent l="5080" t="0" r="5080" b="0"/>
                <wp:wrapNone/>
                <wp:docPr id="314"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1.1pt" to="79.65pt,15.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9">
                <wp:simplePos x="0" y="0"/>
                <wp:positionH relativeFrom="column">
                  <wp:posOffset>1285875</wp:posOffset>
                </wp:positionH>
                <wp:positionV relativeFrom="paragraph">
                  <wp:posOffset>105410</wp:posOffset>
                </wp:positionV>
                <wp:extent cx="0" cy="182880"/>
                <wp:effectExtent l="38100" t="0" r="38100" b="0"/>
                <wp:wrapNone/>
                <wp:docPr id="31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1.25pt,8.3pt" to="101.25pt,22.6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I am </w:t>
      </w:r>
      <w:r>
        <w:rPr>
          <w:i/>
          <w:sz w:val="24"/>
        </w:rPr>
        <w:t>quite  aware</w:t>
      </w:r>
      <w:r>
        <w:rPr>
          <w:sz w:val="24"/>
        </w:rPr>
        <w:t xml:space="preserve"> of the situation.</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26">
                <wp:simplePos x="0" y="0"/>
                <wp:positionH relativeFrom="column">
                  <wp:posOffset>645795</wp:posOffset>
                </wp:positionH>
                <wp:positionV relativeFrom="paragraph">
                  <wp:posOffset>21590</wp:posOffset>
                </wp:positionV>
                <wp:extent cx="365760" cy="0"/>
                <wp:effectExtent l="0" t="5080" r="0" b="5080"/>
                <wp:wrapNone/>
                <wp:docPr id="316"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7pt" to="79.6pt,1.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7">
                <wp:simplePos x="0" y="0"/>
                <wp:positionH relativeFrom="column">
                  <wp:posOffset>828675</wp:posOffset>
                </wp:positionH>
                <wp:positionV relativeFrom="paragraph">
                  <wp:posOffset>21590</wp:posOffset>
                </wp:positionV>
                <wp:extent cx="0" cy="91440"/>
                <wp:effectExtent l="5080" t="0" r="5080" b="0"/>
                <wp:wrapNone/>
                <wp:docPr id="317"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1.7pt" to="65.25pt,8.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28">
                <wp:simplePos x="0" y="0"/>
                <wp:positionH relativeFrom="column">
                  <wp:posOffset>828675</wp:posOffset>
                </wp:positionH>
                <wp:positionV relativeFrom="paragraph">
                  <wp:posOffset>113030</wp:posOffset>
                </wp:positionV>
                <wp:extent cx="457200" cy="0"/>
                <wp:effectExtent l="0" t="5080" r="0" b="5080"/>
                <wp:wrapNone/>
                <wp:docPr id="318"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8.9pt" to="101.2pt,8.9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w:rPr>
          <w:sz w:val="24"/>
        </w:rPr>
        <w:t xml:space="preserve">c) </w:t>
      </w:r>
      <w:r>
        <w:rPr>
          <w:spacing w:val="60"/>
          <w:sz w:val="24"/>
        </w:rPr>
        <w:t xml:space="preserve">Adverbs in their main function as an adverbial. </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30">
                <wp:simplePos x="0" y="0"/>
                <wp:positionH relativeFrom="column">
                  <wp:posOffset>1560195</wp:posOffset>
                </wp:positionH>
                <wp:positionV relativeFrom="paragraph">
                  <wp:posOffset>44450</wp:posOffset>
                </wp:positionV>
                <wp:extent cx="0" cy="182880"/>
                <wp:effectExtent l="5080" t="0" r="5080" b="0"/>
                <wp:wrapNone/>
                <wp:docPr id="31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3.5pt" to="122.85pt,17.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31">
                <wp:simplePos x="0" y="0"/>
                <wp:positionH relativeFrom="column">
                  <wp:posOffset>2017395</wp:posOffset>
                </wp:positionH>
                <wp:positionV relativeFrom="paragraph">
                  <wp:posOffset>44450</wp:posOffset>
                </wp:positionV>
                <wp:extent cx="0" cy="182880"/>
                <wp:effectExtent l="5080" t="0" r="5080" b="0"/>
                <wp:wrapNone/>
                <wp:docPr id="32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3.5pt" to="158.85pt,17.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35">
                <wp:simplePos x="0" y="0"/>
                <wp:positionH relativeFrom="column">
                  <wp:posOffset>2200275</wp:posOffset>
                </wp:positionH>
                <wp:positionV relativeFrom="paragraph">
                  <wp:posOffset>135890</wp:posOffset>
                </wp:positionV>
                <wp:extent cx="0" cy="182880"/>
                <wp:effectExtent l="38100" t="0" r="38100" b="0"/>
                <wp:wrapNone/>
                <wp:docPr id="321"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3.25pt,10.7pt" to="173.25pt,25.05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You speak English  </w:t>
      </w:r>
      <w:r>
        <w:rPr>
          <w:i/>
          <w:sz w:val="24"/>
        </w:rPr>
        <w:t>rather  fluently.</w:t>
      </w:r>
    </w:p>
    <w:p>
      <w:pPr>
        <w:pStyle w:val="Normal"/>
        <w:spacing w:lineRule="auto" w:line="240"/>
        <w:ind w:firstLine="284" w:end="0"/>
        <w:rPr>
          <w:i/>
          <w:i/>
          <w:sz w:val="24"/>
          <w:lang w:val="ru-RU" w:eastAsia="en-US"/>
        </w:rPr>
      </w:pPr>
      <w:r>
        <w:rPr>
          <w:i/>
          <w:sz w:val="24"/>
          <w:lang w:val="ru-RU" w:eastAsia="en-US"/>
        </w:rPr>
        <mc:AlternateContent>
          <mc:Choice Requires="wps">
            <w:drawing>
              <wp:anchor behindDoc="0" distT="0" distB="0" distL="114935" distR="114935" simplePos="0" locked="0" layoutInCell="1" allowOverlap="1" relativeHeight="332">
                <wp:simplePos x="0" y="0"/>
                <wp:positionH relativeFrom="column">
                  <wp:posOffset>1560195</wp:posOffset>
                </wp:positionH>
                <wp:positionV relativeFrom="paragraph">
                  <wp:posOffset>52070</wp:posOffset>
                </wp:positionV>
                <wp:extent cx="457200" cy="0"/>
                <wp:effectExtent l="0" t="5080" r="0" b="5080"/>
                <wp:wrapNone/>
                <wp:docPr id="322"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4.1pt" to="158.8pt,4.1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33">
                <wp:simplePos x="0" y="0"/>
                <wp:positionH relativeFrom="column">
                  <wp:posOffset>1834515</wp:posOffset>
                </wp:positionH>
                <wp:positionV relativeFrom="paragraph">
                  <wp:posOffset>52070</wp:posOffset>
                </wp:positionV>
                <wp:extent cx="0" cy="91440"/>
                <wp:effectExtent l="5080" t="0" r="5080" b="0"/>
                <wp:wrapNone/>
                <wp:docPr id="323"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4.1pt" to="144.45pt,11.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34">
                <wp:simplePos x="0" y="0"/>
                <wp:positionH relativeFrom="column">
                  <wp:posOffset>1834515</wp:posOffset>
                </wp:positionH>
                <wp:positionV relativeFrom="paragraph">
                  <wp:posOffset>143510</wp:posOffset>
                </wp:positionV>
                <wp:extent cx="365760" cy="0"/>
                <wp:effectExtent l="0" t="5080" r="0" b="5080"/>
                <wp:wrapNone/>
                <wp:docPr id="324"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11.3pt" to="173.2pt,11.3pt" stroked="t" o:allowincell="f" style="position:absolute">
                <v:stroke color="black" weight="9360" joinstyle="miter" endcap="flat"/>
                <v:fill o:detectmouseclick="t" on="false"/>
                <w10:wrap type="none"/>
              </v:line>
            </w:pict>
          </mc:Fallback>
        </mc:AlternateContent>
      </w:r>
    </w:p>
    <w:p>
      <w:pPr>
        <w:pStyle w:val="Heading3"/>
        <w:rPr/>
      </w:pPr>
      <w:bookmarkStart w:id="122" w:name="__RefHeading___Toc5113061"/>
      <w:bookmarkEnd w:id="122"/>
      <w:r>
        <w:rPr/>
        <w:t xml:space="preserve">Obligatory and non-obligatory adverbial </w:t>
      </w:r>
      <w:r>
        <w:rPr>
          <w:sz w:val="26"/>
        </w:rPr>
        <w:t>modifiers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95.</w:t>
      </w:r>
      <w:r>
        <w:rPr>
          <w:sz w:val="24"/>
        </w:rPr>
        <w:t xml:space="preserve"> Adverbials are structurally more independent of the verb than objects. Their use is often optional. However, when introduced into the sentence, adverbials are of great communicative value. Thus in the sentence </w:t>
      </w:r>
      <w:r>
        <w:rPr>
          <w:i/>
          <w:sz w:val="24"/>
        </w:rPr>
        <w:t>Professor Brown is leaving for London to-morrow,</w:t>
      </w:r>
      <w:r>
        <w:rPr>
          <w:sz w:val="24"/>
        </w:rPr>
        <w:t xml:space="preserve"> both adverbials </w:t>
      </w:r>
      <w:r>
        <w:rPr>
          <w:i/>
          <w:sz w:val="24"/>
        </w:rPr>
        <w:t>for London</w:t>
      </w:r>
      <w:r>
        <w:rPr>
          <w:sz w:val="24"/>
        </w:rPr>
        <w:t xml:space="preserve"> and </w:t>
      </w:r>
      <w:r>
        <w:rPr>
          <w:i/>
          <w:sz w:val="24"/>
        </w:rPr>
        <w:t>to-morrow</w:t>
      </w:r>
      <w:r>
        <w:rPr>
          <w:sz w:val="24"/>
        </w:rPr>
        <w:t xml:space="preserve"> give important pieces of information, although grammatically the sentence </w:t>
      </w:r>
      <w:r>
        <w:rPr>
          <w:i/>
          <w:sz w:val="24"/>
        </w:rPr>
        <w:t>Professor Brown is leaving</w:t>
      </w:r>
      <w:r>
        <w:rPr>
          <w:sz w:val="24"/>
        </w:rPr>
        <w:t xml:space="preserve"> is complete.</w:t>
      </w:r>
    </w:p>
    <w:p>
      <w:pPr>
        <w:pStyle w:val="2"/>
        <w:suppressAutoHyphens w:val="false"/>
        <w:rPr/>
      </w:pPr>
      <w:r>
        <w:rPr/>
        <w:t>Adverbials are obligatory when the sentence structure demands one or when their absence changes the meaning of the verb. This is the case: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spacing w:val="60"/>
          <w:sz w:val="24"/>
        </w:rPr>
        <w:t>After the verbs</w:t>
      </w:r>
      <w:r>
        <w:rPr>
          <w:sz w:val="24"/>
        </w:rPr>
        <w:t xml:space="preserve"> </w:t>
      </w:r>
      <w:r>
        <w:rPr>
          <w:i/>
          <w:sz w:val="24"/>
        </w:rPr>
        <w:t>to behave, to act, to treat.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He behaved </w:t>
      </w:r>
      <w:r>
        <w:rPr>
          <w:i/>
          <w:sz w:val="24"/>
        </w:rPr>
        <w:t>bravely. *He behaved</w:t>
      </w:r>
      <w:r>
        <w:rPr>
          <w:sz w:val="24"/>
        </w:rPr>
        <w:t xml:space="preserve"> has no sense.</w:t>
      </w:r>
    </w:p>
    <w:p>
      <w:pPr>
        <w:pStyle w:val="Normal"/>
        <w:spacing w:lineRule="auto" w:line="240"/>
        <w:ind w:firstLine="284" w:start="284" w:end="0"/>
        <w:rPr/>
      </w:pPr>
      <w:r>
        <w:rPr>
          <w:sz w:val="24"/>
        </w:rPr>
        <w:t xml:space="preserve">The Murdstones treated David </w:t>
      </w:r>
      <w:r>
        <w:rPr>
          <w:i/>
          <w:sz w:val="24"/>
        </w:rPr>
        <w:t>cruelly. -</w:t>
      </w:r>
      <w:r>
        <w:rPr>
          <w:sz w:val="24"/>
          <w:lang w:val="ru-RU"/>
        </w:rPr>
        <w:t xml:space="preserve"> Мердстоны жестоко обращались с Давидом.</w:t>
      </w:r>
    </w:p>
    <w:p>
      <w:pPr>
        <w:pStyle w:val="Normal"/>
        <w:spacing w:lineRule="auto" w:line="240"/>
        <w:ind w:firstLine="284" w:start="284" w:end="0"/>
        <w:rPr/>
      </w:pPr>
      <w:r>
        <w:rPr>
          <w:i/>
          <w:sz w:val="24"/>
        </w:rPr>
        <w:t>The doctor treated David -</w:t>
      </w:r>
      <w:r>
        <w:rPr>
          <w:sz w:val="24"/>
          <w:lang w:val="ru-RU"/>
        </w:rPr>
        <w:t xml:space="preserve"> доктор лечил Давида.</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b) </w:t>
      </w:r>
      <w:r>
        <w:rPr>
          <w:spacing w:val="60"/>
          <w:sz w:val="24"/>
        </w:rPr>
        <w:t>After statal and durative verbs, such as</w:t>
      </w:r>
      <w:r>
        <w:rPr>
          <w:sz w:val="24"/>
        </w:rPr>
        <w:t xml:space="preserve"> </w:t>
      </w:r>
      <w:r>
        <w:rPr>
          <w:i/>
          <w:sz w:val="24"/>
        </w:rPr>
        <w:t>to live, to dwell, to wait, to last, to weigh.</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John lives </w:t>
      </w:r>
      <w:r>
        <w:rPr>
          <w:i/>
          <w:sz w:val="24"/>
        </w:rPr>
        <w:t>in London. (John lives</w:t>
      </w:r>
      <w:r>
        <w:rPr>
          <w:sz w:val="24"/>
        </w:rPr>
        <w:t xml:space="preserve"> has a different meaning: ‘</w:t>
      </w:r>
      <w:r>
        <w:rPr>
          <w:i/>
          <w:sz w:val="24"/>
        </w:rPr>
        <w:t xml:space="preserve">he exists’, ‘he is alive’.) </w:t>
      </w:r>
    </w:p>
    <w:p>
      <w:pPr>
        <w:pStyle w:val="Normal"/>
        <w:spacing w:lineRule="auto" w:line="240"/>
        <w:ind w:firstLine="284" w:start="284" w:end="0"/>
        <w:rPr/>
      </w:pPr>
      <w:r>
        <w:rPr>
          <w:sz w:val="24"/>
        </w:rPr>
        <w:t xml:space="preserve">The lecture lasted </w:t>
      </w:r>
      <w:r>
        <w:rPr>
          <w:i/>
          <w:sz w:val="24"/>
        </w:rPr>
        <w:t>two hours.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 </w:t>
      </w:r>
      <w:r>
        <w:rPr>
          <w:spacing w:val="60"/>
          <w:sz w:val="24"/>
        </w:rPr>
        <w:t>After transitive verbs implying direction, such as</w:t>
      </w:r>
      <w:r>
        <w:rPr>
          <w:sz w:val="24"/>
        </w:rPr>
        <w:t xml:space="preserve">  </w:t>
      </w:r>
      <w:r>
        <w:rPr>
          <w:i/>
          <w:sz w:val="24"/>
        </w:rPr>
        <w:t>to put, to take, to send.</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Put the book </w:t>
      </w:r>
      <w:r>
        <w:rPr>
          <w:i/>
          <w:sz w:val="24"/>
        </w:rPr>
        <w:t xml:space="preserve">on the shelf. </w:t>
      </w:r>
    </w:p>
    <w:p>
      <w:pPr>
        <w:pStyle w:val="Normal"/>
        <w:spacing w:lineRule="auto" w:line="240"/>
        <w:ind w:firstLine="284" w:start="284" w:end="0"/>
        <w:rPr/>
      </w:pPr>
      <w:r>
        <w:rPr>
          <w:sz w:val="24"/>
        </w:rPr>
        <w:t xml:space="preserve">Take these letters </w:t>
      </w:r>
      <w:r>
        <w:rPr>
          <w:i/>
          <w:sz w:val="24"/>
        </w:rPr>
        <w:t>to the post-office.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d) </w:t>
      </w:r>
      <w:r>
        <w:rPr>
          <w:spacing w:val="60"/>
          <w:sz w:val="24"/>
        </w:rPr>
        <w:t>After intransitive verbs of motion and position in space, such as</w:t>
      </w:r>
      <w:r>
        <w:rPr>
          <w:sz w:val="24"/>
        </w:rPr>
        <w:t xml:space="preserve"> </w:t>
      </w:r>
    </w:p>
    <w:p>
      <w:pPr>
        <w:pStyle w:val="Normal"/>
        <w:spacing w:lineRule="auto" w:line="240"/>
        <w:ind w:firstLine="284" w:end="0"/>
        <w:rPr>
          <w:i/>
          <w:i/>
          <w:sz w:val="24"/>
        </w:rPr>
      </w:pPr>
      <w:r>
        <w:rPr>
          <w:i/>
          <w:sz w:val="24"/>
        </w:rPr>
        <w:t xml:space="preserve">    </w:t>
      </w:r>
      <w:r>
        <w:rPr>
          <w:i/>
          <w:sz w:val="24"/>
        </w:rPr>
        <w:t>to come, to go, to arrive, to return, to step, to sit, to lie, to stand.</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Brett went </w:t>
      </w:r>
      <w:r>
        <w:rPr>
          <w:i/>
          <w:sz w:val="24"/>
        </w:rPr>
        <w:t xml:space="preserve">to the dressing-room. </w:t>
      </w:r>
    </w:p>
    <w:p>
      <w:pPr>
        <w:pStyle w:val="Normal"/>
        <w:spacing w:lineRule="auto" w:line="240"/>
        <w:ind w:firstLine="284" w:start="284" w:end="0"/>
        <w:rPr/>
      </w:pPr>
      <w:r>
        <w:rPr>
          <w:sz w:val="24"/>
        </w:rPr>
        <w:t xml:space="preserve">Robert was standing </w:t>
      </w:r>
      <w:r>
        <w:rPr>
          <w:i/>
          <w:sz w:val="24"/>
        </w:rPr>
        <w:t>at the window.</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absolute use of the above verbs, that is without adverbials, is possible if the speaker is interested in the process itself or if the use of an adverbial is unnecessary because of the situation.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too weak </w:t>
      </w:r>
      <w:r>
        <w:rPr>
          <w:i/>
          <w:sz w:val="24"/>
        </w:rPr>
        <w:t xml:space="preserve">to stand. </w:t>
      </w:r>
    </w:p>
    <w:p>
      <w:pPr>
        <w:pStyle w:val="Normal"/>
        <w:spacing w:lineRule="auto" w:line="240"/>
        <w:ind w:firstLine="284" w:start="284" w:end="0"/>
        <w:rPr/>
      </w:pPr>
      <w:r>
        <w:rPr>
          <w:sz w:val="24"/>
        </w:rPr>
        <w:t xml:space="preserve">Everybody </w:t>
      </w:r>
      <w:r>
        <w:rPr>
          <w:i/>
          <w:sz w:val="24"/>
        </w:rPr>
        <w:t>has come.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e) </w:t>
      </w:r>
      <w:r>
        <w:rPr>
          <w:spacing w:val="60"/>
          <w:sz w:val="24"/>
        </w:rPr>
        <w:t>When an adverbial influences the meaning of a verb form .</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I am going to the library </w:t>
      </w:r>
      <w:r>
        <w:rPr>
          <w:i/>
          <w:sz w:val="24"/>
        </w:rPr>
        <w:t>to-morrow,</w:t>
      </w:r>
      <w:r>
        <w:rPr>
          <w:sz w:val="24"/>
        </w:rPr>
        <w:t xml:space="preserve"> (‘am going’ denotes intention, not an action).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f) </w:t>
      </w:r>
      <w:r>
        <w:rPr>
          <w:spacing w:val="60"/>
          <w:sz w:val="24"/>
        </w:rPr>
        <w:t>When its absence changes the measing of the rest of the sentence.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Can you speak English </w:t>
      </w:r>
      <w:r>
        <w:rPr>
          <w:i/>
          <w:sz w:val="24"/>
        </w:rPr>
        <w:t xml:space="preserve">without making mistakes? </w:t>
      </w:r>
    </w:p>
    <w:p>
      <w:pPr>
        <w:pStyle w:val="Normal"/>
        <w:spacing w:lineRule="auto" w:line="240"/>
        <w:ind w:firstLine="284" w:start="284" w:end="0"/>
        <w:rPr/>
      </w:pPr>
      <w:r>
        <w:rPr>
          <w:sz w:val="24"/>
        </w:rPr>
        <w:t xml:space="preserve">I’ve never been there </w:t>
      </w:r>
      <w:r>
        <w:rPr>
          <w:i/>
          <w:sz w:val="24"/>
        </w:rPr>
        <w:t>since my childhood.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Non-obligatory adverbials are those which are not necessary for the structure of the sentence. They neither influence the meaning of the verb form, nor change the structure or the meaning of the rest of the sentence, no matter how important they are from the communicative viewpoint.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left the room </w:t>
      </w:r>
      <w:r>
        <w:rPr>
          <w:i/>
          <w:sz w:val="24"/>
        </w:rPr>
        <w:t xml:space="preserve">without saying a word. </w:t>
      </w:r>
    </w:p>
    <w:p>
      <w:pPr>
        <w:pStyle w:val="Normal"/>
        <w:spacing w:lineRule="auto" w:line="240"/>
        <w:ind w:firstLine="284" w:start="284" w:end="0"/>
        <w:rPr/>
      </w:pPr>
      <w:r>
        <w:rPr>
          <w:i/>
          <w:sz w:val="24"/>
        </w:rPr>
        <w:t>Before speaking</w:t>
      </w:r>
      <w:r>
        <w:rPr>
          <w:sz w:val="24"/>
        </w:rPr>
        <w:t xml:space="preserve"> he pressed the bell at his side.</w:t>
      </w:r>
    </w:p>
    <w:p>
      <w:pPr>
        <w:pStyle w:val="Normal"/>
        <w:spacing w:lineRule="auto" w:line="240"/>
        <w:ind w:firstLine="284" w:end="0"/>
        <w:rPr>
          <w:b/>
          <w:sz w:val="24"/>
        </w:rPr>
      </w:pPr>
      <w:r>
        <w:rPr>
          <w:b/>
          <w:sz w:val="24"/>
        </w:rPr>
      </w:r>
    </w:p>
    <w:p>
      <w:pPr>
        <w:pStyle w:val="Heading3"/>
        <w:rPr/>
      </w:pPr>
      <w:bookmarkStart w:id="123" w:name="__RefHeading___Toc5113062"/>
      <w:bookmarkEnd w:id="123"/>
      <w:r>
        <w:rPr/>
        <w:t>Detached adverbial modifiers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96.</w:t>
      </w:r>
      <w:r>
        <w:rPr>
          <w:sz w:val="24"/>
        </w:rPr>
        <w:t xml:space="preserve"> Detached adverbials being more loosely related to the modified parts of the sentence than non-detached adverbials are never obligatory. They are separated from the rest of the sentence by intonation in speaking and by commas in writing. Detachment of adverbials may be caused by various factors, the most important of which are their meaning, the form of expression, their extension, their position in the sentence, or the speaker’s desire for emphasis. Owing to their structure and meaning, absolute constructions are nearly always detached: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Wesley saw the boat, </w:t>
      </w:r>
      <w:r>
        <w:rPr>
          <w:i/>
          <w:sz w:val="24"/>
        </w:rPr>
        <w:t>its decks deserted.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Participial phrases as adverbials also tend to be detached.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then returned to her place, </w:t>
      </w:r>
      <w:r>
        <w:rPr>
          <w:i/>
          <w:sz w:val="24"/>
        </w:rPr>
        <w:t>not having spoken another word.</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Adverbials are detached when they</w:t>
      </w:r>
      <w:r>
        <w:rPr>
          <w:b/>
          <w:sz w:val="24"/>
        </w:rPr>
        <w:t xml:space="preserve"> </w:t>
      </w:r>
      <w:r>
        <w:rPr>
          <w:sz w:val="24"/>
        </w:rPr>
        <w:t>are placed m an unusual position, as in the following examples: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Like him,</w:t>
      </w:r>
      <w:r>
        <w:rPr>
          <w:sz w:val="24"/>
        </w:rPr>
        <w:t xml:space="preserve"> she saw danger in it.</w:t>
      </w:r>
    </w:p>
    <w:p>
      <w:pPr>
        <w:pStyle w:val="Normal"/>
        <w:spacing w:lineRule="auto" w:line="240"/>
        <w:ind w:firstLine="284" w:start="284" w:end="0"/>
        <w:rPr/>
      </w:pPr>
      <w:r>
        <w:rPr>
          <w:sz w:val="24"/>
        </w:rPr>
        <w:t xml:space="preserve">Randall, </w:t>
      </w:r>
      <w:r>
        <w:rPr>
          <w:i/>
          <w:sz w:val="24"/>
        </w:rPr>
        <w:t>for all his tiresomeness and badness,</w:t>
      </w:r>
      <w:r>
        <w:rPr>
          <w:sz w:val="24"/>
        </w:rPr>
        <w:t xml:space="preserve"> had always been her Randall.</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Any adverbial may be detached if the speaker wishes to emphasize its meaning.</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w:t>
      </w:r>
      <w:r>
        <w:rPr>
          <w:sz w:val="24"/>
        </w:rPr>
        <w:t xml:space="preserve">He was her father,” said Frances Wilmot, </w:t>
      </w:r>
      <w:r>
        <w:rPr>
          <w:i/>
          <w:sz w:val="24"/>
        </w:rPr>
        <w:t>gravely.</w:t>
      </w:r>
    </w:p>
    <w:p>
      <w:pPr>
        <w:pStyle w:val="Normal"/>
        <w:spacing w:lineRule="auto" w:line="240"/>
        <w:ind w:firstLine="284" w:end="0"/>
        <w:rPr>
          <w:b/>
          <w:i/>
          <w:i/>
          <w:sz w:val="24"/>
        </w:rPr>
      </w:pPr>
      <w:r>
        <w:rPr>
          <w:b/>
          <w:i/>
          <w:sz w:val="24"/>
        </w:rPr>
      </w:r>
    </w:p>
    <w:p>
      <w:pPr>
        <w:pStyle w:val="Heading3"/>
        <w:rPr/>
      </w:pPr>
      <w:bookmarkStart w:id="124" w:name="__RefHeading___Toc5113063"/>
      <w:bookmarkEnd w:id="124"/>
      <w:r>
        <w:rPr/>
        <w:t>Ways of expressing adverbial modifiers</w:t>
      </w:r>
    </w:p>
    <w:p>
      <w:pPr>
        <w:pStyle w:val="Normal"/>
        <w:spacing w:lineRule="auto" w:line="240"/>
        <w:ind w:firstLine="284" w:end="0"/>
        <w:rPr>
          <w:sz w:val="24"/>
        </w:rPr>
      </w:pPr>
      <w:r>
        <w:rPr>
          <w:sz w:val="24"/>
        </w:rPr>
      </w:r>
    </w:p>
    <w:p>
      <w:pPr>
        <w:pStyle w:val="Normal"/>
        <w:spacing w:lineRule="auto" w:line="240"/>
        <w:ind w:firstLine="284" w:end="0"/>
        <w:rPr/>
      </w:pPr>
      <w:r>
        <w:rPr>
          <w:b/>
          <w:sz w:val="24"/>
        </w:rPr>
        <w:t>§ 97.</w:t>
      </w:r>
      <w:r>
        <w:rPr>
          <w:sz w:val="24"/>
        </w:rPr>
        <w:t xml:space="preserve"> Adverbials are grouped according to their structure (ways of expression) and their meaning. There is no one-to-one correspondence between these two groupings, though we may observe certain tendencies in the ways of expressing this or that kind of adverbial modifier.</w:t>
      </w:r>
    </w:p>
    <w:p>
      <w:pPr>
        <w:pStyle w:val="2"/>
        <w:suppressAutoHyphens w:val="false"/>
        <w:rPr/>
      </w:pPr>
      <w:r>
        <w:rPr/>
        <w:t>An adverbial modifier may be expressed by: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An adverb (sometimes preceded by a preposition).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Jane sings </w:t>
      </w:r>
      <w:r>
        <w:rPr>
          <w:i/>
          <w:sz w:val="24"/>
        </w:rPr>
        <w:t xml:space="preserve">beautifully. </w:t>
      </w:r>
    </w:p>
    <w:p>
      <w:pPr>
        <w:pStyle w:val="Normal"/>
        <w:spacing w:lineRule="auto" w:line="240"/>
        <w:ind w:firstLine="284" w:start="284" w:end="0"/>
        <w:rPr/>
      </w:pPr>
      <w:r>
        <w:rPr>
          <w:sz w:val="24"/>
        </w:rPr>
        <w:t xml:space="preserve">George is </w:t>
      </w:r>
      <w:r>
        <w:rPr>
          <w:i/>
          <w:sz w:val="24"/>
        </w:rPr>
        <w:t>always</w:t>
      </w:r>
      <w:r>
        <w:rPr>
          <w:sz w:val="24"/>
        </w:rPr>
        <w:t xml:space="preserve"> busy. </w:t>
      </w:r>
    </w:p>
    <w:p>
      <w:pPr>
        <w:pStyle w:val="Normal"/>
        <w:spacing w:lineRule="auto" w:line="240"/>
        <w:ind w:firstLine="284" w:start="284" w:end="0"/>
        <w:rPr/>
      </w:pPr>
      <w:r>
        <w:rPr>
          <w:sz w:val="24"/>
        </w:rPr>
        <w:t xml:space="preserve">The ship sailed </w:t>
      </w:r>
      <w:r>
        <w:rPr>
          <w:i/>
          <w:sz w:val="24"/>
        </w:rPr>
        <w:t>east.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w:t>
      </w:r>
      <w:r>
        <w:rPr>
          <w:spacing w:val="60"/>
          <w:sz w:val="24"/>
        </w:rPr>
        <w:t>An adverbial phrase, with an adverb as headword.</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We met </w:t>
      </w:r>
      <w:r>
        <w:rPr>
          <w:i/>
          <w:sz w:val="24"/>
        </w:rPr>
        <w:t>ten years ago</w:t>
      </w:r>
      <w:r>
        <w:rPr>
          <w:sz w:val="24"/>
        </w:rPr>
        <w:t xml:space="preserve"> and parted </w:t>
      </w:r>
      <w:r>
        <w:rPr>
          <w:i/>
          <w:sz w:val="24"/>
        </w:rPr>
        <w:t xml:space="preserve">two years later. </w:t>
      </w:r>
    </w:p>
    <w:p>
      <w:pPr>
        <w:pStyle w:val="Normal"/>
        <w:spacing w:lineRule="auto" w:line="240"/>
        <w:ind w:firstLine="284" w:start="284" w:end="0"/>
        <w:rPr/>
      </w:pPr>
      <w:r>
        <w:rPr>
          <w:sz w:val="24"/>
        </w:rPr>
        <w:t xml:space="preserve">They worked </w:t>
      </w:r>
      <w:r>
        <w:rPr>
          <w:i/>
          <w:sz w:val="24"/>
        </w:rPr>
        <w:t>till late at night.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w:t>
      </w:r>
      <w:r>
        <w:rPr>
          <w:spacing w:val="60"/>
          <w:sz w:val="24"/>
        </w:rPr>
        <w:t>A noun, pronoun</w:t>
      </w:r>
      <w:r>
        <w:rPr>
          <w:b/>
          <w:spacing w:val="60"/>
          <w:sz w:val="24"/>
        </w:rPr>
        <w:t xml:space="preserve"> </w:t>
      </w:r>
      <w:r>
        <w:rPr>
          <w:spacing w:val="60"/>
          <w:sz w:val="24"/>
        </w:rPr>
        <w:t>or numeral preceded by a preposition or prepositional nominal phrase.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A dim light was burning in the archway </w:t>
      </w:r>
      <w:r>
        <w:rPr>
          <w:i/>
          <w:sz w:val="24"/>
        </w:rPr>
        <w:t>under the inner gate.</w:t>
      </w:r>
    </w:p>
    <w:p>
      <w:pPr>
        <w:pStyle w:val="Normal"/>
        <w:spacing w:lineRule="auto" w:line="240"/>
        <w:ind w:firstLine="284" w:start="284" w:end="0"/>
        <w:rPr/>
      </w:pPr>
      <w:r>
        <w:rPr>
          <w:i/>
          <w:sz w:val="24"/>
        </w:rPr>
        <w:t>Beyond it</w:t>
      </w:r>
      <w:r>
        <w:rPr>
          <w:sz w:val="24"/>
        </w:rPr>
        <w:t xml:space="preserve"> Mr Watson could see the outer gate.</w:t>
      </w:r>
    </w:p>
    <w:p>
      <w:pPr>
        <w:pStyle w:val="Normal"/>
        <w:spacing w:lineRule="auto" w:line="240"/>
        <w:ind w:firstLine="284" w:start="284" w:end="0"/>
        <w:rPr/>
      </w:pPr>
      <w:r>
        <w:rPr>
          <w:i/>
          <w:sz w:val="24"/>
        </w:rPr>
        <w:t>Behind him</w:t>
      </w:r>
      <w:r>
        <w:rPr>
          <w:sz w:val="24"/>
        </w:rPr>
        <w:t xml:space="preserve"> he could hear Kirstie sobbing.</w:t>
      </w:r>
    </w:p>
    <w:p>
      <w:pPr>
        <w:pStyle w:val="Normal"/>
        <w:spacing w:lineRule="auto" w:line="240"/>
        <w:ind w:firstLine="284" w:start="284" w:end="0"/>
        <w:rPr/>
      </w:pPr>
      <w:r>
        <w:rPr>
          <w:sz w:val="24"/>
        </w:rPr>
        <w:t xml:space="preserve">We met </w:t>
      </w:r>
      <w:r>
        <w:rPr>
          <w:i/>
          <w:sz w:val="24"/>
        </w:rPr>
        <w:t>in 1975.</w:t>
      </w:r>
    </w:p>
    <w:p>
      <w:pPr>
        <w:pStyle w:val="Normal"/>
        <w:spacing w:lineRule="auto" w:line="240"/>
        <w:ind w:firstLine="284" w:start="284" w:end="0"/>
        <w:rPr/>
      </w:pPr>
      <w:r>
        <w:rPr>
          <w:sz w:val="24"/>
        </w:rPr>
        <w:t xml:space="preserve">Classes begin </w:t>
      </w:r>
      <w:r>
        <w:rPr>
          <w:i/>
          <w:sz w:val="24"/>
        </w:rPr>
        <w:t>on the first of September.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4. </w:t>
      </w:r>
      <w:r>
        <w:rPr>
          <w:spacing w:val="60"/>
          <w:sz w:val="24"/>
        </w:rPr>
        <w:t>A noun without a preposition or a non-preposi</w:t>
        <w:softHyphen/>
        <w:t>tional noun phrase</w:t>
      </w:r>
      <w:r>
        <w:rPr>
          <w:sz w:val="24"/>
        </w:rPr>
        <w:t xml:space="preserve">, the latter usually containing such words as </w:t>
      </w:r>
      <w:r>
        <w:rPr>
          <w:i/>
          <w:sz w:val="24"/>
        </w:rPr>
        <w:t>this, that, every, last, next.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Wait </w:t>
      </w:r>
      <w:r>
        <w:rPr>
          <w:i/>
          <w:sz w:val="24"/>
        </w:rPr>
        <w:t>a minute!</w:t>
      </w:r>
    </w:p>
    <w:p>
      <w:pPr>
        <w:pStyle w:val="Normal"/>
        <w:spacing w:lineRule="auto" w:line="240"/>
        <w:ind w:firstLine="284" w:start="284" w:end="0"/>
        <w:rPr/>
      </w:pPr>
      <w:r>
        <w:rPr>
          <w:sz w:val="24"/>
        </w:rPr>
        <w:t xml:space="preserve">Come </w:t>
      </w:r>
      <w:r>
        <w:rPr>
          <w:i/>
          <w:sz w:val="24"/>
        </w:rPr>
        <w:t>this way,</w:t>
      </w:r>
      <w:r>
        <w:rPr>
          <w:sz w:val="24"/>
        </w:rPr>
        <w:t xml:space="preserve"> please.</w:t>
      </w:r>
    </w:p>
    <w:p>
      <w:pPr>
        <w:pStyle w:val="Normal"/>
        <w:spacing w:lineRule="auto" w:line="240"/>
        <w:ind w:firstLine="284" w:start="284" w:end="0"/>
        <w:rPr/>
      </w:pPr>
      <w:r>
        <w:rPr>
          <w:sz w:val="24"/>
        </w:rPr>
        <w:t xml:space="preserve">We meet </w:t>
      </w:r>
      <w:r>
        <w:rPr>
          <w:i/>
          <w:sz w:val="24"/>
        </w:rPr>
        <w:t>every day.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5. </w:t>
      </w:r>
      <w:r>
        <w:rPr>
          <w:spacing w:val="60"/>
          <w:sz w:val="24"/>
        </w:rPr>
        <w:t>A non-finite verb form:</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sz w:val="24"/>
        </w:rPr>
      </w:pPr>
      <w:r>
        <w:rPr>
          <w:sz w:val="24"/>
        </w:rPr>
        <w:t>a) a gerund or a gerundial phrase.</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Remember to open the window </w:t>
      </w:r>
      <w:r>
        <w:rPr>
          <w:i/>
          <w:sz w:val="24"/>
        </w:rPr>
        <w:t>before doing your morning exercises.</w:t>
      </w:r>
    </w:p>
    <w:p>
      <w:pPr>
        <w:pStyle w:val="Normal"/>
        <w:spacing w:lineRule="auto" w:line="240"/>
        <w:ind w:firstLine="284" w:start="568" w:end="0"/>
        <w:rPr/>
      </w:pPr>
      <w:r>
        <w:rPr>
          <w:sz w:val="24"/>
        </w:rPr>
        <w:t xml:space="preserve">One day, </w:t>
      </w:r>
      <w:r>
        <w:rPr>
          <w:i/>
          <w:sz w:val="24"/>
        </w:rPr>
        <w:t>on returning to his hotel,</w:t>
      </w:r>
      <w:r>
        <w:rPr>
          <w:sz w:val="24"/>
        </w:rPr>
        <w:t xml:space="preserve"> he found a note in his room.</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b) </w:t>
      </w:r>
      <w:r>
        <w:rPr>
          <w:spacing w:val="60"/>
          <w:sz w:val="24"/>
        </w:rPr>
        <w:t>an infinitive or an infinitive phrase.</w:t>
      </w:r>
    </w:p>
    <w:p>
      <w:pPr>
        <w:pStyle w:val="Normal"/>
        <w:spacing w:lineRule="auto" w:line="240"/>
        <w:ind w:firstLine="284" w:start="284" w:end="0"/>
        <w:rPr>
          <w:spacing w:val="60"/>
          <w:sz w:val="24"/>
        </w:rPr>
      </w:pPr>
      <w:r>
        <w:rPr>
          <w:spacing w:val="60"/>
          <w:sz w:val="24"/>
        </w:rPr>
      </w:r>
    </w:p>
    <w:p>
      <w:pPr>
        <w:pStyle w:val="Normal"/>
        <w:spacing w:lineRule="auto" w:line="240"/>
        <w:ind w:firstLine="284" w:start="568" w:end="0"/>
        <w:rPr/>
      </w:pPr>
      <w:r>
        <w:rPr>
          <w:sz w:val="24"/>
        </w:rPr>
        <w:t xml:space="preserve">The problem is too difficult </w:t>
      </w:r>
      <w:r>
        <w:rPr>
          <w:i/>
          <w:sz w:val="24"/>
        </w:rPr>
        <w:t xml:space="preserve">to solve. </w:t>
      </w:r>
    </w:p>
    <w:p>
      <w:pPr>
        <w:pStyle w:val="Normal"/>
        <w:spacing w:lineRule="auto" w:line="240"/>
        <w:ind w:firstLine="284" w:start="568" w:end="0"/>
        <w:rPr/>
      </w:pPr>
      <w:r>
        <w:rPr>
          <w:sz w:val="24"/>
        </w:rPr>
        <w:t xml:space="preserve">We’ve come here </w:t>
      </w:r>
      <w:r>
        <w:rPr>
          <w:i/>
          <w:sz w:val="24"/>
        </w:rPr>
        <w:t>to ask you a favour.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c) </w:t>
      </w:r>
      <w:r>
        <w:rPr>
          <w:spacing w:val="60"/>
          <w:sz w:val="24"/>
        </w:rPr>
        <w:t>a participle or a participial phrase.</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568" w:end="0"/>
        <w:rPr/>
      </w:pPr>
      <w:r>
        <w:rPr>
          <w:i/>
          <w:sz w:val="24"/>
        </w:rPr>
        <w:t>Sighing,</w:t>
      </w:r>
      <w:r>
        <w:rPr>
          <w:sz w:val="24"/>
        </w:rPr>
        <w:t xml:space="preserve"> Betty returned to the kitchen. </w:t>
      </w:r>
    </w:p>
    <w:p>
      <w:pPr>
        <w:pStyle w:val="Normal"/>
        <w:spacing w:lineRule="auto" w:line="240"/>
        <w:ind w:firstLine="284" w:start="568" w:end="0"/>
        <w:rPr/>
      </w:pPr>
      <w:r>
        <w:rPr>
          <w:i/>
          <w:sz w:val="24"/>
        </w:rPr>
        <w:t>Pounding the house,</w:t>
      </w:r>
      <w:r>
        <w:rPr>
          <w:sz w:val="24"/>
        </w:rPr>
        <w:t xml:space="preserve"> they entered a quiet, walled garden.</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6. A predicative complex:</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w:t>
      </w:r>
      <w:r>
        <w:rPr>
          <w:spacing w:val="60"/>
          <w:sz w:val="24"/>
        </w:rPr>
        <w:t xml:space="preserve">a gerundial construction. </w:t>
      </w:r>
    </w:p>
    <w:p>
      <w:pPr>
        <w:pStyle w:val="Normal"/>
        <w:spacing w:lineRule="auto" w:line="240"/>
        <w:ind w:firstLine="284" w:start="284" w:end="0"/>
        <w:rPr>
          <w:spacing w:val="60"/>
          <w:sz w:val="24"/>
        </w:rPr>
      </w:pPr>
      <w:r>
        <w:rPr>
          <w:spacing w:val="60"/>
          <w:sz w:val="24"/>
        </w:rPr>
      </w:r>
    </w:p>
    <w:p>
      <w:pPr>
        <w:pStyle w:val="Normal"/>
        <w:spacing w:lineRule="auto" w:line="240"/>
        <w:ind w:firstLine="284" w:start="568" w:end="0"/>
        <w:rPr/>
      </w:pPr>
      <w:r>
        <w:rPr>
          <w:sz w:val="24"/>
        </w:rPr>
        <w:t xml:space="preserve">Are you angry </w:t>
      </w:r>
      <w:r>
        <w:rPr>
          <w:i/>
          <w:sz w:val="24"/>
        </w:rPr>
        <w:t>because of my being late?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w:t>
      </w:r>
      <w:r>
        <w:rPr>
          <w:spacing w:val="60"/>
          <w:sz w:val="24"/>
        </w:rPr>
        <w:t xml:space="preserve">a for-to-infinitive construction. </w:t>
      </w:r>
    </w:p>
    <w:p>
      <w:pPr>
        <w:pStyle w:val="Normal"/>
        <w:spacing w:lineRule="auto" w:line="240"/>
        <w:ind w:firstLine="284" w:start="284" w:end="0"/>
        <w:rPr>
          <w:spacing w:val="60"/>
          <w:sz w:val="24"/>
        </w:rPr>
      </w:pPr>
      <w:r>
        <w:rPr>
          <w:spacing w:val="60"/>
          <w:sz w:val="24"/>
        </w:rPr>
      </w:r>
    </w:p>
    <w:p>
      <w:pPr>
        <w:pStyle w:val="Normal"/>
        <w:spacing w:lineRule="auto" w:line="240"/>
        <w:ind w:firstLine="284" w:start="568" w:end="0"/>
        <w:rPr/>
      </w:pPr>
      <w:r>
        <w:rPr>
          <w:sz w:val="24"/>
        </w:rPr>
        <w:t xml:space="preserve">The problem is too difficult </w:t>
      </w:r>
      <w:r>
        <w:rPr>
          <w:i/>
          <w:sz w:val="24"/>
        </w:rPr>
        <w:t>for a child to solve.</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c) </w:t>
      </w:r>
      <w:r>
        <w:rPr>
          <w:spacing w:val="60"/>
          <w:sz w:val="24"/>
        </w:rPr>
        <w:t>a non-prepositional or prepositional absolute construction.</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568" w:end="0"/>
        <w:rPr/>
      </w:pPr>
      <w:r>
        <w:rPr>
          <w:i/>
          <w:sz w:val="24"/>
        </w:rPr>
        <w:t>The meal over,</w:t>
      </w:r>
      <w:r>
        <w:rPr>
          <w:sz w:val="24"/>
        </w:rPr>
        <w:t xml:space="preserve"> they went to the fuel store. </w:t>
      </w:r>
    </w:p>
    <w:p>
      <w:pPr>
        <w:pStyle w:val="Normal"/>
        <w:spacing w:lineRule="auto" w:line="240"/>
        <w:ind w:firstLine="284" w:start="568" w:end="0"/>
        <w:rPr/>
      </w:pPr>
      <w:r>
        <w:rPr>
          <w:i/>
          <w:sz w:val="24"/>
        </w:rPr>
        <w:t>There having been no rain,</w:t>
      </w:r>
      <w:r>
        <w:rPr>
          <w:sz w:val="24"/>
        </w:rPr>
        <w:t xml:space="preserve"> the earth was dry. </w:t>
      </w:r>
    </w:p>
    <w:p>
      <w:pPr>
        <w:pStyle w:val="Normal"/>
        <w:spacing w:lineRule="auto" w:line="240"/>
        <w:ind w:firstLine="284" w:start="568" w:end="0"/>
        <w:rPr/>
      </w:pPr>
      <w:r>
        <w:rPr>
          <w:i/>
          <w:sz w:val="24"/>
        </w:rPr>
        <w:t>Earphones on,</w:t>
      </w:r>
      <w:r>
        <w:rPr>
          <w:sz w:val="24"/>
        </w:rPr>
        <w:t xml:space="preserve"> Fred sat alone in Ivor’s room. </w:t>
      </w:r>
    </w:p>
    <w:p>
      <w:pPr>
        <w:pStyle w:val="Normal"/>
        <w:spacing w:lineRule="auto" w:line="240"/>
        <w:ind w:firstLine="284" w:start="568" w:end="0"/>
        <w:rPr/>
      </w:pPr>
      <w:r>
        <w:rPr>
          <w:sz w:val="24"/>
        </w:rPr>
        <w:t xml:space="preserve">I don’t want to quarrel </w:t>
      </w:r>
      <w:r>
        <w:rPr>
          <w:i/>
          <w:sz w:val="24"/>
        </w:rPr>
        <w:t>with the children listening.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7. </w:t>
      </w:r>
      <w:r>
        <w:rPr>
          <w:spacing w:val="60"/>
          <w:sz w:val="24"/>
        </w:rPr>
        <w:t>An adjective, an adverb, a participle,</w:t>
      </w:r>
      <w:r>
        <w:rPr>
          <w:b/>
          <w:spacing w:val="60"/>
          <w:sz w:val="24"/>
        </w:rPr>
        <w:t xml:space="preserve"> </w:t>
      </w:r>
      <w:r>
        <w:rPr>
          <w:spacing w:val="60"/>
          <w:sz w:val="24"/>
        </w:rPr>
        <w:t>a noun, a</w:t>
      </w:r>
      <w:r>
        <w:rPr>
          <w:b/>
          <w:spacing w:val="60"/>
          <w:sz w:val="24"/>
        </w:rPr>
        <w:t xml:space="preserve"> </w:t>
      </w:r>
      <w:r>
        <w:rPr>
          <w:spacing w:val="60"/>
          <w:sz w:val="24"/>
        </w:rPr>
        <w:t>prepositional phrase, an infinitive, an infinitive or participial phrase introduced by a conjunction.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I’ll come earlier </w:t>
      </w:r>
      <w:r>
        <w:rPr>
          <w:i/>
          <w:sz w:val="24"/>
        </w:rPr>
        <w:t>if necessary.</w:t>
      </w:r>
    </w:p>
    <w:p>
      <w:pPr>
        <w:pStyle w:val="Normal"/>
        <w:spacing w:lineRule="auto" w:line="240"/>
        <w:ind w:firstLine="284" w:start="284" w:end="0"/>
        <w:rPr/>
      </w:pPr>
      <w:r>
        <w:rPr>
          <w:sz w:val="24"/>
        </w:rPr>
        <w:t xml:space="preserve">Her conduct </w:t>
      </w:r>
      <w:r>
        <w:rPr>
          <w:i/>
          <w:sz w:val="24"/>
        </w:rPr>
        <w:t>when there</w:t>
      </w:r>
      <w:r>
        <w:rPr>
          <w:sz w:val="24"/>
        </w:rPr>
        <w:t xml:space="preserve"> was most unaccountable.</w:t>
      </w:r>
    </w:p>
    <w:p>
      <w:pPr>
        <w:pStyle w:val="Normal"/>
        <w:spacing w:lineRule="auto" w:line="240"/>
        <w:ind w:firstLine="284" w:start="284" w:end="0"/>
        <w:rPr/>
      </w:pPr>
      <w:r>
        <w:rPr>
          <w:i/>
          <w:sz w:val="24"/>
        </w:rPr>
        <w:t>When argued with,</w:t>
      </w:r>
      <w:r>
        <w:rPr>
          <w:sz w:val="24"/>
        </w:rPr>
        <w:t xml:space="preserve"> Ida had one answer.</w:t>
      </w:r>
    </w:p>
    <w:p>
      <w:pPr>
        <w:pStyle w:val="Normal"/>
        <w:spacing w:lineRule="auto" w:line="240"/>
        <w:ind w:firstLine="284" w:start="284" w:end="0"/>
        <w:rPr/>
      </w:pPr>
      <w:r>
        <w:rPr>
          <w:i/>
          <w:sz w:val="24"/>
        </w:rPr>
        <w:t>As a little girl</w:t>
      </w:r>
      <w:r>
        <w:rPr>
          <w:sz w:val="24"/>
        </w:rPr>
        <w:t xml:space="preserve"> she used to make daisy-chains.</w:t>
      </w:r>
    </w:p>
    <w:p>
      <w:pPr>
        <w:pStyle w:val="Normal"/>
        <w:spacing w:lineRule="auto" w:line="240"/>
        <w:ind w:firstLine="284" w:start="284" w:end="0"/>
        <w:rPr/>
      </w:pPr>
      <w:r>
        <w:rPr>
          <w:sz w:val="24"/>
        </w:rPr>
        <w:t xml:space="preserve">I began to wonder whether he'd manage to give an interview </w:t>
      </w:r>
      <w:r>
        <w:rPr>
          <w:i/>
          <w:sz w:val="24"/>
        </w:rPr>
        <w:t>while still in his right mind.</w:t>
      </w:r>
    </w:p>
    <w:p>
      <w:pPr>
        <w:pStyle w:val="Normal"/>
        <w:spacing w:lineRule="auto" w:line="240"/>
        <w:ind w:firstLine="284" w:start="284" w:end="0"/>
        <w:rPr/>
      </w:pPr>
      <w:r>
        <w:rPr>
          <w:sz w:val="24"/>
        </w:rPr>
        <w:t xml:space="preserve">He quickly did this, and </w:t>
      </w:r>
      <w:r>
        <w:rPr>
          <w:i/>
          <w:sz w:val="24"/>
        </w:rPr>
        <w:t>while doing it</w:t>
      </w:r>
      <w:r>
        <w:rPr>
          <w:sz w:val="24"/>
        </w:rPr>
        <w:t xml:space="preserve"> dropped his umbrella.</w:t>
      </w:r>
    </w:p>
    <w:p>
      <w:pPr>
        <w:pStyle w:val="Normal"/>
        <w:spacing w:lineRule="auto" w:line="240"/>
        <w:ind w:firstLine="284" w:start="284" w:end="0"/>
        <w:rPr/>
      </w:pPr>
      <w:r>
        <w:rPr>
          <w:i/>
          <w:sz w:val="24"/>
        </w:rPr>
        <w:t>As if to bring matters to a focus,</w:t>
      </w:r>
      <w:r>
        <w:rPr>
          <w:sz w:val="24"/>
        </w:rPr>
        <w:t xml:space="preserve"> Tess’s father was heard approaching at that moment.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8. </w:t>
      </w:r>
      <w:r>
        <w:rPr>
          <w:spacing w:val="60"/>
          <w:sz w:val="24"/>
        </w:rPr>
        <w:t>A Clause (as part of a complex sentence).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Won’t you stay </w:t>
      </w:r>
      <w:r>
        <w:rPr>
          <w:i/>
          <w:sz w:val="24"/>
        </w:rPr>
        <w:t>till</w:t>
      </w:r>
      <w:r>
        <w:rPr>
          <w:sz w:val="24"/>
        </w:rPr>
        <w:t xml:space="preserve"> </w:t>
      </w:r>
      <w:r>
        <w:rPr>
          <w:i/>
          <w:sz w:val="24"/>
        </w:rPr>
        <w:t xml:space="preserve">the rain stops? </w:t>
      </w:r>
    </w:p>
    <w:p>
      <w:pPr>
        <w:pStyle w:val="Normal"/>
        <w:spacing w:lineRule="auto" w:line="240"/>
        <w:ind w:firstLine="284" w:start="284" w:end="0"/>
        <w:rPr/>
      </w:pPr>
      <w:r>
        <w:rPr>
          <w:sz w:val="24"/>
        </w:rPr>
        <w:t xml:space="preserve">We stayed at home </w:t>
      </w:r>
      <w:r>
        <w:rPr>
          <w:i/>
          <w:sz w:val="24"/>
        </w:rPr>
        <w:t>because it rained.</w:t>
      </w:r>
    </w:p>
    <w:p>
      <w:pPr>
        <w:pStyle w:val="Normal"/>
        <w:spacing w:lineRule="auto" w:line="240"/>
        <w:ind w:firstLine="284" w:end="0"/>
        <w:rPr>
          <w:b/>
          <w:i/>
          <w:i/>
          <w:sz w:val="24"/>
        </w:rPr>
      </w:pPr>
      <w:r>
        <w:rPr>
          <w:b/>
          <w:i/>
          <w:sz w:val="24"/>
        </w:rPr>
      </w:r>
    </w:p>
    <w:p>
      <w:pPr>
        <w:pStyle w:val="Heading3"/>
        <w:rPr/>
      </w:pPr>
      <w:bookmarkStart w:id="125" w:name="__RefHeading___Toc5113064"/>
      <w:bookmarkEnd w:id="125"/>
      <w:r>
        <w:rPr/>
        <w:t>Structural classification of the adverbial modifier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98.</w:t>
      </w:r>
      <w:r>
        <w:rPr>
          <w:sz w:val="24"/>
        </w:rPr>
        <w:t xml:space="preserve"> From the point of view of its structure the adverbial modifier, may be </w:t>
      </w:r>
      <w:r>
        <w:rPr>
          <w:i/>
          <w:sz w:val="24"/>
        </w:rPr>
        <w:t>simple, phrasal, complex, clausal.</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We started </w:t>
      </w:r>
      <w:r>
        <w:rPr>
          <w:i/>
          <w:sz w:val="24"/>
        </w:rPr>
        <w:t>early.</w:t>
      </w:r>
    </w:p>
    <w:p>
      <w:pPr>
        <w:pStyle w:val="Normal"/>
        <w:spacing w:lineRule="auto" w:line="240"/>
        <w:ind w:firstLine="284" w:start="284" w:end="0"/>
        <w:rPr/>
      </w:pPr>
      <w:r>
        <w:rPr>
          <w:sz w:val="24"/>
        </w:rPr>
        <w:t xml:space="preserve">We started </w:t>
      </w:r>
      <w:r>
        <w:rPr>
          <w:i/>
          <w:sz w:val="24"/>
        </w:rPr>
        <w:t>at five in the morning.</w:t>
      </w:r>
    </w:p>
    <w:p>
      <w:pPr>
        <w:pStyle w:val="Normal"/>
        <w:spacing w:lineRule="auto" w:line="240"/>
        <w:ind w:firstLine="284" w:start="284" w:end="0"/>
        <w:rPr/>
      </w:pPr>
      <w:r>
        <w:rPr>
          <w:sz w:val="24"/>
        </w:rPr>
        <w:t xml:space="preserve">John sat </w:t>
      </w:r>
      <w:r>
        <w:rPr>
          <w:i/>
          <w:sz w:val="24"/>
        </w:rPr>
        <w:t>with his elbows on the table and his hands clasped.</w:t>
      </w:r>
    </w:p>
    <w:p>
      <w:pPr>
        <w:pStyle w:val="Normal"/>
        <w:spacing w:lineRule="auto" w:line="240"/>
        <w:ind w:firstLine="284" w:start="284" w:end="0"/>
        <w:rPr/>
      </w:pPr>
      <w:r>
        <w:rPr>
          <w:i/>
          <w:sz w:val="24"/>
        </w:rPr>
        <w:t>When the cat is away,</w:t>
      </w:r>
      <w:r>
        <w:rPr>
          <w:sz w:val="24"/>
        </w:rPr>
        <w:t xml:space="preserve"> the mice will play.</w:t>
      </w:r>
    </w:p>
    <w:p>
      <w:pPr>
        <w:pStyle w:val="Normal"/>
        <w:spacing w:lineRule="auto" w:line="240"/>
        <w:ind w:firstLine="284" w:end="0"/>
        <w:rPr>
          <w:b/>
          <w:sz w:val="24"/>
        </w:rPr>
      </w:pPr>
      <w:r>
        <w:rPr>
          <w:b/>
          <w:sz w:val="24"/>
        </w:rPr>
      </w:r>
    </w:p>
    <w:p>
      <w:pPr>
        <w:pStyle w:val="Heading3"/>
        <w:rPr/>
      </w:pPr>
      <w:bookmarkStart w:id="126" w:name="__RefHeading___Toc5113065"/>
      <w:bookmarkEnd w:id="126"/>
      <w:r>
        <w:rPr/>
        <w:t>Semantic characteristics of the adverbial modifier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99.</w:t>
      </w:r>
      <w:r>
        <w:rPr>
          <w:sz w:val="24"/>
        </w:rPr>
        <w:t xml:space="preserve"> Semantically adverbials denote </w:t>
      </w:r>
      <w:r>
        <w:rPr>
          <w:i/>
          <w:sz w:val="24"/>
        </w:rPr>
        <w:t>place, time, manner, cause, purpose, result, condition, concession, attendant circumstances, comparison, degree, measure, exception,</w:t>
      </w:r>
      <w:r>
        <w:rPr>
          <w:sz w:val="24"/>
        </w:rPr>
        <w:t xml:space="preserve"> thus forming semantic classes, such as adverbials of place, time, etc.</w:t>
      </w:r>
    </w:p>
    <w:p>
      <w:pPr>
        <w:pStyle w:val="Normal"/>
        <w:spacing w:lineRule="auto" w:line="240"/>
        <w:ind w:firstLine="284" w:end="0"/>
        <w:rPr/>
      </w:pPr>
      <w:r>
        <w:rPr>
          <w:sz w:val="24"/>
        </w:rPr>
        <w:t xml:space="preserve">The semantic class of an adverbial may be identified </w:t>
      </w:r>
      <w:r>
        <w:rPr>
          <w:i/>
          <w:sz w:val="24"/>
        </w:rPr>
        <w:t>directly</w:t>
      </w:r>
      <w:r>
        <w:rPr>
          <w:sz w:val="24"/>
        </w:rPr>
        <w:t xml:space="preserve"> (absolutely) or </w:t>
      </w:r>
      <w:r>
        <w:rPr>
          <w:i/>
          <w:sz w:val="24"/>
        </w:rPr>
        <w:t>indirectly</w:t>
      </w:r>
      <w:r>
        <w:rPr>
          <w:sz w:val="24"/>
        </w:rPr>
        <w:t xml:space="preserve"> (relatively). It is identified directly by lexical meaning of the word or phrase used as an adverbial,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saw him </w:t>
      </w:r>
      <w:r>
        <w:rPr>
          <w:i/>
          <w:sz w:val="24"/>
        </w:rPr>
        <w:t>yesterday.</w:t>
      </w:r>
      <w:r>
        <w:rPr>
          <w:sz w:val="24"/>
        </w:rPr>
        <w:t xml:space="preserve"> (time) </w:t>
      </w:r>
    </w:p>
    <w:p>
      <w:pPr>
        <w:pStyle w:val="Normal"/>
        <w:spacing w:lineRule="auto" w:line="240"/>
        <w:ind w:firstLine="284" w:start="284" w:end="0"/>
        <w:rPr/>
      </w:pPr>
      <w:r>
        <w:rPr>
          <w:sz w:val="24"/>
        </w:rPr>
        <w:t xml:space="preserve">She spoke </w:t>
      </w:r>
      <w:r>
        <w:rPr>
          <w:i/>
          <w:sz w:val="24"/>
        </w:rPr>
        <w:t xml:space="preserve">in a loud voice. </w:t>
      </w:r>
      <w:r>
        <w:rPr>
          <w:sz w:val="24"/>
        </w:rPr>
        <w:t>(manner)</w:t>
      </w:r>
    </w:p>
    <w:p>
      <w:pPr>
        <w:pStyle w:val="Normal"/>
        <w:spacing w:lineRule="auto" w:line="240"/>
        <w:ind w:firstLine="284" w:end="0"/>
        <w:rPr>
          <w:sz w:val="24"/>
        </w:rPr>
      </w:pPr>
      <w:r>
        <w:rPr>
          <w:sz w:val="24"/>
        </w:rPr>
      </w:r>
    </w:p>
    <w:p>
      <w:pPr>
        <w:pStyle w:val="Normal"/>
        <w:spacing w:lineRule="auto" w:line="240"/>
        <w:ind w:firstLine="284" w:end="0"/>
        <w:rPr/>
      </w:pPr>
      <w:r>
        <w:rPr>
          <w:sz w:val="24"/>
        </w:rPr>
        <w:t>In other cases the semantic type is identified relatively, that is, only through the relationship of the adverbial to the modified part of the sentence, as is often the case with participles, infinitives, and some preposi</w:t>
        <w:softHyphen/>
        <w:t xml:space="preserve">tional phrases. Thus the phrase </w:t>
      </w:r>
      <w:r>
        <w:rPr>
          <w:i/>
          <w:sz w:val="24"/>
        </w:rPr>
        <w:t>with fear</w:t>
      </w:r>
      <w:r>
        <w:rPr>
          <w:sz w:val="24"/>
        </w:rPr>
        <w:t xml:space="preserve"> functions as an adverbial of manner in the sentence </w:t>
      </w:r>
      <w:r>
        <w:rPr>
          <w:i/>
          <w:sz w:val="24"/>
        </w:rPr>
        <w:t>She spoke with fear</w:t>
      </w:r>
      <w:r>
        <w:rPr>
          <w:sz w:val="24"/>
        </w:rPr>
        <w:t xml:space="preserve"> and as an adverbial of reason in the sentence </w:t>
      </w:r>
      <w:r>
        <w:rPr>
          <w:i/>
          <w:sz w:val="24"/>
        </w:rPr>
        <w:t>She shook with fear.</w:t>
      </w:r>
      <w:r>
        <w:rPr>
          <w:sz w:val="24"/>
        </w:rPr>
        <w:t xml:space="preserve"> The phrase </w:t>
      </w:r>
      <w:r>
        <w:rPr>
          <w:i/>
          <w:sz w:val="24"/>
        </w:rPr>
        <w:t>Walking along the track to Buckmaster’s</w:t>
      </w:r>
      <w:r>
        <w:rPr>
          <w:sz w:val="24"/>
        </w:rPr>
        <w:t xml:space="preserve"> denotes motion in some direction, but in the sentence </w:t>
      </w:r>
      <w:r>
        <w:rPr>
          <w:i/>
          <w:sz w:val="24"/>
        </w:rPr>
        <w:t>Walk</w:t>
        <w:softHyphen/>
        <w:t>ing along the track towards Buckmaster’s Bowen burst into song</w:t>
      </w:r>
      <w:r>
        <w:rPr>
          <w:sz w:val="24"/>
        </w:rPr>
        <w:t xml:space="preserve"> it acquires temporal meaning and serves as an adverbial of time.</w:t>
      </w:r>
    </w:p>
    <w:p>
      <w:pPr>
        <w:pStyle w:val="Normal"/>
        <w:spacing w:lineRule="auto" w:line="240"/>
        <w:ind w:firstLine="284" w:end="0"/>
        <w:rPr/>
      </w:pPr>
      <w:r>
        <w:rPr>
          <w:sz w:val="24"/>
        </w:rPr>
        <w:t xml:space="preserve">In the majority of cases, an identifying question may help to distinguish between adverbial modifiers from the semantic point of view. </w:t>
      </w:r>
      <w:r>
        <w:rPr>
          <w:i/>
          <w:sz w:val="24"/>
        </w:rPr>
        <w:t xml:space="preserve">When? </w:t>
      </w:r>
      <w:r>
        <w:rPr>
          <w:sz w:val="24"/>
        </w:rPr>
        <w:t xml:space="preserve">suggests time, </w:t>
      </w:r>
      <w:r>
        <w:rPr>
          <w:i/>
          <w:sz w:val="24"/>
        </w:rPr>
        <w:t>where? -</w:t>
      </w:r>
      <w:r>
        <w:rPr>
          <w:sz w:val="24"/>
        </w:rPr>
        <w:t xml:space="preserve"> place, </w:t>
      </w:r>
      <w:r>
        <w:rPr>
          <w:i/>
          <w:sz w:val="24"/>
        </w:rPr>
        <w:t>in what case? -</w:t>
      </w:r>
      <w:r>
        <w:rPr>
          <w:sz w:val="24"/>
        </w:rPr>
        <w:t xml:space="preserve"> condition, etc. However, it is not always possible to find an identifying question for every adverbial. Sometimes one and the same question word may correspond to different kinds of adverbials. Thus </w:t>
      </w:r>
      <w:r>
        <w:rPr>
          <w:i/>
          <w:sz w:val="24"/>
        </w:rPr>
        <w:t>how?</w:t>
      </w:r>
      <w:r>
        <w:rPr>
          <w:sz w:val="24"/>
        </w:rPr>
        <w:t xml:space="preserve"> may suggest manner, comparison and degree. On the other hand such adverbials as those of result and attendant circumstances have no corresponding question words.</w:t>
      </w:r>
    </w:p>
    <w:p>
      <w:pPr>
        <w:pStyle w:val="Normal"/>
        <w:spacing w:lineRule="auto" w:line="240"/>
        <w:ind w:firstLine="284" w:end="0"/>
        <w:rPr>
          <w:b/>
          <w:sz w:val="24"/>
        </w:rPr>
      </w:pPr>
      <w:r>
        <w:rPr>
          <w:b/>
          <w:sz w:val="24"/>
        </w:rPr>
      </w:r>
    </w:p>
    <w:p>
      <w:pPr>
        <w:pStyle w:val="Heading3"/>
        <w:rPr/>
      </w:pPr>
      <w:bookmarkStart w:id="127" w:name="__RefHeading___Toc5113066"/>
      <w:bookmarkEnd w:id="127"/>
      <w:r>
        <w:rPr/>
        <w:t>Semantic classes of adverbial modifiers</w:t>
      </w:r>
    </w:p>
    <w:p>
      <w:pPr>
        <w:pStyle w:val="Normal"/>
        <w:spacing w:lineRule="auto" w:line="240"/>
        <w:ind w:firstLine="284" w:end="0"/>
        <w:rPr>
          <w:sz w:val="24"/>
        </w:rPr>
      </w:pPr>
      <w:r>
        <w:rPr>
          <w:sz w:val="24"/>
        </w:rPr>
      </w:r>
    </w:p>
    <w:p>
      <w:pPr>
        <w:pStyle w:val="Normal"/>
        <w:spacing w:lineRule="auto" w:line="240"/>
        <w:ind w:firstLine="284" w:end="0"/>
        <w:rPr>
          <w:b/>
          <w:sz w:val="24"/>
        </w:rPr>
      </w:pPr>
      <w:r>
        <w:rPr>
          <w:b/>
          <w:sz w:val="24"/>
        </w:rPr>
        <w:t>The adverbial of place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100.</w:t>
      </w:r>
      <w:r>
        <w:rPr>
          <w:sz w:val="24"/>
        </w:rPr>
        <w:t xml:space="preserve"> This adverbial expresses: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spacing w:val="60"/>
          <w:sz w:val="24"/>
        </w:rPr>
        <w:t>Place proper.</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John was born </w:t>
      </w:r>
      <w:r>
        <w:rPr>
          <w:i/>
          <w:sz w:val="24"/>
        </w:rPr>
        <w:t>in Australia,</w:t>
      </w:r>
      <w:r>
        <w:rPr>
          <w:sz w:val="24"/>
        </w:rPr>
        <w:t xml:space="preserve"> but lives </w:t>
      </w:r>
      <w:r>
        <w:rPr>
          <w:i/>
          <w:sz w:val="24"/>
        </w:rPr>
        <w:t>in England.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b) </w:t>
      </w:r>
      <w:r>
        <w:rPr>
          <w:spacing w:val="60"/>
          <w:sz w:val="24"/>
        </w:rPr>
        <w:t xml:space="preserve">Direction or destination. </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He moved </w:t>
      </w:r>
      <w:r>
        <w:rPr>
          <w:i/>
          <w:sz w:val="24"/>
        </w:rPr>
        <w:t>to Australia</w:t>
      </w:r>
      <w:r>
        <w:rPr>
          <w:sz w:val="24"/>
        </w:rPr>
        <w:t xml:space="preserve"> in 1975.</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lang w:val="ru-RU"/>
        </w:rPr>
        <w:t>c)</w:t>
      </w:r>
      <w:r>
        <w:rPr>
          <w:sz w:val="24"/>
        </w:rPr>
        <w:t xml:space="preserve"> </w:t>
      </w:r>
      <w:r>
        <w:rPr>
          <w:spacing w:val="60"/>
          <w:sz w:val="24"/>
        </w:rPr>
        <w:t>Distance.</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He lives </w:t>
      </w:r>
      <w:r>
        <w:rPr>
          <w:i/>
          <w:sz w:val="24"/>
        </w:rPr>
        <w:t>far from his parents.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identifying questions are </w:t>
      </w:r>
      <w:r>
        <w:rPr>
          <w:i/>
          <w:sz w:val="24"/>
        </w:rPr>
        <w:t>where?</w:t>
      </w:r>
      <w:r>
        <w:rPr>
          <w:sz w:val="24"/>
        </w:rPr>
        <w:t xml:space="preserve"> for place proper, </w:t>
      </w:r>
      <w:r>
        <w:rPr>
          <w:i/>
          <w:sz w:val="24"/>
        </w:rPr>
        <w:t>where to? where from? -</w:t>
      </w:r>
      <w:r>
        <w:rPr>
          <w:sz w:val="24"/>
        </w:rPr>
        <w:t xml:space="preserve"> for direction, </w:t>
      </w:r>
      <w:r>
        <w:rPr>
          <w:i/>
          <w:sz w:val="24"/>
        </w:rPr>
        <w:t>where? how far? -</w:t>
      </w:r>
      <w:r>
        <w:rPr>
          <w:sz w:val="24"/>
        </w:rPr>
        <w:t xml:space="preserve"> for distance.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adverbial of time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101.</w:t>
      </w:r>
      <w:r>
        <w:rPr>
          <w:sz w:val="24"/>
        </w:rPr>
        <w:t xml:space="preserve"> The adverbial of time has four variations: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spacing w:val="60"/>
          <w:sz w:val="24"/>
        </w:rPr>
        <w:t>The adverbial of time proper</w:t>
      </w:r>
      <w:r>
        <w:rPr>
          <w:sz w:val="24"/>
        </w:rPr>
        <w:t xml:space="preserve"> denotes the time of some event. It may be expressed in almost all the ways enumerated in § 97.</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shall meet </w:t>
      </w:r>
      <w:r>
        <w:rPr>
          <w:i/>
          <w:sz w:val="24"/>
        </w:rPr>
        <w:t xml:space="preserve">tomorrow. </w:t>
      </w:r>
    </w:p>
    <w:p>
      <w:pPr>
        <w:pStyle w:val="Normal"/>
        <w:spacing w:lineRule="auto" w:line="240"/>
        <w:ind w:firstLine="284" w:start="284" w:end="0"/>
        <w:rPr/>
      </w:pPr>
      <w:r>
        <w:rPr>
          <w:i/>
          <w:sz w:val="24"/>
        </w:rPr>
        <w:t>Ten days later</w:t>
      </w:r>
      <w:r>
        <w:rPr>
          <w:sz w:val="24"/>
        </w:rPr>
        <w:t xml:space="preserve"> she returned. </w:t>
      </w:r>
    </w:p>
    <w:p>
      <w:pPr>
        <w:pStyle w:val="Normal"/>
        <w:spacing w:lineRule="auto" w:line="240"/>
        <w:ind w:firstLine="284" w:start="284" w:end="0"/>
        <w:rPr/>
      </w:pPr>
      <w:r>
        <w:rPr>
          <w:i/>
          <w:sz w:val="24"/>
        </w:rPr>
        <w:t>When angry</w:t>
      </w:r>
      <w:r>
        <w:rPr>
          <w:sz w:val="24"/>
        </w:rPr>
        <w:t xml:space="preserve"> count a hundred.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w:t>
      </w:r>
      <w:r>
        <w:rPr>
          <w:spacing w:val="60"/>
          <w:sz w:val="24"/>
        </w:rPr>
        <w:t>The adverbial of frequency</w:t>
      </w:r>
      <w:r>
        <w:rPr>
          <w:sz w:val="24"/>
        </w:rPr>
        <w:t xml:space="preserve"> indicates how often the event denoted by the predicate takes place. It is mostly placed before the notional part of the predicate (if it is expressed by an adverb).</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am </w:t>
      </w:r>
      <w:r>
        <w:rPr>
          <w:i/>
          <w:sz w:val="24"/>
        </w:rPr>
        <w:t>always</w:t>
      </w:r>
      <w:r>
        <w:rPr>
          <w:sz w:val="24"/>
        </w:rPr>
        <w:t xml:space="preserve"> careful.</w:t>
      </w:r>
    </w:p>
    <w:p>
      <w:pPr>
        <w:pStyle w:val="Normal"/>
        <w:spacing w:lineRule="auto" w:line="240"/>
        <w:ind w:firstLine="284" w:start="284" w:end="0"/>
        <w:rPr/>
      </w:pPr>
      <w:r>
        <w:rPr>
          <w:sz w:val="24"/>
        </w:rPr>
        <w:t xml:space="preserve">We </w:t>
      </w:r>
      <w:r>
        <w:rPr>
          <w:i/>
          <w:sz w:val="24"/>
        </w:rPr>
        <w:t>often</w:t>
      </w:r>
      <w:r>
        <w:rPr>
          <w:sz w:val="24"/>
        </w:rPr>
        <w:t xml:space="preserve"> see each other.</w:t>
      </w:r>
    </w:p>
    <w:p>
      <w:pPr>
        <w:pStyle w:val="Normal"/>
        <w:spacing w:lineRule="auto" w:line="240"/>
        <w:ind w:firstLine="284" w:start="284" w:end="0"/>
        <w:rPr/>
      </w:pPr>
      <w:r>
        <w:rPr>
          <w:sz w:val="24"/>
        </w:rPr>
        <w:t xml:space="preserve">Does he ever visit museums? - </w:t>
      </w:r>
      <w:r>
        <w:rPr>
          <w:i/>
          <w:sz w:val="24"/>
        </w:rPr>
        <w:t>Once</w:t>
      </w:r>
      <w:r>
        <w:rPr>
          <w:sz w:val="24"/>
        </w:rPr>
        <w:t xml:space="preserve"> in a blue moon.</w:t>
      </w:r>
    </w:p>
    <w:p>
      <w:pPr>
        <w:pStyle w:val="Normal"/>
        <w:spacing w:lineRule="auto" w:line="240"/>
        <w:ind w:firstLine="284" w:start="284" w:end="0"/>
        <w:rPr/>
      </w:pPr>
      <w:r>
        <w:rPr>
          <w:sz w:val="24"/>
        </w:rPr>
        <w:t xml:space="preserve">He calls me </w:t>
      </w:r>
      <w:r>
        <w:rPr>
          <w:i/>
          <w:sz w:val="24"/>
        </w:rPr>
        <w:t>from time to time.</w:t>
      </w:r>
    </w:p>
    <w:p>
      <w:pPr>
        <w:pStyle w:val="Normal"/>
        <w:spacing w:lineRule="auto" w:line="240"/>
        <w:ind w:firstLine="284" w:start="284" w:end="0"/>
        <w:rPr/>
      </w:pPr>
      <w:r>
        <w:rPr>
          <w:sz w:val="24"/>
        </w:rPr>
        <w:t xml:space="preserve">We have a get-together </w:t>
      </w:r>
      <w:r>
        <w:rPr>
          <w:i/>
          <w:sz w:val="24"/>
        </w:rPr>
        <w:t>every year.</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Adverbials of frequency are expressed by adverbs and adverbial phrases.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 </w:t>
      </w:r>
      <w:r>
        <w:rPr>
          <w:spacing w:val="60"/>
          <w:sz w:val="24"/>
        </w:rPr>
        <w:t xml:space="preserve">The adverbial of duration </w:t>
      </w:r>
      <w:r>
        <w:rPr>
          <w:sz w:val="24"/>
        </w:rPr>
        <w:t>indicates the period of time during which some event takes place. They are often expressed by preposi</w:t>
        <w:softHyphen/>
        <w:t xml:space="preserve">tional phrases with prepositions </w:t>
      </w:r>
      <w:r>
        <w:rPr>
          <w:i/>
          <w:sz w:val="24"/>
        </w:rPr>
        <w:t>for, during, since, till, until.</w:t>
      </w:r>
      <w:r>
        <w:rPr>
          <w:sz w:val="24"/>
        </w:rPr>
        <w:t xml:space="preserve"> The preposition </w:t>
      </w:r>
      <w:r>
        <w:rPr>
          <w:i/>
          <w:sz w:val="24"/>
        </w:rPr>
        <w:t>since</w:t>
      </w:r>
      <w:r>
        <w:rPr>
          <w:sz w:val="24"/>
        </w:rPr>
        <w:t xml:space="preserve"> denotes the starting point and the preposition </w:t>
      </w:r>
      <w:r>
        <w:rPr>
          <w:i/>
          <w:sz w:val="24"/>
        </w:rPr>
        <w:t>till/until -</w:t>
      </w:r>
      <w:r>
        <w:rPr>
          <w:sz w:val="24"/>
        </w:rPr>
        <w:t xml:space="preserve"> the final point of some period.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Have you been there </w:t>
      </w:r>
      <w:r>
        <w:rPr>
          <w:i/>
          <w:sz w:val="24"/>
        </w:rPr>
        <w:t xml:space="preserve">long? - A couple of hours. </w:t>
      </w:r>
    </w:p>
    <w:p>
      <w:pPr>
        <w:pStyle w:val="Normal"/>
        <w:spacing w:lineRule="auto" w:line="240"/>
        <w:ind w:firstLine="284" w:start="284" w:end="0"/>
        <w:rPr/>
      </w:pPr>
      <w:r>
        <w:rPr>
          <w:sz w:val="24"/>
        </w:rPr>
        <w:t xml:space="preserve">They want to rest (for) </w:t>
      </w:r>
      <w:r>
        <w:rPr>
          <w:i/>
          <w:sz w:val="24"/>
        </w:rPr>
        <w:t xml:space="preserve">a day or two. </w:t>
      </w:r>
    </w:p>
    <w:p>
      <w:pPr>
        <w:pStyle w:val="Normal"/>
        <w:spacing w:lineRule="auto" w:line="240"/>
        <w:ind w:firstLine="284" w:start="284" w:end="0"/>
        <w:rPr/>
      </w:pPr>
      <w:r>
        <w:rPr>
          <w:sz w:val="24"/>
        </w:rPr>
        <w:t xml:space="preserve">The sun gives us light </w:t>
      </w:r>
      <w:r>
        <w:rPr>
          <w:i/>
          <w:sz w:val="24"/>
        </w:rPr>
        <w:t xml:space="preserve">during the day. </w:t>
      </w:r>
    </w:p>
    <w:p>
      <w:pPr>
        <w:pStyle w:val="Normal"/>
        <w:spacing w:lineRule="auto" w:line="240"/>
        <w:ind w:firstLine="284" w:start="284" w:end="0"/>
        <w:rPr/>
      </w:pPr>
      <w:r>
        <w:rPr>
          <w:sz w:val="24"/>
        </w:rPr>
        <w:t xml:space="preserve">We are to wait </w:t>
      </w:r>
      <w:r>
        <w:rPr>
          <w:i/>
          <w:sz w:val="24"/>
        </w:rPr>
        <w:t>till</w:t>
      </w:r>
      <w:r>
        <w:rPr>
          <w:sz w:val="24"/>
        </w:rPr>
        <w:t xml:space="preserve"> </w:t>
      </w:r>
      <w:r>
        <w:rPr>
          <w:i/>
          <w:sz w:val="24"/>
        </w:rPr>
        <w:t xml:space="preserve">the end of the exam. </w:t>
      </w:r>
    </w:p>
    <w:p>
      <w:pPr>
        <w:pStyle w:val="Normal"/>
        <w:spacing w:lineRule="auto" w:line="240"/>
        <w:ind w:firstLine="284" w:start="284" w:end="0"/>
        <w:rPr/>
      </w:pPr>
      <w:r>
        <w:rPr>
          <w:sz w:val="24"/>
        </w:rPr>
        <w:t xml:space="preserve">This has been going on </w:t>
      </w:r>
      <w:r>
        <w:rPr>
          <w:i/>
          <w:sz w:val="24"/>
        </w:rPr>
        <w:t xml:space="preserve">since our arrival. </w:t>
      </w:r>
    </w:p>
    <w:p>
      <w:pPr>
        <w:pStyle w:val="Normal"/>
        <w:spacing w:lineRule="auto" w:line="240"/>
        <w:ind w:firstLine="284" w:start="284" w:end="0"/>
        <w:rPr/>
      </w:pPr>
      <w:r>
        <w:rPr>
          <w:sz w:val="24"/>
        </w:rPr>
        <w:t xml:space="preserve">He lived </w:t>
      </w:r>
      <w:r>
        <w:rPr>
          <w:i/>
          <w:sz w:val="24"/>
        </w:rPr>
        <w:t>to be ninety.</w:t>
      </w:r>
      <w:r>
        <w:rPr>
          <w:sz w:val="24"/>
        </w:rPr>
        <w:t xml:space="preserve"> </w:t>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preposition </w:t>
      </w:r>
      <w:r>
        <w:rPr>
          <w:i/>
          <w:sz w:val="24"/>
        </w:rPr>
        <w:t>for</w:t>
      </w:r>
      <w:r>
        <w:rPr>
          <w:sz w:val="24"/>
        </w:rPr>
        <w:t xml:space="preserve"> is</w:t>
      </w:r>
      <w:r>
        <w:rPr>
          <w:b/>
          <w:sz w:val="24"/>
        </w:rPr>
        <w:t xml:space="preserve"> </w:t>
      </w:r>
      <w:r>
        <w:rPr>
          <w:sz w:val="24"/>
        </w:rPr>
        <w:t>optional after the verbs of</w:t>
      </w:r>
      <w:r>
        <w:rPr>
          <w:b/>
          <w:sz w:val="24"/>
        </w:rPr>
        <w:t xml:space="preserve"> </w:t>
      </w:r>
      <w:r>
        <w:rPr>
          <w:sz w:val="24"/>
        </w:rPr>
        <w:t>duration.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d) </w:t>
      </w:r>
      <w:r>
        <w:rPr>
          <w:spacing w:val="60"/>
          <w:sz w:val="24"/>
        </w:rPr>
        <w:t>The adverbial of time relationship presents the idea of time as related to some other event in time</w:t>
      </w:r>
      <w:r>
        <w:rPr>
          <w:sz w:val="24"/>
        </w:rPr>
        <w:t xml:space="preserve">. This adverbial is expressed by such adverbs as </w:t>
      </w:r>
      <w:r>
        <w:rPr>
          <w:i/>
          <w:sz w:val="24"/>
        </w:rPr>
        <w:t>still, yet, already, at last, before, after, by a noun, a gerund, or a prepositional phrase with the prepo</w:t>
        <w:softHyphen/>
        <w:t>sitions by, before, after.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Thus the sentence </w:t>
      </w:r>
      <w:r>
        <w:rPr>
          <w:i/>
          <w:sz w:val="24"/>
        </w:rPr>
        <w:t>It</w:t>
      </w:r>
      <w:r>
        <w:rPr>
          <w:sz w:val="24"/>
        </w:rPr>
        <w:t xml:space="preserve"> </w:t>
      </w:r>
      <w:r>
        <w:rPr>
          <w:i/>
          <w:sz w:val="24"/>
        </w:rPr>
        <w:t>was still raining</w:t>
      </w:r>
      <w:r>
        <w:rPr>
          <w:sz w:val="24"/>
        </w:rPr>
        <w:t xml:space="preserve"> implies that </w:t>
      </w:r>
      <w:r>
        <w:rPr>
          <w:i/>
          <w:sz w:val="24"/>
        </w:rPr>
        <w:t>it had been raining for some time before.</w:t>
      </w:r>
    </w:p>
    <w:p>
      <w:pPr>
        <w:pStyle w:val="Normal"/>
        <w:spacing w:lineRule="auto" w:line="240"/>
        <w:ind w:firstLine="284" w:start="284" w:end="0"/>
        <w:rPr/>
      </w:pPr>
      <w:r>
        <w:rPr>
          <w:i/>
          <w:sz w:val="24"/>
        </w:rPr>
        <w:t>He hasn’t given his consent yet</w:t>
      </w:r>
      <w:r>
        <w:rPr>
          <w:sz w:val="24"/>
        </w:rPr>
        <w:t xml:space="preserve"> means that </w:t>
      </w:r>
      <w:r>
        <w:rPr>
          <w:i/>
          <w:sz w:val="24"/>
        </w:rPr>
        <w:t>up to now we do not know anything about his consent.</w:t>
      </w:r>
    </w:p>
    <w:p>
      <w:pPr>
        <w:pStyle w:val="Normal"/>
        <w:spacing w:lineRule="auto" w:line="240"/>
        <w:ind w:firstLine="284" w:start="284" w:end="0"/>
        <w:rPr/>
      </w:pPr>
      <w:r>
        <w:rPr>
          <w:i/>
          <w:sz w:val="24"/>
        </w:rPr>
        <w:t>The train has left already</w:t>
      </w:r>
      <w:r>
        <w:rPr>
          <w:sz w:val="24"/>
        </w:rPr>
        <w:t xml:space="preserve"> means that </w:t>
      </w:r>
      <w:r>
        <w:rPr>
          <w:i/>
          <w:sz w:val="24"/>
        </w:rPr>
        <w:t>it has left by this time.</w:t>
      </w:r>
    </w:p>
    <w:p>
      <w:pPr>
        <w:pStyle w:val="Normal"/>
        <w:spacing w:lineRule="auto" w:line="240"/>
        <w:ind w:firstLine="284" w:start="284" w:end="0"/>
        <w:rPr/>
      </w:pPr>
      <w:r>
        <w:rPr>
          <w:i/>
          <w:sz w:val="24"/>
        </w:rPr>
        <w:t>He graduated at last</w:t>
      </w:r>
      <w:r>
        <w:rPr>
          <w:sz w:val="24"/>
        </w:rPr>
        <w:t xml:space="preserve"> suggests </w:t>
      </w:r>
      <w:r>
        <w:rPr>
          <w:i/>
          <w:sz w:val="24"/>
        </w:rPr>
        <w:t>after a long time or delay.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Here are some other examples of adverbial of time relationship:</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Promise to come back </w:t>
      </w:r>
      <w:r>
        <w:rPr>
          <w:i/>
          <w:sz w:val="24"/>
        </w:rPr>
        <w:t>by the end of the week.</w:t>
      </w:r>
    </w:p>
    <w:p>
      <w:pPr>
        <w:pStyle w:val="Normal"/>
        <w:spacing w:lineRule="auto" w:line="240"/>
        <w:ind w:firstLine="284" w:start="284" w:end="0"/>
        <w:rPr/>
      </w:pPr>
      <w:r>
        <w:rPr>
          <w:sz w:val="24"/>
        </w:rPr>
        <w:t xml:space="preserve">We’ll see about it </w:t>
      </w:r>
      <w:r>
        <w:rPr>
          <w:i/>
          <w:sz w:val="24"/>
        </w:rPr>
        <w:t>after classes.</w:t>
      </w:r>
    </w:p>
    <w:p>
      <w:pPr>
        <w:pStyle w:val="Normal"/>
        <w:spacing w:lineRule="auto" w:line="240"/>
        <w:ind w:firstLine="284" w:start="284" w:end="0"/>
        <w:rPr/>
      </w:pPr>
      <w:r>
        <w:rPr>
          <w:i/>
          <w:sz w:val="24"/>
        </w:rPr>
        <w:t>Before answering</w:t>
      </w:r>
      <w:r>
        <w:rPr>
          <w:sz w:val="24"/>
        </w:rPr>
        <w:t xml:space="preserve"> the Boss stepped back to the chair and sank into it.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same relationship can be seen in sentences with participial phrases,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Arthur, </w:t>
      </w:r>
      <w:r>
        <w:rPr>
          <w:i/>
          <w:sz w:val="24"/>
        </w:rPr>
        <w:t>having read the letter twice,</w:t>
      </w:r>
      <w:r>
        <w:rPr>
          <w:sz w:val="24"/>
        </w:rPr>
        <w:t xml:space="preserve"> put it in an envelope. (After he had read the letter twice...)</w:t>
      </w:r>
    </w:p>
    <w:p>
      <w:pPr>
        <w:pStyle w:val="Normal"/>
        <w:spacing w:lineRule="auto" w:line="240"/>
        <w:ind w:firstLine="284" w:end="0"/>
        <w:rPr>
          <w:sz w:val="24"/>
        </w:rPr>
      </w:pPr>
      <w:r>
        <w:rPr>
          <w:sz w:val="24"/>
        </w:rPr>
      </w:r>
    </w:p>
    <w:p>
      <w:pPr>
        <w:pStyle w:val="Heading8"/>
        <w:suppressAutoHyphens w:val="false"/>
        <w:rPr/>
      </w:pPr>
      <w:r>
        <w:rPr/>
        <w:t>The adverbial of manner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102.</w:t>
      </w:r>
      <w:r>
        <w:rPr>
          <w:sz w:val="24"/>
        </w:rPr>
        <w:t xml:space="preserve"> The adverbial of manner characterizes the action of the verb by indicating the way it is performed or by what means it is achieved. The identifying questions are </w:t>
      </w:r>
      <w:r>
        <w:rPr>
          <w:i/>
          <w:sz w:val="24"/>
        </w:rPr>
        <w:t>how? in what way? by what means?</w:t>
      </w:r>
    </w:p>
    <w:p>
      <w:pPr>
        <w:pStyle w:val="Normal"/>
        <w:spacing w:lineRule="auto" w:line="240"/>
        <w:ind w:firstLine="284" w:end="0"/>
        <w:rPr/>
      </w:pPr>
      <w:r>
        <w:rPr>
          <w:sz w:val="24"/>
        </w:rPr>
        <w:t xml:space="preserve">Adverbials of manner are mainly expressed by adverbs or prepositional phrases (including gerundial phrases) introduced by the prepositions </w:t>
      </w:r>
      <w:r>
        <w:rPr>
          <w:i/>
          <w:sz w:val="24"/>
        </w:rPr>
        <w:t>with, without, by, by means of,</w:t>
      </w:r>
      <w:r>
        <w:rPr>
          <w:sz w:val="24"/>
        </w:rPr>
        <w:t xml:space="preserve"> or </w:t>
      </w:r>
      <w:r>
        <w:rPr>
          <w:i/>
          <w:sz w:val="24"/>
        </w:rPr>
        <w:t>with the help of,</w:t>
      </w:r>
      <w:r>
        <w:rPr>
          <w:sz w:val="24"/>
        </w:rPr>
        <w:t xml:space="preserve"> the latter three suggesting means.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Hooper danced </w:t>
      </w:r>
      <w:r>
        <w:rPr>
          <w:i/>
          <w:sz w:val="24"/>
        </w:rPr>
        <w:t>badly,</w:t>
      </w:r>
      <w:r>
        <w:rPr>
          <w:sz w:val="24"/>
        </w:rPr>
        <w:t xml:space="preserve"> but </w:t>
      </w:r>
      <w:r>
        <w:rPr>
          <w:i/>
          <w:sz w:val="24"/>
        </w:rPr>
        <w:t>energetically.</w:t>
      </w:r>
    </w:p>
    <w:p>
      <w:pPr>
        <w:pStyle w:val="Normal"/>
        <w:spacing w:lineRule="auto" w:line="240"/>
        <w:ind w:firstLine="284" w:start="284" w:end="0"/>
        <w:rPr/>
      </w:pPr>
      <w:r>
        <w:rPr>
          <w:sz w:val="24"/>
        </w:rPr>
        <w:t xml:space="preserve">She walked </w:t>
      </w:r>
      <w:r>
        <w:rPr>
          <w:i/>
          <w:sz w:val="24"/>
        </w:rPr>
        <w:t>with short quick steps.</w:t>
      </w:r>
    </w:p>
    <w:p>
      <w:pPr>
        <w:pStyle w:val="Normal"/>
        <w:spacing w:lineRule="auto" w:line="240"/>
        <w:ind w:firstLine="284" w:start="284" w:end="0"/>
        <w:rPr/>
      </w:pPr>
      <w:r>
        <w:rPr>
          <w:sz w:val="24"/>
        </w:rPr>
        <w:t xml:space="preserve">You begin learning a language </w:t>
      </w:r>
      <w:r>
        <w:rPr>
          <w:i/>
          <w:sz w:val="24"/>
        </w:rPr>
        <w:t>by listening to the new sounds.</w:t>
      </w:r>
    </w:p>
    <w:p>
      <w:pPr>
        <w:pStyle w:val="Normal"/>
        <w:spacing w:lineRule="auto" w:line="240"/>
        <w:ind w:firstLine="284" w:start="284" w:end="0"/>
        <w:rPr/>
      </w:pPr>
      <w:r>
        <w:rPr>
          <w:sz w:val="24"/>
        </w:rPr>
        <w:t xml:space="preserve">Thoughts are expressed </w:t>
      </w:r>
      <w:r>
        <w:rPr>
          <w:i/>
          <w:sz w:val="24"/>
        </w:rPr>
        <w:t>by means of (with the help of) words.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Adverbials of manner may also be expressed by participial phrases and absolute constructions.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looked up again and saw that </w:t>
      </w:r>
      <w:r>
        <w:rPr>
          <w:i/>
          <w:sz w:val="24"/>
        </w:rPr>
        <w:t xml:space="preserve">coming from the door behind Palmer, </w:t>
      </w:r>
      <w:r>
        <w:rPr>
          <w:sz w:val="24"/>
        </w:rPr>
        <w:t>she had entered the room.</w:t>
      </w:r>
    </w:p>
    <w:p>
      <w:pPr>
        <w:pStyle w:val="Normal"/>
        <w:spacing w:lineRule="auto" w:line="240"/>
        <w:ind w:firstLine="284" w:start="284" w:end="0"/>
        <w:rPr/>
      </w:pPr>
      <w:r>
        <w:rPr>
          <w:sz w:val="24"/>
        </w:rPr>
        <w:t xml:space="preserve">She said the last words </w:t>
      </w:r>
      <w:r>
        <w:rPr>
          <w:i/>
          <w:sz w:val="24"/>
        </w:rPr>
        <w:t>with a voice lowered.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Some adverbials of manner border on the instrumental object in cases like the following: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opened the tin </w:t>
      </w:r>
      <w:r>
        <w:rPr>
          <w:i/>
          <w:sz w:val="24"/>
        </w:rPr>
        <w:t>with a knife.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identifying questions are either </w:t>
      </w:r>
      <w:r>
        <w:rPr>
          <w:i/>
          <w:sz w:val="24"/>
        </w:rPr>
        <w:t>How did he open the tin?</w:t>
      </w:r>
      <w:r>
        <w:rPr>
          <w:sz w:val="24"/>
        </w:rPr>
        <w:t xml:space="preserve"> or </w:t>
      </w:r>
      <w:r>
        <w:rPr>
          <w:i/>
          <w:sz w:val="24"/>
        </w:rPr>
        <w:t>What did he open the tin with?</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adverbial of cause (reason)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103.</w:t>
      </w:r>
      <w:r>
        <w:rPr>
          <w:sz w:val="24"/>
        </w:rPr>
        <w:t xml:space="preserve"> The identifying questions, of this adverbial are </w:t>
      </w:r>
      <w:r>
        <w:rPr>
          <w:i/>
          <w:sz w:val="24"/>
        </w:rPr>
        <w:t>why? for what reason? because of what? due to what?</w:t>
      </w:r>
      <w:r>
        <w:rPr>
          <w:sz w:val="24"/>
        </w:rPr>
        <w:t xml:space="preserve"> Adverbials of reason are expressed by prepositional nominal phrases, participial and infinitive phrases, sometimes by absolute constructions.</w:t>
      </w:r>
    </w:p>
    <w:p>
      <w:pPr>
        <w:pStyle w:val="Normal"/>
        <w:spacing w:lineRule="auto" w:line="240"/>
        <w:ind w:firstLine="284" w:end="0"/>
        <w:rPr/>
      </w:pPr>
      <w:r>
        <w:rPr>
          <w:sz w:val="24"/>
        </w:rPr>
        <w:t xml:space="preserve">Most prepositions of reason are composite and the causal meaning of the phrase, and thus of the adverbial modifier, is due to the meaning of the preposition, for example, </w:t>
      </w:r>
      <w:r>
        <w:rPr>
          <w:i/>
          <w:sz w:val="24"/>
        </w:rPr>
        <w:t>because of, due to, owing to, on account of, for the reason of, thanks to</w:t>
      </w:r>
      <w:r>
        <w:rPr>
          <w:sz w:val="24"/>
        </w:rPr>
        <w:t xml:space="preserve"> and some others.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mean you’ve failed </w:t>
      </w:r>
      <w:r>
        <w:rPr>
          <w:i/>
          <w:sz w:val="24"/>
        </w:rPr>
        <w:t xml:space="preserve">because of me? </w:t>
      </w:r>
    </w:p>
    <w:p>
      <w:pPr>
        <w:pStyle w:val="Normal"/>
        <w:spacing w:lineRule="auto" w:line="240"/>
        <w:ind w:firstLine="284" w:start="284" w:end="0"/>
        <w:rPr/>
      </w:pPr>
      <w:r>
        <w:rPr>
          <w:sz w:val="24"/>
        </w:rPr>
        <w:t xml:space="preserve">The accident happened </w:t>
      </w:r>
      <w:r>
        <w:rPr>
          <w:i/>
          <w:sz w:val="24"/>
        </w:rPr>
        <w:t xml:space="preserve">owing to bad driving. </w:t>
      </w:r>
    </w:p>
    <w:p>
      <w:pPr>
        <w:pStyle w:val="Normal"/>
        <w:spacing w:lineRule="auto" w:line="240"/>
        <w:ind w:firstLine="284" w:start="284" w:end="0"/>
        <w:rPr/>
      </w:pPr>
      <w:r>
        <w:rPr>
          <w:i/>
          <w:sz w:val="24"/>
        </w:rPr>
        <w:t>Thanks to my parents</w:t>
      </w:r>
      <w:r>
        <w:rPr>
          <w:sz w:val="24"/>
        </w:rPr>
        <w:t xml:space="preserve"> I got a decent education.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number of polysemantic prepositions acquire causal meaning when combined with nouns denoting a psychological or physical state.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couldn’t speak </w:t>
      </w:r>
      <w:r>
        <w:rPr>
          <w:i/>
          <w:sz w:val="24"/>
        </w:rPr>
        <w:t>for happiness (anger, fear, joy).</w:t>
      </w:r>
    </w:p>
    <w:p>
      <w:pPr>
        <w:pStyle w:val="Normal"/>
        <w:spacing w:lineRule="auto" w:line="240"/>
        <w:ind w:firstLine="284" w:start="284" w:end="0"/>
        <w:rPr/>
      </w:pPr>
      <w:r>
        <w:rPr>
          <w:sz w:val="24"/>
        </w:rPr>
        <w:t xml:space="preserve">She cried </w:t>
      </w:r>
      <w:r>
        <w:rPr>
          <w:i/>
          <w:sz w:val="24"/>
        </w:rPr>
        <w:t>out of fear (anger).</w:t>
      </w:r>
    </w:p>
    <w:p>
      <w:pPr>
        <w:pStyle w:val="Normal"/>
        <w:spacing w:lineRule="auto" w:line="240"/>
        <w:ind w:firstLine="284" w:start="284" w:end="0"/>
        <w:rPr/>
      </w:pPr>
      <w:r>
        <w:rPr>
          <w:sz w:val="24"/>
        </w:rPr>
        <w:t xml:space="preserve">She did it </w:t>
      </w:r>
      <w:r>
        <w:rPr>
          <w:i/>
          <w:sz w:val="24"/>
        </w:rPr>
        <w:t>out of pity (spite).</w:t>
      </w:r>
    </w:p>
    <w:p>
      <w:pPr>
        <w:pStyle w:val="Normal"/>
        <w:spacing w:lineRule="auto" w:line="240"/>
        <w:ind w:firstLine="284" w:start="284" w:end="0"/>
        <w:rPr/>
      </w:pPr>
      <w:r>
        <w:rPr>
          <w:sz w:val="24"/>
        </w:rPr>
        <w:t xml:space="preserve">Many people have come here </w:t>
      </w:r>
      <w:r>
        <w:rPr>
          <w:i/>
          <w:sz w:val="24"/>
        </w:rPr>
        <w:t>from curiosity.</w:t>
      </w:r>
    </w:p>
    <w:p>
      <w:pPr>
        <w:pStyle w:val="Normal"/>
        <w:spacing w:lineRule="auto" w:line="240"/>
        <w:ind w:firstLine="284" w:start="284" w:end="0"/>
        <w:rPr/>
      </w:pPr>
      <w:r>
        <w:rPr>
          <w:sz w:val="24"/>
        </w:rPr>
        <w:t xml:space="preserve">He was trembling </w:t>
      </w:r>
      <w:r>
        <w:rPr>
          <w:i/>
          <w:sz w:val="24"/>
        </w:rPr>
        <w:t xml:space="preserve">with hatred.                           </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Participial phrases and nominative absolute constructions are freely used as adverbials of reason, most often with the verb </w:t>
      </w:r>
      <w:r>
        <w:rPr>
          <w:i/>
          <w:sz w:val="24"/>
        </w:rPr>
        <w:t>to be</w:t>
      </w:r>
      <w:r>
        <w:rPr>
          <w:sz w:val="24"/>
        </w:rPr>
        <w:t xml:space="preserve"> and verbs of feeling, wish, or mental perception.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was happy </w:t>
      </w:r>
      <w:r>
        <w:rPr>
          <w:i/>
          <w:sz w:val="24"/>
        </w:rPr>
        <w:t xml:space="preserve">just being with him. </w:t>
      </w:r>
    </w:p>
    <w:p>
      <w:pPr>
        <w:pStyle w:val="Normal"/>
        <w:spacing w:lineRule="auto" w:line="240"/>
        <w:ind w:firstLine="284" w:start="284" w:end="0"/>
        <w:rPr/>
      </w:pPr>
      <w:r>
        <w:rPr>
          <w:i/>
          <w:sz w:val="24"/>
        </w:rPr>
        <w:t>Wanting a cigarette,</w:t>
      </w:r>
      <w:r>
        <w:rPr>
          <w:sz w:val="24"/>
        </w:rPr>
        <w:t xml:space="preserve"> I took out my case. </w:t>
      </w:r>
    </w:p>
    <w:p>
      <w:pPr>
        <w:pStyle w:val="Normal"/>
        <w:spacing w:lineRule="auto" w:line="240"/>
        <w:ind w:firstLine="284" w:start="284" w:end="0"/>
        <w:rPr/>
      </w:pPr>
      <w:r>
        <w:rPr>
          <w:i/>
          <w:sz w:val="24"/>
        </w:rPr>
        <w:t>There being nothing else to do,</w:t>
      </w:r>
      <w:r>
        <w:rPr>
          <w:sz w:val="24"/>
        </w:rPr>
        <w:t xml:space="preserve"> we went home.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adverbial of purpose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104.</w:t>
      </w:r>
      <w:r>
        <w:rPr>
          <w:sz w:val="24"/>
        </w:rPr>
        <w:t xml:space="preserve"> This adverbial answers the identifying questions </w:t>
      </w:r>
      <w:r>
        <w:rPr>
          <w:i/>
          <w:sz w:val="24"/>
        </w:rPr>
        <w:t>what for? for what purpose?</w:t>
      </w:r>
      <w:r>
        <w:rPr>
          <w:sz w:val="24"/>
        </w:rPr>
        <w:t xml:space="preserve"> It is most frequently expressed by an infinitive, an infinitive phrase or complex.</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Jane has come </w:t>
      </w:r>
      <w:r>
        <w:rPr>
          <w:i/>
          <w:sz w:val="24"/>
        </w:rPr>
        <w:t xml:space="preserve">to help us. </w:t>
      </w:r>
    </w:p>
    <w:p>
      <w:pPr>
        <w:pStyle w:val="Normal"/>
        <w:spacing w:lineRule="auto" w:line="240"/>
        <w:ind w:firstLine="284" w:start="284" w:end="0"/>
        <w:rPr/>
      </w:pPr>
      <w:r>
        <w:rPr>
          <w:sz w:val="24"/>
        </w:rPr>
        <w:t xml:space="preserve">I’ve repeated my words </w:t>
      </w:r>
      <w:r>
        <w:rPr>
          <w:i/>
          <w:sz w:val="24"/>
        </w:rPr>
        <w:t>for you to remember them.</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meaning of purpose may be emphasized by the composite prepositions </w:t>
      </w:r>
      <w:r>
        <w:rPr>
          <w:i/>
          <w:sz w:val="24"/>
        </w:rPr>
        <w:t>in order</w:t>
      </w:r>
      <w:r>
        <w:rPr>
          <w:sz w:val="24"/>
        </w:rPr>
        <w:t xml:space="preserve"> or </w:t>
      </w:r>
      <w:r>
        <w:rPr>
          <w:i/>
          <w:sz w:val="24"/>
        </w:rPr>
        <w:t>so as,</w:t>
      </w:r>
      <w:r>
        <w:rPr>
          <w:sz w:val="24"/>
        </w:rPr>
        <w:t xml:space="preserve"> which are never used before an infinitive complex.</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must go early </w:t>
      </w:r>
      <w:r>
        <w:rPr>
          <w:i/>
          <w:sz w:val="24"/>
        </w:rPr>
        <w:t xml:space="preserve">in order not to be late. </w:t>
      </w:r>
    </w:p>
    <w:p>
      <w:pPr>
        <w:pStyle w:val="Normal"/>
        <w:spacing w:lineRule="auto" w:line="240"/>
        <w:ind w:firstLine="284" w:start="284" w:end="0"/>
        <w:rPr/>
      </w:pPr>
      <w:r>
        <w:rPr>
          <w:sz w:val="24"/>
        </w:rPr>
        <w:t xml:space="preserve">We hurried </w:t>
      </w:r>
      <w:r>
        <w:rPr>
          <w:i/>
          <w:sz w:val="24"/>
        </w:rPr>
        <w:t>so as not to be late.</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 adverbial of purpose may also be expressed by a noun, a preposi</w:t>
        <w:softHyphen/>
        <w:t xml:space="preserve">tional phrase, nominal or gerundial, introduced by the preposition </w:t>
      </w:r>
      <w:r>
        <w:rPr>
          <w:i/>
          <w:sz w:val="24"/>
        </w:rPr>
        <w:t>for.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We reserved this table </w:t>
      </w:r>
      <w:r>
        <w:rPr>
          <w:i/>
          <w:sz w:val="24"/>
        </w:rPr>
        <w:t xml:space="preserve">for lunch. </w:t>
      </w:r>
    </w:p>
    <w:p>
      <w:pPr>
        <w:pStyle w:val="Normal"/>
        <w:spacing w:lineRule="auto" w:line="240"/>
        <w:ind w:firstLine="284" w:start="284" w:end="0"/>
        <w:rPr/>
      </w:pPr>
      <w:r>
        <w:rPr>
          <w:sz w:val="24"/>
        </w:rPr>
        <w:t xml:space="preserve">We use the thermometer </w:t>
      </w:r>
      <w:r>
        <w:rPr>
          <w:i/>
          <w:sz w:val="24"/>
        </w:rPr>
        <w:t>for measuring temperature.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After the imperative of the verbs </w:t>
      </w:r>
      <w:r>
        <w:rPr>
          <w:i/>
          <w:sz w:val="24"/>
        </w:rPr>
        <w:t>to go</w:t>
      </w:r>
      <w:r>
        <w:rPr>
          <w:sz w:val="24"/>
        </w:rPr>
        <w:t xml:space="preserve"> and </w:t>
      </w:r>
      <w:r>
        <w:rPr>
          <w:i/>
          <w:sz w:val="24"/>
        </w:rPr>
        <w:t>to come</w:t>
      </w:r>
      <w:r>
        <w:rPr>
          <w:sz w:val="24"/>
        </w:rPr>
        <w:t xml:space="preserve"> another imperative is preferable to the infinitive,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Go </w:t>
      </w:r>
      <w:r>
        <w:rPr>
          <w:i/>
          <w:sz w:val="24"/>
        </w:rPr>
        <w:t>and help him.</w:t>
      </w:r>
      <w:r>
        <w:rPr>
          <w:sz w:val="24"/>
        </w:rPr>
        <w:t xml:space="preserve"> (Not Go to help him.) </w:t>
      </w:r>
    </w:p>
    <w:p>
      <w:pPr>
        <w:pStyle w:val="Normal"/>
        <w:spacing w:lineRule="auto" w:line="240"/>
        <w:ind w:firstLine="284" w:start="284" w:end="0"/>
        <w:rPr/>
      </w:pPr>
      <w:r>
        <w:rPr>
          <w:i/>
          <w:sz w:val="24"/>
        </w:rPr>
        <w:t>Come and wash up.</w:t>
      </w:r>
      <w:r>
        <w:rPr>
          <w:sz w:val="24"/>
        </w:rPr>
        <w:t xml:space="preserve"> (Not Come to wash up.)</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use is optional for the verb </w:t>
      </w:r>
      <w:r>
        <w:rPr>
          <w:i/>
          <w:sz w:val="24"/>
        </w:rPr>
        <w:t>to see.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Come to see</w:t>
      </w:r>
      <w:r>
        <w:rPr>
          <w:sz w:val="24"/>
        </w:rPr>
        <w:t xml:space="preserve"> me, or </w:t>
      </w:r>
      <w:r>
        <w:rPr>
          <w:i/>
          <w:sz w:val="24"/>
        </w:rPr>
        <w:t>Come and see</w:t>
      </w:r>
      <w:r>
        <w:rPr>
          <w:sz w:val="24"/>
        </w:rPr>
        <w:t xml:space="preserve"> me. </w:t>
      </w:r>
    </w:p>
    <w:p>
      <w:pPr>
        <w:pStyle w:val="Normal"/>
        <w:spacing w:lineRule="auto" w:line="240"/>
        <w:ind w:firstLine="284" w:start="284" w:end="0"/>
        <w:rPr/>
      </w:pPr>
      <w:r>
        <w:rPr>
          <w:i/>
          <w:sz w:val="24"/>
        </w:rPr>
        <w:t>Go to see</w:t>
      </w:r>
      <w:r>
        <w:rPr>
          <w:sz w:val="24"/>
        </w:rPr>
        <w:t xml:space="preserve"> him, or Go </w:t>
      </w:r>
      <w:r>
        <w:rPr>
          <w:i/>
          <w:sz w:val="24"/>
        </w:rPr>
        <w:t>and see</w:t>
      </w:r>
      <w:r>
        <w:rPr>
          <w:sz w:val="24"/>
        </w:rPr>
        <w:t xml:space="preserve"> him.</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adverbial of result (consequence)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105.</w:t>
      </w:r>
      <w:r>
        <w:rPr>
          <w:sz w:val="24"/>
        </w:rPr>
        <w:t xml:space="preserve"> The adverbial of result has no identifying questions. It refers to an adjective, a noun with qualitative meaning, or an adverb accompanied by an adverb of degree, such as </w:t>
      </w:r>
      <w:r>
        <w:rPr>
          <w:i/>
          <w:sz w:val="24"/>
        </w:rPr>
        <w:t>too, enough, sufficiently, so... (as).</w:t>
      </w:r>
      <w:r>
        <w:rPr>
          <w:sz w:val="24"/>
        </w:rPr>
        <w:t xml:space="preserve"> The adverbial of result is expressed by an infinitive, an infinitive phrase, or complex.</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It is</w:t>
      </w:r>
      <w:r>
        <w:rPr>
          <w:b/>
          <w:sz w:val="24"/>
        </w:rPr>
        <w:t xml:space="preserve"> </w:t>
      </w:r>
      <w:r>
        <w:rPr>
          <w:b/>
          <w:i/>
          <w:sz w:val="24"/>
        </w:rPr>
        <w:t>too</w:t>
      </w:r>
      <w:r>
        <w:rPr>
          <w:sz w:val="24"/>
        </w:rPr>
        <w:t xml:space="preserve"> cold </w:t>
      </w:r>
      <w:r>
        <w:rPr>
          <w:i/>
          <w:sz w:val="24"/>
        </w:rPr>
        <w:t>to go out.</w:t>
      </w:r>
    </w:p>
    <w:p>
      <w:pPr>
        <w:pStyle w:val="Normal"/>
        <w:spacing w:lineRule="auto" w:line="240"/>
        <w:ind w:firstLine="284" w:start="284" w:end="0"/>
        <w:rPr/>
      </w:pPr>
      <w:r>
        <w:rPr>
          <w:sz w:val="24"/>
        </w:rPr>
        <w:t>The lecturer spoke slowly</w:t>
      </w:r>
      <w:r>
        <w:rPr>
          <w:b/>
          <w:sz w:val="24"/>
        </w:rPr>
        <w:t xml:space="preserve"> </w:t>
      </w:r>
      <w:r>
        <w:rPr>
          <w:b/>
          <w:i/>
          <w:sz w:val="24"/>
        </w:rPr>
        <w:t>enough</w:t>
      </w:r>
      <w:r>
        <w:rPr>
          <w:i/>
          <w:sz w:val="24"/>
        </w:rPr>
        <w:t xml:space="preserve"> for us to take down everything he said.</w:t>
      </w:r>
    </w:p>
    <w:p>
      <w:pPr>
        <w:pStyle w:val="Normal"/>
        <w:spacing w:lineRule="auto" w:line="240"/>
        <w:ind w:firstLine="284" w:start="284" w:end="0"/>
        <w:rPr/>
      </w:pPr>
      <w:r>
        <w:rPr>
          <w:sz w:val="24"/>
        </w:rPr>
        <w:t>He was fool</w:t>
      </w:r>
      <w:r>
        <w:rPr>
          <w:b/>
          <w:sz w:val="24"/>
        </w:rPr>
        <w:t xml:space="preserve"> </w:t>
      </w:r>
      <w:r>
        <w:rPr>
          <w:b/>
          <w:i/>
          <w:sz w:val="24"/>
        </w:rPr>
        <w:t>enough</w:t>
      </w:r>
      <w:r>
        <w:rPr>
          <w:i/>
          <w:sz w:val="24"/>
        </w:rPr>
        <w:t xml:space="preserve"> to believe it.</w:t>
      </w:r>
    </w:p>
    <w:p>
      <w:pPr>
        <w:pStyle w:val="Normal"/>
        <w:spacing w:lineRule="auto" w:line="240"/>
        <w:ind w:firstLine="284" w:start="284" w:end="0"/>
        <w:rPr/>
      </w:pPr>
      <w:r>
        <w:rPr>
          <w:sz w:val="24"/>
        </w:rPr>
        <w:t>John was</w:t>
      </w:r>
      <w:r>
        <w:rPr>
          <w:b/>
          <w:sz w:val="24"/>
        </w:rPr>
        <w:t xml:space="preserve"> </w:t>
      </w:r>
      <w:r>
        <w:rPr>
          <w:b/>
          <w:i/>
          <w:sz w:val="24"/>
        </w:rPr>
        <w:t>so</w:t>
      </w:r>
      <w:r>
        <w:rPr>
          <w:sz w:val="24"/>
        </w:rPr>
        <w:t xml:space="preserve"> fortunate </w:t>
      </w:r>
      <w:r>
        <w:rPr>
          <w:i/>
          <w:sz w:val="24"/>
        </w:rPr>
        <w:t>as to get the first prize.</w:t>
      </w:r>
    </w:p>
    <w:p>
      <w:pPr>
        <w:pStyle w:val="Normal"/>
        <w:spacing w:lineRule="auto" w:line="240"/>
        <w:ind w:firstLine="284" w:start="284" w:end="0"/>
        <w:rPr/>
      </w:pPr>
      <w:r>
        <w:rPr>
          <w:sz w:val="24"/>
        </w:rPr>
        <w:t>He felt he was</w:t>
      </w:r>
      <w:r>
        <w:rPr>
          <w:b/>
          <w:sz w:val="24"/>
        </w:rPr>
        <w:t xml:space="preserve"> </w:t>
      </w:r>
      <w:r>
        <w:rPr>
          <w:b/>
          <w:i/>
          <w:sz w:val="24"/>
        </w:rPr>
        <w:t>enough</w:t>
      </w:r>
      <w:r>
        <w:rPr>
          <w:sz w:val="24"/>
        </w:rPr>
        <w:t xml:space="preserve"> of a citizen of the world </w:t>
      </w:r>
      <w:r>
        <w:rPr>
          <w:i/>
          <w:sz w:val="24"/>
        </w:rPr>
        <w:t>not to mind it.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adverbial of degree </w:t>
      </w:r>
      <w:r>
        <w:rPr>
          <w:i/>
          <w:sz w:val="24"/>
        </w:rPr>
        <w:t>too</w:t>
      </w:r>
      <w:r>
        <w:rPr>
          <w:sz w:val="24"/>
        </w:rPr>
        <w:t xml:space="preserve"> signals a negative result, </w:t>
      </w:r>
      <w:r>
        <w:rPr>
          <w:i/>
          <w:sz w:val="24"/>
        </w:rPr>
        <w:t>enough</w:t>
      </w:r>
      <w:r>
        <w:rPr>
          <w:sz w:val="24"/>
        </w:rPr>
        <w:t xml:space="preserve"> suggests the necessary amount of quality to perform the action. The correlative phrase so... </w:t>
      </w:r>
      <w:r>
        <w:rPr>
          <w:i/>
          <w:sz w:val="24"/>
        </w:rPr>
        <w:t>as</w:t>
      </w:r>
      <w:r>
        <w:rPr>
          <w:sz w:val="24"/>
        </w:rPr>
        <w:t xml:space="preserve"> implies a realized action, unlike the phrase </w:t>
      </w:r>
      <w:r>
        <w:rPr>
          <w:i/>
          <w:sz w:val="24"/>
        </w:rPr>
        <w:t>so as</w:t>
      </w:r>
      <w:r>
        <w:rPr>
          <w:sz w:val="24"/>
        </w:rPr>
        <w:t xml:space="preserve"> before adverbials of purpose suggesting a hypothetical event. Compare these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John was</w:t>
      </w:r>
      <w:r>
        <w:rPr>
          <w:b/>
          <w:sz w:val="24"/>
        </w:rPr>
        <w:t xml:space="preserve"> </w:t>
      </w:r>
      <w:r>
        <w:rPr>
          <w:b/>
          <w:i/>
          <w:sz w:val="24"/>
        </w:rPr>
        <w:t>so</w:t>
      </w:r>
      <w:r>
        <w:rPr>
          <w:sz w:val="24"/>
        </w:rPr>
        <w:t xml:space="preserve"> fortunate</w:t>
      </w:r>
      <w:r>
        <w:rPr>
          <w:b/>
          <w:sz w:val="24"/>
        </w:rPr>
        <w:t xml:space="preserve"> </w:t>
      </w:r>
      <w:r>
        <w:rPr>
          <w:b/>
          <w:i/>
          <w:sz w:val="24"/>
        </w:rPr>
        <w:t>as</w:t>
      </w:r>
      <w:r>
        <w:rPr>
          <w:i/>
          <w:sz w:val="24"/>
        </w:rPr>
        <w:t xml:space="preserve"> to get the first prize</w:t>
      </w:r>
      <w:r>
        <w:rPr>
          <w:sz w:val="24"/>
        </w:rPr>
        <w:t xml:space="preserve"> (and he got it) - result. </w:t>
      </w:r>
    </w:p>
    <w:p>
      <w:pPr>
        <w:pStyle w:val="Normal"/>
        <w:spacing w:lineRule="auto" w:line="240"/>
        <w:ind w:firstLine="284" w:start="284" w:end="0"/>
        <w:rPr/>
      </w:pPr>
      <w:r>
        <w:rPr>
          <w:sz w:val="24"/>
        </w:rPr>
        <w:t>John trained hours</w:t>
      </w:r>
      <w:r>
        <w:rPr>
          <w:b/>
          <w:sz w:val="24"/>
        </w:rPr>
        <w:t xml:space="preserve"> </w:t>
      </w:r>
      <w:r>
        <w:rPr>
          <w:b/>
          <w:i/>
          <w:sz w:val="24"/>
        </w:rPr>
        <w:t>so as</w:t>
      </w:r>
      <w:r>
        <w:rPr>
          <w:sz w:val="24"/>
        </w:rPr>
        <w:t xml:space="preserve"> to get the first prize for boating (we do not know whether he has got it or not) – </w:t>
      </w:r>
    </w:p>
    <w:p>
      <w:pPr>
        <w:pStyle w:val="Normal"/>
        <w:spacing w:lineRule="auto" w:line="240"/>
        <w:ind w:firstLine="284" w:start="284" w:end="0"/>
        <w:rPr>
          <w:sz w:val="24"/>
        </w:rPr>
      </w:pPr>
      <w:r>
        <w:rPr>
          <w:sz w:val="24"/>
        </w:rPr>
        <w:t>purpose.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adverbial of condition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106.</w:t>
      </w:r>
      <w:r>
        <w:rPr>
          <w:sz w:val="24"/>
        </w:rPr>
        <w:t xml:space="preserve"> The identifying questions are </w:t>
      </w:r>
      <w:r>
        <w:rPr>
          <w:i/>
          <w:sz w:val="24"/>
        </w:rPr>
        <w:t>in what case?</w:t>
      </w:r>
      <w:r>
        <w:rPr>
          <w:sz w:val="24"/>
        </w:rPr>
        <w:t xml:space="preserve"> or </w:t>
      </w:r>
      <w:r>
        <w:rPr>
          <w:i/>
          <w:sz w:val="24"/>
        </w:rPr>
        <w:t xml:space="preserve">on what condition? </w:t>
      </w:r>
      <w:r>
        <w:rPr>
          <w:sz w:val="24"/>
        </w:rPr>
        <w:t xml:space="preserve">The adverbial of condition is generally expressed by a noun or a pronoun, or by a prepositional phrase (nominal or sometimes gerundial) with the prepositions </w:t>
      </w:r>
      <w:r>
        <w:rPr>
          <w:i/>
          <w:sz w:val="24"/>
        </w:rPr>
        <w:t>but for, except for, without.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But for you</w:t>
      </w:r>
      <w:r>
        <w:rPr>
          <w:sz w:val="24"/>
        </w:rPr>
        <w:t xml:space="preserve"> I wouldn’t be here at all.</w:t>
      </w:r>
    </w:p>
    <w:p>
      <w:pPr>
        <w:pStyle w:val="Normal"/>
        <w:spacing w:lineRule="auto" w:line="240"/>
        <w:ind w:firstLine="284" w:start="284" w:end="0"/>
        <w:rPr/>
      </w:pPr>
      <w:r>
        <w:rPr>
          <w:i/>
          <w:sz w:val="24"/>
        </w:rPr>
        <w:t>Except for the sound of his breathing</w:t>
      </w:r>
      <w:r>
        <w:rPr>
          <w:sz w:val="24"/>
        </w:rPr>
        <w:t xml:space="preserve"> I wouldn’t have known he was there.</w:t>
      </w:r>
    </w:p>
    <w:p>
      <w:pPr>
        <w:pStyle w:val="Normal"/>
        <w:spacing w:lineRule="auto" w:line="240"/>
        <w:ind w:firstLine="284" w:start="284" w:end="0"/>
        <w:rPr/>
      </w:pPr>
      <w:r>
        <w:rPr>
          <w:i/>
          <w:sz w:val="24"/>
        </w:rPr>
        <w:t>Without faith</w:t>
      </w:r>
      <w:r>
        <w:rPr>
          <w:sz w:val="24"/>
        </w:rPr>
        <w:t xml:space="preserve"> there can be no cure.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This adverbial is sometimes expressed by a participle or an adjective with the conjunctions </w:t>
      </w:r>
      <w:r>
        <w:rPr>
          <w:i/>
          <w:sz w:val="24"/>
        </w:rPr>
        <w:t>if</w:t>
      </w:r>
      <w:r>
        <w:rPr>
          <w:sz w:val="24"/>
        </w:rPr>
        <w:t xml:space="preserve"> or </w:t>
      </w:r>
      <w:r>
        <w:rPr>
          <w:i/>
          <w:sz w:val="24"/>
        </w:rPr>
        <w:t>unless.</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Jane won’t sing </w:t>
      </w:r>
      <w:r>
        <w:rPr>
          <w:i/>
          <w:sz w:val="24"/>
        </w:rPr>
        <w:t xml:space="preserve">unless asked to. </w:t>
      </w:r>
    </w:p>
    <w:p>
      <w:pPr>
        <w:pStyle w:val="Normal"/>
        <w:spacing w:lineRule="auto" w:line="240"/>
        <w:ind w:firstLine="284" w:start="284" w:end="0"/>
        <w:rPr/>
      </w:pPr>
      <w:r>
        <w:rPr>
          <w:sz w:val="24"/>
        </w:rPr>
        <w:t xml:space="preserve">We’ll come earlier </w:t>
      </w:r>
      <w:r>
        <w:rPr>
          <w:i/>
          <w:sz w:val="24"/>
        </w:rPr>
        <w:t>if necessary.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Less frequently it is an infinitive or a participle.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would have done better </w:t>
      </w:r>
      <w:r>
        <w:rPr>
          <w:i/>
          <w:sz w:val="24"/>
        </w:rPr>
        <w:t xml:space="preserve">to have followed my first thought. </w:t>
      </w:r>
    </w:p>
    <w:p>
      <w:pPr>
        <w:pStyle w:val="Normal"/>
        <w:spacing w:lineRule="auto" w:line="240"/>
        <w:ind w:firstLine="284" w:start="284" w:end="0"/>
        <w:rPr/>
      </w:pPr>
      <w:r>
        <w:rPr>
          <w:i/>
          <w:sz w:val="24"/>
        </w:rPr>
        <w:t>Skilfully managed,</w:t>
      </w:r>
      <w:r>
        <w:rPr>
          <w:sz w:val="24"/>
        </w:rPr>
        <w:t xml:space="preserve"> conversation with him might prove amusing.</w:t>
      </w:r>
    </w:p>
    <w:p>
      <w:pPr>
        <w:pStyle w:val="Normal"/>
        <w:spacing w:lineRule="auto" w:line="240"/>
        <w:ind w:firstLine="284" w:start="284" w:end="0"/>
        <w:rPr>
          <w:b/>
          <w:sz w:val="24"/>
        </w:rPr>
      </w:pPr>
      <w:r>
        <w:rPr>
          <w:b/>
          <w:sz w:val="24"/>
        </w:rPr>
      </w:r>
    </w:p>
    <w:p>
      <w:pPr>
        <w:pStyle w:val="Heading8"/>
        <w:suppressAutoHyphens w:val="false"/>
        <w:rPr/>
      </w:pPr>
      <w:r>
        <w:rPr/>
        <w:t>The adverbial of concession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107.</w:t>
      </w:r>
      <w:r>
        <w:rPr>
          <w:sz w:val="24"/>
        </w:rPr>
        <w:t xml:space="preserve"> This adverbial expresses some idea that contradicts what is stated in the modified part of the sentence. Thus in its meaning it is opposite to the adverbial of reason. The identifying question is </w:t>
      </w:r>
      <w:r>
        <w:rPr>
          <w:i/>
          <w:sz w:val="24"/>
        </w:rPr>
        <w:t>in spite of what?</w:t>
      </w:r>
    </w:p>
    <w:p>
      <w:pPr>
        <w:pStyle w:val="Normal"/>
        <w:spacing w:lineRule="auto" w:line="240"/>
        <w:ind w:firstLine="284" w:end="0"/>
        <w:rPr/>
      </w:pPr>
      <w:r>
        <w:rPr>
          <w:sz w:val="24"/>
        </w:rPr>
        <w:t xml:space="preserve">The adverbial of concession is expressed by a prepositional phrase introduced by </w:t>
      </w:r>
      <w:r>
        <w:rPr>
          <w:i/>
          <w:sz w:val="24"/>
        </w:rPr>
        <w:t>in spite of, despite, for all, with all</w:t>
      </w:r>
      <w:r>
        <w:rPr>
          <w:sz w:val="24"/>
        </w:rPr>
        <w:t xml:space="preserve"> and phrases introduced by the conjunction </w:t>
      </w:r>
      <w:r>
        <w:rPr>
          <w:i/>
          <w:sz w:val="24"/>
        </w:rPr>
        <w:t>though.</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In spite of his anger</w:t>
      </w:r>
      <w:r>
        <w:rPr>
          <w:sz w:val="24"/>
        </w:rPr>
        <w:t xml:space="preserve"> John listened to me attentively. </w:t>
      </w:r>
    </w:p>
    <w:p>
      <w:pPr>
        <w:pStyle w:val="Normal"/>
        <w:spacing w:lineRule="auto" w:line="240"/>
        <w:ind w:firstLine="284" w:start="284" w:end="0"/>
        <w:rPr/>
      </w:pPr>
      <w:r>
        <w:rPr>
          <w:sz w:val="24"/>
        </w:rPr>
        <w:t xml:space="preserve">Cleary, </w:t>
      </w:r>
      <w:r>
        <w:rPr>
          <w:i/>
          <w:sz w:val="24"/>
        </w:rPr>
        <w:t>for all his reputation,</w:t>
      </w:r>
      <w:r>
        <w:rPr>
          <w:sz w:val="24"/>
        </w:rPr>
        <w:t xml:space="preserve"> was already out of date. </w:t>
      </w:r>
    </w:p>
    <w:p>
      <w:pPr>
        <w:pStyle w:val="Normal"/>
        <w:spacing w:lineRule="auto" w:line="240"/>
        <w:ind w:firstLine="284" w:start="284" w:end="0"/>
        <w:rPr/>
      </w:pPr>
      <w:r>
        <w:rPr>
          <w:i/>
          <w:sz w:val="24"/>
        </w:rPr>
        <w:t>With all his faults,</w:t>
      </w:r>
      <w:r>
        <w:rPr>
          <w:sz w:val="24"/>
        </w:rPr>
        <w:t xml:space="preserve"> I like him. </w:t>
      </w:r>
    </w:p>
    <w:p>
      <w:pPr>
        <w:pStyle w:val="Normal"/>
        <w:spacing w:lineRule="auto" w:line="240"/>
        <w:ind w:firstLine="284" w:start="284" w:end="0"/>
        <w:rPr/>
      </w:pPr>
      <w:r>
        <w:rPr>
          <w:i/>
          <w:sz w:val="24"/>
        </w:rPr>
        <w:t>Though a bad painter,</w:t>
      </w:r>
      <w:r>
        <w:rPr>
          <w:sz w:val="24"/>
        </w:rPr>
        <w:t xml:space="preserve"> he had a delicate feeling for art.</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conjunction </w:t>
      </w:r>
      <w:r>
        <w:rPr>
          <w:i/>
          <w:sz w:val="24"/>
        </w:rPr>
        <w:t>if</w:t>
      </w:r>
      <w:r>
        <w:rPr>
          <w:sz w:val="24"/>
        </w:rPr>
        <w:t xml:space="preserve"> introduces concessive adverbials in cases like the following:</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Your remark is witty, </w:t>
      </w:r>
      <w:r>
        <w:rPr>
          <w:i/>
          <w:sz w:val="24"/>
        </w:rPr>
        <w:t xml:space="preserve">if rather cruel </w:t>
      </w:r>
      <w:r>
        <w:rPr>
          <w:sz w:val="24"/>
          <w:lang w:val="ru-RU"/>
        </w:rPr>
        <w:t>(...хотя и несколько жестокое).</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b/>
          <w:sz w:val="24"/>
        </w:rPr>
        <w:t>Adverbials of attendant circumstances and subsequent events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108.</w:t>
      </w:r>
      <w:r>
        <w:rPr>
          <w:sz w:val="24"/>
        </w:rPr>
        <w:t xml:space="preserve"> These adverbials have no identifying questions. The adverbial of attendant circumstances expresses some fact that accompanies the event presented by the modified part of the sentence. This adverbial may be expressed by a gerundial phrase, a participial phrase, any kind of absolute construction, and rather rarely by an infinitive phrase.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walked three miles </w:t>
      </w:r>
      <w:r>
        <w:rPr>
          <w:i/>
          <w:sz w:val="24"/>
        </w:rPr>
        <w:t>without meeting anyone</w:t>
      </w:r>
      <w:r>
        <w:rPr>
          <w:sz w:val="24"/>
        </w:rPr>
        <w:t xml:space="preserve"> (and did not meet anyone)</w:t>
      </w:r>
    </w:p>
    <w:p>
      <w:pPr>
        <w:pStyle w:val="Normal"/>
        <w:spacing w:lineRule="auto" w:line="240"/>
        <w:ind w:firstLine="284" w:start="284" w:end="0"/>
        <w:rPr/>
      </w:pPr>
      <w:r>
        <w:rPr>
          <w:sz w:val="24"/>
        </w:rPr>
        <w:t>“</w:t>
      </w:r>
      <w:r>
        <w:rPr>
          <w:sz w:val="24"/>
        </w:rPr>
        <w:t xml:space="preserve">No,” said Gabriel, </w:t>
      </w:r>
      <w:r>
        <w:rPr>
          <w:i/>
          <w:sz w:val="24"/>
        </w:rPr>
        <w:t>turning to his wife</w:t>
      </w:r>
      <w:r>
        <w:rPr>
          <w:sz w:val="24"/>
        </w:rPr>
        <w:t xml:space="preserve"> (and turned to his wife)</w:t>
      </w:r>
    </w:p>
    <w:p>
      <w:pPr>
        <w:pStyle w:val="Normal"/>
        <w:spacing w:lineRule="auto" w:line="240"/>
        <w:ind w:firstLine="284" w:start="284" w:end="0"/>
        <w:rPr/>
      </w:pPr>
      <w:r>
        <w:rPr>
          <w:sz w:val="24"/>
        </w:rPr>
        <w:t>I dropped my fists and walked away, “</w:t>
      </w:r>
      <w:r>
        <w:rPr>
          <w:i/>
          <w:sz w:val="24"/>
        </w:rPr>
        <w:t>Scout’s a coward” ringing in my ears.</w:t>
      </w:r>
    </w:p>
    <w:p>
      <w:pPr>
        <w:pStyle w:val="Normal"/>
        <w:spacing w:lineRule="auto" w:line="240"/>
        <w:ind w:firstLine="284" w:start="284" w:end="0"/>
        <w:rPr/>
      </w:pPr>
      <w:r>
        <w:rPr>
          <w:sz w:val="24"/>
        </w:rPr>
        <w:t xml:space="preserve">In the study with the door closed, he stood before the window, </w:t>
      </w:r>
      <w:r>
        <w:rPr>
          <w:i/>
          <w:sz w:val="24"/>
        </w:rPr>
        <w:t>smoking his pipe.</w:t>
      </w:r>
    </w:p>
    <w:p>
      <w:pPr>
        <w:pStyle w:val="Normal"/>
        <w:spacing w:lineRule="auto" w:line="240"/>
        <w:ind w:firstLine="284" w:end="0"/>
        <w:rPr>
          <w:i/>
          <w:i/>
          <w:sz w:val="24"/>
        </w:rPr>
      </w:pPr>
      <w:r>
        <w:rPr>
          <w:i/>
          <w:sz w:val="24"/>
        </w:rPr>
      </w:r>
    </w:p>
    <w:p>
      <w:pPr>
        <w:pStyle w:val="Normal"/>
        <w:spacing w:lineRule="auto" w:line="240"/>
        <w:ind w:firstLine="284" w:end="0"/>
        <w:rPr/>
      </w:pPr>
      <w:r>
        <w:rPr>
          <w:sz w:val="24"/>
        </w:rPr>
        <w:t>The adverbial of subsequent events points out an event following the event presented in the modified part of the sentence. This adverbial is most frequently expressed by an infinitive,</w:t>
      </w:r>
      <w:r>
        <w:rPr>
          <w:b/>
          <w:sz w:val="24"/>
        </w:rPr>
        <w:t xml:space="preserve"> </w:t>
      </w:r>
      <w:r>
        <w:rPr>
          <w:sz w:val="24"/>
        </w:rPr>
        <w:t>or sometimes by a participle.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woke up </w:t>
      </w:r>
      <w:r>
        <w:rPr>
          <w:i/>
          <w:sz w:val="24"/>
        </w:rPr>
        <w:t xml:space="preserve">to see that it was daylight. </w:t>
      </w:r>
    </w:p>
    <w:p>
      <w:pPr>
        <w:pStyle w:val="Normal"/>
        <w:spacing w:lineRule="auto" w:line="240"/>
        <w:ind w:firstLine="284" w:start="284" w:end="0"/>
        <w:rPr/>
      </w:pPr>
      <w:r>
        <w:rPr>
          <w:sz w:val="24"/>
        </w:rPr>
        <w:t xml:space="preserve">They said something to her, </w:t>
      </w:r>
      <w:r>
        <w:rPr>
          <w:i/>
          <w:sz w:val="24"/>
        </w:rPr>
        <w:t>receiving no answer.</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adverbial of comparison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109.</w:t>
      </w:r>
      <w:r>
        <w:rPr>
          <w:sz w:val="24"/>
        </w:rPr>
        <w:t xml:space="preserve"> This adverbial is introduced by the conjunctions </w:t>
      </w:r>
      <w:r>
        <w:rPr>
          <w:i/>
          <w:sz w:val="24"/>
        </w:rPr>
        <w:t>than, as, as if, as though</w:t>
      </w:r>
      <w:r>
        <w:rPr>
          <w:sz w:val="24"/>
        </w:rPr>
        <w:t xml:space="preserve"> or the preposition </w:t>
      </w:r>
      <w:r>
        <w:rPr>
          <w:i/>
          <w:sz w:val="24"/>
        </w:rPr>
        <w:t>like.</w:t>
      </w:r>
      <w:r>
        <w:rPr>
          <w:sz w:val="24"/>
        </w:rPr>
        <w:t xml:space="preserve"> The adverbial with </w:t>
      </w:r>
      <w:r>
        <w:rPr>
          <w:i/>
          <w:sz w:val="24"/>
        </w:rPr>
        <w:t>than</w:t>
      </w:r>
      <w:r>
        <w:rPr>
          <w:sz w:val="24"/>
        </w:rPr>
        <w:t xml:space="preserve"> is preceded by the comparative of the adverb or the adjective it modifies, the adverbial with </w:t>
      </w:r>
      <w:r>
        <w:rPr>
          <w:i/>
          <w:sz w:val="24"/>
        </w:rPr>
        <w:t>as -</w:t>
      </w:r>
      <w:r>
        <w:rPr>
          <w:sz w:val="24"/>
        </w:rPr>
        <w:t xml:space="preserve"> by the correlative adverbs </w:t>
      </w:r>
      <w:r>
        <w:rPr>
          <w:i/>
          <w:sz w:val="24"/>
        </w:rPr>
        <w:t>as</w:t>
      </w:r>
      <w:r>
        <w:rPr>
          <w:b/>
          <w:sz w:val="24"/>
        </w:rPr>
        <w:t xml:space="preserve"> </w:t>
      </w:r>
      <w:r>
        <w:rPr>
          <w:sz w:val="24"/>
        </w:rPr>
        <w:t xml:space="preserve">or </w:t>
      </w:r>
      <w:r>
        <w:rPr>
          <w:i/>
          <w:sz w:val="24"/>
        </w:rPr>
        <w:t>so:</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A mountain is</w:t>
      </w:r>
      <w:r>
        <w:rPr>
          <w:b/>
          <w:sz w:val="24"/>
        </w:rPr>
        <w:t xml:space="preserve"> higher</w:t>
      </w:r>
      <w:r>
        <w:rPr>
          <w:sz w:val="24"/>
        </w:rPr>
        <w:t xml:space="preserve"> </w:t>
      </w:r>
      <w:r>
        <w:rPr>
          <w:i/>
          <w:sz w:val="24"/>
        </w:rPr>
        <w:t>than a hill.</w:t>
      </w:r>
    </w:p>
    <w:p>
      <w:pPr>
        <w:pStyle w:val="Normal"/>
        <w:spacing w:lineRule="auto" w:line="240"/>
        <w:ind w:firstLine="284" w:start="284" w:end="0"/>
        <w:rPr/>
      </w:pPr>
      <w:r>
        <w:rPr>
          <w:sz w:val="24"/>
        </w:rPr>
        <w:t>The boy is now</w:t>
      </w:r>
      <w:r>
        <w:rPr>
          <w:b/>
          <w:sz w:val="24"/>
        </w:rPr>
        <w:t xml:space="preserve"> as</w:t>
      </w:r>
      <w:r>
        <w:rPr>
          <w:sz w:val="24"/>
        </w:rPr>
        <w:t xml:space="preserve"> tall </w:t>
      </w:r>
      <w:r>
        <w:rPr>
          <w:i/>
          <w:sz w:val="24"/>
        </w:rPr>
        <w:t>as his father.</w:t>
      </w:r>
    </w:p>
    <w:p>
      <w:pPr>
        <w:pStyle w:val="Normal"/>
        <w:spacing w:lineRule="auto" w:line="240"/>
        <w:ind w:firstLine="284" w:start="284" w:end="0"/>
        <w:rPr/>
      </w:pPr>
      <w:r>
        <w:rPr>
          <w:sz w:val="24"/>
        </w:rPr>
        <w:t>Tom is not</w:t>
      </w:r>
      <w:r>
        <w:rPr>
          <w:b/>
          <w:sz w:val="24"/>
        </w:rPr>
        <w:t xml:space="preserve"> so</w:t>
      </w:r>
      <w:r>
        <w:rPr>
          <w:sz w:val="24"/>
        </w:rPr>
        <w:t xml:space="preserve"> tall </w:t>
      </w:r>
      <w:r>
        <w:rPr>
          <w:i/>
          <w:sz w:val="24"/>
        </w:rPr>
        <w:t>as his brother.</w:t>
      </w:r>
    </w:p>
    <w:p>
      <w:pPr>
        <w:pStyle w:val="Normal"/>
        <w:spacing w:lineRule="auto" w:line="240"/>
        <w:ind w:firstLine="284" w:start="284" w:end="0"/>
        <w:rPr/>
      </w:pPr>
      <w:r>
        <w:rPr>
          <w:sz w:val="24"/>
        </w:rPr>
        <w:t xml:space="preserve">Tom speaks French </w:t>
      </w:r>
      <w:r>
        <w:rPr>
          <w:b/>
          <w:sz w:val="24"/>
        </w:rPr>
        <w:t>as</w:t>
      </w:r>
      <w:r>
        <w:rPr>
          <w:sz w:val="24"/>
        </w:rPr>
        <w:t xml:space="preserve"> fluently </w:t>
      </w:r>
      <w:r>
        <w:rPr>
          <w:i/>
          <w:sz w:val="24"/>
        </w:rPr>
        <w:t>as a born Frenchman.</w:t>
      </w:r>
    </w:p>
    <w:p>
      <w:pPr>
        <w:pStyle w:val="Normal"/>
        <w:spacing w:lineRule="auto" w:line="240"/>
        <w:ind w:firstLine="284" w:start="284" w:end="0"/>
        <w:rPr/>
      </w:pPr>
      <w:r>
        <w:rPr>
          <w:sz w:val="24"/>
        </w:rPr>
        <w:t xml:space="preserve">Tom speaks French </w:t>
      </w:r>
      <w:r>
        <w:rPr>
          <w:i/>
          <w:sz w:val="24"/>
        </w:rPr>
        <w:t>like a Frenchman.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difference between the use of </w:t>
      </w:r>
      <w:r>
        <w:rPr>
          <w:i/>
          <w:sz w:val="24"/>
        </w:rPr>
        <w:t>like</w:t>
      </w:r>
      <w:r>
        <w:rPr>
          <w:sz w:val="24"/>
        </w:rPr>
        <w:t xml:space="preserve"> and </w:t>
      </w:r>
      <w:r>
        <w:rPr>
          <w:i/>
          <w:sz w:val="24"/>
        </w:rPr>
        <w:t>as</w:t>
      </w:r>
      <w:r>
        <w:rPr>
          <w:sz w:val="24"/>
        </w:rPr>
        <w:t xml:space="preserve"> is important. </w:t>
      </w:r>
    </w:p>
    <w:p>
      <w:pPr>
        <w:pStyle w:val="Normal"/>
        <w:spacing w:lineRule="auto" w:line="240"/>
        <w:ind w:firstLine="284" w:end="0"/>
        <w:rPr/>
      </w:pPr>
      <w:r>
        <w:rPr>
          <w:i/>
          <w:sz w:val="24"/>
        </w:rPr>
        <w:t>Ann talked to us like a teacher</w:t>
      </w:r>
      <w:r>
        <w:rPr>
          <w:sz w:val="24"/>
        </w:rPr>
        <w:t xml:space="preserve"> means that </w:t>
      </w:r>
      <w:r>
        <w:rPr>
          <w:i/>
          <w:sz w:val="24"/>
        </w:rPr>
        <w:t xml:space="preserve">Ann is not a teacher, </w:t>
      </w:r>
      <w:r>
        <w:rPr>
          <w:sz w:val="24"/>
        </w:rPr>
        <w:t xml:space="preserve">whereas the sentence </w:t>
      </w:r>
      <w:r>
        <w:rPr>
          <w:i/>
          <w:sz w:val="24"/>
        </w:rPr>
        <w:t>Ann talked to us as a teacher</w:t>
      </w:r>
      <w:r>
        <w:rPr>
          <w:sz w:val="24"/>
        </w:rPr>
        <w:t xml:space="preserve"> implies that </w:t>
      </w:r>
      <w:r>
        <w:rPr>
          <w:i/>
          <w:sz w:val="24"/>
        </w:rPr>
        <w:t>she is a teacher</w:t>
      </w:r>
      <w:r>
        <w:rPr>
          <w:sz w:val="24"/>
        </w:rPr>
        <w:t xml:space="preserve"> and in talking to us her professional manner was apparent.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conjunctions </w:t>
      </w:r>
      <w:r>
        <w:rPr>
          <w:i/>
          <w:sz w:val="24"/>
        </w:rPr>
        <w:t>as if</w:t>
      </w:r>
      <w:r>
        <w:rPr>
          <w:sz w:val="24"/>
        </w:rPr>
        <w:t xml:space="preserve"> and </w:t>
      </w:r>
      <w:r>
        <w:rPr>
          <w:i/>
          <w:sz w:val="24"/>
        </w:rPr>
        <w:t>as though</w:t>
      </w:r>
      <w:r>
        <w:rPr>
          <w:sz w:val="24"/>
        </w:rPr>
        <w:t xml:space="preserve"> give the comparison a modal shade of meaning: They precede a participle, an infinitive, or a prepositional phrase,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As if obeying him,</w:t>
      </w:r>
      <w:r>
        <w:rPr>
          <w:sz w:val="24"/>
        </w:rPr>
        <w:t xml:space="preserve"> I turned and stared into his face. </w:t>
      </w:r>
    </w:p>
    <w:p>
      <w:pPr>
        <w:pStyle w:val="Normal"/>
        <w:spacing w:lineRule="auto" w:line="240"/>
        <w:ind w:firstLine="284" w:start="284" w:end="0"/>
        <w:rPr/>
      </w:pPr>
      <w:r>
        <w:rPr>
          <w:sz w:val="24"/>
        </w:rPr>
        <w:t xml:space="preserve">He prospered greatly, </w:t>
      </w:r>
      <w:r>
        <w:rPr>
          <w:i/>
          <w:sz w:val="24"/>
        </w:rPr>
        <w:t>almost as though against his will.</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adverbial of degree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110.</w:t>
      </w:r>
      <w:r>
        <w:rPr>
          <w:sz w:val="24"/>
        </w:rPr>
        <w:t xml:space="preserve"> This adverbial modifies various parts of the sentence expressed by verbs, adjectives, adverbs and statives, characterizing actions, states and quality from the viewpoint of their intensity. The identifying questions being </w:t>
      </w:r>
      <w:r>
        <w:rPr>
          <w:i/>
          <w:sz w:val="24"/>
        </w:rPr>
        <w:t>how much? to what extent?</w:t>
      </w:r>
    </w:p>
    <w:p>
      <w:pPr>
        <w:pStyle w:val="Normal"/>
        <w:spacing w:lineRule="auto" w:line="240"/>
        <w:ind w:firstLine="284" w:end="0"/>
        <w:rPr/>
      </w:pPr>
      <w:r>
        <w:rPr>
          <w:sz w:val="24"/>
        </w:rPr>
        <w:t>Adverbials of degree are expressed mainly by adverbs and by preposi</w:t>
        <w:softHyphen/>
        <w:t xml:space="preserve">tional phrases with the preposition </w:t>
      </w:r>
      <w:r>
        <w:rPr>
          <w:i/>
          <w:sz w:val="24"/>
        </w:rPr>
        <w:t>to.</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story is </w:t>
      </w:r>
      <w:r>
        <w:rPr>
          <w:i/>
          <w:sz w:val="24"/>
        </w:rPr>
        <w:t>extremely</w:t>
      </w:r>
      <w:r>
        <w:rPr>
          <w:sz w:val="24"/>
        </w:rPr>
        <w:t xml:space="preserve"> long.</w:t>
      </w:r>
    </w:p>
    <w:p>
      <w:pPr>
        <w:pStyle w:val="Normal"/>
        <w:spacing w:lineRule="auto" w:line="240"/>
        <w:ind w:firstLine="284" w:start="284" w:end="0"/>
        <w:rPr/>
      </w:pPr>
      <w:r>
        <w:rPr>
          <w:sz w:val="24"/>
        </w:rPr>
        <w:t xml:space="preserve">All was planned </w:t>
      </w:r>
      <w:r>
        <w:rPr>
          <w:i/>
          <w:sz w:val="24"/>
        </w:rPr>
        <w:t>to the split second.</w:t>
      </w:r>
    </w:p>
    <w:p>
      <w:pPr>
        <w:pStyle w:val="Normal"/>
        <w:spacing w:lineRule="auto" w:line="240"/>
        <w:ind w:firstLine="284" w:start="284" w:end="0"/>
        <w:rPr/>
      </w:pPr>
      <w:r>
        <w:rPr>
          <w:sz w:val="24"/>
        </w:rPr>
        <w:t xml:space="preserve">Now you may read </w:t>
      </w:r>
      <w:r>
        <w:rPr>
          <w:i/>
          <w:sz w:val="24"/>
        </w:rPr>
        <w:t>to your hearts content.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Sometimes nouns can be modified by an adverbial of degree,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are </w:t>
      </w:r>
      <w:r>
        <w:rPr>
          <w:i/>
          <w:sz w:val="24"/>
        </w:rPr>
        <w:t>quite</w:t>
      </w:r>
      <w:r>
        <w:rPr>
          <w:sz w:val="24"/>
        </w:rPr>
        <w:t xml:space="preserve"> a man, my boy.</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adverbial of measure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111.</w:t>
      </w:r>
      <w:r>
        <w:rPr>
          <w:sz w:val="24"/>
        </w:rPr>
        <w:t xml:space="preserve"> This adverbial is expressed by a noun denoting a unit of measure </w:t>
      </w:r>
      <w:r>
        <w:rPr>
          <w:i/>
          <w:sz w:val="24"/>
        </w:rPr>
        <w:t>(length, time, weight, money, temperature).</w:t>
      </w:r>
    </w:p>
    <w:p>
      <w:pPr>
        <w:pStyle w:val="Normal"/>
        <w:spacing w:lineRule="auto" w:line="240"/>
        <w:ind w:firstLine="284" w:end="0"/>
        <w:rPr/>
      </w:pPr>
      <w:r>
        <w:rPr>
          <w:sz w:val="24"/>
        </w:rPr>
        <w:t xml:space="preserve">It is used after statal verbs denoting processes, states, or characteristics allowing measurement, such as </w:t>
      </w:r>
      <w:r>
        <w:rPr>
          <w:i/>
          <w:sz w:val="24"/>
        </w:rPr>
        <w:t>to measure, to last, to wait, to sleep, to walk, to run, to weigh, to cost.</w:t>
      </w:r>
      <w:r>
        <w:rPr>
          <w:sz w:val="24"/>
        </w:rPr>
        <w:t xml:space="preserve"> Nouns as adverbials of measure are preceded by numerals or the indefinite article in its, numerical function.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room measures </w:t>
      </w:r>
      <w:r>
        <w:rPr>
          <w:i/>
          <w:sz w:val="24"/>
        </w:rPr>
        <w:t>30 feet across.</w:t>
      </w:r>
    </w:p>
    <w:p>
      <w:pPr>
        <w:pStyle w:val="Normal"/>
        <w:spacing w:lineRule="auto" w:line="240"/>
        <w:ind w:firstLine="284" w:start="284" w:end="0"/>
        <w:rPr/>
      </w:pPr>
      <w:r>
        <w:rPr>
          <w:sz w:val="24"/>
        </w:rPr>
        <w:t xml:space="preserve">We walked </w:t>
      </w:r>
      <w:r>
        <w:rPr>
          <w:i/>
          <w:sz w:val="24"/>
        </w:rPr>
        <w:t>(for) five miles.</w:t>
      </w:r>
    </w:p>
    <w:p>
      <w:pPr>
        <w:pStyle w:val="Normal"/>
        <w:spacing w:lineRule="auto" w:line="240"/>
        <w:ind w:firstLine="284" w:start="284" w:end="0"/>
        <w:rPr/>
      </w:pPr>
      <w:r>
        <w:rPr>
          <w:sz w:val="24"/>
        </w:rPr>
        <w:t xml:space="preserve">The box weighs </w:t>
      </w:r>
      <w:r>
        <w:rPr>
          <w:i/>
          <w:sz w:val="24"/>
        </w:rPr>
        <w:t>a ton.</w:t>
      </w:r>
    </w:p>
    <w:p>
      <w:pPr>
        <w:pStyle w:val="Normal"/>
        <w:spacing w:lineRule="auto" w:line="240"/>
        <w:ind w:firstLine="284" w:start="284" w:end="0"/>
        <w:rPr/>
      </w:pPr>
      <w:r>
        <w:rPr>
          <w:sz w:val="24"/>
        </w:rPr>
        <w:t xml:space="preserve">The temperature went down </w:t>
      </w:r>
      <w:r>
        <w:rPr>
          <w:i/>
          <w:sz w:val="24"/>
        </w:rPr>
        <w:t>ten degrees below zero.</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adverbial of exception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112.</w:t>
      </w:r>
      <w:r>
        <w:rPr>
          <w:sz w:val="24"/>
        </w:rPr>
        <w:t xml:space="preserve"> This adverbial is expressed by nouns or prepositional phrases introduced by the prepositions </w:t>
      </w:r>
      <w:r>
        <w:rPr>
          <w:i/>
          <w:sz w:val="24"/>
        </w:rPr>
        <w:t>but, except, save, but for, except for, save for, apart from, aside from, with the exclusion of.</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 looked everywhere </w:t>
      </w:r>
      <w:r>
        <w:rPr>
          <w:i/>
          <w:sz w:val="24"/>
        </w:rPr>
        <w:t xml:space="preserve">except in the bedroom. </w:t>
      </w:r>
    </w:p>
    <w:p>
      <w:pPr>
        <w:pStyle w:val="Normal"/>
        <w:spacing w:lineRule="auto" w:line="240"/>
        <w:ind w:firstLine="284" w:start="284" w:end="0"/>
        <w:rPr/>
      </w:pPr>
      <w:r>
        <w:rPr>
          <w:sz w:val="24"/>
        </w:rPr>
        <w:t xml:space="preserve">Your English is decent </w:t>
      </w:r>
      <w:r>
        <w:rPr>
          <w:i/>
          <w:sz w:val="24"/>
        </w:rPr>
        <w:t xml:space="preserve">apart from spelling. </w:t>
      </w:r>
    </w:p>
    <w:p>
      <w:pPr>
        <w:pStyle w:val="Normal"/>
        <w:spacing w:lineRule="auto" w:line="240"/>
        <w:ind w:firstLine="284" w:start="284" w:end="0"/>
        <w:rPr/>
      </w:pPr>
      <w:r>
        <w:rPr>
          <w:sz w:val="24"/>
        </w:rPr>
        <w:t xml:space="preserve">The road was empty </w:t>
      </w:r>
      <w:r>
        <w:rPr>
          <w:i/>
          <w:sz w:val="24"/>
        </w:rPr>
        <w:t>except for a few cars.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prepositions </w:t>
      </w:r>
      <w:r>
        <w:rPr>
          <w:i/>
          <w:sz w:val="24"/>
        </w:rPr>
        <w:t>save</w:t>
      </w:r>
      <w:r>
        <w:rPr>
          <w:sz w:val="24"/>
        </w:rPr>
        <w:t xml:space="preserve"> and </w:t>
      </w:r>
      <w:r>
        <w:rPr>
          <w:i/>
          <w:sz w:val="24"/>
        </w:rPr>
        <w:t>save for</w:t>
      </w:r>
      <w:r>
        <w:rPr>
          <w:sz w:val="24"/>
        </w:rPr>
        <w:t xml:space="preserve"> are more formal and occur in writing,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These men were in fact quite civil </w:t>
      </w:r>
      <w:r>
        <w:rPr>
          <w:i/>
          <w:sz w:val="24"/>
        </w:rPr>
        <w:t xml:space="preserve">save during certain weeks of </w:t>
      </w:r>
      <w:r>
        <w:rPr>
          <w:sz w:val="24"/>
        </w:rPr>
        <w:t>autumn and winter.</w:t>
      </w:r>
    </w:p>
    <w:p>
      <w:pPr>
        <w:pStyle w:val="Normal"/>
        <w:spacing w:lineRule="auto" w:line="240"/>
        <w:ind w:firstLine="284" w:end="0"/>
        <w:rPr>
          <w:b/>
          <w:smallCaps/>
          <w:sz w:val="24"/>
        </w:rPr>
      </w:pPr>
      <w:r>
        <w:rPr>
          <w:b/>
          <w:smallCaps/>
          <w:sz w:val="24"/>
        </w:rPr>
      </w:r>
    </w:p>
    <w:p>
      <w:pPr>
        <w:pStyle w:val="Heading3"/>
        <w:rPr/>
      </w:pPr>
      <w:bookmarkStart w:id="128" w:name="__RefHeading___Toc5113067"/>
      <w:bookmarkEnd w:id="128"/>
      <w:r>
        <w:rPr/>
        <w:t>Independent elements of the sentence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113.</w:t>
      </w:r>
      <w:r>
        <w:rPr>
          <w:sz w:val="24"/>
        </w:rPr>
        <w:t xml:space="preserve"> </w:t>
      </w:r>
      <w:r>
        <w:rPr>
          <w:spacing w:val="60"/>
          <w:sz w:val="24"/>
        </w:rPr>
        <w:t>Independent elements of the sentence</w:t>
      </w:r>
      <w:r>
        <w:rPr>
          <w:sz w:val="24"/>
        </w:rPr>
        <w:t>, as the term implies, generally are not grammatically dependent on any particular part of the sentence, but as a rule refer to the sentence as a whole. Only occasionally they may refer to a separate part of the sentence. The independent element may consist of a word or a phrase. Its position is more free than that of any other parts of the sentence and accordingly it may occur in different positions in the sentence.</w:t>
      </w:r>
    </w:p>
    <w:p>
      <w:pPr>
        <w:pStyle w:val="Normal"/>
        <w:spacing w:lineRule="auto" w:line="240"/>
        <w:ind w:firstLine="284" w:end="0"/>
        <w:rPr>
          <w:sz w:val="24"/>
        </w:rPr>
      </w:pPr>
      <w:r>
        <w:rPr>
          <w:sz w:val="24"/>
        </w:rPr>
        <w:t>There are two groups of independent elements: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 </w:t>
      </w:r>
      <w:r>
        <w:rPr>
          <w:spacing w:val="60"/>
          <w:sz w:val="24"/>
        </w:rPr>
        <w:t>Direct address</w:t>
      </w:r>
      <w:r>
        <w:rPr>
          <w:sz w:val="24"/>
        </w:rPr>
        <w:t>. A direct address is the name of a person (or occasionally a non-person) to whom the rest of the sentence is addressed. It may be emotionally charged or neutral, but semantically it does not influence the sentence.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I’m sorry, </w:t>
      </w:r>
      <w:r>
        <w:rPr>
          <w:i/>
          <w:sz w:val="24"/>
        </w:rPr>
        <w:t>Major,</w:t>
      </w:r>
      <w:r>
        <w:rPr>
          <w:sz w:val="24"/>
        </w:rPr>
        <w:t xml:space="preserve"> we had an arrangement. </w:t>
      </w:r>
    </w:p>
    <w:p>
      <w:pPr>
        <w:pStyle w:val="Normal"/>
        <w:spacing w:lineRule="auto" w:line="240"/>
        <w:ind w:firstLine="284" w:start="284" w:end="0"/>
        <w:rPr/>
      </w:pPr>
      <w:r>
        <w:rPr>
          <w:i/>
          <w:sz w:val="24"/>
        </w:rPr>
        <w:t>Jenny, darling,</w:t>
      </w:r>
      <w:r>
        <w:rPr>
          <w:sz w:val="24"/>
        </w:rPr>
        <w:t xml:space="preserve"> don’t say such things. </w:t>
      </w:r>
    </w:p>
    <w:p>
      <w:pPr>
        <w:pStyle w:val="Normal"/>
        <w:spacing w:lineRule="auto" w:line="240"/>
        <w:ind w:firstLine="284" w:start="284" w:end="0"/>
        <w:rPr/>
      </w:pPr>
      <w:r>
        <w:rPr>
          <w:sz w:val="24"/>
        </w:rPr>
        <w:t xml:space="preserve">How’s the world, </w:t>
      </w:r>
      <w:r>
        <w:rPr>
          <w:i/>
          <w:sz w:val="24"/>
        </w:rPr>
        <w:t>good friend?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II. </w:t>
      </w:r>
      <w:r>
        <w:rPr>
          <w:spacing w:val="60"/>
          <w:sz w:val="24"/>
        </w:rPr>
        <w:t>Parenthesis</w:t>
      </w:r>
      <w:r>
        <w:rPr>
          <w:sz w:val="24"/>
        </w:rPr>
        <w:t>. As to its meaning the parenthesis may be</w:t>
      </w:r>
      <w:r>
        <w:rPr>
          <w:b/>
          <w:sz w:val="24"/>
        </w:rPr>
        <w:t xml:space="preserve"> </w:t>
      </w:r>
      <w:r>
        <w:rPr>
          <w:sz w:val="24"/>
        </w:rPr>
        <w:t>of</w:t>
      </w:r>
      <w:r>
        <w:rPr>
          <w:b/>
          <w:sz w:val="24"/>
        </w:rPr>
        <w:t xml:space="preserve"> </w:t>
      </w:r>
      <w:r>
        <w:rPr>
          <w:sz w:val="24"/>
        </w:rPr>
        <w:t>several types: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It may express the speaker’s attitude to the relation between what is expressed in the sentence and reality </w:t>
      </w:r>
      <w:r>
        <w:rPr>
          <w:i/>
          <w:sz w:val="24"/>
        </w:rPr>
        <w:t>(perhaps, maybe, certainly, of course, evidently, oh, Goodness Gracious,</w:t>
      </w:r>
      <w:r>
        <w:rPr>
          <w:sz w:val="24"/>
        </w:rPr>
        <w:t xml:space="preserve"> etc.).</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Undoubtedly</w:t>
      </w:r>
      <w:r>
        <w:rPr>
          <w:sz w:val="24"/>
        </w:rPr>
        <w:t xml:space="preserve"> you are both excellent engineers. </w:t>
      </w:r>
    </w:p>
    <w:p>
      <w:pPr>
        <w:pStyle w:val="Normal"/>
        <w:spacing w:lineRule="auto" w:line="240"/>
        <w:ind w:firstLine="284" w:start="284" w:end="0"/>
        <w:rPr/>
      </w:pPr>
      <w:r>
        <w:rPr>
          <w:i/>
          <w:sz w:val="24"/>
        </w:rPr>
        <w:t>Surely</w:t>
      </w:r>
      <w:r>
        <w:rPr>
          <w:sz w:val="24"/>
        </w:rPr>
        <w:t xml:space="preserve"> he had too wide a mouth. </w:t>
      </w:r>
    </w:p>
    <w:p>
      <w:pPr>
        <w:pStyle w:val="Normal"/>
        <w:spacing w:lineRule="auto" w:line="240"/>
        <w:ind w:firstLine="284" w:start="284" w:end="0"/>
        <w:rPr/>
      </w:pPr>
      <w:r>
        <w:rPr>
          <w:sz w:val="24"/>
        </w:rPr>
        <w:t xml:space="preserve">The cottages were, </w:t>
      </w:r>
      <w:r>
        <w:rPr>
          <w:i/>
          <w:sz w:val="24"/>
        </w:rPr>
        <w:t>in fact,</w:t>
      </w:r>
      <w:r>
        <w:rPr>
          <w:sz w:val="24"/>
        </w:rPr>
        <w:t xml:space="preserve"> boxlike and rather towny. </w:t>
      </w:r>
    </w:p>
    <w:p>
      <w:pPr>
        <w:pStyle w:val="Normal"/>
        <w:spacing w:lineRule="auto" w:line="240"/>
        <w:ind w:firstLine="284" w:start="284" w:end="0"/>
        <w:rPr/>
      </w:pPr>
      <w:r>
        <w:rPr>
          <w:i/>
          <w:sz w:val="24"/>
        </w:rPr>
        <w:t>Oh,</w:t>
      </w:r>
      <w:r>
        <w:rPr>
          <w:sz w:val="24"/>
        </w:rPr>
        <w:t xml:space="preserve"> we can’t go.</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It may connect the sentence it belongs to with the preceding or the following one expressing different relations </w:t>
      </w:r>
      <w:r>
        <w:rPr>
          <w:i/>
          <w:sz w:val="24"/>
        </w:rPr>
        <w:t xml:space="preserve">(first, firstly, secondly, finally, after all, moreover, besides, by the way, on the contrary, that is </w:t>
      </w:r>
      <w:r>
        <w:rPr>
          <w:sz w:val="24"/>
        </w:rPr>
        <w:t xml:space="preserve">(i.e.), </w:t>
      </w:r>
      <w:r>
        <w:rPr>
          <w:i/>
          <w:sz w:val="24"/>
        </w:rPr>
        <w:t>for example</w:t>
      </w:r>
      <w:r>
        <w:rPr>
          <w:sz w:val="24"/>
        </w:rPr>
        <w:t xml:space="preserve"> (eg),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was listening and thinking. </w:t>
      </w:r>
      <w:r>
        <w:rPr>
          <w:i/>
          <w:sz w:val="24"/>
        </w:rPr>
        <w:t>Besides,</w:t>
      </w:r>
      <w:r>
        <w:rPr>
          <w:sz w:val="24"/>
        </w:rPr>
        <w:t xml:space="preserve"> I wanted</w:t>
      </w:r>
      <w:r>
        <w:rPr>
          <w:b/>
          <w:sz w:val="24"/>
        </w:rPr>
        <w:t xml:space="preserve"> </w:t>
      </w:r>
      <w:r>
        <w:rPr>
          <w:sz w:val="24"/>
        </w:rPr>
        <w:t xml:space="preserve">to tell you something. </w:t>
      </w:r>
    </w:p>
    <w:p>
      <w:pPr>
        <w:pStyle w:val="Normal"/>
        <w:spacing w:lineRule="auto" w:line="240"/>
        <w:ind w:firstLine="284" w:start="284" w:end="0"/>
        <w:rPr/>
      </w:pPr>
      <w:r>
        <w:rPr>
          <w:i/>
          <w:sz w:val="24"/>
        </w:rPr>
        <w:t>After all,</w:t>
      </w:r>
      <w:r>
        <w:rPr>
          <w:sz w:val="24"/>
        </w:rPr>
        <w:t xml:space="preserve"> he'd only been doing his duty. </w:t>
      </w:r>
    </w:p>
    <w:p>
      <w:pPr>
        <w:pStyle w:val="Normal"/>
        <w:spacing w:lineRule="auto" w:line="240"/>
        <w:ind w:firstLine="284" w:start="284" w:end="0"/>
        <w:rPr/>
      </w:pPr>
      <w:r>
        <w:rPr>
          <w:i/>
          <w:sz w:val="24"/>
        </w:rPr>
        <w:t>Finally</w:t>
      </w:r>
      <w:r>
        <w:rPr>
          <w:sz w:val="24"/>
        </w:rPr>
        <w:t xml:space="preserve"> the whole party started walking.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 It may specify that which is said in the sentence or express a comment </w:t>
      </w:r>
      <w:r>
        <w:rPr>
          <w:i/>
          <w:sz w:val="24"/>
        </w:rPr>
        <w:t>(according to my taste, in my opinion, to tell the truth, in other words, as is known, by the way,</w:t>
      </w:r>
      <w:r>
        <w:rPr>
          <w:sz w:val="24"/>
        </w:rPr>
        <w:t xml:space="preserve"> etc.).</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According to your theory,</w:t>
      </w:r>
      <w:r>
        <w:rPr>
          <w:sz w:val="24"/>
        </w:rPr>
        <w:t xml:space="preserve"> we’re in a mighty soulful era. </w:t>
      </w:r>
    </w:p>
    <w:p>
      <w:pPr>
        <w:pStyle w:val="Normal"/>
        <w:spacing w:lineRule="auto" w:line="240"/>
        <w:ind w:firstLine="284" w:start="284" w:end="0"/>
        <w:rPr/>
      </w:pPr>
      <w:r>
        <w:rPr>
          <w:i/>
          <w:sz w:val="24"/>
        </w:rPr>
        <w:t>To tell you the truth,</w:t>
      </w:r>
      <w:r>
        <w:rPr>
          <w:sz w:val="24"/>
        </w:rPr>
        <w:t xml:space="preserve"> the total was more than a thousand francs.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a rule a parenthesis refers to the sentence (or clause) as a whole.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Frankly speaking,</w:t>
      </w:r>
      <w:r>
        <w:rPr>
          <w:sz w:val="24"/>
        </w:rPr>
        <w:t xml:space="preserve"> he had been amazed at his failure. </w:t>
      </w:r>
    </w:p>
    <w:p>
      <w:pPr>
        <w:pStyle w:val="Normal"/>
        <w:spacing w:lineRule="auto" w:line="240"/>
        <w:ind w:firstLine="284" w:start="284" w:end="0"/>
        <w:rPr/>
      </w:pPr>
      <w:r>
        <w:rPr>
          <w:sz w:val="24"/>
        </w:rPr>
        <w:t xml:space="preserve">This streak of light was, </w:t>
      </w:r>
      <w:r>
        <w:rPr>
          <w:i/>
          <w:sz w:val="24"/>
        </w:rPr>
        <w:t>in all likelihood,</w:t>
      </w:r>
      <w:r>
        <w:rPr>
          <w:sz w:val="24"/>
        </w:rPr>
        <w:t xml:space="preserve"> a gleam from a lantern.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Sometimes, however, a parenthesis refers only to, a secondary part of the sentence.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Miss Barlett might reveal unknown depths of strangeness, though not, </w:t>
      </w:r>
      <w:r>
        <w:rPr>
          <w:i/>
          <w:sz w:val="24"/>
        </w:rPr>
        <w:t>perhaps,</w:t>
      </w:r>
      <w:r>
        <w:rPr>
          <w:sz w:val="24"/>
        </w:rPr>
        <w:t xml:space="preserve"> of meaning.</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to its morphological nature, a parenthesis can be expressed by: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A modal word:</w:t>
      </w:r>
    </w:p>
    <w:p>
      <w:pPr>
        <w:pStyle w:val="Normal"/>
        <w:spacing w:lineRule="auto" w:line="240"/>
        <w:ind w:firstLine="284" w:start="284" w:end="0"/>
        <w:rPr/>
      </w:pPr>
      <w:r>
        <w:rPr>
          <w:i/>
          <w:sz w:val="24"/>
        </w:rPr>
        <w:t>perhaps, no doubt, indeed, certainty, in fact, evidently, maybe,</w:t>
      </w:r>
      <w:r>
        <w:rPr>
          <w:sz w:val="24"/>
        </w:rPr>
        <w:t xml:space="preserve"> etc.</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Perhaps</w:t>
      </w:r>
      <w:r>
        <w:rPr>
          <w:sz w:val="24"/>
        </w:rPr>
        <w:t xml:space="preserve"> they would go soon.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w:t>
      </w:r>
      <w:r>
        <w:rPr>
          <w:spacing w:val="60"/>
          <w:sz w:val="24"/>
        </w:rPr>
        <w:t>An interjection:</w:t>
      </w:r>
    </w:p>
    <w:p>
      <w:pPr>
        <w:pStyle w:val="Normal"/>
        <w:spacing w:lineRule="auto" w:line="240"/>
        <w:ind w:firstLine="284" w:start="284" w:end="0"/>
        <w:rPr/>
      </w:pPr>
      <w:r>
        <w:rPr>
          <w:i/>
          <w:sz w:val="24"/>
        </w:rPr>
        <w:t>oh, ah, eh, dear me, by God, Good heavens,</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You like the outfit, </w:t>
      </w:r>
      <w:r>
        <w:rPr>
          <w:i/>
          <w:sz w:val="24"/>
        </w:rPr>
        <w:t xml:space="preserve">eh? </w:t>
      </w:r>
    </w:p>
    <w:p>
      <w:pPr>
        <w:pStyle w:val="Normal"/>
        <w:spacing w:lineRule="auto" w:line="240"/>
        <w:ind w:firstLine="284" w:start="284" w:end="0"/>
        <w:rPr/>
      </w:pPr>
      <w:r>
        <w:rPr>
          <w:i/>
          <w:sz w:val="24"/>
        </w:rPr>
        <w:t>Dear me,</w:t>
      </w:r>
      <w:r>
        <w:rPr>
          <w:sz w:val="24"/>
        </w:rPr>
        <w:t xml:space="preserve"> I had no idea you were such a determined character.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spacing w:val="60"/>
          <w:sz w:val="24"/>
        </w:rPr>
        <w:t>A conjunct</w:t>
      </w:r>
      <w:r>
        <w:rPr>
          <w:sz w:val="24"/>
        </w:rPr>
        <w:t xml:space="preserve"> (that is, an adverb combining the function of a parenthesis with that of a connector):</w:t>
      </w:r>
    </w:p>
    <w:p>
      <w:pPr>
        <w:pStyle w:val="Normal"/>
        <w:spacing w:lineRule="auto" w:line="240"/>
        <w:ind w:firstLine="284" w:start="284" w:end="0"/>
        <w:rPr/>
      </w:pPr>
      <w:r>
        <w:rPr>
          <w:i/>
          <w:sz w:val="24"/>
        </w:rPr>
        <w:t>finally, anyway, consequently, besides, moreover, otherwise,</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But there’s no chance here. </w:t>
      </w:r>
      <w:r>
        <w:rPr>
          <w:i/>
          <w:sz w:val="24"/>
        </w:rPr>
        <w:t>Besides,</w:t>
      </w:r>
      <w:r>
        <w:rPr>
          <w:sz w:val="24"/>
        </w:rPr>
        <w:t xml:space="preserve"> he couldn’t make two ends meet on the job.</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w:t>
      </w:r>
      <w:r>
        <w:rPr>
          <w:spacing w:val="60"/>
          <w:sz w:val="24"/>
        </w:rPr>
        <w:t>A prepositional phrase</w:t>
      </w:r>
      <w:r>
        <w:rPr>
          <w:sz w:val="24"/>
        </w:rPr>
        <w:t>:</w:t>
      </w:r>
    </w:p>
    <w:p>
      <w:pPr>
        <w:pStyle w:val="Normal"/>
        <w:spacing w:lineRule="auto" w:line="240"/>
        <w:ind w:firstLine="284" w:start="284" w:end="0"/>
        <w:rPr/>
      </w:pPr>
      <w:r>
        <w:rPr>
          <w:i/>
          <w:sz w:val="24"/>
        </w:rPr>
        <w:t>in my opinion, in short, by the way, on</w:t>
      </w:r>
      <w:r>
        <w:rPr>
          <w:b/>
          <w:i/>
          <w:sz w:val="24"/>
        </w:rPr>
        <w:t xml:space="preserve"> </w:t>
      </w:r>
      <w:r>
        <w:rPr>
          <w:i/>
          <w:sz w:val="24"/>
        </w:rPr>
        <w:t>the other hand, on the</w:t>
      </w:r>
      <w:r>
        <w:rPr>
          <w:b/>
          <w:i/>
          <w:sz w:val="24"/>
        </w:rPr>
        <w:t xml:space="preserve"> </w:t>
      </w:r>
      <w:r>
        <w:rPr>
          <w:i/>
          <w:sz w:val="24"/>
        </w:rPr>
        <w:t>contrary, at least, to one's surprise,</w:t>
      </w:r>
      <w:r>
        <w:rPr>
          <w:sz w:val="24"/>
        </w:rPr>
        <w:t xml:space="preserve"> etc.</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In my opinion</w:t>
      </w:r>
      <w:r>
        <w:rPr>
          <w:sz w:val="24"/>
        </w:rPr>
        <w:t xml:space="preserve"> you are wrong. </w:t>
      </w:r>
    </w:p>
    <w:p>
      <w:pPr>
        <w:pStyle w:val="Normal"/>
        <w:spacing w:lineRule="auto" w:line="240"/>
        <w:ind w:firstLine="284" w:start="284" w:end="0"/>
        <w:rPr/>
      </w:pPr>
      <w:r>
        <w:rPr>
          <w:sz w:val="24"/>
        </w:rPr>
        <w:t xml:space="preserve">You can’t make me! </w:t>
      </w:r>
      <w:r>
        <w:rPr>
          <w:i/>
          <w:sz w:val="24"/>
        </w:rPr>
        <w:t>In short,</w:t>
      </w:r>
      <w:r>
        <w:rPr>
          <w:sz w:val="24"/>
        </w:rPr>
        <w:t xml:space="preserve"> I won’t do it.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spacing w:val="60"/>
          <w:sz w:val="24"/>
        </w:rPr>
        <w:t>An infinitive phrase:</w:t>
      </w:r>
    </w:p>
    <w:p>
      <w:pPr>
        <w:pStyle w:val="Normal"/>
        <w:spacing w:lineRule="auto" w:line="240"/>
        <w:ind w:firstLine="284" w:start="284" w:end="0"/>
        <w:rPr/>
      </w:pPr>
      <w:r>
        <w:rPr>
          <w:i/>
          <w:sz w:val="24"/>
        </w:rPr>
        <w:t>to tell the truth, to be sure, to begin with, to do smb justice,</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That was, </w:t>
      </w:r>
      <w:r>
        <w:rPr>
          <w:i/>
          <w:sz w:val="24"/>
        </w:rPr>
        <w:t>so to speak,</w:t>
      </w:r>
      <w:r>
        <w:rPr>
          <w:sz w:val="24"/>
        </w:rPr>
        <w:t xml:space="preserve"> another gift for you. </w:t>
      </w:r>
    </w:p>
    <w:p>
      <w:pPr>
        <w:pStyle w:val="Normal"/>
        <w:spacing w:lineRule="auto" w:line="240"/>
        <w:ind w:firstLine="284" w:start="284" w:end="0"/>
        <w:rPr/>
      </w:pPr>
      <w:r>
        <w:rPr>
          <w:i/>
          <w:sz w:val="24"/>
        </w:rPr>
        <w:t>To do that lady justice,</w:t>
      </w:r>
      <w:r>
        <w:rPr>
          <w:sz w:val="24"/>
        </w:rPr>
        <w:t xml:space="preserve"> Miss Spencer bore the ordeal very well.</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6. </w:t>
      </w:r>
      <w:r>
        <w:rPr>
          <w:spacing w:val="60"/>
          <w:sz w:val="24"/>
        </w:rPr>
        <w:t>A participial phrase:</w:t>
      </w:r>
    </w:p>
    <w:p>
      <w:pPr>
        <w:pStyle w:val="Normal"/>
        <w:spacing w:lineRule="auto" w:line="240"/>
        <w:ind w:firstLine="284" w:start="284" w:end="0"/>
        <w:rPr/>
      </w:pPr>
      <w:r>
        <w:rPr>
          <w:i/>
          <w:sz w:val="24"/>
        </w:rPr>
        <w:t>frankly speaking, strictly speaking, generally speaking,</w:t>
      </w:r>
      <w:r>
        <w:rPr>
          <w:b/>
          <w:sz w:val="24"/>
        </w:rPr>
        <w:t xml:space="preserve"> </w:t>
      </w:r>
      <w:r>
        <w:rPr>
          <w:sz w:val="24"/>
        </w:rPr>
        <w:t>etc.</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i/>
          <w:sz w:val="24"/>
        </w:rPr>
        <w:t>Generally speaking</w:t>
      </w:r>
      <w:r>
        <w:rPr>
          <w:sz w:val="24"/>
        </w:rPr>
        <w:t xml:space="preserve"> I think you’re right.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7. </w:t>
      </w:r>
      <w:r>
        <w:rPr>
          <w:spacing w:val="60"/>
          <w:sz w:val="24"/>
        </w:rPr>
        <w:t>A clause</w:t>
      </w:r>
      <w:r>
        <w:rPr>
          <w:sz w:val="24"/>
        </w:rPr>
        <w:t xml:space="preserve"> (see the item on parenthetical clauses). </w:t>
      </w:r>
    </w:p>
    <w:p>
      <w:pPr>
        <w:pStyle w:val="Normal"/>
        <w:spacing w:lineRule="auto" w:line="240"/>
        <w:ind w:firstLine="284" w:start="284" w:end="0"/>
        <w:rPr/>
      </w:pPr>
      <w:r>
        <w:rPr>
          <w:sz w:val="24"/>
        </w:rPr>
        <w:t xml:space="preserve">As </w:t>
      </w:r>
      <w:r>
        <w:rPr>
          <w:i/>
          <w:sz w:val="24"/>
        </w:rPr>
        <w:t>it was,</w:t>
      </w:r>
      <w:r>
        <w:rPr>
          <w:sz w:val="24"/>
        </w:rPr>
        <w:t xml:space="preserve"> Nell departed with surprising docility.</w:t>
      </w:r>
    </w:p>
    <w:p>
      <w:pPr>
        <w:pStyle w:val="Normal"/>
        <w:spacing w:lineRule="auto" w:line="240"/>
        <w:ind w:firstLine="284" w:end="0"/>
        <w:rPr>
          <w:b/>
          <w:sz w:val="24"/>
        </w:rPr>
      </w:pPr>
      <w:r>
        <w:rPr>
          <w:b/>
          <w:sz w:val="24"/>
        </w:rPr>
      </w:r>
    </w:p>
    <w:p>
      <w:pPr>
        <w:pStyle w:val="Heading2"/>
        <w:rPr/>
      </w:pPr>
      <w:bookmarkStart w:id="129" w:name="__RefHeading___Toc5113068"/>
      <w:bookmarkEnd w:id="129"/>
      <w:r>
        <w:rPr/>
        <w:t>WORD ORDER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114.</w:t>
      </w:r>
      <w:r>
        <w:rPr>
          <w:sz w:val="24"/>
        </w:rPr>
        <w:t xml:space="preserve"> The words in an English sentence are arranged in a certain order, which is fixed for every type of the sentence, and is therefore meaningful. We find several principles determining word order in a sentence, so that word order fulfils several functions -</w:t>
      </w:r>
      <w:r>
        <w:rPr>
          <w:b/>
          <w:sz w:val="24"/>
        </w:rPr>
        <w:t xml:space="preserve"> grammatical, emphatic,</w:t>
      </w:r>
      <w:r>
        <w:rPr>
          <w:sz w:val="24"/>
        </w:rPr>
        <w:t xml:space="preserve"> or</w:t>
      </w:r>
      <w:r>
        <w:rPr>
          <w:b/>
          <w:sz w:val="24"/>
        </w:rPr>
        <w:t xml:space="preserve"> communicative,</w:t>
      </w:r>
      <w:r>
        <w:rPr>
          <w:sz w:val="24"/>
        </w:rPr>
        <w:t xml:space="preserve"> and</w:t>
      </w:r>
      <w:r>
        <w:rPr>
          <w:b/>
          <w:sz w:val="24"/>
        </w:rPr>
        <w:t xml:space="preserve"> linking.</w:t>
      </w:r>
      <w:r>
        <w:rPr>
          <w:sz w:val="24"/>
        </w:rPr>
        <w:t xml:space="preserve"> These functions are manifested in different arrangements of the parts of the sentence.</w:t>
      </w:r>
    </w:p>
    <w:p>
      <w:pPr>
        <w:pStyle w:val="Normal"/>
        <w:spacing w:lineRule="auto" w:line="240"/>
        <w:ind w:firstLine="284" w:end="0"/>
        <w:rPr>
          <w:b/>
          <w:sz w:val="24"/>
        </w:rPr>
      </w:pPr>
      <w:r>
        <w:rPr>
          <w:b/>
          <w:sz w:val="24"/>
        </w:rPr>
      </w:r>
    </w:p>
    <w:p>
      <w:pPr>
        <w:pStyle w:val="Heading3"/>
        <w:rPr/>
      </w:pPr>
      <w:bookmarkStart w:id="130" w:name="__RefHeading___Toc5113069"/>
      <w:bookmarkEnd w:id="130"/>
      <w:r>
        <w:rPr/>
        <w:t>The grammatical function of word order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115.</w:t>
      </w:r>
      <w:r>
        <w:rPr>
          <w:sz w:val="24"/>
        </w:rPr>
        <w:t xml:space="preserve"> The main function of word order is </w:t>
      </w:r>
      <w:r>
        <w:rPr>
          <w:spacing w:val="60"/>
          <w:sz w:val="24"/>
        </w:rPr>
        <w:t>to express grammati</w:t>
        <w:softHyphen/>
        <w:t xml:space="preserve">cal relations and determine the grammatical status of a word </w:t>
      </w:r>
      <w:r>
        <w:rPr>
          <w:sz w:val="24"/>
        </w:rPr>
        <w:t xml:space="preserve">by fixing its position in the sentence. There exist two ways of arranging words - </w:t>
      </w:r>
      <w:r>
        <w:rPr>
          <w:i/>
          <w:sz w:val="24"/>
        </w:rPr>
        <w:t>direct word order</w:t>
      </w:r>
      <w:r>
        <w:rPr>
          <w:sz w:val="24"/>
        </w:rPr>
        <w:t xml:space="preserve"> and </w:t>
      </w:r>
      <w:r>
        <w:rPr>
          <w:i/>
          <w:sz w:val="24"/>
        </w:rPr>
        <w:t>inverted word order.</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Direct word order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116.</w:t>
      </w:r>
      <w:r>
        <w:rPr>
          <w:sz w:val="24"/>
        </w:rPr>
        <w:t xml:space="preserve"> The most common pattern for the arrangement of the main parts in a declarative sentence is</w:t>
      </w:r>
      <w:r>
        <w:rPr>
          <w:b/>
          <w:sz w:val="24"/>
        </w:rPr>
        <w:t xml:space="preserve"> Subject - Predicate - (Object),</w:t>
      </w:r>
      <w:r>
        <w:rPr>
          <w:sz w:val="24"/>
        </w:rPr>
        <w:t xml:space="preserve"> which is called </w:t>
      </w:r>
      <w:r>
        <w:rPr>
          <w:i/>
          <w:sz w:val="24"/>
        </w:rPr>
        <w:t>direct</w:t>
      </w:r>
      <w:r>
        <w:rPr>
          <w:sz w:val="24"/>
        </w:rPr>
        <w:t xml:space="preserve"> word order. Direct word order is also employed in pronominal questions to the subject or to its attribute.</w:t>
      </w:r>
    </w:p>
    <w:p>
      <w:pPr>
        <w:pStyle w:val="Normal"/>
        <w:spacing w:lineRule="auto" w:line="240"/>
        <w:ind w:firstLine="284" w:end="0"/>
        <w:rPr/>
      </w:pPr>
      <w:r>
        <w:rPr>
          <w:sz w:val="24"/>
        </w:rPr>
        <w:t>Direct word order</w:t>
      </w:r>
      <w:r>
        <w:rPr>
          <w:b/>
          <w:sz w:val="24"/>
        </w:rPr>
        <w:t xml:space="preserve"> allows of only few variations</w:t>
      </w:r>
      <w:r>
        <w:rPr>
          <w:sz w:val="24"/>
        </w:rPr>
        <w:t xml:space="preserve"> in the fixed pattern, and then only for the secondary parts. Thus if there are two objects, the indirect one precedes the direct one, or the prepositional follows the direct one. Thus the pattern has the following form:</w:t>
      </w:r>
    </w:p>
    <w:p>
      <w:pPr>
        <w:pStyle w:val="Normal"/>
        <w:spacing w:lineRule="auto" w:line="240"/>
        <w:ind w:firstLine="284" w:end="0"/>
        <w:rPr>
          <w:b/>
          <w:sz w:val="24"/>
          <w:lang w:val="ru-RU"/>
        </w:rPr>
      </w:pPr>
      <w:r>
        <w:rPr>
          <w:b/>
          <w:sz w:val="24"/>
          <w:lang w:val="ru-RU"/>
        </w:rPr>
      </w:r>
    </w:p>
    <w:p>
      <w:pPr>
        <w:pStyle w:val="Normal"/>
        <w:spacing w:lineRule="auto" w:line="240"/>
        <w:ind w:firstLine="284" w:end="0"/>
        <w:rPr>
          <w:b/>
          <w:sz w:val="24"/>
          <w:lang w:val="ru-RU"/>
        </w:rPr>
      </w:pPr>
      <w:r>
        <w:rPr>
          <w:b/>
          <w:sz w:val="24"/>
          <w:lang w:val="ru-RU"/>
        </w:rPr>
      </w:r>
    </w:p>
    <w:tbl>
      <w:tblPr>
        <w:tblW w:w="10732" w:type="dxa"/>
        <w:jc w:val="start"/>
        <w:tblInd w:w="250" w:type="dxa"/>
        <w:tblLayout w:type="fixed"/>
        <w:tblCellMar>
          <w:top w:w="0" w:type="dxa"/>
          <w:start w:w="108" w:type="dxa"/>
          <w:bottom w:w="0" w:type="dxa"/>
          <w:end w:w="108" w:type="dxa"/>
        </w:tblCellMar>
      </w:tblPr>
      <w:tblGrid>
        <w:gridCol w:w="2410"/>
        <w:gridCol w:w="8322"/>
      </w:tblGrid>
      <w:tr>
        <w:trPr/>
        <w:tc>
          <w:tcPr>
            <w:tcW w:w="2410" w:type="dxa"/>
            <w:tcBorders/>
          </w:tcPr>
          <w:p>
            <w:pPr>
              <w:pStyle w:val="Normal"/>
              <w:spacing w:lineRule="auto" w:line="240"/>
              <w:ind w:hanging="0" w:end="0"/>
              <w:rPr>
                <w:b/>
                <w:sz w:val="24"/>
                <w:lang w:val="ru-RU"/>
              </w:rPr>
            </w:pPr>
            <w:r>
              <mc:AlternateContent>
                <mc:Choice Requires="wps">
                  <w:drawing>
                    <wp:anchor behindDoc="0" distT="0" distB="0" distL="114935" distR="114935" simplePos="0" locked="0" layoutInCell="0" allowOverlap="1" relativeHeight="336">
                      <wp:simplePos x="0" y="0"/>
                      <wp:positionH relativeFrom="margin">
                        <wp:posOffset>1560195</wp:posOffset>
                      </wp:positionH>
                      <wp:positionV relativeFrom="paragraph">
                        <wp:posOffset>28575</wp:posOffset>
                      </wp:positionV>
                      <wp:extent cx="91440" cy="274320"/>
                      <wp:effectExtent l="0" t="5080" r="635" b="5080"/>
                      <wp:wrapNone/>
                      <wp:docPr id="325" name=""/>
                      <a:graphic xmlns:a="http://schemas.openxmlformats.org/drawingml/2006/main">
                        <a:graphicData uri="http://schemas.microsoft.com/office/word/2010/wordprocessingShape">
                          <wps:wsp>
                            <wps:cNvSpPr/>
                            <wps:spPr>
                              <a:xfrm>
                                <a:off x="0" y="0"/>
                                <a:ext cx="91440" cy="274320"/>
                              </a:xfrm>
                              <a:custGeom>
                                <a:avLst/>
                                <a:gdLst>
                                  <a:gd name="textAreaLeft" fmla="*/ 33120 w 51840"/>
                                  <a:gd name="textAreaRight" fmla="*/ 52200 w 51840"/>
                                  <a:gd name="textAreaTop" fmla="*/ 3960 h 155520"/>
                                  <a:gd name="textAreaBottom" fmla="*/ 151560 h 15552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122.85pt;margin-top:2.25pt;width:7.15pt;height:21.55pt;mso-wrap-style:none;v-text-anchor:middle;mso-position-horizontal-relative:margin" type="_x0000_t87">
                      <v:fill o:detectmouseclick="t" on="false"/>
                      <v:stroke color="black" weight="9360" joinstyle="miter" endcap="flat"/>
                      <w10:wrap type="none"/>
                    </v:shape>
                  </w:pict>
                </mc:Fallback>
              </mc:AlternateContent>
            </w:r>
            <w:r>
              <w:rPr>
                <w:b/>
                <w:sz w:val="24"/>
              </w:rPr>
              <w:t>Subject - Predicate -</w:t>
            </w:r>
          </w:p>
        </w:tc>
        <w:tc>
          <w:tcPr>
            <w:tcW w:w="8322" w:type="dxa"/>
            <w:tcBorders/>
          </w:tcPr>
          <w:p>
            <w:pPr>
              <w:pStyle w:val="Normal"/>
              <w:spacing w:lineRule="auto" w:line="240"/>
              <w:ind w:hanging="0" w:end="0"/>
              <w:rPr>
                <w:b/>
                <w:sz w:val="24"/>
              </w:rPr>
            </w:pPr>
            <w:r>
              <w:rPr>
                <w:b/>
                <w:sz w:val="24"/>
              </w:rPr>
              <w:t xml:space="preserve">Indirect object - Direct object </w:t>
            </w:r>
          </w:p>
          <w:p>
            <w:pPr>
              <w:pStyle w:val="Normal"/>
              <w:spacing w:lineRule="auto" w:line="240"/>
              <w:ind w:hanging="0" w:end="0"/>
              <w:rPr>
                <w:b/>
                <w:sz w:val="24"/>
                <w:lang w:val="ru-RU"/>
              </w:rPr>
            </w:pPr>
            <w:r>
              <w:rPr>
                <w:b/>
                <w:sz w:val="24"/>
              </w:rPr>
              <w:t>Direct object - Prepositional object</w:t>
            </w:r>
          </w:p>
        </w:tc>
      </w:tr>
    </w:tbl>
    <w:p>
      <w:pPr>
        <w:pStyle w:val="Normal"/>
        <w:spacing w:lineRule="auto" w:line="240"/>
        <w:ind w:firstLine="284" w:start="284" w:end="0"/>
        <w:rPr>
          <w:b/>
          <w:sz w:val="24"/>
          <w:lang w:val="ru-RU"/>
        </w:rPr>
      </w:pPr>
      <w:r>
        <w:rPr>
          <w:b/>
          <w:sz w:val="24"/>
          <w:lang w:val="ru-RU"/>
        </w:rPr>
      </w:r>
    </w:p>
    <w:p>
      <w:pPr>
        <w:pStyle w:val="Normal"/>
        <w:spacing w:lineRule="auto" w:line="240"/>
        <w:ind w:firstLine="284" w:start="284" w:end="0"/>
        <w:rPr>
          <w:sz w:val="24"/>
        </w:rPr>
      </w:pPr>
      <w:r>
        <w:rPr>
          <w:sz w:val="24"/>
        </w:rPr>
        <w:t xml:space="preserve">The birds have come. </w:t>
      </w:r>
    </w:p>
    <w:p>
      <w:pPr>
        <w:pStyle w:val="Normal"/>
        <w:spacing w:lineRule="auto" w:line="240"/>
        <w:ind w:firstLine="284" w:start="284" w:end="0"/>
        <w:rPr>
          <w:sz w:val="24"/>
        </w:rPr>
      </w:pPr>
      <w:r>
        <w:rPr>
          <w:sz w:val="24"/>
        </w:rPr>
        <w:t xml:space="preserve">Ann has seen this film. </w:t>
      </w:r>
    </w:p>
    <w:p>
      <w:pPr>
        <w:pStyle w:val="Normal"/>
        <w:spacing w:lineRule="auto" w:line="240"/>
        <w:ind w:firstLine="284" w:start="284" w:end="0"/>
        <w:rPr>
          <w:sz w:val="24"/>
        </w:rPr>
      </w:pPr>
      <w:r>
        <w:rPr>
          <w:sz w:val="24"/>
        </w:rPr>
        <w:t xml:space="preserve">The boy gave me no answer. </w:t>
      </w:r>
    </w:p>
    <w:p>
      <w:pPr>
        <w:pStyle w:val="Normal"/>
        <w:spacing w:lineRule="auto" w:line="240"/>
        <w:ind w:firstLine="284" w:start="284" w:end="0"/>
        <w:rPr>
          <w:sz w:val="24"/>
        </w:rPr>
      </w:pPr>
      <w:r>
        <w:rPr>
          <w:sz w:val="24"/>
        </w:rPr>
        <w:t>The boy gave no answer to 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As to other secondary parts of the sentence, such as attributes and adverbial modifiers, their position is less fixed. Usually those words that are closely connected tend to be placed together. Accordingly secondary parts referring to their headwords are placed close to them, or are incorporated into, or else frame them up. Thus attributes either premodify or postmodify or frame up their headwords: a </w:t>
      </w:r>
      <w:r>
        <w:rPr>
          <w:i/>
          <w:sz w:val="24"/>
        </w:rPr>
        <w:t>bright</w:t>
      </w:r>
      <w:r>
        <w:rPr>
          <w:sz w:val="24"/>
        </w:rPr>
        <w:t xml:space="preserve"> morning, the problems </w:t>
      </w:r>
      <w:r>
        <w:rPr>
          <w:i/>
          <w:sz w:val="24"/>
        </w:rPr>
        <w:t xml:space="preserve">involved, </w:t>
      </w:r>
      <w:r>
        <w:rPr>
          <w:sz w:val="24"/>
        </w:rPr>
        <w:t xml:space="preserve">the scene </w:t>
      </w:r>
      <w:r>
        <w:rPr>
          <w:i/>
          <w:sz w:val="24"/>
        </w:rPr>
        <w:t>familiar</w:t>
      </w:r>
      <w:r>
        <w:rPr>
          <w:sz w:val="24"/>
        </w:rPr>
        <w:t xml:space="preserve"> to us, the </w:t>
      </w:r>
      <w:r>
        <w:rPr>
          <w:i/>
          <w:sz w:val="24"/>
        </w:rPr>
        <w:t>happiest</w:t>
      </w:r>
      <w:r>
        <w:rPr>
          <w:sz w:val="24"/>
        </w:rPr>
        <w:t xml:space="preserve"> man </w:t>
      </w:r>
      <w:r>
        <w:rPr>
          <w:i/>
          <w:sz w:val="24"/>
        </w:rPr>
        <w:t>alive,</w:t>
      </w:r>
      <w:r>
        <w:rPr>
          <w:sz w:val="24"/>
        </w:rPr>
        <w:t xml:space="preserve"> the </w:t>
      </w:r>
      <w:r>
        <w:rPr>
          <w:i/>
          <w:sz w:val="24"/>
        </w:rPr>
        <w:t>best</w:t>
      </w:r>
      <w:r>
        <w:rPr>
          <w:sz w:val="24"/>
        </w:rPr>
        <w:t xml:space="preserve"> skier </w:t>
      </w:r>
      <w:r>
        <w:rPr>
          <w:i/>
          <w:sz w:val="24"/>
        </w:rPr>
        <w:t>in the world.</w:t>
      </w:r>
    </w:p>
    <w:p>
      <w:pPr>
        <w:pStyle w:val="Normal"/>
        <w:spacing w:lineRule="auto" w:line="240"/>
        <w:ind w:firstLine="284" w:end="0"/>
        <w:rPr>
          <w:sz w:val="24"/>
        </w:rPr>
      </w:pPr>
      <w:r>
        <w:rPr>
          <w:sz w:val="24"/>
        </w:rPr>
        <w:t>Adverbials and different form words seem to be the most movable parts in the sentence. Their mobility is partly accounted for by their varied reference to different parts of the sentence.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place of adverbials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117.</w:t>
      </w:r>
      <w:r>
        <w:rPr>
          <w:sz w:val="24"/>
        </w:rPr>
        <w:t xml:space="preserve"> When referring to a verb adverbials may be placed in:</w:t>
      </w:r>
    </w:p>
    <w:p>
      <w:pPr>
        <w:pStyle w:val="Normal"/>
        <w:spacing w:lineRule="auto" w:line="240"/>
        <w:ind w:firstLine="284" w:end="0"/>
        <w:rPr>
          <w:sz w:val="24"/>
        </w:rPr>
      </w:pPr>
      <w:r>
        <w:rPr>
          <w:sz w:val="24"/>
        </w:rPr>
      </w:r>
    </w:p>
    <w:p>
      <w:pPr>
        <w:pStyle w:val="Normal"/>
        <w:spacing w:lineRule="auto" w:line="240"/>
        <w:ind w:firstLine="284" w:end="0"/>
        <w:rPr/>
      </w:pPr>
      <w:r>
        <w:rPr>
          <w:sz w:val="24"/>
        </w:rPr>
        <w:t>1.</w:t>
      </w:r>
      <w:r>
        <w:rPr>
          <w:spacing w:val="60"/>
          <w:sz w:val="24"/>
        </w:rPr>
        <w:t xml:space="preserve">Front position. </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i/>
          <w:sz w:val="24"/>
        </w:rPr>
        <w:t>Again</w:t>
      </w:r>
      <w:r>
        <w:rPr>
          <w:sz w:val="24"/>
        </w:rPr>
        <w:t xml:space="preserve"> he was late.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2. </w:t>
      </w:r>
      <w:r>
        <w:rPr>
          <w:spacing w:val="60"/>
          <w:sz w:val="24"/>
        </w:rPr>
        <w:t>Contact preposition.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often</w:t>
      </w:r>
      <w:r>
        <w:rPr>
          <w:sz w:val="24"/>
        </w:rPr>
        <w:t xml:space="preserve"> said it.  He </w:t>
      </w:r>
      <w:r>
        <w:rPr>
          <w:i/>
          <w:sz w:val="24"/>
        </w:rPr>
        <w:t>occasionally</w:t>
      </w:r>
      <w:r>
        <w:rPr>
          <w:sz w:val="24"/>
        </w:rPr>
        <w:t xml:space="preserve"> sees them.</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spacing w:val="60"/>
          <w:sz w:val="24"/>
        </w:rPr>
        <w:t>Interposition between the elements of a composite verbal part.</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He has </w:t>
      </w:r>
      <w:r>
        <w:rPr>
          <w:i/>
          <w:sz w:val="24"/>
        </w:rPr>
        <w:t>never</w:t>
      </w:r>
      <w:r>
        <w:rPr>
          <w:sz w:val="24"/>
        </w:rPr>
        <w:t xml:space="preserve"> seen her.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latter position is occupied mainly by adverbs of indefinite time and degree: </w:t>
      </w:r>
      <w:r>
        <w:rPr>
          <w:i/>
          <w:sz w:val="24"/>
        </w:rPr>
        <w:t>already, always, sometimes, often, hardly, still, just.</w:t>
      </w:r>
    </w:p>
    <w:p>
      <w:pPr>
        <w:pStyle w:val="Normal"/>
        <w:spacing w:lineRule="auto" w:line="240"/>
        <w:ind w:firstLine="284" w:end="0"/>
        <w:rPr>
          <w:sz w:val="24"/>
        </w:rPr>
      </w:pPr>
      <w:r>
        <w:rPr>
          <w:sz w:val="24"/>
        </w:rPr>
        <w:t>In case the predicate includes more than one auxiliary or a modal verb and an auxiliary, the adverbial is usually placed after the first one, although it may also occur after the second 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principle </w:t>
      </w:r>
      <w:r>
        <w:rPr>
          <w:i/>
          <w:sz w:val="24"/>
        </w:rPr>
        <w:t>must constantly be</w:t>
      </w:r>
      <w:r>
        <w:rPr>
          <w:sz w:val="24"/>
        </w:rPr>
        <w:t xml:space="preserve"> borne in mind. </w:t>
      </w:r>
    </w:p>
    <w:p>
      <w:pPr>
        <w:pStyle w:val="Normal"/>
        <w:spacing w:lineRule="auto" w:line="240"/>
        <w:ind w:firstLine="284" w:start="284" w:end="0"/>
        <w:rPr/>
      </w:pPr>
      <w:r>
        <w:rPr>
          <w:sz w:val="24"/>
        </w:rPr>
        <w:t xml:space="preserve">It </w:t>
      </w:r>
      <w:r>
        <w:rPr>
          <w:i/>
          <w:sz w:val="24"/>
        </w:rPr>
        <w:t>must be constantly</w:t>
      </w:r>
      <w:r>
        <w:rPr>
          <w:sz w:val="24"/>
        </w:rPr>
        <w:t xml:space="preserve"> borne in mind.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Adverbials may sometimes separate the particle </w:t>
      </w:r>
      <w:r>
        <w:rPr>
          <w:i/>
          <w:sz w:val="24"/>
        </w:rPr>
        <w:t>to</w:t>
      </w:r>
      <w:r>
        <w:rPr>
          <w:sz w:val="24"/>
        </w:rPr>
        <w:t xml:space="preserve"> from the infinitive. This construction is called </w:t>
      </w:r>
      <w:r>
        <w:rPr>
          <w:i/>
          <w:sz w:val="24"/>
        </w:rPr>
        <w:t>the split infinitive.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 don’t expect you </w:t>
      </w:r>
      <w:r>
        <w:rPr>
          <w:i/>
          <w:sz w:val="24"/>
        </w:rPr>
        <w:t>to thoroughly understand</w:t>
      </w:r>
      <w:r>
        <w:rPr>
          <w:sz w:val="24"/>
        </w:rPr>
        <w:t xml:space="preserve"> it.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w:t>
      </w:r>
      <w:r>
        <w:rPr>
          <w:spacing w:val="60"/>
          <w:sz w:val="24"/>
        </w:rPr>
        <w:t>Contact post-position.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They are </w:t>
      </w:r>
      <w:r>
        <w:rPr>
          <w:i/>
          <w:sz w:val="24"/>
        </w:rPr>
        <w:t>never</w:t>
      </w:r>
      <w:r>
        <w:rPr>
          <w:sz w:val="24"/>
        </w:rPr>
        <w:t xml:space="preserve"> on time. </w:t>
      </w:r>
    </w:p>
    <w:p>
      <w:pPr>
        <w:pStyle w:val="Normal"/>
        <w:spacing w:lineRule="auto" w:line="240"/>
        <w:ind w:firstLine="284" w:start="284" w:end="0"/>
        <w:rPr/>
      </w:pPr>
      <w:r>
        <w:rPr>
          <w:sz w:val="24"/>
        </w:rPr>
        <w:t xml:space="preserve">He demanded </w:t>
      </w:r>
      <w:r>
        <w:rPr>
          <w:i/>
          <w:sz w:val="24"/>
        </w:rPr>
        <w:t>angrily</w:t>
      </w:r>
      <w:r>
        <w:rPr>
          <w:sz w:val="24"/>
        </w:rPr>
        <w:t xml:space="preserve"> to see the manager.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spacing w:val="60"/>
          <w:sz w:val="24"/>
        </w:rPr>
        <w:t>End position.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Are you married </w:t>
      </w:r>
      <w:r>
        <w:rPr>
          <w:i/>
          <w:sz w:val="24"/>
        </w:rPr>
        <w:t xml:space="preserve">yet? </w:t>
      </w:r>
    </w:p>
    <w:p>
      <w:pPr>
        <w:pStyle w:val="Normal"/>
        <w:spacing w:lineRule="auto" w:line="240"/>
        <w:ind w:firstLine="284" w:start="284" w:end="0"/>
        <w:rPr/>
      </w:pPr>
      <w:r>
        <w:rPr>
          <w:sz w:val="24"/>
        </w:rPr>
        <w:t xml:space="preserve">Tom works </w:t>
      </w:r>
      <w:r>
        <w:rPr>
          <w:i/>
          <w:sz w:val="24"/>
        </w:rPr>
        <w:t>carefully,</w:t>
      </w:r>
      <w:r>
        <w:rPr>
          <w:sz w:val="24"/>
        </w:rPr>
        <w:t xml:space="preserve"> but </w:t>
      </w:r>
      <w:r>
        <w:rPr>
          <w:i/>
          <w:sz w:val="24"/>
        </w:rPr>
        <w:t>slowly.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Positions 1, 4 and 5 are usually occupied by adverbials of place, time (definite time adverbs) and attendant circumstances.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left the stage </w:t>
      </w:r>
      <w:r>
        <w:rPr>
          <w:i/>
          <w:sz w:val="24"/>
        </w:rPr>
        <w:t xml:space="preserve">amid thunderous applause. </w:t>
      </w:r>
    </w:p>
    <w:p>
      <w:pPr>
        <w:pStyle w:val="Normal"/>
        <w:spacing w:lineRule="auto" w:line="240"/>
        <w:ind w:firstLine="284" w:start="284" w:end="0"/>
        <w:rPr/>
      </w:pPr>
      <w:r>
        <w:rPr>
          <w:sz w:val="24"/>
        </w:rPr>
        <w:t xml:space="preserve">In the evening we came </w:t>
      </w:r>
      <w:r>
        <w:rPr>
          <w:i/>
          <w:sz w:val="24"/>
        </w:rPr>
        <w:t xml:space="preserve">to the place again. </w:t>
      </w:r>
    </w:p>
    <w:p>
      <w:pPr>
        <w:pStyle w:val="Normal"/>
        <w:spacing w:lineRule="auto" w:line="240"/>
        <w:ind w:firstLine="284" w:start="284" w:end="0"/>
        <w:rPr/>
      </w:pPr>
      <w:r>
        <w:rPr>
          <w:sz w:val="24"/>
        </w:rPr>
        <w:t xml:space="preserve">He returned </w:t>
      </w:r>
      <w:r>
        <w:rPr>
          <w:i/>
          <w:sz w:val="24"/>
        </w:rPr>
        <w:t>from London.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When adverbials refer to adjectives, adverbs, nouns, numerals,</w:t>
      </w:r>
      <w:r>
        <w:rPr>
          <w:b/>
          <w:sz w:val="24"/>
        </w:rPr>
        <w:t xml:space="preserve"> </w:t>
      </w:r>
      <w:r>
        <w:rPr>
          <w:sz w:val="24"/>
        </w:rPr>
        <w:t>or</w:t>
      </w:r>
      <w:r>
        <w:rPr>
          <w:b/>
          <w:sz w:val="24"/>
        </w:rPr>
        <w:t xml:space="preserve"> </w:t>
      </w:r>
      <w:r>
        <w:rPr>
          <w:sz w:val="24"/>
        </w:rPr>
        <w:t>pronouns they are usually placed close to these words, generally preceding them.</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is </w:t>
      </w:r>
      <w:r>
        <w:rPr>
          <w:i/>
          <w:sz w:val="24"/>
        </w:rPr>
        <w:t>quite</w:t>
      </w:r>
      <w:r>
        <w:rPr>
          <w:sz w:val="24"/>
        </w:rPr>
        <w:t xml:space="preserve"> a hero. </w:t>
      </w:r>
    </w:p>
    <w:p>
      <w:pPr>
        <w:pStyle w:val="Normal"/>
        <w:spacing w:lineRule="auto" w:line="240"/>
        <w:ind w:firstLine="284" w:start="284" w:end="0"/>
        <w:rPr/>
      </w:pPr>
      <w:r>
        <w:rPr>
          <w:sz w:val="24"/>
        </w:rPr>
        <w:t xml:space="preserve">Mother was </w:t>
      </w:r>
      <w:r>
        <w:rPr>
          <w:i/>
          <w:sz w:val="24"/>
        </w:rPr>
        <w:t>much</w:t>
      </w:r>
      <w:r>
        <w:rPr>
          <w:sz w:val="24"/>
        </w:rPr>
        <w:t xml:space="preserve"> upset about it.</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adverbial expressed by </w:t>
      </w:r>
      <w:r>
        <w:rPr>
          <w:i/>
          <w:sz w:val="24"/>
        </w:rPr>
        <w:t>enough</w:t>
      </w:r>
      <w:r>
        <w:rPr>
          <w:sz w:val="24"/>
        </w:rPr>
        <w:t xml:space="preserve"> always follows the adjective it refers to.</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Are you warm </w:t>
      </w:r>
      <w:r>
        <w:rPr>
          <w:i/>
          <w:sz w:val="24"/>
        </w:rPr>
        <w:t xml:space="preserve">enough?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He is a decent </w:t>
      </w:r>
      <w:r>
        <w:rPr>
          <w:i/>
          <w:sz w:val="24"/>
        </w:rPr>
        <w:t>enough</w:t>
      </w:r>
      <w:r>
        <w:rPr>
          <w:sz w:val="24"/>
        </w:rPr>
        <w:t xml:space="preserve"> fellow.</w:t>
      </w:r>
    </w:p>
    <w:p>
      <w:pPr>
        <w:pStyle w:val="Normal"/>
        <w:spacing w:lineRule="auto" w:line="240"/>
        <w:ind w:firstLine="284" w:end="0"/>
        <w:rPr>
          <w:sz w:val="24"/>
        </w:rPr>
      </w:pPr>
      <w:r>
        <w:rPr>
          <w:sz w:val="24"/>
        </w:rPr>
      </w:r>
    </w:p>
    <w:p>
      <w:pPr>
        <w:pStyle w:val="Normal"/>
        <w:spacing w:lineRule="auto" w:line="240"/>
        <w:ind w:firstLine="284" w:end="0"/>
        <w:rPr/>
      </w:pPr>
      <w:r>
        <w:rPr>
          <w:sz w:val="24"/>
        </w:rPr>
        <w:t>For adverbials allowing of different reference (to a verb,</w:t>
      </w:r>
      <w:r>
        <w:rPr>
          <w:b/>
          <w:sz w:val="24"/>
        </w:rPr>
        <w:t xml:space="preserve"> </w:t>
      </w:r>
      <w:r>
        <w:rPr>
          <w:sz w:val="24"/>
        </w:rPr>
        <w:t>to an</w:t>
      </w:r>
      <w:r>
        <w:rPr>
          <w:b/>
          <w:sz w:val="24"/>
        </w:rPr>
        <w:t xml:space="preserve"> </w:t>
      </w:r>
      <w:r>
        <w:rPr>
          <w:sz w:val="24"/>
        </w:rPr>
        <w:t>adjective, etc.) any change of position may result in a change of meaning. Compare the following sentences: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Nearly</w:t>
      </w:r>
      <w:r>
        <w:rPr>
          <w:sz w:val="24"/>
        </w:rPr>
        <w:t xml:space="preserve"> all died. (They died with few exceptions.) </w:t>
      </w:r>
    </w:p>
    <w:p>
      <w:pPr>
        <w:pStyle w:val="Normal"/>
        <w:spacing w:lineRule="auto" w:line="240"/>
        <w:ind w:firstLine="284" w:start="284" w:end="0"/>
        <w:rPr/>
      </w:pPr>
      <w:r>
        <w:rPr>
          <w:sz w:val="24"/>
        </w:rPr>
        <w:t xml:space="preserve">All </w:t>
      </w:r>
      <w:r>
        <w:rPr>
          <w:i/>
          <w:sz w:val="24"/>
        </w:rPr>
        <w:t>nearly</w:t>
      </w:r>
      <w:r>
        <w:rPr>
          <w:sz w:val="24"/>
        </w:rPr>
        <w:t xml:space="preserve"> died. (Everybody was on the verge of dying.)</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place of prepositions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118.</w:t>
      </w:r>
      <w:r>
        <w:rPr>
          <w:sz w:val="24"/>
        </w:rPr>
        <w:t xml:space="preserve"> The usual place of a preposition is between the words the relation of which it denotes. However, in some cases it may be placed at the end of the sentence. These cases are: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w:t>
      </w:r>
      <w:r>
        <w:rPr>
          <w:spacing w:val="60"/>
          <w:sz w:val="24"/>
        </w:rPr>
        <w:t>When the prepositional object (a word</w:t>
      </w:r>
      <w:r>
        <w:rPr>
          <w:b/>
          <w:spacing w:val="60"/>
          <w:sz w:val="24"/>
        </w:rPr>
        <w:t xml:space="preserve"> </w:t>
      </w:r>
      <w:r>
        <w:rPr>
          <w:spacing w:val="60"/>
          <w:sz w:val="24"/>
        </w:rPr>
        <w:t>or a</w:t>
      </w:r>
      <w:r>
        <w:rPr>
          <w:b/>
          <w:spacing w:val="60"/>
          <w:sz w:val="24"/>
        </w:rPr>
        <w:t xml:space="preserve"> </w:t>
      </w:r>
      <w:r>
        <w:rPr>
          <w:spacing w:val="60"/>
          <w:sz w:val="24"/>
        </w:rPr>
        <w:t xml:space="preserve">clause) is in front </w:t>
      </w:r>
    </w:p>
    <w:p>
      <w:pPr>
        <w:pStyle w:val="Normal"/>
        <w:spacing w:lineRule="auto" w:line="240"/>
        <w:ind w:firstLine="284" w:end="0"/>
        <w:rPr>
          <w:spacing w:val="60"/>
          <w:sz w:val="24"/>
        </w:rPr>
      </w:pPr>
      <w:r>
        <w:rPr>
          <w:spacing w:val="60"/>
          <w:sz w:val="24"/>
        </w:rPr>
        <w:t xml:space="preserve">  </w:t>
      </w:r>
      <w:r>
        <w:rPr>
          <w:spacing w:val="60"/>
          <w:sz w:val="24"/>
        </w:rPr>
        <w:t>position.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This I can dispense </w:t>
      </w:r>
      <w:r>
        <w:rPr>
          <w:i/>
          <w:sz w:val="24"/>
        </w:rPr>
        <w:t xml:space="preserve">with. </w:t>
      </w:r>
    </w:p>
    <w:p>
      <w:pPr>
        <w:pStyle w:val="Normal"/>
        <w:spacing w:lineRule="auto" w:line="240"/>
        <w:ind w:firstLine="284" w:start="284" w:end="0"/>
        <w:rPr/>
      </w:pPr>
      <w:r>
        <w:rPr>
          <w:sz w:val="24"/>
        </w:rPr>
        <w:t xml:space="preserve">What he says you can rely </w:t>
      </w:r>
      <w:r>
        <w:rPr>
          <w:i/>
          <w:sz w:val="24"/>
        </w:rPr>
        <w:t>on.</w:t>
      </w:r>
    </w:p>
    <w:p>
      <w:pPr>
        <w:pStyle w:val="Normal"/>
        <w:spacing w:lineRule="auto" w:line="240"/>
        <w:ind w:firstLine="284" w:end="0"/>
        <w:rPr>
          <w:i/>
          <w:i/>
          <w:sz w:val="24"/>
        </w:rPr>
      </w:pPr>
      <w:r>
        <w:rPr>
          <w:i/>
          <w:sz w:val="24"/>
        </w:rPr>
      </w:r>
    </w:p>
    <w:p>
      <w:pPr>
        <w:pStyle w:val="Normal"/>
        <w:spacing w:lineRule="auto" w:line="240"/>
        <w:ind w:firstLine="284" w:end="0"/>
        <w:rPr/>
      </w:pPr>
      <w:r>
        <w:rPr>
          <w:sz w:val="24"/>
        </w:rPr>
        <w:t>2</w:t>
      </w:r>
      <w:r>
        <w:rPr>
          <w:i/>
          <w:sz w:val="24"/>
        </w:rPr>
        <w:t>.</w:t>
      </w:r>
      <w:r>
        <w:rPr>
          <w:sz w:val="24"/>
        </w:rPr>
        <w:t xml:space="preserve"> </w:t>
      </w:r>
      <w:r>
        <w:rPr>
          <w:spacing w:val="60"/>
          <w:sz w:val="24"/>
        </w:rPr>
        <w:t xml:space="preserve">When the prepositional object is made the subject of a passive </w:t>
      </w:r>
    </w:p>
    <w:p>
      <w:pPr>
        <w:pStyle w:val="Normal"/>
        <w:spacing w:lineRule="auto" w:line="240"/>
        <w:ind w:firstLine="284" w:end="0"/>
        <w:rPr>
          <w:sz w:val="24"/>
        </w:rPr>
      </w:pPr>
      <w:r>
        <w:rPr>
          <w:spacing w:val="60"/>
          <w:sz w:val="24"/>
        </w:rPr>
        <w:t xml:space="preserve">  </w:t>
      </w:r>
      <w:r>
        <w:rPr>
          <w:spacing w:val="60"/>
          <w:sz w:val="24"/>
        </w:rPr>
        <w:t>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much laughed </w:t>
      </w:r>
      <w:r>
        <w:rPr>
          <w:i/>
          <w:sz w:val="24"/>
        </w:rPr>
        <w:t xml:space="preserve">at. </w:t>
      </w:r>
    </w:p>
    <w:p>
      <w:pPr>
        <w:pStyle w:val="Normal"/>
        <w:spacing w:lineRule="auto" w:line="240"/>
        <w:ind w:firstLine="284" w:start="284" w:end="0"/>
        <w:rPr/>
      </w:pPr>
      <w:r>
        <w:rPr>
          <w:sz w:val="24"/>
        </w:rPr>
        <w:t xml:space="preserve">The bed has not been slept </w:t>
      </w:r>
      <w:r>
        <w:rPr>
          <w:i/>
          <w:sz w:val="24"/>
        </w:rPr>
        <w:t>in.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3. </w:t>
      </w:r>
      <w:r>
        <w:rPr>
          <w:spacing w:val="60"/>
          <w:sz w:val="24"/>
        </w:rPr>
        <w:t xml:space="preserve">In questions and exclamations, when the object is placed in front </w:t>
      </w:r>
    </w:p>
    <w:p>
      <w:pPr>
        <w:pStyle w:val="Normal"/>
        <w:spacing w:lineRule="auto" w:line="240"/>
        <w:ind w:firstLine="284" w:end="0"/>
        <w:rPr>
          <w:spacing w:val="60"/>
          <w:sz w:val="24"/>
        </w:rPr>
      </w:pPr>
      <w:r>
        <w:rPr>
          <w:spacing w:val="60"/>
          <w:sz w:val="24"/>
        </w:rPr>
        <w:t xml:space="preserve">  </w:t>
      </w:r>
      <w:r>
        <w:rPr>
          <w:spacing w:val="60"/>
          <w:sz w:val="24"/>
        </w:rPr>
        <w:t>position.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Who are you speaking </w:t>
      </w:r>
      <w:r>
        <w:rPr>
          <w:i/>
          <w:sz w:val="24"/>
        </w:rPr>
        <w:t>to</w:t>
      </w:r>
      <w:r>
        <w:rPr>
          <w:sz w:val="24"/>
        </w:rPr>
        <w:t xml:space="preserve">? </w:t>
      </w:r>
    </w:p>
    <w:p>
      <w:pPr>
        <w:pStyle w:val="Normal"/>
        <w:spacing w:lineRule="auto" w:line="240"/>
        <w:ind w:firstLine="284" w:start="284" w:end="0"/>
        <w:rPr/>
      </w:pPr>
      <w:r>
        <w:rPr>
          <w:sz w:val="24"/>
        </w:rPr>
        <w:t xml:space="preserve">What a nice girl she has grown </w:t>
      </w:r>
      <w:r>
        <w:rPr>
          <w:i/>
          <w:sz w:val="24"/>
        </w:rPr>
        <w:t>into!</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4. </w:t>
      </w:r>
      <w:r>
        <w:rPr>
          <w:spacing w:val="60"/>
          <w:sz w:val="24"/>
        </w:rPr>
        <w:t xml:space="preserve">In contact attributive clauses in which the object to the predicate </w:t>
      </w:r>
    </w:p>
    <w:p>
      <w:pPr>
        <w:pStyle w:val="Normal"/>
        <w:spacing w:lineRule="auto" w:line="240"/>
        <w:ind w:firstLine="284" w:end="0"/>
        <w:rPr>
          <w:spacing w:val="60"/>
          <w:sz w:val="24"/>
        </w:rPr>
      </w:pPr>
      <w:r>
        <w:rPr>
          <w:spacing w:val="60"/>
          <w:sz w:val="24"/>
        </w:rPr>
        <w:t xml:space="preserve">  </w:t>
      </w:r>
      <w:r>
        <w:rPr>
          <w:spacing w:val="60"/>
          <w:sz w:val="24"/>
        </w:rPr>
        <w:t>belongs to the main clause or is only implied.</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It is the very thing I've always dreamed </w:t>
      </w:r>
      <w:r>
        <w:rPr>
          <w:i/>
          <w:sz w:val="24"/>
        </w:rPr>
        <w:t xml:space="preserve">of. </w:t>
      </w:r>
    </w:p>
    <w:p>
      <w:pPr>
        <w:pStyle w:val="Normal"/>
        <w:spacing w:lineRule="auto" w:line="240"/>
        <w:ind w:firstLine="284" w:start="284" w:end="0"/>
        <w:rPr/>
      </w:pPr>
      <w:r>
        <w:rPr>
          <w:sz w:val="24"/>
        </w:rPr>
        <w:t xml:space="preserve">It appeared better than we dared to hope </w:t>
      </w:r>
      <w:r>
        <w:rPr>
          <w:i/>
          <w:sz w:val="24"/>
        </w:rPr>
        <w:t>for.</w:t>
      </w:r>
    </w:p>
    <w:p>
      <w:pPr>
        <w:pStyle w:val="Heading8"/>
        <w:suppressAutoHyphens w:val="false"/>
        <w:rPr>
          <w:i/>
          <w:i/>
          <w:sz w:val="24"/>
        </w:rPr>
      </w:pPr>
      <w:r>
        <w:rPr>
          <w:i/>
          <w:sz w:val="24"/>
        </w:rPr>
      </w:r>
    </w:p>
    <w:p>
      <w:pPr>
        <w:pStyle w:val="Heading8"/>
        <w:suppressAutoHyphens w:val="false"/>
        <w:rPr/>
      </w:pPr>
      <w:r>
        <w:rPr/>
        <w:t>Inverted word order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119.</w:t>
      </w:r>
      <w:r>
        <w:rPr>
          <w:sz w:val="24"/>
        </w:rPr>
        <w:t xml:space="preserve"> Another common pattern of word order is the inverted one (or inversion). We distinguish </w:t>
      </w:r>
      <w:r>
        <w:rPr>
          <w:spacing w:val="60"/>
          <w:sz w:val="24"/>
        </w:rPr>
        <w:t>full inversion</w:t>
      </w:r>
      <w:r>
        <w:rPr>
          <w:sz w:val="24"/>
        </w:rPr>
        <w:t xml:space="preserve"> (when the predicate precedes the subject, as in </w:t>
      </w:r>
      <w:r>
        <w:rPr>
          <w:i/>
          <w:sz w:val="24"/>
        </w:rPr>
        <w:t>Here comes the lady of the house)</w:t>
      </w:r>
      <w:r>
        <w:rPr>
          <w:sz w:val="24"/>
        </w:rPr>
        <w:t xml:space="preserve"> and </w:t>
      </w:r>
      <w:r>
        <w:rPr>
          <w:spacing w:val="60"/>
          <w:sz w:val="24"/>
        </w:rPr>
        <w:t xml:space="preserve">partial inversion </w:t>
      </w:r>
      <w:r>
        <w:rPr>
          <w:sz w:val="24"/>
        </w:rPr>
        <w:t xml:space="preserve">(when only part of the predicate precedes the subject, as in </w:t>
      </w:r>
      <w:r>
        <w:rPr>
          <w:i/>
          <w:sz w:val="24"/>
        </w:rPr>
        <w:t>Happy may you be!).</w:t>
      </w:r>
      <w:r>
        <w:rPr>
          <w:sz w:val="24"/>
        </w:rPr>
        <w:t xml:space="preserve"> Some grammarians also distinguish </w:t>
      </w:r>
      <w:r>
        <w:rPr>
          <w:spacing w:val="60"/>
          <w:sz w:val="24"/>
        </w:rPr>
        <w:t>double inversion</w:t>
      </w:r>
      <w:r>
        <w:rPr>
          <w:sz w:val="24"/>
        </w:rPr>
        <w:t xml:space="preserve"> (when parts of the predicate are placed separately before the subject, as in </w:t>
      </w:r>
      <w:r>
        <w:rPr>
          <w:i/>
          <w:sz w:val="24"/>
        </w:rPr>
        <w:t>Hanging on the wall was a picture).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120.</w:t>
      </w:r>
      <w:r>
        <w:rPr>
          <w:sz w:val="24"/>
        </w:rPr>
        <w:t xml:space="preserve"> In some cases inversion may be taken as a normal order of words in constructions with special communicative value, and is thus devoid of any special colouring. In other cases inversion is a sort of reordering for stylistic effect or for emphasis. First we enumerate those cases where inversion is a normal word order.</w:t>
      </w:r>
    </w:p>
    <w:p>
      <w:pPr>
        <w:pStyle w:val="Normal"/>
        <w:spacing w:lineRule="auto" w:line="240"/>
        <w:ind w:firstLine="284" w:end="0"/>
        <w:rPr>
          <w:sz w:val="24"/>
        </w:rPr>
      </w:pPr>
      <w:r>
        <w:rPr>
          <w:sz w:val="24"/>
        </w:rPr>
      </w:r>
    </w:p>
    <w:p>
      <w:pPr>
        <w:pStyle w:val="Normal"/>
        <w:spacing w:lineRule="auto" w:line="240"/>
        <w:ind w:firstLine="284" w:end="0"/>
        <w:rPr/>
      </w:pPr>
      <w:r>
        <w:rPr>
          <w:sz w:val="24"/>
        </w:rPr>
        <w:t>1. Inversion is used</w:t>
      </w:r>
      <w:r>
        <w:rPr>
          <w:b/>
          <w:sz w:val="24"/>
        </w:rPr>
        <w:t xml:space="preserve"> to distinguish between the communicative types of sentences.</w:t>
      </w:r>
      <w:r>
        <w:rPr>
          <w:sz w:val="24"/>
        </w:rPr>
        <w:t xml:space="preserve"> With this function it is employed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w:t>
      </w:r>
      <w:r>
        <w:rPr>
          <w:spacing w:val="60"/>
          <w:sz w:val="24"/>
        </w:rPr>
        <w:t>General questions, polite requests and in tag questions.</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568" w:end="0"/>
        <w:rPr/>
      </w:pPr>
      <w:r>
        <w:rPr>
          <w:i/>
          <w:sz w:val="24"/>
        </w:rPr>
        <w:t>Is it</w:t>
      </w:r>
      <w:r>
        <w:rPr>
          <w:sz w:val="24"/>
        </w:rPr>
        <w:t xml:space="preserve"> really true?</w:t>
      </w:r>
    </w:p>
    <w:p>
      <w:pPr>
        <w:pStyle w:val="Normal"/>
        <w:spacing w:lineRule="auto" w:line="240"/>
        <w:ind w:firstLine="284" w:start="568" w:end="0"/>
        <w:rPr/>
      </w:pPr>
      <w:r>
        <w:rPr>
          <w:i/>
          <w:sz w:val="24"/>
        </w:rPr>
        <w:t>Won’t you</w:t>
      </w:r>
      <w:r>
        <w:rPr>
          <w:sz w:val="24"/>
        </w:rPr>
        <w:t xml:space="preserve"> have a cup of tea?</w:t>
      </w:r>
    </w:p>
    <w:p>
      <w:pPr>
        <w:pStyle w:val="Normal"/>
        <w:spacing w:lineRule="auto" w:line="240"/>
        <w:ind w:firstLine="284" w:start="568" w:end="0"/>
        <w:rPr/>
      </w:pPr>
      <w:r>
        <w:rPr>
          <w:sz w:val="24"/>
        </w:rPr>
        <w:t xml:space="preserve">You are glad to see me, </w:t>
      </w:r>
      <w:r>
        <w:rPr>
          <w:i/>
          <w:sz w:val="24"/>
        </w:rPr>
        <w:t>aren’t you?</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w:t>
      </w:r>
      <w:r>
        <w:rPr>
          <w:spacing w:val="60"/>
          <w:sz w:val="24"/>
        </w:rPr>
        <w:t xml:space="preserve">Pronominal questions, except questions to the subject and its </w:t>
      </w:r>
    </w:p>
    <w:p>
      <w:pPr>
        <w:pStyle w:val="Normal"/>
        <w:spacing w:lineRule="auto" w:line="240"/>
        <w:ind w:firstLine="284" w:start="284" w:end="0"/>
        <w:rPr>
          <w:sz w:val="24"/>
        </w:rPr>
      </w:pPr>
      <w:r>
        <w:rPr>
          <w:spacing w:val="60"/>
          <w:sz w:val="24"/>
        </w:rPr>
        <w:t xml:space="preserve">  </w:t>
      </w:r>
      <w:r>
        <w:rPr>
          <w:spacing w:val="60"/>
          <w:sz w:val="24"/>
        </w:rPr>
        <w:t>attribute, where direct word order is used.</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What </w:t>
      </w:r>
      <w:r>
        <w:rPr>
          <w:i/>
          <w:sz w:val="24"/>
        </w:rPr>
        <w:t>are the police</w:t>
      </w:r>
      <w:r>
        <w:rPr>
          <w:sz w:val="24"/>
        </w:rPr>
        <w:t xml:space="preserve"> after?</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lang w:val="ru-RU"/>
        </w:rPr>
        <w:t xml:space="preserve">c) </w:t>
      </w:r>
      <w:r>
        <w:rPr>
          <w:i/>
          <w:spacing w:val="60"/>
          <w:sz w:val="24"/>
          <w:lang w:val="ru-RU"/>
        </w:rPr>
        <w:t>Th</w:t>
      </w:r>
      <w:r>
        <w:rPr>
          <w:i/>
          <w:spacing w:val="60"/>
          <w:sz w:val="24"/>
        </w:rPr>
        <w:t>ere</w:t>
      </w:r>
      <w:r>
        <w:rPr>
          <w:spacing w:val="60"/>
          <w:sz w:val="24"/>
        </w:rPr>
        <w:t>-sentences with the introductory non-</w:t>
        <w:softHyphen/>
        <w:t xml:space="preserve">local </w:t>
      </w:r>
      <w:r>
        <w:rPr>
          <w:i/>
          <w:spacing w:val="60"/>
          <w:sz w:val="24"/>
        </w:rPr>
        <w:t>there,</w:t>
      </w:r>
      <w:r>
        <w:rPr>
          <w:spacing w:val="60"/>
          <w:sz w:val="24"/>
        </w:rPr>
        <w:t xml:space="preserve"> followed </w:t>
      </w:r>
    </w:p>
    <w:p>
      <w:pPr>
        <w:pStyle w:val="Normal"/>
        <w:spacing w:lineRule="auto" w:line="240"/>
        <w:ind w:firstLine="284" w:start="284" w:end="0"/>
        <w:rPr>
          <w:spacing w:val="60"/>
          <w:sz w:val="24"/>
        </w:rPr>
      </w:pPr>
      <w:r>
        <w:rPr>
          <w:spacing w:val="60"/>
          <w:sz w:val="24"/>
        </w:rPr>
        <w:t xml:space="preserve">  </w:t>
      </w:r>
      <w:r>
        <w:rPr>
          <w:spacing w:val="60"/>
          <w:sz w:val="24"/>
        </w:rPr>
        <w:t xml:space="preserve">by one of the verbs denoting existence, movement, or change of </w:t>
      </w:r>
    </w:p>
    <w:p>
      <w:pPr>
        <w:pStyle w:val="Normal"/>
        <w:spacing w:lineRule="auto" w:line="240"/>
        <w:ind w:firstLine="284" w:start="284" w:end="0"/>
        <w:rPr>
          <w:spacing w:val="60"/>
          <w:sz w:val="24"/>
        </w:rPr>
      </w:pPr>
      <w:r>
        <w:rPr>
          <w:spacing w:val="60"/>
          <w:sz w:val="24"/>
        </w:rPr>
        <w:t xml:space="preserve">  </w:t>
      </w:r>
      <w:r>
        <w:rPr>
          <w:spacing w:val="60"/>
          <w:sz w:val="24"/>
        </w:rPr>
        <w:t>the situation .</w:t>
      </w:r>
    </w:p>
    <w:p>
      <w:pPr>
        <w:pStyle w:val="Normal"/>
        <w:spacing w:lineRule="auto" w:line="240"/>
        <w:ind w:firstLine="284" w:end="0"/>
        <w:rPr>
          <w:i/>
          <w:i/>
          <w:spacing w:val="60"/>
          <w:sz w:val="24"/>
        </w:rPr>
      </w:pPr>
      <w:r>
        <w:rPr>
          <w:i/>
          <w:spacing w:val="60"/>
          <w:sz w:val="24"/>
        </w:rPr>
      </w:r>
    </w:p>
    <w:p>
      <w:pPr>
        <w:pStyle w:val="Normal"/>
        <w:spacing w:lineRule="auto" w:line="240"/>
        <w:ind w:firstLine="284" w:start="568" w:end="0"/>
        <w:rPr/>
      </w:pPr>
      <w:r>
        <w:rPr>
          <w:i/>
          <w:sz w:val="24"/>
        </w:rPr>
        <w:t>There</w:t>
      </w:r>
      <w:r>
        <w:rPr>
          <w:b/>
          <w:i/>
          <w:sz w:val="24"/>
        </w:rPr>
        <w:t xml:space="preserve"> has been</w:t>
      </w:r>
      <w:r>
        <w:rPr>
          <w:i/>
          <w:sz w:val="24"/>
        </w:rPr>
        <w:t xml:space="preserve"> an accident.</w:t>
      </w:r>
    </w:p>
    <w:p>
      <w:pPr>
        <w:pStyle w:val="Normal"/>
        <w:spacing w:lineRule="auto" w:line="240"/>
        <w:ind w:firstLine="284" w:start="568" w:end="0"/>
        <w:rPr/>
      </w:pPr>
      <w:r>
        <w:rPr>
          <w:i/>
          <w:sz w:val="24"/>
        </w:rPr>
        <w:t>There</w:t>
      </w:r>
      <w:r>
        <w:rPr>
          <w:b/>
          <w:i/>
          <w:sz w:val="24"/>
        </w:rPr>
        <w:t xml:space="preserve"> is</w:t>
      </w:r>
      <w:r>
        <w:rPr>
          <w:i/>
          <w:sz w:val="24"/>
        </w:rPr>
        <w:t xml:space="preserve"> nothing</w:t>
      </w:r>
      <w:r>
        <w:rPr>
          <w:sz w:val="24"/>
        </w:rPr>
        <w:t xml:space="preserve"> in it.</w:t>
      </w:r>
    </w:p>
    <w:p>
      <w:pPr>
        <w:pStyle w:val="Normal"/>
        <w:spacing w:lineRule="auto" w:line="240"/>
        <w:ind w:firstLine="284" w:start="568" w:end="0"/>
        <w:rPr/>
      </w:pPr>
      <w:r>
        <w:rPr>
          <w:sz w:val="24"/>
        </w:rPr>
        <w:t>There</w:t>
      </w:r>
      <w:r>
        <w:rPr>
          <w:b/>
          <w:sz w:val="24"/>
        </w:rPr>
        <w:t xml:space="preserve"> </w:t>
      </w:r>
      <w:r>
        <w:rPr>
          <w:b/>
          <w:i/>
          <w:sz w:val="24"/>
        </w:rPr>
        <w:t>appeared</w:t>
      </w:r>
      <w:r>
        <w:rPr>
          <w:i/>
          <w:sz w:val="24"/>
        </w:rPr>
        <w:t xml:space="preserve"> an ugly face</w:t>
      </w:r>
      <w:r>
        <w:rPr>
          <w:sz w:val="24"/>
        </w:rPr>
        <w:t xml:space="preserve"> over the fence.</w:t>
      </w:r>
    </w:p>
    <w:p>
      <w:pPr>
        <w:pStyle w:val="Normal"/>
        <w:spacing w:lineRule="auto" w:line="240"/>
        <w:ind w:firstLine="284" w:start="568" w:end="0"/>
        <w:rPr/>
      </w:pPr>
      <w:r>
        <w:rPr>
          <w:i/>
          <w:sz w:val="24"/>
        </w:rPr>
        <w:t>There</w:t>
      </w:r>
      <w:r>
        <w:rPr>
          <w:b/>
          <w:i/>
          <w:sz w:val="24"/>
        </w:rPr>
        <w:t xml:space="preserve"> occurred</w:t>
      </w:r>
      <w:r>
        <w:rPr>
          <w:i/>
          <w:sz w:val="24"/>
        </w:rPr>
        <w:t xml:space="preserve"> a sudden revolution</w:t>
      </w:r>
      <w:r>
        <w:rPr>
          <w:sz w:val="24"/>
        </w:rPr>
        <w:t xml:space="preserve"> in public taste.</w:t>
      </w:r>
    </w:p>
    <w:p>
      <w:pPr>
        <w:pStyle w:val="Normal"/>
        <w:spacing w:lineRule="auto" w:line="240"/>
        <w:ind w:firstLine="284" w:start="568" w:end="0"/>
        <w:rPr/>
      </w:pPr>
      <w:r>
        <w:rPr>
          <w:i/>
          <w:sz w:val="24"/>
        </w:rPr>
        <w:t>There</w:t>
      </w:r>
      <w:r>
        <w:rPr>
          <w:b/>
          <w:i/>
          <w:sz w:val="24"/>
        </w:rPr>
        <w:t xml:space="preserve"> comes</w:t>
      </w:r>
      <w:r>
        <w:rPr>
          <w:i/>
          <w:sz w:val="24"/>
        </w:rPr>
        <w:t xml:space="preserve"> our chief.</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d) </w:t>
      </w:r>
      <w:r>
        <w:rPr>
          <w:spacing w:val="60"/>
          <w:sz w:val="24"/>
        </w:rPr>
        <w:t>Exclamatory sentences expressing</w:t>
      </w:r>
      <w:r>
        <w:rPr>
          <w:sz w:val="24"/>
        </w:rPr>
        <w:t xml:space="preserve"> </w:t>
      </w:r>
      <w:r>
        <w:rPr>
          <w:i/>
          <w:sz w:val="24"/>
        </w:rPr>
        <w:t>wish, despair, indignation,</w:t>
      </w:r>
      <w:r>
        <w:rPr>
          <w:sz w:val="24"/>
        </w:rPr>
        <w:t xml:space="preserve"> or other strong </w:t>
      </w:r>
    </w:p>
    <w:p>
      <w:pPr>
        <w:pStyle w:val="Normal"/>
        <w:spacing w:lineRule="auto" w:line="240"/>
        <w:ind w:firstLine="284" w:start="284" w:end="0"/>
        <w:rPr>
          <w:sz w:val="24"/>
        </w:rPr>
      </w:pPr>
      <w:r>
        <w:rPr>
          <w:sz w:val="24"/>
        </w:rPr>
        <w:t xml:space="preserve">    </w:t>
      </w:r>
      <w:r>
        <w:rPr>
          <w:sz w:val="24"/>
        </w:rPr>
        <w:t>emotions.</w:t>
      </w:r>
    </w:p>
    <w:p>
      <w:pPr>
        <w:pStyle w:val="Normal"/>
        <w:spacing w:lineRule="auto" w:line="240"/>
        <w:ind w:firstLine="284" w:start="284" w:end="0"/>
        <w:rPr>
          <w:i/>
          <w:i/>
          <w:sz w:val="24"/>
        </w:rPr>
      </w:pPr>
      <w:r>
        <w:rPr>
          <w:i/>
          <w:sz w:val="24"/>
        </w:rPr>
      </w:r>
    </w:p>
    <w:p>
      <w:pPr>
        <w:pStyle w:val="Normal"/>
        <w:spacing w:lineRule="auto" w:line="240"/>
        <w:ind w:firstLine="284" w:start="568" w:end="0"/>
        <w:rPr>
          <w:i/>
          <w:i/>
          <w:sz w:val="24"/>
        </w:rPr>
      </w:pPr>
      <w:r>
        <w:rPr>
          <w:i/>
          <w:sz w:val="24"/>
        </w:rPr>
        <w:t xml:space="preserve">Long live the king! </w:t>
      </w:r>
    </w:p>
    <w:p>
      <w:pPr>
        <w:pStyle w:val="Normal"/>
        <w:spacing w:lineRule="auto" w:line="240"/>
        <w:ind w:firstLine="284" w:start="568" w:end="0"/>
        <w:rPr>
          <w:i/>
          <w:i/>
          <w:sz w:val="24"/>
        </w:rPr>
      </w:pPr>
      <w:r>
        <w:rPr>
          <w:i/>
          <w:sz w:val="24"/>
        </w:rPr>
        <w:t>Come what may!</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e) </w:t>
      </w:r>
      <w:r>
        <w:rPr>
          <w:spacing w:val="60"/>
          <w:sz w:val="24"/>
        </w:rPr>
        <w:t xml:space="preserve">Exclamatory sentences which are negative in form but positive </w:t>
      </w:r>
    </w:p>
    <w:p>
      <w:pPr>
        <w:pStyle w:val="Normal"/>
        <w:spacing w:lineRule="auto" w:line="240"/>
        <w:ind w:firstLine="284" w:start="284" w:end="0"/>
        <w:rPr>
          <w:spacing w:val="60"/>
          <w:sz w:val="24"/>
        </w:rPr>
      </w:pPr>
      <w:r>
        <w:rPr>
          <w:spacing w:val="60"/>
          <w:sz w:val="24"/>
        </w:rPr>
        <w:t xml:space="preserve">  </w:t>
      </w:r>
      <w:r>
        <w:rPr>
          <w:spacing w:val="60"/>
          <w:sz w:val="24"/>
        </w:rPr>
        <w:t>in meaning.</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568" w:end="0"/>
        <w:rPr/>
      </w:pPr>
      <w:r>
        <w:rPr>
          <w:i/>
          <w:sz w:val="24"/>
        </w:rPr>
        <w:t>Have I not watched</w:t>
      </w:r>
      <w:r>
        <w:rPr>
          <w:sz w:val="24"/>
        </w:rPr>
        <w:t xml:space="preserve"> them! (= I have watched them.) </w:t>
      </w:r>
    </w:p>
    <w:p>
      <w:pPr>
        <w:pStyle w:val="Normal"/>
        <w:spacing w:lineRule="auto" w:line="240"/>
        <w:ind w:firstLine="284" w:start="568" w:end="0"/>
        <w:rPr/>
      </w:pPr>
      <w:r>
        <w:rPr>
          <w:i/>
          <w:sz w:val="24"/>
        </w:rPr>
        <w:t>Wouldn’t that be fun</w:t>
      </w:r>
      <w:r>
        <w:rPr>
          <w:sz w:val="24"/>
        </w:rPr>
        <w:t>!</w:t>
      </w:r>
      <w:r>
        <w:rPr>
          <w:i/>
          <w:sz w:val="24"/>
        </w:rPr>
        <w:t xml:space="preserve"> (=</w:t>
      </w:r>
      <w:r>
        <w:rPr>
          <w:sz w:val="24"/>
        </w:rPr>
        <w:t xml:space="preserve"> It would be fun.)</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f) </w:t>
      </w:r>
      <w:r>
        <w:rPr>
          <w:spacing w:val="60"/>
          <w:sz w:val="24"/>
        </w:rPr>
        <w:t xml:space="preserve">Negative imperative sentences. </w:t>
      </w:r>
    </w:p>
    <w:p>
      <w:pPr>
        <w:pStyle w:val="Normal"/>
        <w:spacing w:lineRule="auto" w:line="240"/>
        <w:ind w:firstLine="284" w:start="284" w:end="0"/>
        <w:rPr>
          <w:spacing w:val="60"/>
          <w:sz w:val="24"/>
        </w:rPr>
      </w:pPr>
      <w:r>
        <w:rPr>
          <w:spacing w:val="60"/>
          <w:sz w:val="24"/>
        </w:rPr>
      </w:r>
    </w:p>
    <w:p>
      <w:pPr>
        <w:pStyle w:val="Normal"/>
        <w:spacing w:lineRule="auto" w:line="240"/>
        <w:ind w:firstLine="284" w:start="568" w:end="0"/>
        <w:rPr/>
      </w:pPr>
      <w:r>
        <w:rPr>
          <w:i/>
          <w:sz w:val="24"/>
        </w:rPr>
        <w:t>Don’t you do</w:t>
      </w:r>
      <w:r>
        <w:rPr>
          <w:sz w:val="24"/>
        </w:rPr>
        <w:t xml:space="preserve"> it.</w:t>
      </w:r>
    </w:p>
    <w:p>
      <w:pPr>
        <w:pStyle w:val="Normal"/>
        <w:spacing w:lineRule="auto" w:line="240"/>
        <w:ind w:firstLine="284" w:end="0"/>
        <w:rPr>
          <w:b/>
          <w:sz w:val="24"/>
        </w:rPr>
      </w:pPr>
      <w:r>
        <w:rPr>
          <w:b/>
          <w:sz w:val="24"/>
        </w:rPr>
      </w:r>
    </w:p>
    <w:p>
      <w:pPr>
        <w:pStyle w:val="Normal"/>
        <w:spacing w:lineRule="auto" w:line="240"/>
        <w:ind w:firstLine="284" w:end="0"/>
        <w:rPr/>
      </w:pPr>
      <w:r>
        <w:rPr>
          <w:sz w:val="24"/>
        </w:rPr>
        <w:t>2. Inversion is used as</w:t>
      </w:r>
      <w:r>
        <w:rPr>
          <w:b/>
          <w:sz w:val="24"/>
        </w:rPr>
        <w:t xml:space="preserve"> a grammatical means of subordination in some complex sentences joined without connectors:</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a) </w:t>
      </w:r>
      <w:r>
        <w:rPr>
          <w:spacing w:val="60"/>
          <w:sz w:val="24"/>
        </w:rPr>
        <w:t>In conditional clauses.</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568" w:end="0"/>
        <w:rPr/>
      </w:pPr>
      <w:r>
        <w:rPr>
          <w:i/>
          <w:sz w:val="24"/>
        </w:rPr>
        <w:t>Were you sure</w:t>
      </w:r>
      <w:r>
        <w:rPr>
          <w:sz w:val="24"/>
        </w:rPr>
        <w:t xml:space="preserve"> of it, you wouldn’t hesitate. </w:t>
      </w:r>
    </w:p>
    <w:p>
      <w:pPr>
        <w:pStyle w:val="Normal"/>
        <w:spacing w:lineRule="auto" w:line="240"/>
        <w:ind w:firstLine="284" w:start="568" w:end="0"/>
        <w:rPr/>
      </w:pPr>
      <w:r>
        <w:rPr>
          <w:i/>
          <w:sz w:val="24"/>
        </w:rPr>
        <w:t>Had she known</w:t>
      </w:r>
      <w:r>
        <w:rPr>
          <w:sz w:val="24"/>
        </w:rPr>
        <w:t xml:space="preserve"> it before, she wouldn’t have made this mistake.</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b) </w:t>
      </w:r>
      <w:r>
        <w:rPr>
          <w:spacing w:val="60"/>
          <w:sz w:val="24"/>
        </w:rPr>
        <w:t>In concessive clauses.</w:t>
      </w:r>
    </w:p>
    <w:p>
      <w:pPr>
        <w:pStyle w:val="Normal"/>
        <w:spacing w:lineRule="auto" w:line="240"/>
        <w:ind w:firstLine="284" w:start="284" w:end="0"/>
        <w:rPr>
          <w:i/>
          <w:i/>
          <w:spacing w:val="60"/>
          <w:sz w:val="24"/>
        </w:rPr>
      </w:pPr>
      <w:r>
        <w:rPr>
          <w:i/>
          <w:spacing w:val="60"/>
          <w:sz w:val="24"/>
        </w:rPr>
      </w:r>
    </w:p>
    <w:p>
      <w:pPr>
        <w:pStyle w:val="Normal"/>
        <w:spacing w:lineRule="auto" w:line="240"/>
        <w:ind w:firstLine="284" w:start="568" w:end="0"/>
        <w:rPr/>
      </w:pPr>
      <w:r>
        <w:rPr>
          <w:i/>
          <w:sz w:val="24"/>
        </w:rPr>
        <w:t>Proud as he was,</w:t>
      </w:r>
      <w:r>
        <w:rPr>
          <w:sz w:val="24"/>
        </w:rPr>
        <w:t xml:space="preserve"> he had to consent to our proposal.</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c) </w:t>
      </w:r>
      <w:r>
        <w:rPr>
          <w:spacing w:val="60"/>
          <w:sz w:val="24"/>
        </w:rPr>
        <w:t>In the second part of a sentence of proportional agreement</w:t>
      </w:r>
      <w:r>
        <w:rPr>
          <w:sz w:val="24"/>
        </w:rPr>
        <w:t xml:space="preserve"> </w:t>
      </w:r>
    </w:p>
    <w:p>
      <w:pPr>
        <w:pStyle w:val="Normal"/>
        <w:spacing w:lineRule="auto" w:line="240"/>
        <w:ind w:firstLine="284" w:start="284" w:end="0"/>
        <w:rPr>
          <w:sz w:val="24"/>
        </w:rPr>
      </w:pPr>
      <w:r>
        <w:rPr>
          <w:sz w:val="24"/>
        </w:rPr>
        <w:t xml:space="preserve">    </w:t>
      </w:r>
      <w:r>
        <w:rPr>
          <w:sz w:val="24"/>
        </w:rPr>
        <w:t>(although inversion is not obligatory in this case).</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The more he thought of it, </w:t>
      </w:r>
      <w:r>
        <w:rPr>
          <w:i/>
          <w:sz w:val="24"/>
        </w:rPr>
        <w:t>the less clear was the matter.</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3. Inversion is used</w:t>
      </w:r>
      <w:r>
        <w:rPr>
          <w:b/>
          <w:sz w:val="24"/>
        </w:rPr>
        <w:t xml:space="preserve"> in sentences beginning with adverbs denoting place. </w:t>
      </w:r>
      <w:r>
        <w:rPr>
          <w:sz w:val="24"/>
        </w:rPr>
        <w:t>This usage is traditional, going back to OE norms.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Here</w:t>
      </w:r>
      <w:r>
        <w:rPr>
          <w:sz w:val="24"/>
        </w:rPr>
        <w:t xml:space="preserve"> is another example.</w:t>
      </w:r>
    </w:p>
    <w:p>
      <w:pPr>
        <w:pStyle w:val="Normal"/>
        <w:spacing w:lineRule="auto" w:line="240"/>
        <w:ind w:firstLine="284" w:start="284" w:end="0"/>
        <w:rPr/>
      </w:pPr>
      <w:r>
        <w:rPr>
          <w:i/>
          <w:sz w:val="24"/>
        </w:rPr>
        <w:t>There</w:t>
      </w:r>
      <w:r>
        <w:rPr>
          <w:sz w:val="24"/>
        </w:rPr>
        <w:t xml:space="preserve"> goes another bus</w:t>
      </w:r>
      <w:r>
        <w:rPr>
          <w:sz w:val="24"/>
          <w:lang w:val="ru-RU"/>
        </w:rPr>
        <w:t xml:space="preserve"> (туда идет еще один автобус, еще автобус идет).      </w:t>
      </w:r>
      <w:r>
        <w:rPr>
          <w:b/>
          <w:sz w:val="24"/>
          <w:lang w:val="ru-RU"/>
        </w:rPr>
        <w:t xml:space="preserve">                                          </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sz w:val="24"/>
        </w:rPr>
        <w:t>4. Inversion is used</w:t>
      </w:r>
      <w:r>
        <w:rPr>
          <w:b/>
          <w:sz w:val="24"/>
        </w:rPr>
        <w:t xml:space="preserve"> in stage directions,</w:t>
      </w:r>
      <w:r>
        <w:rPr>
          <w:sz w:val="24"/>
        </w:rPr>
        <w:t xml:space="preserve"> although this use is limited to certain verbs.</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Enter the King, the Queen. </w:t>
      </w:r>
    </w:p>
    <w:p>
      <w:pPr>
        <w:pStyle w:val="Normal"/>
        <w:spacing w:lineRule="auto" w:line="240"/>
        <w:ind w:firstLine="284" w:start="284" w:end="0"/>
        <w:rPr/>
      </w:pPr>
      <w:r>
        <w:rPr>
          <w:i/>
          <w:sz w:val="24"/>
        </w:rPr>
        <w:t>Enter Beatie Bryant,</w:t>
      </w:r>
      <w:r>
        <w:rPr>
          <w:sz w:val="24"/>
        </w:rPr>
        <w:t xml:space="preserve"> an ample blond.</w:t>
      </w:r>
    </w:p>
    <w:p>
      <w:pPr>
        <w:pStyle w:val="Normal"/>
        <w:spacing w:lineRule="auto" w:line="240"/>
        <w:ind w:firstLine="284" w:end="0"/>
        <w:rPr>
          <w:sz w:val="24"/>
        </w:rPr>
      </w:pPr>
      <w:r>
        <w:rPr>
          <w:sz w:val="24"/>
        </w:rPr>
      </w:r>
    </w:p>
    <w:p>
      <w:pPr>
        <w:pStyle w:val="Normal"/>
        <w:spacing w:lineRule="auto" w:line="240"/>
        <w:ind w:firstLine="284" w:end="0"/>
        <w:rPr/>
      </w:pPr>
      <w:r>
        <w:rPr>
          <w:sz w:val="24"/>
        </w:rPr>
        <w:t>5. Inversion may be used</w:t>
      </w:r>
      <w:r>
        <w:rPr>
          <w:b/>
          <w:sz w:val="24"/>
        </w:rPr>
        <w:t xml:space="preserve"> in sentences indicating whose words or thoughts are given as direct or indirect speech.</w:t>
      </w:r>
      <w:r>
        <w:rPr>
          <w:sz w:val="24"/>
        </w:rPr>
        <w:t xml:space="preserve"> These sentences may intro</w:t>
        <w:softHyphen/>
        <w:t>duce, interrupt, or follow the words in direct or indirect speech, or may be given in parenthesis.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t>
      </w:r>
      <w:r>
        <w:rPr>
          <w:sz w:val="24"/>
        </w:rPr>
        <w:t xml:space="preserve">That’s him,” </w:t>
      </w:r>
      <w:r>
        <w:rPr>
          <w:i/>
          <w:sz w:val="24"/>
        </w:rPr>
        <w:t>said Tom</w:t>
      </w:r>
      <w:r>
        <w:rPr>
          <w:sz w:val="24"/>
        </w:rPr>
        <w:t xml:space="preserve"> (Tom said). </w:t>
      </w:r>
    </w:p>
    <w:p>
      <w:pPr>
        <w:pStyle w:val="Normal"/>
        <w:spacing w:lineRule="auto" w:line="240"/>
        <w:ind w:firstLine="284" w:start="284" w:end="0"/>
        <w:rPr/>
      </w:pPr>
      <w:r>
        <w:rPr>
          <w:sz w:val="24"/>
        </w:rPr>
        <w:t xml:space="preserve">How did he know, </w:t>
      </w:r>
      <w:r>
        <w:rPr>
          <w:i/>
          <w:sz w:val="24"/>
        </w:rPr>
        <w:t>thought Jack,</w:t>
      </w:r>
      <w:r>
        <w:rPr>
          <w:sz w:val="24"/>
        </w:rPr>
        <w:t xml:space="preserve"> miserably.</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Direct word order can also be used here.</w:t>
      </w:r>
    </w:p>
    <w:p>
      <w:pPr>
        <w:pStyle w:val="Normal"/>
        <w:spacing w:lineRule="auto" w:line="240"/>
        <w:ind w:firstLine="284" w:end="0"/>
        <w:rPr>
          <w:b/>
          <w:sz w:val="24"/>
        </w:rPr>
      </w:pPr>
      <w:r>
        <w:rPr>
          <w:b/>
          <w:sz w:val="24"/>
        </w:rPr>
      </w:r>
    </w:p>
    <w:p>
      <w:pPr>
        <w:pStyle w:val="Normal"/>
        <w:spacing w:lineRule="auto" w:line="240"/>
        <w:ind w:firstLine="284" w:end="0"/>
        <w:rPr/>
      </w:pPr>
      <w:r>
        <w:rPr>
          <w:sz w:val="24"/>
        </w:rPr>
        <w:t>6. Inversion is used</w:t>
      </w:r>
      <w:r>
        <w:rPr>
          <w:b/>
          <w:sz w:val="24"/>
        </w:rPr>
        <w:t xml:space="preserve"> in statements showing that the remark applies equally to someone or something else.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 am tired. </w:t>
      </w:r>
      <w:r>
        <w:rPr>
          <w:i/>
          <w:sz w:val="24"/>
        </w:rPr>
        <w:t xml:space="preserve">- So am I. </w:t>
      </w:r>
    </w:p>
    <w:p>
      <w:pPr>
        <w:pStyle w:val="Normal"/>
        <w:spacing w:lineRule="auto" w:line="240"/>
        <w:ind w:firstLine="284" w:start="284" w:end="0"/>
        <w:rPr/>
      </w:pPr>
      <w:r>
        <w:rPr>
          <w:sz w:val="24"/>
        </w:rPr>
        <w:t xml:space="preserve">He isn’t ready. - </w:t>
      </w:r>
      <w:r>
        <w:rPr>
          <w:i/>
          <w:sz w:val="24"/>
        </w:rPr>
        <w:t>Neither is she.</w:t>
      </w:r>
    </w:p>
    <w:p>
      <w:pPr>
        <w:pStyle w:val="Normal"/>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If the sentence is a corroboration of a remark just made, direct word order is used.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You promised to come and see me. - </w:t>
      </w:r>
      <w:r>
        <w:rPr>
          <w:i/>
          <w:sz w:val="24"/>
        </w:rPr>
        <w:t xml:space="preserve">So I did.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We may meet him later. - So </w:t>
      </w:r>
      <w:r>
        <w:rPr>
          <w:i/>
          <w:sz w:val="24"/>
        </w:rPr>
        <w:t>we may.</w:t>
      </w:r>
    </w:p>
    <w:p>
      <w:pPr>
        <w:pStyle w:val="Normal"/>
        <w:spacing w:lineRule="auto" w:line="240"/>
        <w:ind w:firstLine="284" w:end="0"/>
        <w:rPr>
          <w:b/>
          <w:i/>
          <w:i/>
          <w:sz w:val="24"/>
        </w:rPr>
      </w:pPr>
      <w:r>
        <w:rPr>
          <w:b/>
          <w:i/>
          <w:sz w:val="24"/>
        </w:rPr>
      </w:r>
    </w:p>
    <w:p>
      <w:pPr>
        <w:pStyle w:val="Heading3"/>
        <w:rPr/>
      </w:pPr>
      <w:bookmarkStart w:id="131" w:name="__RefHeading___Toc5113070"/>
      <w:bookmarkEnd w:id="131"/>
      <w:r>
        <w:rPr/>
        <w:t>The emphatic and communicative functions of word order</w:t>
      </w:r>
    </w:p>
    <w:p>
      <w:pPr>
        <w:pStyle w:val="Normal"/>
        <w:spacing w:lineRule="auto" w:line="240"/>
        <w:ind w:firstLine="284" w:end="0"/>
        <w:rPr>
          <w:sz w:val="24"/>
        </w:rPr>
      </w:pPr>
      <w:r>
        <w:rPr>
          <w:sz w:val="24"/>
        </w:rPr>
      </w:r>
    </w:p>
    <w:p>
      <w:pPr>
        <w:pStyle w:val="Normal"/>
        <w:spacing w:lineRule="auto" w:line="240"/>
        <w:ind w:firstLine="284" w:end="0"/>
        <w:rPr/>
      </w:pPr>
      <w:r>
        <w:rPr>
          <w:b/>
          <w:sz w:val="24"/>
        </w:rPr>
        <w:t>§ 121.</w:t>
      </w:r>
      <w:r>
        <w:rPr>
          <w:sz w:val="24"/>
        </w:rPr>
        <w:t xml:space="preserve"> The second function of word order is  </w:t>
      </w:r>
      <w:r>
        <w:rPr>
          <w:spacing w:val="60"/>
          <w:sz w:val="24"/>
        </w:rPr>
        <w:t>to make prominent or emphatic</w:t>
      </w:r>
      <w:r>
        <w:rPr>
          <w:sz w:val="24"/>
        </w:rPr>
        <w:t xml:space="preserve"> that part of the sentence which is more important or informative in the speaker’s opinion. These two functions (to express prominence or information focus, and emphasis) are different in their purpose, but in many cases they go together or overlap, and are difficult to differentiate.</w:t>
      </w:r>
    </w:p>
    <w:p>
      <w:pPr>
        <w:pStyle w:val="Normal"/>
        <w:spacing w:lineRule="auto" w:line="240"/>
        <w:ind w:firstLine="284" w:end="0"/>
        <w:rPr/>
      </w:pPr>
      <w:r>
        <w:rPr>
          <w:sz w:val="24"/>
        </w:rPr>
        <w:t>Prominence and emphasis are achieved by placing the word</w:t>
      </w:r>
      <w:r>
        <w:rPr>
          <w:b/>
          <w:sz w:val="24"/>
        </w:rPr>
        <w:t xml:space="preserve"> in an unusual position</w:t>
      </w:r>
      <w:r>
        <w:rPr>
          <w:sz w:val="24"/>
        </w:rPr>
        <w:t>: words normally placed at the beginning of the sentence (such as the subject) are placed towards the end, whereas words usually occupying positions closer to the end of the sentence (such as objects and predicatives) are shifted to the beginning.</w:t>
      </w:r>
    </w:p>
    <w:p>
      <w:pPr>
        <w:pStyle w:val="Normal"/>
        <w:spacing w:lineRule="auto" w:line="240"/>
        <w:ind w:firstLine="284" w:end="0"/>
        <w:rPr/>
      </w:pPr>
      <w:r>
        <w:rPr>
          <w:sz w:val="24"/>
        </w:rPr>
        <w:t>End position is always emphatic</w:t>
      </w:r>
      <w:r>
        <w:rPr>
          <w:b/>
          <w:sz w:val="24"/>
        </w:rPr>
        <w:t xml:space="preserve"> for the subject.</w:t>
      </w:r>
      <w:r>
        <w:rPr>
          <w:sz w:val="24"/>
        </w:rPr>
        <w:t xml:space="preserve"> Very often this reor</w:t>
        <w:softHyphen/>
        <w:t>dering results in the detachment of the subject.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Must have cost a pretty penny, </w:t>
      </w:r>
      <w:r>
        <w:rPr>
          <w:i/>
          <w:sz w:val="24"/>
        </w:rPr>
        <w:t>this dress of yours!</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Fronting of an object or a predicative</w:t>
      </w:r>
      <w:r>
        <w:rPr>
          <w:sz w:val="24"/>
        </w:rPr>
        <w:t xml:space="preserve"> is also often accompanied by detachment.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Horrible</w:t>
      </w:r>
      <w:r>
        <w:rPr>
          <w:sz w:val="24"/>
        </w:rPr>
        <w:t xml:space="preserve"> these women are, ugly, dirty.</w:t>
      </w:r>
    </w:p>
    <w:p>
      <w:pPr>
        <w:pStyle w:val="Normal"/>
        <w:spacing w:lineRule="auto" w:line="240"/>
        <w:ind w:firstLine="284" w:start="284" w:end="0"/>
        <w:rPr/>
      </w:pPr>
      <w:r>
        <w:rPr>
          <w:i/>
          <w:sz w:val="24"/>
        </w:rPr>
        <w:t>Many and long</w:t>
      </w:r>
      <w:r>
        <w:rPr>
          <w:sz w:val="24"/>
        </w:rPr>
        <w:t xml:space="preserve"> were the conversations they held through the prison wall.</w:t>
      </w:r>
    </w:p>
    <w:p>
      <w:pPr>
        <w:pStyle w:val="Normal"/>
        <w:spacing w:lineRule="auto" w:line="240"/>
        <w:ind w:firstLine="284" w:start="284" w:end="0"/>
        <w:rPr/>
      </w:pPr>
      <w:r>
        <w:rPr>
          <w:i/>
          <w:sz w:val="24"/>
        </w:rPr>
        <w:t>For debt, drink, dancers</w:t>
      </w:r>
      <w:r>
        <w:rPr>
          <w:sz w:val="24"/>
        </w:rPr>
        <w:t xml:space="preserve"> he had a certain sympathy; but the pearls - no!</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If the object is prepositional, the preposition may be put after the verb or verb-group, or else after the whole sentence.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This</w:t>
      </w:r>
      <w:r>
        <w:rPr>
          <w:sz w:val="24"/>
        </w:rPr>
        <w:t xml:space="preserve"> nowadays one hears not</w:t>
      </w:r>
      <w:r>
        <w:rPr>
          <w:b/>
          <w:sz w:val="24"/>
        </w:rPr>
        <w:t xml:space="preserve"> </w:t>
      </w:r>
      <w:r>
        <w:rPr>
          <w:b/>
          <w:i/>
          <w:sz w:val="24"/>
        </w:rPr>
        <w:t>of.</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However, front position of an object does not always mean that this part is emphasized. In some cases this sort of reordering is employed to get the predicate (or what is left of it) emphasized. </w:t>
      </w:r>
      <w:r>
        <w:rPr>
          <w:i/>
          <w:sz w:val="24"/>
        </w:rPr>
        <w:t>Talent</w:t>
      </w:r>
      <w:r>
        <w:rPr>
          <w:sz w:val="24"/>
        </w:rPr>
        <w:t xml:space="preserve"> Mr. Macowber </w:t>
      </w:r>
      <w:r>
        <w:rPr>
          <w:b/>
          <w:sz w:val="24"/>
        </w:rPr>
        <w:t>has,</w:t>
      </w:r>
      <w:r>
        <w:rPr>
          <w:sz w:val="24"/>
        </w:rPr>
        <w:t xml:space="preserve"> </w:t>
      </w:r>
      <w:r>
        <w:rPr>
          <w:i/>
          <w:sz w:val="24"/>
        </w:rPr>
        <w:t>capital</w:t>
      </w:r>
      <w:r>
        <w:rPr>
          <w:sz w:val="24"/>
        </w:rPr>
        <w:t xml:space="preserve"> Mr. Macowber</w:t>
      </w:r>
      <w:r>
        <w:rPr>
          <w:b/>
          <w:sz w:val="24"/>
        </w:rPr>
        <w:t xml:space="preserve"> has not.</w:t>
      </w:r>
    </w:p>
    <w:p>
      <w:pPr>
        <w:pStyle w:val="Normal"/>
        <w:spacing w:lineRule="auto" w:line="240"/>
        <w:ind w:firstLine="284" w:end="0"/>
        <w:rPr/>
      </w:pPr>
      <w:r>
        <w:rPr>
          <w:b/>
          <w:sz w:val="24"/>
        </w:rPr>
        <w:t>Front position is emphatic for adverbials</w:t>
      </w:r>
      <w:r>
        <w:rPr>
          <w:sz w:val="24"/>
        </w:rPr>
        <w:t xml:space="preserve"> (of time, manner, degree) usually attached to the predicate. It is often accompanied by inversion.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Well</w:t>
      </w:r>
      <w:r>
        <w:rPr>
          <w:sz w:val="24"/>
        </w:rPr>
        <w:t xml:space="preserve"> do I remember the day. </w:t>
      </w:r>
    </w:p>
    <w:p>
      <w:pPr>
        <w:pStyle w:val="Normal"/>
        <w:spacing w:lineRule="auto" w:line="240"/>
        <w:ind w:firstLine="284" w:start="284" w:end="0"/>
        <w:rPr/>
      </w:pPr>
      <w:r>
        <w:rPr>
          <w:i/>
          <w:sz w:val="24"/>
        </w:rPr>
        <w:t>Many a time</w:t>
      </w:r>
      <w:r>
        <w:rPr>
          <w:sz w:val="24"/>
        </w:rPr>
        <w:t xml:space="preserve"> has he given me good advice.</w:t>
      </w:r>
    </w:p>
    <w:p>
      <w:pPr>
        <w:pStyle w:val="Normal"/>
        <w:spacing w:lineRule="auto" w:line="240"/>
        <w:ind w:firstLine="284" w:end="0"/>
        <w:rPr>
          <w:sz w:val="24"/>
        </w:rPr>
      </w:pPr>
      <w:r>
        <w:rPr>
          <w:sz w:val="24"/>
        </w:rPr>
      </w:r>
    </w:p>
    <w:p>
      <w:pPr>
        <w:pStyle w:val="Normal"/>
        <w:spacing w:lineRule="auto" w:line="240"/>
        <w:ind w:firstLine="284" w:end="0"/>
        <w:rPr/>
      </w:pPr>
      <w:r>
        <w:rPr>
          <w:sz w:val="24"/>
        </w:rPr>
        <w:t>With</w:t>
      </w:r>
      <w:r>
        <w:rPr>
          <w:b/>
          <w:sz w:val="24"/>
        </w:rPr>
        <w:t xml:space="preserve"> words functioning now as adverbs, now as postpositions,</w:t>
      </w:r>
      <w:r>
        <w:rPr>
          <w:sz w:val="24"/>
        </w:rPr>
        <w:t xml:space="preserve"> front position reveals their adverbial nature most distinctly, as postpositions are never placed here. With this reordering the emphasis is thrown upon the predicate.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Off</w:t>
      </w:r>
      <w:r>
        <w:rPr>
          <w:sz w:val="24"/>
        </w:rPr>
        <w:t xml:space="preserve"> he</w:t>
      </w:r>
      <w:r>
        <w:rPr>
          <w:b/>
          <w:sz w:val="24"/>
        </w:rPr>
        <w:t xml:space="preserve"> went. </w:t>
      </w:r>
    </w:p>
    <w:p>
      <w:pPr>
        <w:pStyle w:val="Normal"/>
        <w:spacing w:lineRule="auto" w:line="240"/>
        <w:ind w:firstLine="284" w:start="284" w:end="0"/>
        <w:rPr/>
      </w:pPr>
      <w:r>
        <w:rPr>
          <w:i/>
          <w:sz w:val="24"/>
        </w:rPr>
        <w:t>Up</w:t>
      </w:r>
      <w:r>
        <w:rPr>
          <w:sz w:val="24"/>
        </w:rPr>
        <w:t xml:space="preserve"> they</w:t>
      </w:r>
      <w:r>
        <w:rPr>
          <w:b/>
          <w:sz w:val="24"/>
        </w:rPr>
        <w:t xml:space="preserve"> rushed.</w:t>
      </w:r>
    </w:p>
    <w:p>
      <w:pPr>
        <w:pStyle w:val="Normal"/>
        <w:spacing w:lineRule="auto" w:line="240"/>
        <w:ind w:firstLine="284" w:end="0"/>
        <w:rPr>
          <w:b/>
          <w:sz w:val="24"/>
        </w:rPr>
      </w:pPr>
      <w:r>
        <w:rPr>
          <w:b/>
          <w:sz w:val="24"/>
        </w:rPr>
      </w:r>
    </w:p>
    <w:p>
      <w:pPr>
        <w:pStyle w:val="Normal"/>
        <w:spacing w:lineRule="auto" w:line="240"/>
        <w:ind w:firstLine="284" w:end="0"/>
        <w:rPr/>
      </w:pPr>
      <w:r>
        <w:rPr>
          <w:sz w:val="24"/>
        </w:rPr>
        <w:t>For</w:t>
      </w:r>
      <w:r>
        <w:rPr>
          <w:b/>
          <w:sz w:val="24"/>
        </w:rPr>
        <w:t xml:space="preserve"> attributes</w:t>
      </w:r>
      <w:r>
        <w:rPr>
          <w:sz w:val="24"/>
        </w:rPr>
        <w:t xml:space="preserve"> emphasis may be achieved by putting them after their headword. In this way the modifier becomes the focus and has the principal stress of the word-group.</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day </w:t>
      </w:r>
      <w:r>
        <w:rPr>
          <w:i/>
          <w:sz w:val="24"/>
        </w:rPr>
        <w:t>following</w:t>
      </w:r>
      <w:r>
        <w:rPr>
          <w:sz w:val="24"/>
        </w:rPr>
        <w:t xml:space="preserve"> was to decide our fate.</w:t>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In assessing the emphatic effect of a postmodifying attribute we should bear in mind that for certain attributes this position is normal (see § 86).</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However, the fixed patterns in English limit the opportunities to shift prominence or emphasis from one part of the sentence to another, especially for main parts. Therefore prominence and emphasis are generally achieved not by reordering, but by using special constructions. One such construction used for emphasizing the subject is the introductory non-local </w:t>
      </w:r>
      <w:r>
        <w:rPr>
          <w:i/>
          <w:sz w:val="24"/>
        </w:rPr>
        <w:t>there +</w:t>
      </w:r>
      <w:r>
        <w:rPr>
          <w:sz w:val="24"/>
        </w:rPr>
        <w:t xml:space="preserve"> verb + noun, followed by an attributive clause.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There was</w:t>
      </w:r>
      <w:r>
        <w:rPr>
          <w:b/>
          <w:sz w:val="24"/>
        </w:rPr>
        <w:t xml:space="preserve"> a girl</w:t>
      </w:r>
      <w:r>
        <w:rPr>
          <w:sz w:val="24"/>
        </w:rPr>
        <w:t xml:space="preserve"> whom he loved. </w:t>
      </w:r>
    </w:p>
    <w:p>
      <w:pPr>
        <w:pStyle w:val="Normal"/>
        <w:spacing w:lineRule="auto" w:line="240"/>
        <w:ind w:firstLine="284" w:start="284" w:end="0"/>
        <w:rPr/>
      </w:pPr>
      <w:r>
        <w:rPr>
          <w:i/>
          <w:sz w:val="24"/>
        </w:rPr>
        <w:t>There comes</w:t>
      </w:r>
      <w:r>
        <w:rPr>
          <w:b/>
          <w:sz w:val="24"/>
        </w:rPr>
        <w:t xml:space="preserve"> a time</w:t>
      </w:r>
      <w:r>
        <w:rPr>
          <w:sz w:val="24"/>
        </w:rPr>
        <w:t xml:space="preserve"> when one should make up one’s mind.</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Another device for shifting emphasis is the construction with the introductory </w:t>
      </w:r>
      <w:r>
        <w:rPr>
          <w:i/>
          <w:sz w:val="24"/>
        </w:rPr>
        <w:t>it</w:t>
      </w:r>
      <w:r>
        <w:rPr>
          <w:sz w:val="24"/>
        </w:rPr>
        <w:t xml:space="preserve">, the main information being supplied by the subordinate clause. By means of this construction emphasis may be thrown upon any part of the sentence, except the predicate. Such sentences are called </w:t>
      </w:r>
      <w:r>
        <w:rPr>
          <w:i/>
          <w:sz w:val="24"/>
        </w:rPr>
        <w:t>cleft sentences.</w:t>
      </w:r>
      <w:r>
        <w:rPr>
          <w:sz w:val="24"/>
        </w:rPr>
        <w:t xml:space="preserve"> This can be illustrated by the following:</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It</w:t>
      </w:r>
      <w:r>
        <w:rPr>
          <w:sz w:val="24"/>
        </w:rPr>
        <w:t xml:space="preserve"> was</w:t>
      </w:r>
      <w:r>
        <w:rPr>
          <w:b/>
          <w:sz w:val="24"/>
        </w:rPr>
        <w:t xml:space="preserve"> she</w:t>
      </w:r>
      <w:r>
        <w:rPr>
          <w:sz w:val="24"/>
        </w:rPr>
        <w:t xml:space="preserve"> who opened the door. </w:t>
      </w:r>
    </w:p>
    <w:p>
      <w:pPr>
        <w:pStyle w:val="Normal"/>
        <w:spacing w:lineRule="auto" w:line="240"/>
        <w:ind w:firstLine="284" w:start="284" w:end="0"/>
        <w:rPr/>
      </w:pPr>
      <w:r>
        <w:rPr>
          <w:i/>
          <w:sz w:val="24"/>
        </w:rPr>
        <w:t>It</w:t>
      </w:r>
      <w:r>
        <w:rPr>
          <w:sz w:val="24"/>
        </w:rPr>
        <w:t xml:space="preserve"> is</w:t>
      </w:r>
      <w:r>
        <w:rPr>
          <w:b/>
          <w:sz w:val="24"/>
        </w:rPr>
        <w:t xml:space="preserve"> not easy</w:t>
      </w:r>
      <w:r>
        <w:rPr>
          <w:sz w:val="24"/>
        </w:rPr>
        <w:t xml:space="preserve"> to find a position. </w:t>
      </w:r>
    </w:p>
    <w:p>
      <w:pPr>
        <w:pStyle w:val="Normal"/>
        <w:spacing w:lineRule="auto" w:line="240"/>
        <w:ind w:firstLine="284" w:start="284" w:end="0"/>
        <w:rPr/>
      </w:pPr>
      <w:r>
        <w:rPr>
          <w:i/>
          <w:sz w:val="24"/>
        </w:rPr>
        <w:t>It</w:t>
      </w:r>
      <w:r>
        <w:rPr>
          <w:sz w:val="24"/>
        </w:rPr>
        <w:t xml:space="preserve"> was</w:t>
      </w:r>
      <w:r>
        <w:rPr>
          <w:b/>
          <w:sz w:val="24"/>
        </w:rPr>
        <w:t xml:space="preserve"> to Moscow</w:t>
      </w:r>
      <w:r>
        <w:rPr>
          <w:sz w:val="24"/>
        </w:rPr>
        <w:t xml:space="preserve"> that she went.</w:t>
      </w:r>
    </w:p>
    <w:p>
      <w:pPr>
        <w:pStyle w:val="Normal"/>
        <w:spacing w:lineRule="auto" w:line="240"/>
        <w:ind w:firstLine="284" w:start="284" w:end="0"/>
        <w:rPr>
          <w:sz w:val="24"/>
        </w:rPr>
      </w:pPr>
      <w:r>
        <w:rPr>
          <w:sz w:val="24"/>
        </w:rPr>
      </w:r>
    </w:p>
    <w:p>
      <w:pPr>
        <w:pStyle w:val="Normal"/>
        <w:spacing w:lineRule="auto" w:line="240"/>
        <w:ind w:firstLine="284" w:end="0"/>
        <w:rPr>
          <w:sz w:val="24"/>
        </w:rPr>
      </w:pPr>
      <w:r>
        <w:rPr>
          <w:sz w:val="24"/>
        </w:rPr>
        <w:t>Special emphasis on words functioning as direct or indirect object may be achieved by the use of the passive construction, in which the words to be emphasized are moved either to front position or closer to the end.</w:t>
      </w:r>
    </w:p>
    <w:p>
      <w:pPr>
        <w:pStyle w:val="Normal"/>
        <w:spacing w:lineRule="auto" w:line="240"/>
        <w:ind w:firstLine="284" w:end="0"/>
        <w:rPr>
          <w:sz w:val="24"/>
        </w:rPr>
      </w:pPr>
      <w:r>
        <w:rPr>
          <w:sz w:val="24"/>
        </w:rPr>
        <w:t>Compare the sentences: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teacher gave the children </w:t>
      </w:r>
      <w:r>
        <w:rPr>
          <w:i/>
          <w:sz w:val="24"/>
        </w:rPr>
        <w:t>an easy task.</w:t>
      </w:r>
    </w:p>
    <w:p>
      <w:pPr>
        <w:pStyle w:val="Normal"/>
        <w:spacing w:lineRule="auto" w:line="240"/>
        <w:ind w:firstLine="284" w:start="284" w:end="0"/>
        <w:rPr/>
      </w:pPr>
      <w:r>
        <w:rPr>
          <w:i/>
          <w:sz w:val="24"/>
        </w:rPr>
        <w:t>The children</w:t>
      </w:r>
      <w:r>
        <w:rPr>
          <w:sz w:val="24"/>
        </w:rPr>
        <w:t xml:space="preserve"> were given an easy task </w:t>
      </w:r>
      <w:r>
        <w:rPr>
          <w:i/>
          <w:sz w:val="24"/>
        </w:rPr>
        <w:t>by the teacher.</w:t>
      </w:r>
    </w:p>
    <w:p>
      <w:pPr>
        <w:pStyle w:val="Normal"/>
        <w:spacing w:lineRule="auto" w:line="240"/>
        <w:ind w:firstLine="284" w:start="284" w:end="0"/>
        <w:rPr/>
      </w:pPr>
      <w:r>
        <w:rPr>
          <w:i/>
          <w:sz w:val="24"/>
        </w:rPr>
        <w:t>An easy task</w:t>
      </w:r>
      <w:r>
        <w:rPr>
          <w:sz w:val="24"/>
        </w:rPr>
        <w:t xml:space="preserve"> was given to the children </w:t>
      </w:r>
      <w:r>
        <w:rPr>
          <w:i/>
          <w:sz w:val="24"/>
        </w:rPr>
        <w:t>by the teacher.</w:t>
      </w:r>
    </w:p>
    <w:p>
      <w:pPr>
        <w:pStyle w:val="Normal"/>
        <w:spacing w:lineRule="auto" w:line="240"/>
        <w:ind w:firstLine="284" w:end="0"/>
        <w:rPr>
          <w:b/>
          <w:i/>
          <w:i/>
          <w:sz w:val="24"/>
        </w:rPr>
      </w:pPr>
      <w:r>
        <w:rPr>
          <w:b/>
          <w:i/>
          <w:sz w:val="24"/>
        </w:rPr>
      </w:r>
    </w:p>
    <w:p>
      <w:pPr>
        <w:pStyle w:val="Heading3"/>
        <w:rPr/>
      </w:pPr>
      <w:bookmarkStart w:id="132" w:name="__RefHeading___Toc5113071"/>
      <w:bookmarkEnd w:id="132"/>
      <w:r>
        <w:rPr/>
        <w:t>The linking function of word order</w:t>
      </w:r>
    </w:p>
    <w:p>
      <w:pPr>
        <w:pStyle w:val="Normal"/>
        <w:spacing w:lineRule="auto" w:line="240"/>
        <w:ind w:firstLine="284" w:end="0"/>
        <w:rPr>
          <w:sz w:val="24"/>
        </w:rPr>
      </w:pPr>
      <w:r>
        <w:rPr>
          <w:sz w:val="24"/>
        </w:rPr>
      </w:r>
    </w:p>
    <w:p>
      <w:pPr>
        <w:pStyle w:val="Normal"/>
        <w:spacing w:lineRule="auto" w:line="240"/>
        <w:ind w:firstLine="284" w:end="0"/>
        <w:rPr/>
      </w:pPr>
      <w:r>
        <w:rPr>
          <w:b/>
          <w:sz w:val="24"/>
        </w:rPr>
        <w:t>§ 122.</w:t>
      </w:r>
      <w:r>
        <w:rPr>
          <w:sz w:val="24"/>
        </w:rPr>
        <w:t xml:space="preserve"> The third function of word order is  </w:t>
      </w:r>
      <w:r>
        <w:rPr>
          <w:spacing w:val="60"/>
          <w:sz w:val="24"/>
        </w:rPr>
        <w:t>to express continuity of thought</w:t>
      </w:r>
      <w:r>
        <w:rPr>
          <w:sz w:val="24"/>
        </w:rPr>
        <w:t xml:space="preserve"> in sentences (or clauses) following one another. This continuity is often supported by demonstrative pronouns and adverbs.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Some people looked down on him. </w:t>
      </w:r>
      <w:r>
        <w:rPr>
          <w:i/>
          <w:sz w:val="24"/>
        </w:rPr>
        <w:t>Those people</w:t>
      </w:r>
      <w:r>
        <w:rPr>
          <w:sz w:val="24"/>
        </w:rPr>
        <w:t xml:space="preserve"> he despised.</w:t>
      </w:r>
    </w:p>
    <w:p>
      <w:pPr>
        <w:pStyle w:val="Normal"/>
        <w:spacing w:lineRule="auto" w:line="240"/>
        <w:ind w:firstLine="284" w:start="284" w:end="0"/>
        <w:rPr/>
      </w:pPr>
      <w:r>
        <w:rPr>
          <w:sz w:val="24"/>
        </w:rPr>
        <w:t xml:space="preserve">They must sow their wild oats. </w:t>
      </w:r>
      <w:r>
        <w:rPr>
          <w:i/>
          <w:sz w:val="24"/>
        </w:rPr>
        <w:t>Such</w:t>
      </w:r>
      <w:r>
        <w:rPr>
          <w:sz w:val="24"/>
        </w:rPr>
        <w:t xml:space="preserve"> was his theory.</w:t>
      </w:r>
    </w:p>
    <w:p>
      <w:pPr>
        <w:pStyle w:val="Normal"/>
        <w:spacing w:lineRule="auto" w:line="240"/>
        <w:ind w:firstLine="284" w:start="284" w:end="0"/>
        <w:rPr/>
      </w:pPr>
      <w:r>
        <w:rPr>
          <w:sz w:val="24"/>
        </w:rPr>
        <w:t xml:space="preserve">And, oh, that look! </w:t>
      </w:r>
      <w:r>
        <w:rPr>
          <w:i/>
          <w:sz w:val="24"/>
        </w:rPr>
        <w:t>On that look</w:t>
      </w:r>
      <w:r>
        <w:rPr>
          <w:sz w:val="24"/>
        </w:rPr>
        <w:t xml:space="preserve"> Euphemia had spent much anxious thought.</w:t>
      </w:r>
    </w:p>
    <w:p>
      <w:pPr>
        <w:pStyle w:val="Normal"/>
        <w:spacing w:lineRule="auto" w:line="240"/>
        <w:ind w:firstLine="284" w:start="284" w:end="0"/>
        <w:rPr/>
      </w:pPr>
      <w:r>
        <w:rPr>
          <w:sz w:val="24"/>
        </w:rPr>
        <w:t xml:space="preserve">Women are terribly vain. </w:t>
      </w:r>
      <w:r>
        <w:rPr>
          <w:i/>
          <w:sz w:val="24"/>
        </w:rPr>
        <w:t>So</w:t>
      </w:r>
      <w:r>
        <w:rPr>
          <w:sz w:val="24"/>
        </w:rPr>
        <w:t xml:space="preserve"> are men - more so, if possible.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Similarly, for purposes of enumeration, a word (or words) marking continuity is sometimes placed at the beginning of the sentence, with the verb immediately following.</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Next</w:t>
      </w:r>
      <w:r>
        <w:rPr>
          <w:sz w:val="24"/>
        </w:rPr>
        <w:t xml:space="preserve"> comes the most amusing scene.</w:t>
      </w:r>
    </w:p>
    <w:p>
      <w:pPr>
        <w:pStyle w:val="Normal"/>
        <w:spacing w:lineRule="auto" w:line="240"/>
        <w:ind w:firstLine="284" w:end="0"/>
        <w:rPr>
          <w:b/>
          <w:sz w:val="24"/>
        </w:rPr>
      </w:pPr>
      <w:r>
        <w:rPr>
          <w:b/>
          <w:sz w:val="24"/>
        </w:rPr>
      </w:r>
    </w:p>
    <w:p>
      <w:pPr>
        <w:pStyle w:val="Heading2"/>
        <w:rPr/>
      </w:pPr>
      <w:bookmarkStart w:id="133" w:name="__RefHeading___Toc5113072"/>
      <w:bookmarkEnd w:id="133"/>
      <w:r>
        <w:rPr/>
        <w:t>THE PREDICATIVE COMPLEXES</w:t>
      </w:r>
    </w:p>
    <w:p>
      <w:pPr>
        <w:pStyle w:val="Normal"/>
        <w:spacing w:lineRule="auto" w:line="240"/>
        <w:ind w:firstLine="284" w:end="0"/>
        <w:rPr>
          <w:sz w:val="24"/>
        </w:rPr>
      </w:pPr>
      <w:r>
        <w:rPr>
          <w:sz w:val="24"/>
        </w:rPr>
      </w:r>
    </w:p>
    <w:p>
      <w:pPr>
        <w:pStyle w:val="Normal"/>
        <w:spacing w:lineRule="auto" w:line="240"/>
        <w:ind w:firstLine="284" w:end="0"/>
        <w:rPr/>
      </w:pPr>
      <w:r>
        <w:rPr>
          <w:sz w:val="24"/>
        </w:rPr>
        <w:t>Predicative complexes (or constructions) are structures intermediate between a phrase and a clause. Unlike phrases they contain two words I which semantically are in subject-predicate relations to one another, as one (the nominal part) denotes the doer of the action or the bearer of the state or quality, while the other (the predicated part) may be either verbal (an infinitive, a participle, a gerund) or non-verbal (an adjective, a stative, an adverb, a noun). But unlike clauses the subject-predicate relations in complexes are not grammatically explicit, that is there is no finite verb-form in them, functioning as the verbal predicate or as a link-verb of a nominal predicate. Therefore complexes have neither</w:t>
      </w:r>
      <w:r>
        <w:rPr>
          <w:b/>
          <w:sz w:val="24"/>
        </w:rPr>
        <w:t xml:space="preserve"> real subject,</w:t>
      </w:r>
      <w:r>
        <w:rPr>
          <w:sz w:val="24"/>
        </w:rPr>
        <w:t xml:space="preserve"> nor </w:t>
      </w:r>
      <w:r>
        <w:rPr>
          <w:b/>
          <w:sz w:val="24"/>
        </w:rPr>
        <w:t xml:space="preserve">real predicate.                          </w:t>
      </w:r>
    </w:p>
    <w:p>
      <w:pPr>
        <w:pStyle w:val="Normal"/>
        <w:spacing w:lineRule="auto" w:line="240"/>
        <w:ind w:firstLine="284" w:end="0"/>
        <w:rPr>
          <w:sz w:val="24"/>
        </w:rPr>
      </w:pPr>
      <w:r>
        <w:rPr>
          <w:sz w:val="24"/>
        </w:rPr>
        <w:t>Still as they have two parts with subject-predicate relations between them the complexes may be transformed into a clause,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heard </w:t>
      </w:r>
      <w:r>
        <w:rPr>
          <w:i/>
          <w:sz w:val="24"/>
        </w:rPr>
        <w:t>him cry ——</w:t>
      </w:r>
      <w:r>
        <w:rPr>
          <w:sz w:val="24"/>
        </w:rPr>
        <w:t>&gt;</w:t>
      </w:r>
      <w:r>
        <w:rPr>
          <w:i/>
          <w:sz w:val="24"/>
        </w:rPr>
        <w:t xml:space="preserve"> </w:t>
      </w:r>
      <w:r>
        <w:rPr>
          <w:sz w:val="24"/>
        </w:rPr>
        <w:t xml:space="preserve">I heard </w:t>
      </w:r>
      <w:r>
        <w:rPr>
          <w:i/>
          <w:sz w:val="24"/>
        </w:rPr>
        <w:t>that he cried.</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Other peculirities result from their structural features:</w:t>
      </w:r>
    </w:p>
    <w:p>
      <w:pPr>
        <w:pStyle w:val="Normal"/>
        <w:spacing w:lineRule="auto" w:line="240"/>
        <w:ind w:firstLine="284" w:end="0"/>
        <w:rPr>
          <w:sz w:val="24"/>
        </w:rPr>
      </w:pPr>
      <w:r>
        <w:rPr>
          <w:sz w:val="24"/>
        </w:rPr>
        <w:t>The fact that they are devoid of the finite verb form renders them dependent on the embedding sentence, and the very absence of the finite verb form is sufficient to show their dependent status as will be shown in the case of different constructions:</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It</w:t>
      </w:r>
      <w:r>
        <w:rPr>
          <w:sz w:val="24"/>
        </w:rPr>
        <w:t xml:space="preserve"> </w:t>
      </w:r>
      <w:r>
        <w:rPr>
          <w:i/>
          <w:sz w:val="24"/>
        </w:rPr>
        <w:t>raining cats and dogs,</w:t>
      </w:r>
      <w:r>
        <w:rPr>
          <w:sz w:val="24"/>
        </w:rPr>
        <w:t xml:space="preserve"> we stayed at home (adverbial). </w:t>
      </w:r>
    </w:p>
    <w:p>
      <w:pPr>
        <w:pStyle w:val="Normal"/>
        <w:spacing w:lineRule="auto" w:line="240"/>
        <w:ind w:firstLine="284" w:start="284" w:end="0"/>
        <w:rPr/>
      </w:pPr>
      <w:r>
        <w:rPr>
          <w:sz w:val="24"/>
        </w:rPr>
        <w:t xml:space="preserve">It is </w:t>
      </w:r>
      <w:r>
        <w:rPr>
          <w:i/>
          <w:sz w:val="24"/>
        </w:rPr>
        <w:t>for you to decide it</w:t>
      </w:r>
      <w:r>
        <w:rPr>
          <w:sz w:val="24"/>
        </w:rPr>
        <w:t xml:space="preserve"> (predicative). </w:t>
      </w:r>
    </w:p>
    <w:p>
      <w:pPr>
        <w:pStyle w:val="Normal"/>
        <w:spacing w:lineRule="auto" w:line="240"/>
        <w:ind w:firstLine="284" w:start="284" w:end="0"/>
        <w:rPr/>
      </w:pPr>
      <w:r>
        <w:rPr>
          <w:sz w:val="24"/>
        </w:rPr>
        <w:t xml:space="preserve">I saw </w:t>
      </w:r>
      <w:r>
        <w:rPr>
          <w:i/>
          <w:sz w:val="24"/>
        </w:rPr>
        <w:t>him cross the streat.</w:t>
      </w:r>
      <w:r>
        <w:rPr>
          <w:sz w:val="24"/>
        </w:rPr>
        <w:t xml:space="preserve"> (object)</w:t>
      </w:r>
    </w:p>
    <w:p>
      <w:pPr>
        <w:pStyle w:val="Normal"/>
        <w:spacing w:lineRule="auto" w:line="240"/>
        <w:ind w:firstLine="284" w:end="0"/>
        <w:rPr>
          <w:sz w:val="24"/>
        </w:rPr>
      </w:pPr>
      <w:r>
        <w:rPr>
          <w:sz w:val="24"/>
        </w:rPr>
      </w:r>
    </w:p>
    <w:p>
      <w:pPr>
        <w:pStyle w:val="Normal"/>
        <w:spacing w:lineRule="auto" w:line="240"/>
        <w:ind w:firstLine="284" w:end="0"/>
        <w:rPr/>
      </w:pPr>
      <w:r>
        <w:rPr>
          <w:sz w:val="24"/>
        </w:rPr>
        <w:t>But in most cases the dependent status of the construction is manifested by special structural devices of linking:</w:t>
      </w:r>
    </w:p>
    <w:p>
      <w:pPr>
        <w:pStyle w:val="Normal"/>
        <w:spacing w:lineRule="auto" w:line="240"/>
        <w:ind w:firstLine="284" w:end="0"/>
        <w:rPr>
          <w:sz w:val="24"/>
        </w:rPr>
      </w:pPr>
      <w:r>
        <w:rPr>
          <w:sz w:val="24"/>
        </w:rPr>
      </w:r>
    </w:p>
    <w:p>
      <w:pPr>
        <w:pStyle w:val="Normal"/>
        <w:spacing w:lineRule="auto" w:line="240"/>
        <w:ind w:firstLine="284" w:end="0"/>
        <w:rPr/>
      </w:pPr>
      <w:r>
        <w:rPr>
          <w:sz w:val="24"/>
        </w:rPr>
        <w:t>1. It may be</w:t>
      </w:r>
      <w:r>
        <w:rPr>
          <w:b/>
          <w:sz w:val="24"/>
        </w:rPr>
        <w:t xml:space="preserve"> overlapping</w:t>
      </w:r>
      <w:r>
        <w:rPr>
          <w:sz w:val="24"/>
          <w:lang w:val="ru-RU"/>
        </w:rPr>
        <w:t xml:space="preserve"> (наложение)</w:t>
      </w:r>
      <w:r>
        <w:rPr>
          <w:sz w:val="24"/>
        </w:rPr>
        <w:t xml:space="preserve"> when the embedding sentence and the complex share a common element, as in the case of objective predicative complexes:</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37">
                <wp:simplePos x="0" y="0"/>
                <wp:positionH relativeFrom="column">
                  <wp:posOffset>554355</wp:posOffset>
                </wp:positionH>
                <wp:positionV relativeFrom="paragraph">
                  <wp:posOffset>127635</wp:posOffset>
                </wp:positionV>
                <wp:extent cx="0" cy="274320"/>
                <wp:effectExtent l="5080" t="0" r="5080" b="0"/>
                <wp:wrapNone/>
                <wp:docPr id="326" name=""/>
                <a:graphic xmlns:a="http://schemas.openxmlformats.org/drawingml/2006/main">
                  <a:graphicData uri="http://schemas.microsoft.com/office/word/2010/wordprocessingShape">
                    <wps:wsp>
                      <wps:cNvSpPr/>
                      <wps:spPr>
                        <a:xfrm>
                          <a:off x="0" y="0"/>
                          <a:ext cx="0" cy="2743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0.05pt" to="43.65pt,31.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38">
                <wp:simplePos x="0" y="0"/>
                <wp:positionH relativeFrom="column">
                  <wp:posOffset>554355</wp:posOffset>
                </wp:positionH>
                <wp:positionV relativeFrom="paragraph">
                  <wp:posOffset>127635</wp:posOffset>
                </wp:positionV>
                <wp:extent cx="457200" cy="0"/>
                <wp:effectExtent l="0" t="5080" r="0" b="5080"/>
                <wp:wrapNone/>
                <wp:docPr id="327"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0.05pt" to="79.6pt,10.0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0">
                <wp:simplePos x="0" y="0"/>
                <wp:positionH relativeFrom="column">
                  <wp:posOffset>828675</wp:posOffset>
                </wp:positionH>
                <wp:positionV relativeFrom="paragraph">
                  <wp:posOffset>36195</wp:posOffset>
                </wp:positionV>
                <wp:extent cx="0" cy="457200"/>
                <wp:effectExtent l="5080" t="0" r="5080" b="0"/>
                <wp:wrapNone/>
                <wp:docPr id="328"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25pt,2.85pt" to="65.25pt,38.8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1">
                <wp:simplePos x="0" y="0"/>
                <wp:positionH relativeFrom="column">
                  <wp:posOffset>280035</wp:posOffset>
                </wp:positionH>
                <wp:positionV relativeFrom="paragraph">
                  <wp:posOffset>36195</wp:posOffset>
                </wp:positionV>
                <wp:extent cx="548640" cy="0"/>
                <wp:effectExtent l="0" t="5080" r="0" b="5080"/>
                <wp:wrapNone/>
                <wp:docPr id="329" name=""/>
                <a:graphic xmlns:a="http://schemas.openxmlformats.org/drawingml/2006/main">
                  <a:graphicData uri="http://schemas.microsoft.com/office/word/2010/wordprocessingShape">
                    <wps:wsp>
                      <wps:cNvSpPr/>
                      <wps:spPr>
                        <a:xfrm flipH="1">
                          <a:off x="0" y="0"/>
                          <a:ext cx="548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2.85pt" to="65.2pt,2.8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rPr>
          <w:sz w:val="24"/>
        </w:rPr>
      </w:pPr>
      <w:r>
        <w:rPr>
          <w:sz w:val="24"/>
        </w:rPr>
        <w:t>I saw  him enter this door.</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39">
                <wp:simplePos x="0" y="0"/>
                <wp:positionH relativeFrom="column">
                  <wp:posOffset>554355</wp:posOffset>
                </wp:positionH>
                <wp:positionV relativeFrom="paragraph">
                  <wp:posOffset>51435</wp:posOffset>
                </wp:positionV>
                <wp:extent cx="457200" cy="0"/>
                <wp:effectExtent l="0" t="5080" r="0" b="5080"/>
                <wp:wrapNone/>
                <wp:docPr id="330"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4.05pt" to="79.6pt,4.0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2">
                <wp:simplePos x="0" y="0"/>
                <wp:positionH relativeFrom="column">
                  <wp:posOffset>280035</wp:posOffset>
                </wp:positionH>
                <wp:positionV relativeFrom="paragraph">
                  <wp:posOffset>142875</wp:posOffset>
                </wp:positionV>
                <wp:extent cx="548640" cy="0"/>
                <wp:effectExtent l="0" t="5080" r="0" b="5080"/>
                <wp:wrapNone/>
                <wp:docPr id="331" name=""/>
                <a:graphic xmlns:a="http://schemas.openxmlformats.org/drawingml/2006/main">
                  <a:graphicData uri="http://schemas.microsoft.com/office/word/2010/wordprocessingShape">
                    <wps:wsp>
                      <wps:cNvSpPr/>
                      <wps:spPr>
                        <a:xfrm flipH="1">
                          <a:off x="0" y="0"/>
                          <a:ext cx="548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05pt,11.25pt" to="65.2pt,11.25pt" stroked="t" o:allowincell="f" style="position:absolute;flip:x">
                <v:stroke color="black" weight="9360" joinstyle="miter" endcap="flat"/>
                <v:fill o:detectmouseclick="t" on="false"/>
                <w10:wrap type="none"/>
              </v:line>
            </w:pict>
          </mc:Fallback>
        </mc:AlternateContent>
      </w:r>
    </w:p>
    <w:p>
      <w:pPr>
        <w:pStyle w:val="Normal"/>
        <w:spacing w:lineRule="auto" w:line="240"/>
        <w:ind w:hanging="0" w:end="0"/>
        <w:rPr/>
      </w:pPr>
      <w:r>
        <w:rPr>
          <w:sz w:val="24"/>
        </w:rPr>
        <w:t xml:space="preserve">where </w:t>
      </w:r>
      <w:r>
        <w:rPr>
          <w:i/>
          <w:sz w:val="24"/>
        </w:rPr>
        <w:t>him</w:t>
      </w:r>
      <w:r>
        <w:rPr>
          <w:sz w:val="24"/>
        </w:rPr>
        <w:t xml:space="preserve"> has a double role, referring formally to the predicate of the embedding sentence </w:t>
      </w:r>
      <w:r>
        <w:rPr>
          <w:i/>
          <w:sz w:val="24"/>
        </w:rPr>
        <w:t>(I saw him)</w:t>
      </w:r>
      <w:r>
        <w:rPr>
          <w:sz w:val="24"/>
        </w:rPr>
        <w:t xml:space="preserve"> and referring semantically to the complex, as it denotes the doer of the action ( </w:t>
      </w:r>
      <w:r>
        <w:rPr>
          <w:i/>
          <w:sz w:val="24"/>
        </w:rPr>
        <w:t>he entered this door);</w:t>
      </w:r>
      <w:r>
        <w:rPr>
          <w:sz w:val="24"/>
        </w:rPr>
        <w:t xml:space="preserve"> in such cases the construction functions as one part of the sentence (a complex object).</w:t>
      </w:r>
    </w:p>
    <w:p>
      <w:pPr>
        <w:pStyle w:val="2"/>
        <w:suppressAutoHyphens w:val="false"/>
        <w:rPr/>
      </w:pPr>
      <w:r>
        <w:rPr/>
        <w:t xml:space="preserve">In some cases overlapping is possible with verbs taking a preposition, then the latter is retained between the verb and predicative comples: </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43">
                <wp:simplePos x="0" y="0"/>
                <wp:positionH relativeFrom="column">
                  <wp:posOffset>1285875</wp:posOffset>
                </wp:positionH>
                <wp:positionV relativeFrom="paragraph">
                  <wp:posOffset>97155</wp:posOffset>
                </wp:positionV>
                <wp:extent cx="0" cy="274320"/>
                <wp:effectExtent l="5080" t="0" r="5080" b="0"/>
                <wp:wrapNone/>
                <wp:docPr id="332" name=""/>
                <a:graphic xmlns:a="http://schemas.openxmlformats.org/drawingml/2006/main">
                  <a:graphicData uri="http://schemas.microsoft.com/office/word/2010/wordprocessingShape">
                    <wps:wsp>
                      <wps:cNvSpPr/>
                      <wps:spPr>
                        <a:xfrm>
                          <a:off x="0" y="0"/>
                          <a:ext cx="0" cy="2743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7.65pt" to="101.25pt,29.2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4">
                <wp:simplePos x="0" y="0"/>
                <wp:positionH relativeFrom="column">
                  <wp:posOffset>1285875</wp:posOffset>
                </wp:positionH>
                <wp:positionV relativeFrom="paragraph">
                  <wp:posOffset>97155</wp:posOffset>
                </wp:positionV>
                <wp:extent cx="731520" cy="0"/>
                <wp:effectExtent l="0" t="5080" r="0" b="5080"/>
                <wp:wrapNone/>
                <wp:docPr id="333"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7.65pt" to="158.8pt,7.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6">
                <wp:simplePos x="0" y="0"/>
                <wp:positionH relativeFrom="column">
                  <wp:posOffset>1560195</wp:posOffset>
                </wp:positionH>
                <wp:positionV relativeFrom="paragraph">
                  <wp:posOffset>5715</wp:posOffset>
                </wp:positionV>
                <wp:extent cx="0" cy="457200"/>
                <wp:effectExtent l="5080" t="0" r="5080" b="0"/>
                <wp:wrapNone/>
                <wp:docPr id="334"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85pt,0.45pt" to="122.85pt,36.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7">
                <wp:simplePos x="0" y="0"/>
                <wp:positionH relativeFrom="column">
                  <wp:posOffset>645795</wp:posOffset>
                </wp:positionH>
                <wp:positionV relativeFrom="paragraph">
                  <wp:posOffset>5715</wp:posOffset>
                </wp:positionV>
                <wp:extent cx="914400" cy="0"/>
                <wp:effectExtent l="0" t="5080" r="0" b="5080"/>
                <wp:wrapNone/>
                <wp:docPr id="335" name=""/>
                <a:graphic xmlns:a="http://schemas.openxmlformats.org/drawingml/2006/main">
                  <a:graphicData uri="http://schemas.microsoft.com/office/word/2010/wordprocessingShape">
                    <wps:wsp>
                      <wps:cNvSpPr/>
                      <wps:spPr>
                        <a:xfrm flipH="1">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0.45pt" to="122.8pt,0.4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start="284" w:end="0"/>
        <w:rPr/>
      </w:pPr>
      <w:r>
        <w:rPr>
          <w:sz w:val="24"/>
        </w:rPr>
        <w:t>We</w:t>
      </w:r>
      <w:r>
        <w:rPr>
          <w:b/>
          <w:sz w:val="24"/>
        </w:rPr>
        <w:t xml:space="preserve"> listened to him talking</w:t>
      </w:r>
      <w:r>
        <w:rPr>
          <w:sz w:val="24"/>
        </w:rPr>
        <w:t xml:space="preserve"> to his neighbour.</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45">
                <wp:simplePos x="0" y="0"/>
                <wp:positionH relativeFrom="column">
                  <wp:posOffset>1285875</wp:posOffset>
                </wp:positionH>
                <wp:positionV relativeFrom="paragraph">
                  <wp:posOffset>20955</wp:posOffset>
                </wp:positionV>
                <wp:extent cx="731520" cy="0"/>
                <wp:effectExtent l="0" t="5080" r="0" b="5080"/>
                <wp:wrapNone/>
                <wp:docPr id="336"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65pt" to="158.8pt,1.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48">
                <wp:simplePos x="0" y="0"/>
                <wp:positionH relativeFrom="column">
                  <wp:posOffset>645795</wp:posOffset>
                </wp:positionH>
                <wp:positionV relativeFrom="paragraph">
                  <wp:posOffset>112395</wp:posOffset>
                </wp:positionV>
                <wp:extent cx="914400" cy="0"/>
                <wp:effectExtent l="0" t="5080" r="0" b="5080"/>
                <wp:wrapNone/>
                <wp:docPr id="337" name=""/>
                <a:graphic xmlns:a="http://schemas.openxmlformats.org/drawingml/2006/main">
                  <a:graphicData uri="http://schemas.microsoft.com/office/word/2010/wordprocessingShape">
                    <wps:wsp>
                      <wps:cNvSpPr/>
                      <wps:spPr>
                        <a:xfrm flipH="1">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8.85pt" to="122.8pt,8.8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352">
                <wp:simplePos x="0" y="0"/>
                <wp:positionH relativeFrom="column">
                  <wp:posOffset>1011555</wp:posOffset>
                </wp:positionH>
                <wp:positionV relativeFrom="paragraph">
                  <wp:posOffset>485775</wp:posOffset>
                </wp:positionV>
                <wp:extent cx="0" cy="182880"/>
                <wp:effectExtent l="38100" t="0" r="38100" b="0"/>
                <wp:wrapNone/>
                <wp:docPr id="338"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9.65pt,38.25pt" to="79.65pt,52.6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2. It may be</w:t>
      </w:r>
      <w:r>
        <w:rPr>
          <w:b/>
          <w:sz w:val="24"/>
        </w:rPr>
        <w:t xml:space="preserve"> blending</w:t>
      </w:r>
      <w:r>
        <w:rPr>
          <w:sz w:val="24"/>
          <w:lang w:val="ru-RU"/>
        </w:rPr>
        <w:t xml:space="preserve"> (слияние),</w:t>
      </w:r>
      <w:r>
        <w:rPr>
          <w:sz w:val="24"/>
        </w:rPr>
        <w:t xml:space="preserve"> when elements of two structures blend into one syntactical part, usually </w:t>
      </w:r>
      <w:r>
        <w:rPr>
          <w:spacing w:val="60"/>
          <w:sz w:val="24"/>
        </w:rPr>
        <w:t>into</w:t>
      </w:r>
      <w:r>
        <w:rPr>
          <w:spacing w:val="60"/>
          <w:sz w:val="24"/>
          <w:lang w:val="ru-RU"/>
        </w:rPr>
        <w:t xml:space="preserve"> а соm</w:t>
      </w:r>
      <w:r>
        <w:rPr>
          <w:spacing w:val="60"/>
          <w:sz w:val="24"/>
        </w:rPr>
        <w:t>pound predicate of double orientation</w:t>
      </w:r>
      <w:r>
        <w:rPr>
          <w:sz w:val="24"/>
        </w:rPr>
        <w:t xml:space="preserve"> when two elements refer to different doers of the action, as in the subjective predicative construction:</w:t>
      </w:r>
    </w:p>
    <w:p>
      <w:pPr>
        <w:pStyle w:val="Normal"/>
        <w:spacing w:lineRule="auto" w:line="240"/>
        <w:ind w:firstLine="284" w:end="0"/>
        <w:rPr>
          <w:sz w:val="24"/>
          <w:u w:val="single"/>
          <w:lang w:val="en-US" w:eastAsia="en-US"/>
        </w:rPr>
      </w:pPr>
      <w:r>
        <w:rPr>
          <w:sz w:val="24"/>
          <w:u w:val="single"/>
          <w:lang w:val="en-US" w:eastAsia="en-US"/>
        </w:rPr>
        <mc:AlternateContent>
          <mc:Choice Requires="wps">
            <w:drawing>
              <wp:anchor behindDoc="0" distT="0" distB="0" distL="114935" distR="114935" simplePos="0" locked="0" layoutInCell="1" allowOverlap="1" relativeHeight="349">
                <wp:simplePos x="0" y="0"/>
                <wp:positionH relativeFrom="column">
                  <wp:posOffset>554355</wp:posOffset>
                </wp:positionH>
                <wp:positionV relativeFrom="paragraph">
                  <wp:posOffset>142875</wp:posOffset>
                </wp:positionV>
                <wp:extent cx="0" cy="182880"/>
                <wp:effectExtent l="5080" t="0" r="5080" b="0"/>
                <wp:wrapNone/>
                <wp:docPr id="33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1.25pt" to="43.65pt,25.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50">
                <wp:simplePos x="0" y="0"/>
                <wp:positionH relativeFrom="column">
                  <wp:posOffset>1377315</wp:posOffset>
                </wp:positionH>
                <wp:positionV relativeFrom="paragraph">
                  <wp:posOffset>142875</wp:posOffset>
                </wp:positionV>
                <wp:extent cx="0" cy="182880"/>
                <wp:effectExtent l="5080" t="0" r="5080" b="0"/>
                <wp:wrapNone/>
                <wp:docPr id="34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8.45pt,11.25pt" to="108.45pt,25.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51">
                <wp:simplePos x="0" y="0"/>
                <wp:positionH relativeFrom="column">
                  <wp:posOffset>554355</wp:posOffset>
                </wp:positionH>
                <wp:positionV relativeFrom="paragraph">
                  <wp:posOffset>142875</wp:posOffset>
                </wp:positionV>
                <wp:extent cx="822960" cy="0"/>
                <wp:effectExtent l="0" t="5080" r="0" b="5080"/>
                <wp:wrapNone/>
                <wp:docPr id="341" name=""/>
                <a:graphic xmlns:a="http://schemas.openxmlformats.org/drawingml/2006/main">
                  <a:graphicData uri="http://schemas.microsoft.com/office/word/2010/wordprocessingShape">
                    <wps:wsp>
                      <wps:cNvSpPr/>
                      <wps:spPr>
                        <a:xfrm>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11.25pt" to="108.4pt,11.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53">
                <wp:simplePos x="0" y="0"/>
                <wp:positionH relativeFrom="column">
                  <wp:posOffset>1468755</wp:posOffset>
                </wp:positionH>
                <wp:positionV relativeFrom="paragraph">
                  <wp:posOffset>142875</wp:posOffset>
                </wp:positionV>
                <wp:extent cx="0" cy="182880"/>
                <wp:effectExtent l="5080" t="0" r="5080" b="0"/>
                <wp:wrapNone/>
                <wp:docPr id="34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11.25pt" to="115.65pt,25.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54">
                <wp:simplePos x="0" y="0"/>
                <wp:positionH relativeFrom="column">
                  <wp:posOffset>2566035</wp:posOffset>
                </wp:positionH>
                <wp:positionV relativeFrom="paragraph">
                  <wp:posOffset>142875</wp:posOffset>
                </wp:positionV>
                <wp:extent cx="0" cy="182880"/>
                <wp:effectExtent l="5080" t="0" r="5080" b="0"/>
                <wp:wrapNone/>
                <wp:docPr id="343"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05pt,11.25pt" to="202.05pt,25.6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355">
                <wp:simplePos x="0" y="0"/>
                <wp:positionH relativeFrom="column">
                  <wp:posOffset>1468755</wp:posOffset>
                </wp:positionH>
                <wp:positionV relativeFrom="paragraph">
                  <wp:posOffset>150495</wp:posOffset>
                </wp:positionV>
                <wp:extent cx="1097280" cy="0"/>
                <wp:effectExtent l="0" t="5080" r="0" b="5080"/>
                <wp:wrapNone/>
                <wp:docPr id="344" name=""/>
                <a:graphic xmlns:a="http://schemas.openxmlformats.org/drawingml/2006/main">
                  <a:graphicData uri="http://schemas.microsoft.com/office/word/2010/wordprocessingShape">
                    <wps:wsp>
                      <wps:cNvSpPr/>
                      <wps:spPr>
                        <a:xfrm>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11.85pt" to="202pt,11.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56">
                <wp:simplePos x="0" y="0"/>
                <wp:positionH relativeFrom="column">
                  <wp:posOffset>2017395</wp:posOffset>
                </wp:positionH>
                <wp:positionV relativeFrom="paragraph">
                  <wp:posOffset>150495</wp:posOffset>
                </wp:positionV>
                <wp:extent cx="0" cy="91440"/>
                <wp:effectExtent l="5080" t="0" r="5080" b="0"/>
                <wp:wrapNone/>
                <wp:docPr id="345"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1.85pt" to="158.85pt,19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58">
                <wp:simplePos x="0" y="0"/>
                <wp:positionH relativeFrom="column">
                  <wp:posOffset>462915</wp:posOffset>
                </wp:positionH>
                <wp:positionV relativeFrom="paragraph">
                  <wp:posOffset>150495</wp:posOffset>
                </wp:positionV>
                <wp:extent cx="0" cy="91440"/>
                <wp:effectExtent l="38100" t="0" r="38100" b="0"/>
                <wp:wrapNone/>
                <wp:docPr id="346" name=""/>
                <a:graphic xmlns:a="http://schemas.openxmlformats.org/drawingml/2006/main">
                  <a:graphicData uri="http://schemas.microsoft.com/office/word/2010/wordprocessingShape">
                    <wps:wsp>
                      <wps:cNvSpPr/>
                      <wps:spPr>
                        <a:xfrm flipV="1">
                          <a:off x="0" y="0"/>
                          <a:ext cx="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6.45pt,11.85pt" to="36.45pt,19pt" stroked="t" o:allowincell="f" style="position:absolute;flip:y">
                <v:stroke color="black" weight="9360" endarrow="block" endarrowwidth="medium" endarrowlength="medium" joinstyle="miter" endcap="flat"/>
                <v:fill o:detectmouseclick="t" on="false"/>
                <w10:wrap type="none"/>
              </v:line>
            </w:pict>
          </mc:Fallback>
        </mc:AlternateContent>
      </w:r>
      <w:r>
        <w:rPr>
          <w:b/>
          <w:sz w:val="24"/>
        </w:rPr>
        <w:t>He is supposed</w:t>
      </w:r>
      <w:r>
        <w:rPr>
          <w:sz w:val="24"/>
        </w:rPr>
        <w:t xml:space="preserve">    </w:t>
      </w:r>
      <w:r>
        <w:rPr>
          <w:b/>
          <w:sz w:val="24"/>
        </w:rPr>
        <w:t>to have arrived</w:t>
      </w:r>
      <w:r>
        <w:rPr>
          <w:sz w:val="24"/>
        </w:rPr>
        <w:t xml:space="preserve">   already —&gt; It is supposed (they suppose) that he has arrived already.</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57">
                <wp:simplePos x="0" y="0"/>
                <wp:positionH relativeFrom="column">
                  <wp:posOffset>462915</wp:posOffset>
                </wp:positionH>
                <wp:positionV relativeFrom="paragraph">
                  <wp:posOffset>66675</wp:posOffset>
                </wp:positionV>
                <wp:extent cx="1554480" cy="0"/>
                <wp:effectExtent l="0" t="5080" r="0" b="5080"/>
                <wp:wrapNone/>
                <wp:docPr id="347" name=""/>
                <a:graphic xmlns:a="http://schemas.openxmlformats.org/drawingml/2006/main">
                  <a:graphicData uri="http://schemas.microsoft.com/office/word/2010/wordprocessingShape">
                    <wps:wsp>
                      <wps:cNvSpPr/>
                      <wps:spPr>
                        <a:xfrm flipH="1">
                          <a:off x="0" y="0"/>
                          <a:ext cx="1554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5.25pt" to="158.8pt,5.2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rPr/>
      </w:pPr>
      <w:r>
        <w:rPr>
          <w:sz w:val="24"/>
        </w:rPr>
        <w:t xml:space="preserve">The first part of the predicate refers to an implied doer not expressed in the sentence, though formally it agrees with the subject </w:t>
      </w:r>
      <w:r>
        <w:rPr>
          <w:i/>
          <w:sz w:val="24"/>
        </w:rPr>
        <w:t>he.</w:t>
      </w:r>
      <w:r>
        <w:rPr>
          <w:sz w:val="24"/>
        </w:rPr>
        <w:t xml:space="preserve"> The second part </w:t>
      </w:r>
      <w:r>
        <w:rPr>
          <w:i/>
          <w:sz w:val="24"/>
        </w:rPr>
        <w:t>to have arrived</w:t>
      </w:r>
      <w:r>
        <w:rPr>
          <w:sz w:val="24"/>
        </w:rPr>
        <w:t xml:space="preserve"> refers to the doer expressed by the subject, though grammatically the reference is not expressed. The elements of the complex structurally make two parts of the sentence - the subject and part of the predicate of double orientation.</w:t>
      </w:r>
    </w:p>
    <w:p>
      <w:pPr>
        <w:pStyle w:val="Normal"/>
        <w:spacing w:lineRule="auto" w:line="240"/>
        <w:ind w:firstLine="284" w:end="0"/>
        <w:rPr>
          <w:sz w:val="24"/>
        </w:rPr>
      </w:pPr>
      <w:r>
        <w:rPr>
          <w:sz w:val="24"/>
        </w:rPr>
        <w:t>Predicative complexes comprise the following structures: subjective predicative construction, objective predicative construction, nominative absolute predicative constructions, for-to-infinitive constructions, gerundial complexes.</w:t>
      </w:r>
    </w:p>
    <w:p>
      <w:pPr>
        <w:pStyle w:val="Normal"/>
        <w:spacing w:lineRule="auto" w:line="240"/>
        <w:ind w:firstLine="284" w:end="0"/>
        <w:rPr>
          <w:sz w:val="24"/>
        </w:rPr>
      </w:pPr>
      <w:r>
        <w:rPr>
          <w:sz w:val="24"/>
        </w:rPr>
        <w:t>The first two constructions have permanent functions in the sentence, the functions of the last three may vary.</w:t>
      </w:r>
    </w:p>
    <w:p>
      <w:pPr>
        <w:pStyle w:val="Normal"/>
        <w:spacing w:lineRule="auto" w:line="240"/>
        <w:ind w:firstLine="284" w:end="0"/>
        <w:rPr>
          <w:sz w:val="24"/>
        </w:rPr>
      </w:pPr>
      <w:r>
        <w:rPr>
          <w:sz w:val="24"/>
        </w:rPr>
        <w:t>Due to the nature of the second part of the constructions (verbal or non-verbal) all the constructions (complexes) fall into two large classes:</w:t>
      </w:r>
    </w:p>
    <w:p>
      <w:pPr>
        <w:pStyle w:val="Normal"/>
        <w:spacing w:lineRule="auto" w:line="240"/>
        <w:ind w:firstLine="284" w:end="0"/>
        <w:rPr/>
      </w:pPr>
      <w:r>
        <w:rPr>
          <w:sz w:val="24"/>
        </w:rPr>
        <w:t>1.</w:t>
      </w:r>
      <w:r>
        <w:rPr>
          <w:b/>
          <w:sz w:val="24"/>
        </w:rPr>
        <w:t xml:space="preserve"> verbal constructions </w:t>
      </w:r>
      <w:r>
        <w:rPr>
          <w:sz w:val="24"/>
        </w:rPr>
        <w:t>and 2.</w:t>
      </w:r>
      <w:r>
        <w:rPr>
          <w:b/>
          <w:sz w:val="24"/>
        </w:rPr>
        <w:t xml:space="preserve"> non-verbal constructions.</w:t>
      </w:r>
    </w:p>
    <w:p>
      <w:pPr>
        <w:pStyle w:val="Normal"/>
        <w:spacing w:lineRule="auto" w:line="240"/>
        <w:ind w:firstLine="284" w:end="0"/>
        <w:rPr>
          <w:b/>
          <w:sz w:val="24"/>
        </w:rPr>
      </w:pPr>
      <w:r>
        <w:rPr>
          <w:b/>
          <w:sz w:val="24"/>
        </w:rPr>
      </w:r>
    </w:p>
    <w:p>
      <w:pPr>
        <w:pStyle w:val="Normal"/>
        <w:spacing w:lineRule="auto" w:line="240"/>
        <w:ind w:firstLine="284" w:end="0"/>
        <w:rPr/>
      </w:pPr>
      <w:r>
        <w:rPr>
          <w:sz w:val="24"/>
        </w:rPr>
        <w:t>I.</w:t>
      </w:r>
      <w:r>
        <w:rPr>
          <w:b/>
          <w:sz w:val="24"/>
        </w:rPr>
        <w:t xml:space="preserve"> Verbal constructions</w:t>
      </w:r>
      <w:r>
        <w:rPr>
          <w:sz w:val="24"/>
        </w:rPr>
        <w:t xml:space="preserve"> can be transformed into clauses with a verbal predicate: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We saw the storm approaching ———</w:t>
      </w:r>
      <w:r>
        <w:rPr>
          <w:i/>
          <w:sz w:val="24"/>
        </w:rPr>
        <w:t>&gt; We</w:t>
      </w:r>
      <w:r>
        <w:rPr>
          <w:sz w:val="24"/>
        </w:rPr>
        <w:t xml:space="preserve"> saw that the storm was approaching.                                  </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It raining cats and dogs, we stayed at home. ——&gt; As it was raining cats and dogs, we stayed at home.</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The train is reported to have landed. ———</w:t>
      </w:r>
      <w:r>
        <w:rPr>
          <w:i/>
          <w:sz w:val="24"/>
        </w:rPr>
        <w:t>&gt; lt</w:t>
      </w:r>
      <w:r>
        <w:rPr>
          <w:sz w:val="24"/>
        </w:rPr>
        <w:t xml:space="preserve"> is reported (They report) that the plane has landed.</w:t>
      </w:r>
    </w:p>
    <w:p>
      <w:pPr>
        <w:pStyle w:val="Normal"/>
        <w:spacing w:lineRule="auto" w:line="240"/>
        <w:ind w:firstLine="284" w:end="0"/>
        <w:rPr>
          <w:sz w:val="24"/>
        </w:rPr>
      </w:pPr>
      <w:r>
        <w:rPr>
          <w:sz w:val="24"/>
        </w:rPr>
      </w:r>
    </w:p>
    <w:p>
      <w:pPr>
        <w:pStyle w:val="Normal"/>
        <w:spacing w:lineRule="auto" w:line="240"/>
        <w:ind w:firstLine="284" w:end="0"/>
        <w:rPr/>
      </w:pPr>
      <w:r>
        <w:rPr>
          <w:sz w:val="24"/>
        </w:rPr>
        <w:t>II.</w:t>
      </w:r>
      <w:r>
        <w:rPr>
          <w:b/>
          <w:sz w:val="24"/>
        </w:rPr>
        <w:t xml:space="preserve"> Non-verbal constructions</w:t>
      </w:r>
      <w:r>
        <w:rPr>
          <w:sz w:val="24"/>
        </w:rPr>
        <w:t xml:space="preserve"> can be transformed into clauses too, but with a compound nominal predicate.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The door was painted green.——&gt; The door was painted and it became green.</w:t>
      </w:r>
    </w:p>
    <w:p>
      <w:pPr>
        <w:pStyle w:val="Normal"/>
        <w:spacing w:lineRule="auto" w:line="240"/>
        <w:ind w:firstLine="284" w:start="284" w:end="0"/>
        <w:rPr>
          <w:sz w:val="24"/>
        </w:rPr>
      </w:pPr>
      <w:r>
        <w:rPr>
          <w:sz w:val="24"/>
        </w:rPr>
        <w:t>They elected him president.——&gt; They elected him and he became president (and he is president now).</w:t>
      </w:r>
    </w:p>
    <w:p>
      <w:pPr>
        <w:pStyle w:val="Normal"/>
        <w:spacing w:lineRule="auto" w:line="240"/>
        <w:ind w:firstLine="284" w:start="284" w:end="0"/>
        <w:rPr>
          <w:sz w:val="24"/>
        </w:rPr>
      </w:pPr>
      <w:r>
        <w:rPr>
          <w:sz w:val="24"/>
        </w:rPr>
        <w:t>He stood there trembling with his face ablaze. ——&gt; He stood and his face was ablaze.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Verbal constructions fall into two groups: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those containing an infinitive and 2. those containing a participle.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infinitive constructions are:</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the objective infinitive construction, the subjective infinitive construction, the for-to-infinitive construction</w:t>
      </w:r>
      <w:r>
        <w:rPr>
          <w:sz w:val="24"/>
        </w:rPr>
        <w:t xml:space="preserve">   </w:t>
      </w:r>
    </w:p>
    <w:p>
      <w:pPr>
        <w:pStyle w:val="Normal"/>
        <w:spacing w:lineRule="auto" w:line="240"/>
        <w:ind w:firstLine="284" w:end="0"/>
        <w:rPr/>
      </w:pPr>
      <w:r>
        <w:rPr>
          <w:sz w:val="24"/>
        </w:rPr>
        <w:t xml:space="preserve">and </w:t>
      </w:r>
      <w:r>
        <w:rPr>
          <w:i/>
          <w:sz w:val="24"/>
        </w:rPr>
        <w:t>the absolute nominative infinitive construction.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participial constructions are:</w:t>
      </w:r>
    </w:p>
    <w:p>
      <w:pPr>
        <w:pStyle w:val="Normal"/>
        <w:spacing w:lineRule="auto" w:line="240"/>
        <w:ind w:firstLine="284" w:end="0"/>
        <w:rPr>
          <w:i/>
          <w:i/>
          <w:sz w:val="24"/>
        </w:rPr>
      </w:pPr>
      <w:r>
        <w:rPr>
          <w:i/>
          <w:sz w:val="24"/>
        </w:rPr>
      </w:r>
    </w:p>
    <w:p>
      <w:pPr>
        <w:pStyle w:val="Normal"/>
        <w:spacing w:lineRule="auto" w:line="240"/>
        <w:ind w:firstLine="284" w:end="0"/>
        <w:rPr>
          <w:i/>
          <w:i/>
          <w:sz w:val="24"/>
        </w:rPr>
      </w:pPr>
      <w:r>
        <w:rPr>
          <w:i/>
          <w:sz w:val="24"/>
        </w:rPr>
        <w:t>the objective participial construction, the subjective participial construc</w:t>
        <w:softHyphen/>
        <w:t xml:space="preserve">tion, the nominative absolute  </w:t>
      </w:r>
    </w:p>
    <w:p>
      <w:pPr>
        <w:pStyle w:val="Normal"/>
        <w:spacing w:lineRule="auto" w:line="240"/>
        <w:ind w:firstLine="284" w:end="0"/>
        <w:rPr/>
      </w:pPr>
      <w:r>
        <w:rPr>
          <w:i/>
          <w:sz w:val="24"/>
        </w:rPr>
        <w:t>participial construction</w:t>
      </w:r>
      <w:r>
        <w:rPr>
          <w:sz w:val="24"/>
        </w:rPr>
        <w:t xml:space="preserve"> and </w:t>
      </w:r>
      <w:r>
        <w:rPr>
          <w:i/>
          <w:sz w:val="24"/>
        </w:rPr>
        <w:t>the prepositional absolute participial construction.</w:t>
      </w:r>
    </w:p>
    <w:p>
      <w:pPr>
        <w:pStyle w:val="Normal"/>
        <w:spacing w:lineRule="auto" w:line="240"/>
        <w:ind w:firstLine="284" w:end="0"/>
        <w:rPr>
          <w:b/>
          <w:i/>
          <w:i/>
          <w:sz w:val="24"/>
        </w:rPr>
      </w:pPr>
      <w:r>
        <w:rPr>
          <w:b/>
          <w:i/>
          <w:sz w:val="24"/>
        </w:rPr>
      </w:r>
    </w:p>
    <w:p>
      <w:pPr>
        <w:pStyle w:val="Heading3"/>
        <w:rPr/>
      </w:pPr>
      <w:bookmarkStart w:id="134" w:name="__RefHeading___Toc5113073"/>
      <w:r>
        <w:rPr/>
        <w:t>The subjective predicative constructions *</w:t>
      </w:r>
      <w:bookmarkEnd w:id="134"/>
      <w:r>
        <w:rPr/>
        <w:t xml:space="preserve"> </w:t>
      </w:r>
    </w:p>
    <w:p>
      <w:pPr>
        <w:pStyle w:val="Normal"/>
        <w:pBdr>
          <w:bottom w:val="single" w:sz="4" w:space="1" w:color="000000"/>
        </w:pBdr>
        <w:rPr/>
      </w:pPr>
      <w:r>
        <w:rPr/>
      </w:r>
    </w:p>
    <w:p>
      <w:pPr>
        <w:pStyle w:val="Normal"/>
        <w:spacing w:lineRule="auto" w:line="240"/>
        <w:ind w:firstLine="284" w:end="0"/>
        <w:rPr/>
      </w:pPr>
      <w:r>
        <w:rPr>
          <w:sz w:val="20"/>
        </w:rPr>
        <w:t xml:space="preserve">* It is traditionally called </w:t>
      </w:r>
      <w:r>
        <w:rPr>
          <w:i/>
          <w:sz w:val="20"/>
        </w:rPr>
        <w:t>the Complex Subject.</w:t>
      </w:r>
      <w:r>
        <w:rPr>
          <w:sz w:val="20"/>
        </w:rPr>
        <w:t xml:space="preserve"> The other term often used </w:t>
      </w:r>
      <w:r>
        <w:rPr>
          <w:i/>
          <w:sz w:val="20"/>
        </w:rPr>
        <w:t>the Nominative with the infinitive construction</w:t>
      </w:r>
      <w:r>
        <w:rPr>
          <w:sz w:val="20"/>
        </w:rPr>
        <w:t xml:space="preserve"> does not embrace all variants, as the second element may be not an infinitive.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subjective construction with an infinitive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123.</w:t>
      </w:r>
      <w:r>
        <w:rPr>
          <w:sz w:val="24"/>
        </w:rPr>
        <w:t xml:space="preserve"> The construction consists of a noun (or a noun-pronoun) in the common case or a personal pronoun in the nominative case and an infinitive. The peculiarity of the construction is that the first element is separated from the second one by a finite verb-form which together with the infinitive forms a compound verbal predicate of double orientation, whereas the nominal part of the construction forms the subject of the sentence. Thus the construction does not function as one part of the sentence but falls into two parts each functioning separately.</w:t>
      </w:r>
    </w:p>
    <w:p>
      <w:pPr>
        <w:pStyle w:val="Normal"/>
        <w:spacing w:lineRule="auto" w:line="240"/>
        <w:ind w:firstLine="284" w:end="0"/>
        <w:rPr/>
      </w:pPr>
      <w:r>
        <w:rPr>
          <w:sz w:val="24"/>
        </w:rPr>
        <w:t xml:space="preserve">Semantically of these two parts of the predicate only the second one refers to the subject, as only this part denotes either the action or the state of the person or non-person expressed by the subject. Thus in the sentence: </w:t>
      </w:r>
      <w:r>
        <w:rPr>
          <w:i/>
          <w:sz w:val="24"/>
        </w:rPr>
        <w:t>He is said to know five languages</w:t>
      </w:r>
      <w:r>
        <w:rPr>
          <w:sz w:val="24"/>
        </w:rPr>
        <w:t xml:space="preserve"> it is the relation. </w:t>
      </w:r>
      <w:r>
        <w:rPr>
          <w:i/>
          <w:sz w:val="24"/>
        </w:rPr>
        <w:t xml:space="preserve">He knows five languages </w:t>
      </w:r>
      <w:r>
        <w:rPr>
          <w:sz w:val="24"/>
        </w:rPr>
        <w:t>that is important.</w:t>
      </w:r>
    </w:p>
    <w:p>
      <w:pPr>
        <w:pStyle w:val="Normal"/>
        <w:spacing w:lineRule="auto" w:line="240"/>
        <w:ind w:firstLine="284" w:end="0"/>
        <w:rPr>
          <w:sz w:val="24"/>
        </w:rPr>
      </w:pPr>
      <w:r>
        <w:rPr>
          <w:sz w:val="24"/>
        </w:rPr>
      </w:r>
    </w:p>
    <w:p>
      <w:pPr>
        <w:pStyle w:val="Normal"/>
        <w:spacing w:lineRule="auto" w:line="240"/>
        <w:ind w:firstLine="284" w:end="0"/>
        <w:rPr/>
      </w:pPr>
      <w:r>
        <w:rPr>
          <w:sz w:val="24"/>
        </w:rPr>
        <w:t>In between the subject and the infinitive there is a part of the predicate expressed by a finite verb which grammatically indicates subject-predicate relations. However, Semantically this finite verb cannot serve as the predicate of the subject, as it denotes some</w:t>
      </w:r>
      <w:r>
        <w:rPr>
          <w:b/>
          <w:sz w:val="24"/>
        </w:rPr>
        <w:t xml:space="preserve"> comment,</w:t>
      </w:r>
      <w:r>
        <w:rPr>
          <w:sz w:val="24"/>
        </w:rPr>
        <w:t xml:space="preserve"> or</w:t>
      </w:r>
      <w:r>
        <w:rPr>
          <w:b/>
          <w:sz w:val="24"/>
        </w:rPr>
        <w:t xml:space="preserve"> estimate,</w:t>
      </w:r>
      <w:r>
        <w:rPr>
          <w:sz w:val="24"/>
        </w:rPr>
        <w:t xml:space="preserve"> or</w:t>
      </w:r>
      <w:r>
        <w:rPr>
          <w:b/>
          <w:sz w:val="24"/>
        </w:rPr>
        <w:t xml:space="preserve"> judgement,</w:t>
      </w:r>
      <w:r>
        <w:rPr>
          <w:sz w:val="24"/>
        </w:rPr>
        <w:t xml:space="preserve"> or </w:t>
      </w:r>
      <w:r>
        <w:rPr>
          <w:b/>
          <w:sz w:val="24"/>
        </w:rPr>
        <w:t>conclusion,</w:t>
      </w:r>
      <w:r>
        <w:rPr>
          <w:sz w:val="24"/>
        </w:rPr>
        <w:t xml:space="preserve"> or</w:t>
      </w:r>
      <w:r>
        <w:rPr>
          <w:b/>
          <w:sz w:val="24"/>
        </w:rPr>
        <w:t xml:space="preserve"> attitude</w:t>
      </w:r>
      <w:r>
        <w:rPr>
          <w:sz w:val="24"/>
        </w:rPr>
        <w:t xml:space="preserve"> to the action or state expressed by the infinitive. The comment or attitude comes from somebody not mentioned in the sentence, therefore such sentences can be transformed into complex ones with the indefinite-personal subject in the principal clause:</w:t>
      </w:r>
    </w:p>
    <w:p>
      <w:pPr>
        <w:pStyle w:val="Normal"/>
        <w:spacing w:lineRule="auto" w:line="240"/>
        <w:ind w:firstLine="284" w:end="0"/>
        <w:rPr>
          <w:b/>
          <w:sz w:val="24"/>
        </w:rPr>
      </w:pPr>
      <w:r>
        <w:rPr>
          <w:b/>
          <w:sz w:val="24"/>
        </w:rPr>
      </w:r>
    </w:p>
    <w:p>
      <w:pPr>
        <w:pStyle w:val="Normal"/>
        <w:spacing w:lineRule="auto" w:line="240"/>
        <w:ind w:firstLine="284" w:start="284" w:end="0"/>
        <w:rPr>
          <w:sz w:val="24"/>
        </w:rPr>
      </w:pPr>
      <w:r>
        <w:rPr>
          <w:sz w:val="24"/>
        </w:rPr>
        <w:t>He is reported to have left. ————&gt; They report (or somebody reports) that he has left.</w:t>
      </w:r>
    </w:p>
    <w:p>
      <w:pPr>
        <w:pStyle w:val="Normal"/>
        <w:spacing w:lineRule="auto" w:line="240"/>
        <w:ind w:firstLine="284" w:end="0"/>
        <w:rPr>
          <w:sz w:val="24"/>
        </w:rPr>
      </w:pPr>
      <w:r>
        <w:rPr>
          <w:sz w:val="24"/>
        </w:rPr>
      </w:r>
    </w:p>
    <w:p>
      <w:pPr>
        <w:pStyle w:val="2"/>
        <w:suppressAutoHyphens w:val="false"/>
        <w:ind w:start="284" w:end="0"/>
        <w:rPr/>
      </w:pPr>
      <w:r>
        <w:rPr/>
        <w:t xml:space="preserve">The car was heard to turn round the corner. ——&gt; They heard (somebody heard) that the car turned round  </w:t>
      </w:r>
    </w:p>
    <w:p>
      <w:pPr>
        <w:pStyle w:val="2"/>
        <w:suppressAutoHyphens w:val="false"/>
        <w:ind w:start="284" w:end="0"/>
        <w:rPr/>
      </w:pPr>
      <w:r>
        <w:rPr/>
        <w:t>the comer.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subjective infinitive construction is used with a limited number of finite verbs either in the passive or in the active voice: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 </w:t>
      </w:r>
      <w:r>
        <w:rPr>
          <w:spacing w:val="60"/>
          <w:sz w:val="24"/>
        </w:rPr>
        <w:t>Verbs used in the passive voice fall into four groups:</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sz w:val="24"/>
        </w:rPr>
        <w:t>1)</w:t>
      </w:r>
      <w:r>
        <w:rPr>
          <w:b/>
          <w:sz w:val="24"/>
        </w:rPr>
        <w:t xml:space="preserve"> verbs of sense perception</w:t>
      </w:r>
      <w:r>
        <w:rPr>
          <w:sz w:val="24"/>
        </w:rPr>
        <w:t xml:space="preserve"> (</w:t>
      </w:r>
      <w:r>
        <w:rPr>
          <w:i/>
          <w:sz w:val="24"/>
        </w:rPr>
        <w:t>hear, see, observe, watch,</w:t>
      </w:r>
      <w:r>
        <w:rPr>
          <w:sz w:val="24"/>
        </w:rPr>
        <w:t xml:space="preserve"> etc.). When used in the passive voice they are followed by a to-infinitive. They express the idea of evidence. The same idea is also rendered by some other verbs in the passive voice (such as </w:t>
      </w:r>
      <w:r>
        <w:rPr>
          <w:i/>
          <w:sz w:val="24"/>
        </w:rPr>
        <w:t>find, discover).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He</w:t>
      </w:r>
      <w:r>
        <w:rPr>
          <w:b/>
          <w:sz w:val="24"/>
        </w:rPr>
        <w:t xml:space="preserve"> was seen</w:t>
      </w:r>
      <w:r>
        <w:rPr>
          <w:sz w:val="24"/>
        </w:rPr>
        <w:t xml:space="preserve"> to enter the building. (Somebody was a witness of this fact)</w:t>
      </w:r>
    </w:p>
    <w:p>
      <w:pPr>
        <w:pStyle w:val="Normal"/>
        <w:spacing w:lineRule="auto" w:line="240"/>
        <w:ind w:firstLine="284" w:start="284" w:end="0"/>
        <w:rPr/>
      </w:pPr>
      <w:r>
        <w:rPr>
          <w:sz w:val="24"/>
        </w:rPr>
        <w:t>They</w:t>
      </w:r>
      <w:r>
        <w:rPr>
          <w:b/>
          <w:sz w:val="24"/>
        </w:rPr>
        <w:t xml:space="preserve"> were heard</w:t>
      </w:r>
      <w:r>
        <w:rPr>
          <w:sz w:val="24"/>
        </w:rPr>
        <w:t xml:space="preserve"> to quarrel. (Somebody heard them and therefore was a witness of their quarrel)</w:t>
      </w:r>
    </w:p>
    <w:p>
      <w:pPr>
        <w:pStyle w:val="Normal"/>
        <w:spacing w:lineRule="auto" w:line="240"/>
        <w:ind w:firstLine="284" w:start="284" w:end="0"/>
        <w:rPr/>
      </w:pPr>
      <w:r>
        <w:rPr>
          <w:sz w:val="24"/>
        </w:rPr>
        <w:t>The boy</w:t>
      </w:r>
      <w:r>
        <w:rPr>
          <w:b/>
          <w:sz w:val="24"/>
        </w:rPr>
        <w:t xml:space="preserve"> was found</w:t>
      </w:r>
      <w:r>
        <w:rPr>
          <w:sz w:val="24"/>
        </w:rPr>
        <w:t xml:space="preserve"> to be sleeping at home. (Somebody found the boy and he was sleeping)</w:t>
      </w:r>
    </w:p>
    <w:p>
      <w:pPr>
        <w:pStyle w:val="Normal"/>
        <w:spacing w:lineRule="auto" w:line="240"/>
        <w:ind w:firstLine="284" w:start="284" w:end="0"/>
        <w:rPr>
          <w:sz w:val="24"/>
        </w:rPr>
      </w:pPr>
      <w:r>
        <w:rPr>
          <w:sz w:val="24"/>
        </w:rPr>
      </w:r>
    </w:p>
    <w:p>
      <w:pPr>
        <w:pStyle w:val="Normal"/>
        <w:spacing w:lineRule="auto" w:line="240"/>
        <w:ind w:firstLine="284" w:end="0"/>
        <w:rPr/>
      </w:pPr>
      <w:r>
        <w:rPr>
          <w:sz w:val="24"/>
        </w:rPr>
        <w:t>2)</w:t>
      </w:r>
      <w:r>
        <w:rPr>
          <w:b/>
          <w:sz w:val="24"/>
        </w:rPr>
        <w:t xml:space="preserve"> verbs of mental perception</w:t>
      </w:r>
      <w:r>
        <w:rPr>
          <w:sz w:val="24"/>
        </w:rPr>
        <w:t xml:space="preserve"> (</w:t>
      </w:r>
      <w:r>
        <w:rPr>
          <w:i/>
          <w:sz w:val="24"/>
        </w:rPr>
        <w:t>think, know, mean, believe, expect, consider, assume, presume, suppose)</w:t>
      </w:r>
      <w:r>
        <w:rPr>
          <w:sz w:val="24"/>
        </w:rPr>
        <w:t xml:space="preserve"> With this construction these verbs denote different shades of expectation, opinion, judgement: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Pat</w:t>
      </w:r>
      <w:r>
        <w:rPr>
          <w:b/>
          <w:sz w:val="24"/>
        </w:rPr>
        <w:t xml:space="preserve"> was supposed</w:t>
      </w:r>
      <w:r>
        <w:rPr>
          <w:sz w:val="24"/>
        </w:rPr>
        <w:t xml:space="preserve"> to come with me tonight.</w:t>
      </w:r>
    </w:p>
    <w:p>
      <w:pPr>
        <w:pStyle w:val="Normal"/>
        <w:spacing w:lineRule="auto" w:line="240"/>
        <w:ind w:firstLine="284" w:start="284" w:end="0"/>
        <w:rPr/>
      </w:pPr>
      <w:r>
        <w:rPr>
          <w:sz w:val="24"/>
        </w:rPr>
        <w:t>The Paliament</w:t>
      </w:r>
      <w:r>
        <w:rPr>
          <w:b/>
          <w:sz w:val="24"/>
        </w:rPr>
        <w:t xml:space="preserve"> is expected</w:t>
      </w:r>
      <w:r>
        <w:rPr>
          <w:sz w:val="24"/>
        </w:rPr>
        <w:t xml:space="preserve"> to introduce some changes into the laws.</w:t>
      </w:r>
    </w:p>
    <w:p>
      <w:pPr>
        <w:pStyle w:val="Normal"/>
        <w:spacing w:lineRule="auto" w:line="240"/>
        <w:ind w:firstLine="284" w:start="284" w:end="0"/>
        <w:rPr/>
      </w:pPr>
      <w:r>
        <w:rPr>
          <w:sz w:val="24"/>
        </w:rPr>
        <w:t>Programmed instruction</w:t>
      </w:r>
      <w:r>
        <w:rPr>
          <w:b/>
          <w:sz w:val="24"/>
        </w:rPr>
        <w:t xml:space="preserve"> is considered</w:t>
      </w:r>
      <w:r>
        <w:rPr>
          <w:sz w:val="24"/>
        </w:rPr>
        <w:t xml:space="preserve"> to have many advantages.</w:t>
      </w:r>
    </w:p>
    <w:p>
      <w:pPr>
        <w:pStyle w:val="Normal"/>
        <w:spacing w:lineRule="auto" w:line="240"/>
        <w:ind w:firstLine="284" w:end="0"/>
        <w:rPr>
          <w:sz w:val="24"/>
        </w:rPr>
      </w:pPr>
      <w:r>
        <w:rPr>
          <w:sz w:val="24"/>
        </w:rPr>
      </w:r>
    </w:p>
    <w:p>
      <w:pPr>
        <w:pStyle w:val="Normal"/>
        <w:spacing w:lineRule="auto" w:line="240"/>
        <w:ind w:firstLine="284" w:end="0"/>
        <w:rPr/>
      </w:pPr>
      <w:r>
        <w:rPr>
          <w:sz w:val="24"/>
        </w:rPr>
        <w:t>3)</w:t>
      </w:r>
      <w:r>
        <w:rPr>
          <w:b/>
          <w:sz w:val="24"/>
        </w:rPr>
        <w:t xml:space="preserve"> verbs of saying and reporting</w:t>
      </w:r>
      <w:r>
        <w:rPr>
          <w:sz w:val="24"/>
        </w:rPr>
        <w:t xml:space="preserve"> </w:t>
      </w:r>
      <w:r>
        <w:rPr>
          <w:i/>
          <w:sz w:val="24"/>
        </w:rPr>
        <w:t>(say, report, declare, predict,</w:t>
      </w:r>
      <w:r>
        <w:rPr>
          <w:sz w:val="24"/>
        </w:rPr>
        <w:t xml:space="preserve"> etc). These verbs also express some judgement or opinion: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Blackberries</w:t>
      </w:r>
      <w:r>
        <w:rPr>
          <w:b/>
          <w:sz w:val="24"/>
        </w:rPr>
        <w:t xml:space="preserve"> are said</w:t>
      </w:r>
      <w:r>
        <w:rPr>
          <w:sz w:val="24"/>
        </w:rPr>
        <w:t xml:space="preserve"> to have a lot of vitamins. </w:t>
      </w:r>
    </w:p>
    <w:p>
      <w:pPr>
        <w:pStyle w:val="Normal"/>
        <w:spacing w:lineRule="auto" w:line="240"/>
        <w:ind w:firstLine="284" w:start="284" w:end="0"/>
        <w:rPr/>
      </w:pPr>
      <w:r>
        <w:rPr>
          <w:sz w:val="24"/>
        </w:rPr>
        <w:t>A new star</w:t>
      </w:r>
      <w:r>
        <w:rPr>
          <w:b/>
          <w:sz w:val="24"/>
        </w:rPr>
        <w:t xml:space="preserve"> was reported</w:t>
      </w:r>
      <w:r>
        <w:rPr>
          <w:sz w:val="24"/>
        </w:rPr>
        <w:t xml:space="preserve"> to have appeared in the East.</w:t>
      </w:r>
    </w:p>
    <w:p>
      <w:pPr>
        <w:pStyle w:val="Normal"/>
        <w:spacing w:lineRule="auto" w:line="240"/>
        <w:ind w:firstLine="284" w:end="0"/>
        <w:rPr>
          <w:sz w:val="24"/>
        </w:rPr>
      </w:pPr>
      <w:r>
        <w:rPr>
          <w:sz w:val="24"/>
        </w:rPr>
      </w:r>
    </w:p>
    <w:p>
      <w:pPr>
        <w:pStyle w:val="Normal"/>
        <w:spacing w:lineRule="auto" w:line="240"/>
        <w:ind w:firstLine="284" w:end="0"/>
        <w:rPr/>
      </w:pPr>
      <w:r>
        <w:rPr>
          <w:sz w:val="24"/>
        </w:rPr>
        <w:t>4)</w:t>
      </w:r>
      <w:r>
        <w:rPr>
          <w:b/>
          <w:sz w:val="24"/>
        </w:rPr>
        <w:t xml:space="preserve"> Causative verbs</w:t>
      </w:r>
      <w:r>
        <w:rPr>
          <w:sz w:val="24"/>
        </w:rPr>
        <w:t xml:space="preserve"> </w:t>
      </w:r>
      <w:r>
        <w:rPr>
          <w:i/>
          <w:sz w:val="24"/>
        </w:rPr>
        <w:t>(cause, make, order, allow,</w:t>
      </w:r>
      <w:r>
        <w:rPr>
          <w:sz w:val="24"/>
        </w:rPr>
        <w:t xml:space="preserve"> etc.) The verb </w:t>
      </w:r>
      <w:r>
        <w:rPr>
          <w:i/>
          <w:sz w:val="24"/>
        </w:rPr>
        <w:t xml:space="preserve">to make </w:t>
      </w:r>
      <w:r>
        <w:rPr>
          <w:sz w:val="24"/>
        </w:rPr>
        <w:t>when used in the passive voice is followed by a to-infinitive.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Jule</w:t>
      </w:r>
      <w:r>
        <w:rPr>
          <w:b/>
          <w:sz w:val="24"/>
        </w:rPr>
        <w:t xml:space="preserve"> was made</w:t>
      </w:r>
      <w:r>
        <w:rPr>
          <w:sz w:val="24"/>
        </w:rPr>
        <w:t xml:space="preserve"> to repeat her words.</w:t>
      </w:r>
    </w:p>
    <w:p>
      <w:pPr>
        <w:pStyle w:val="Normal"/>
        <w:spacing w:lineRule="auto" w:line="240"/>
        <w:ind w:firstLine="284" w:start="284" w:end="0"/>
        <w:rPr/>
      </w:pPr>
      <w:r>
        <w:rPr>
          <w:sz w:val="24"/>
        </w:rPr>
        <w:t>The doctor</w:t>
      </w:r>
      <w:r>
        <w:rPr>
          <w:b/>
          <w:sz w:val="24"/>
        </w:rPr>
        <w:t xml:space="preserve"> was ordered</w:t>
      </w:r>
      <w:r>
        <w:rPr>
          <w:sz w:val="24"/>
        </w:rPr>
        <w:t xml:space="preserve"> to change his shift.</w:t>
      </w:r>
    </w:p>
    <w:p>
      <w:pPr>
        <w:pStyle w:val="Normal"/>
        <w:spacing w:lineRule="auto" w:line="240"/>
        <w:ind w:firstLine="284" w:start="284" w:end="0"/>
        <w:rPr/>
      </w:pPr>
      <w:r>
        <w:rPr>
          <w:sz w:val="24"/>
        </w:rPr>
        <w:t>No dam</w:t>
      </w:r>
      <w:r>
        <w:rPr>
          <w:b/>
          <w:sz w:val="24"/>
        </w:rPr>
        <w:t xml:space="preserve"> was allowed</w:t>
      </w:r>
      <w:r>
        <w:rPr>
          <w:sz w:val="24"/>
        </w:rPr>
        <w:t xml:space="preserve"> to be built in this part of the country.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II. </w:t>
      </w:r>
      <w:r>
        <w:rPr>
          <w:spacing w:val="60"/>
          <w:sz w:val="24"/>
        </w:rPr>
        <w:t>The following verbs ace used in the active voice:</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sz w:val="24"/>
        </w:rPr>
        <w:t>1.</w:t>
      </w:r>
      <w:r>
        <w:rPr>
          <w:b/>
          <w:sz w:val="24"/>
        </w:rPr>
        <w:t xml:space="preserve"> Verbs expressing subjective</w:t>
      </w:r>
      <w:r>
        <w:rPr>
          <w:sz w:val="24"/>
        </w:rPr>
        <w:t xml:space="preserve"> or</w:t>
      </w:r>
      <w:r>
        <w:rPr>
          <w:b/>
          <w:sz w:val="24"/>
        </w:rPr>
        <w:t xml:space="preserve"> personal attitude to facts and their evaluation</w:t>
      </w:r>
      <w:r>
        <w:rPr>
          <w:sz w:val="24"/>
        </w:rPr>
        <w:t xml:space="preserve"> (</w:t>
      </w:r>
      <w:r>
        <w:rPr>
          <w:i/>
          <w:sz w:val="24"/>
        </w:rPr>
        <w:t>to seem, to appear, to happen, to chance, to turn out,</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 structure</w:t>
      </w:r>
      <w:r>
        <w:rPr>
          <w:b/>
          <w:sz w:val="24"/>
        </w:rPr>
        <w:t xml:space="preserve"> seemed</w:t>
      </w:r>
      <w:r>
        <w:rPr>
          <w:sz w:val="24"/>
        </w:rPr>
        <w:t xml:space="preserve"> to have been properly designed.</w:t>
      </w:r>
    </w:p>
    <w:p>
      <w:pPr>
        <w:pStyle w:val="Normal"/>
        <w:spacing w:lineRule="auto" w:line="240"/>
        <w:ind w:firstLine="284" w:start="284" w:end="0"/>
        <w:rPr/>
      </w:pPr>
      <w:r>
        <w:rPr>
          <w:sz w:val="24"/>
        </w:rPr>
        <w:t>Your friend</w:t>
      </w:r>
      <w:r>
        <w:rPr>
          <w:b/>
          <w:sz w:val="24"/>
        </w:rPr>
        <w:t xml:space="preserve"> turned out</w:t>
      </w:r>
      <w:r>
        <w:rPr>
          <w:sz w:val="24"/>
        </w:rPr>
        <w:t xml:space="preserve"> to be stronger than we expected.</w:t>
      </w:r>
    </w:p>
    <w:p>
      <w:pPr>
        <w:pStyle w:val="Normal"/>
        <w:spacing w:lineRule="auto" w:line="240"/>
        <w:ind w:firstLine="284" w:start="284" w:end="0"/>
        <w:rPr/>
      </w:pPr>
      <w:r>
        <w:rPr>
          <w:sz w:val="24"/>
        </w:rPr>
        <w:t>Everybody</w:t>
      </w:r>
      <w:r>
        <w:rPr>
          <w:b/>
          <w:sz w:val="24"/>
        </w:rPr>
        <w:t xml:space="preserve"> appeared</w:t>
      </w:r>
      <w:r>
        <w:rPr>
          <w:sz w:val="24"/>
        </w:rPr>
        <w:t xml:space="preserve"> to be enjoying themselves.</w:t>
      </w:r>
    </w:p>
    <w:p>
      <w:pPr>
        <w:pStyle w:val="Normal"/>
        <w:spacing w:lineRule="auto" w:line="240"/>
        <w:ind w:firstLine="284" w:start="284" w:end="0"/>
        <w:rPr/>
      </w:pPr>
      <w:r>
        <w:rPr>
          <w:sz w:val="24"/>
        </w:rPr>
        <w:t>He</w:t>
      </w:r>
      <w:r>
        <w:rPr>
          <w:b/>
          <w:sz w:val="24"/>
        </w:rPr>
        <w:t xml:space="preserve"> chanced</w:t>
      </w:r>
      <w:r>
        <w:rPr>
          <w:sz w:val="24"/>
        </w:rPr>
        <w:t xml:space="preserve"> to be in the park when I was there.</w:t>
      </w:r>
    </w:p>
    <w:p>
      <w:pPr>
        <w:pStyle w:val="Normal"/>
        <w:spacing w:lineRule="auto" w:line="240"/>
        <w:ind w:firstLine="284" w:start="284" w:end="0"/>
        <w:rPr/>
      </w:pPr>
      <w:r>
        <w:rPr>
          <w:sz w:val="24"/>
        </w:rPr>
        <w:t>I was to tell you the news if I</w:t>
      </w:r>
      <w:r>
        <w:rPr>
          <w:b/>
          <w:sz w:val="24"/>
        </w:rPr>
        <w:t xml:space="preserve"> happened</w:t>
      </w:r>
      <w:r>
        <w:rPr>
          <w:sz w:val="24"/>
        </w:rPr>
        <w:t xml:space="preserve"> to run into you.</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Modal phrases expressing different shades of probability or certainty</w:t>
      </w:r>
      <w:r>
        <w:rPr>
          <w:sz w:val="24"/>
        </w:rPr>
        <w:t xml:space="preserve"> (</w:t>
      </w:r>
      <w:r>
        <w:rPr>
          <w:i/>
          <w:sz w:val="24"/>
        </w:rPr>
        <w:t>to be (un)likely, to be sure, to be certain, to be bound);</w:t>
      </w:r>
      <w:r>
        <w:rPr>
          <w:sz w:val="24"/>
        </w:rPr>
        <w:t xml:space="preserve"> also adjectives or nouns with the link-verb </w:t>
      </w:r>
      <w:r>
        <w:rPr>
          <w:i/>
          <w:sz w:val="24"/>
        </w:rPr>
        <w:t>to be</w:t>
      </w:r>
      <w:r>
        <w:rPr>
          <w:sz w:val="24"/>
        </w:rPr>
        <w:t xml:space="preserve"> expressing</w:t>
      </w:r>
      <w:r>
        <w:rPr>
          <w:b/>
          <w:sz w:val="24"/>
        </w:rPr>
        <w:t xml:space="preserve"> estimate of different kind</w:t>
      </w:r>
      <w:r>
        <w:rPr>
          <w:sz w:val="24"/>
        </w:rPr>
        <w:t xml:space="preserve"> </w:t>
      </w:r>
      <w:r>
        <w:rPr>
          <w:i/>
          <w:sz w:val="24"/>
        </w:rPr>
        <w:t>(pleasant, hard, easy, difficult, terrible, apt,</w:t>
      </w:r>
      <w:r>
        <w:rPr>
          <w:sz w:val="24"/>
        </w:rPr>
        <w:t xml:space="preserve"> etc.). As probability mostly implies a future action the non-perfect infinitive is generally used after </w:t>
      </w:r>
      <w:r>
        <w:rPr>
          <w:i/>
          <w:sz w:val="24"/>
        </w:rPr>
        <w:t>to be likely.</w:t>
      </w:r>
      <w:r>
        <w:rPr>
          <w:sz w:val="24"/>
        </w:rPr>
        <w:t xml:space="preserve"> With modal phrases expressing certainty both non-perfect and perfect infinitives are possible. The modal phrases </w:t>
      </w:r>
      <w:r>
        <w:rPr>
          <w:i/>
          <w:sz w:val="24"/>
        </w:rPr>
        <w:t xml:space="preserve">to be apt, to be bound </w:t>
      </w:r>
      <w:r>
        <w:rPr>
          <w:sz w:val="24"/>
        </w:rPr>
        <w:t>generally refer to habitual actions or states and are accordingly followed by the non-perfect infinitive: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We</w:t>
      </w:r>
      <w:r>
        <w:rPr>
          <w:b/>
          <w:sz w:val="24"/>
        </w:rPr>
        <w:t xml:space="preserve"> are certain</w:t>
      </w:r>
      <w:r>
        <w:rPr>
          <w:sz w:val="24"/>
        </w:rPr>
        <w:t xml:space="preserve"> to come to an agreement.</w:t>
      </w:r>
    </w:p>
    <w:p>
      <w:pPr>
        <w:pStyle w:val="Normal"/>
        <w:spacing w:lineRule="auto" w:line="240"/>
        <w:ind w:firstLine="284" w:start="284" w:end="0"/>
        <w:rPr/>
      </w:pPr>
      <w:r>
        <w:rPr>
          <w:sz w:val="24"/>
        </w:rPr>
        <w:t>You</w:t>
      </w:r>
      <w:r>
        <w:rPr>
          <w:b/>
          <w:sz w:val="24"/>
        </w:rPr>
        <w:t xml:space="preserve"> are not likely</w:t>
      </w:r>
      <w:r>
        <w:rPr>
          <w:sz w:val="24"/>
        </w:rPr>
        <w:t xml:space="preserve"> to believe my story.</w:t>
      </w:r>
    </w:p>
    <w:p>
      <w:pPr>
        <w:pStyle w:val="Normal"/>
        <w:spacing w:lineRule="auto" w:line="240"/>
        <w:ind w:firstLine="284" w:start="284" w:end="0"/>
        <w:rPr/>
      </w:pPr>
      <w:r>
        <w:rPr>
          <w:sz w:val="24"/>
        </w:rPr>
        <w:t>A strawberry, unless fresh-picked,</w:t>
      </w:r>
      <w:r>
        <w:rPr>
          <w:b/>
          <w:sz w:val="24"/>
        </w:rPr>
        <w:t xml:space="preserve"> is bound</w:t>
      </w:r>
      <w:r>
        <w:rPr>
          <w:sz w:val="24"/>
        </w:rPr>
        <w:t xml:space="preserve"> to exude juice.</w:t>
      </w:r>
    </w:p>
    <w:p>
      <w:pPr>
        <w:pStyle w:val="Normal"/>
        <w:spacing w:lineRule="auto" w:line="240"/>
        <w:ind w:firstLine="284" w:start="284" w:end="0"/>
        <w:rPr/>
      </w:pPr>
      <w:r>
        <w:rPr>
          <w:sz w:val="24"/>
        </w:rPr>
        <w:t>These objects</w:t>
      </w:r>
      <w:r>
        <w:rPr>
          <w:b/>
          <w:sz w:val="24"/>
        </w:rPr>
        <w:t xml:space="preserve"> are sure</w:t>
      </w:r>
      <w:r>
        <w:rPr>
          <w:sz w:val="24"/>
        </w:rPr>
        <w:t xml:space="preserve"> to be wanted as evidence.</w:t>
      </w:r>
    </w:p>
    <w:p>
      <w:pPr>
        <w:pStyle w:val="Normal"/>
        <w:spacing w:lineRule="auto" w:line="240"/>
        <w:ind w:firstLine="284" w:start="284" w:end="0"/>
        <w:rPr/>
      </w:pPr>
      <w:r>
        <w:rPr>
          <w:sz w:val="24"/>
        </w:rPr>
        <w:t>He</w:t>
      </w:r>
      <w:r>
        <w:rPr>
          <w:b/>
          <w:sz w:val="24"/>
        </w:rPr>
        <w:t xml:space="preserve"> is</w:t>
      </w:r>
      <w:r>
        <w:rPr>
          <w:sz w:val="24"/>
        </w:rPr>
        <w:t xml:space="preserve"> always</w:t>
      </w:r>
      <w:r>
        <w:rPr>
          <w:b/>
          <w:sz w:val="24"/>
        </w:rPr>
        <w:t xml:space="preserve"> liable</w:t>
      </w:r>
      <w:r>
        <w:rPr>
          <w:sz w:val="24"/>
        </w:rPr>
        <w:t xml:space="preserve"> to do idiotic things.</w:t>
      </w:r>
    </w:p>
    <w:p>
      <w:pPr>
        <w:pStyle w:val="Normal"/>
        <w:spacing w:lineRule="auto" w:line="240"/>
        <w:ind w:firstLine="284" w:start="284" w:end="0"/>
        <w:rPr/>
      </w:pPr>
      <w:r>
        <w:rPr>
          <w:sz w:val="24"/>
        </w:rPr>
        <w:t>A girl</w:t>
      </w:r>
      <w:r>
        <w:rPr>
          <w:b/>
          <w:sz w:val="24"/>
        </w:rPr>
        <w:t xml:space="preserve"> is apt</w:t>
      </w:r>
      <w:r>
        <w:rPr>
          <w:sz w:val="24"/>
        </w:rPr>
        <w:t xml:space="preserve"> to be a little nervous on her wedding day.</w:t>
      </w:r>
    </w:p>
    <w:p>
      <w:pPr>
        <w:pStyle w:val="Normal"/>
        <w:spacing w:lineRule="auto" w:line="240"/>
        <w:ind w:firstLine="284" w:start="284" w:end="0"/>
        <w:rPr/>
      </w:pPr>
      <w:r>
        <w:rPr>
          <w:sz w:val="24"/>
        </w:rPr>
        <w:t>Chrisis</w:t>
      </w:r>
      <w:r>
        <w:rPr>
          <w:b/>
          <w:sz w:val="24"/>
        </w:rPr>
        <w:t xml:space="preserve"> is apt</w:t>
      </w:r>
      <w:r>
        <w:rPr>
          <w:sz w:val="24"/>
        </w:rPr>
        <w:t xml:space="preserve"> to strike suddenly like influenza.</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Subjective predicative constructions with non-verbal (nominal) second parts</w:t>
      </w:r>
    </w:p>
    <w:p>
      <w:pPr>
        <w:pStyle w:val="Normal"/>
        <w:spacing w:lineRule="auto" w:line="240"/>
        <w:ind w:firstLine="284" w:end="0"/>
        <w:rPr>
          <w:b/>
          <w:sz w:val="24"/>
        </w:rPr>
      </w:pPr>
      <w:r>
        <w:rPr>
          <w:b/>
          <w:sz w:val="24"/>
        </w:rPr>
      </w:r>
    </w:p>
    <w:p>
      <w:pPr>
        <w:pStyle w:val="Normal"/>
        <w:spacing w:lineRule="auto" w:line="240"/>
        <w:ind w:firstLine="284" w:end="0"/>
        <w:rPr/>
      </w:pPr>
      <w:r>
        <w:rPr>
          <w:sz w:val="24"/>
        </w:rPr>
        <w:t>These constructions structurally belong to the same type of subjective predicative constructions, but semantically they are different from those with verbal parts, because the second part of the predicate being a noun or an adjective denotes a</w:t>
      </w:r>
      <w:r>
        <w:rPr>
          <w:b/>
          <w:sz w:val="24"/>
        </w:rPr>
        <w:t xml:space="preserve"> new quality or state acquired as a result of the action or denote judgement, opinion of the quality.</w:t>
      </w:r>
      <w:r>
        <w:rPr>
          <w:sz w:val="24"/>
        </w:rPr>
        <w:t xml:space="preserve"> Because of its meaning the nominal part is sometimes called a </w:t>
      </w:r>
      <w:r>
        <w:rPr>
          <w:i/>
          <w:sz w:val="24"/>
        </w:rPr>
        <w:t>subjective predicative.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sz w:val="24"/>
        </w:rPr>
        <w:t>The door</w:t>
      </w:r>
      <w:r>
        <w:rPr>
          <w:sz w:val="24"/>
        </w:rPr>
        <w:t xml:space="preserve"> was painted</w:t>
      </w:r>
      <w:r>
        <w:rPr>
          <w:b/>
          <w:sz w:val="24"/>
        </w:rPr>
        <w:t xml:space="preserve"> green. </w:t>
      </w:r>
    </w:p>
    <w:p>
      <w:pPr>
        <w:pStyle w:val="Normal"/>
        <w:spacing w:lineRule="auto" w:line="240"/>
        <w:ind w:firstLine="284" w:start="284" w:end="0"/>
        <w:rPr/>
      </w:pPr>
      <w:r>
        <w:rPr>
          <w:sz w:val="24"/>
        </w:rPr>
        <w:t>Suddenly</w:t>
      </w:r>
      <w:r>
        <w:rPr>
          <w:b/>
          <w:sz w:val="24"/>
        </w:rPr>
        <w:t xml:space="preserve"> the door</w:t>
      </w:r>
      <w:r>
        <w:rPr>
          <w:sz w:val="24"/>
        </w:rPr>
        <w:t xml:space="preserve"> was flung</w:t>
      </w:r>
      <w:r>
        <w:rPr>
          <w:b/>
          <w:sz w:val="24"/>
        </w:rPr>
        <w:t xml:space="preserve"> open.</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Some verbs require the second part of the predicate with the preposition </w:t>
      </w:r>
      <w:r>
        <w:rPr>
          <w:i/>
          <w:sz w:val="24"/>
        </w:rPr>
        <w:t xml:space="preserve">as. </w:t>
      </w:r>
    </w:p>
    <w:p>
      <w:pPr>
        <w:pStyle w:val="Normal"/>
        <w:spacing w:lineRule="auto" w:line="240"/>
        <w:ind w:firstLine="284" w:start="284" w:end="0"/>
        <w:rPr/>
      </w:pPr>
      <w:r>
        <w:rPr>
          <w:b/>
          <w:sz w:val="24"/>
        </w:rPr>
        <w:t>The plan</w:t>
      </w:r>
      <w:r>
        <w:rPr>
          <w:sz w:val="24"/>
        </w:rPr>
        <w:t xml:space="preserve"> was declared</w:t>
      </w:r>
      <w:r>
        <w:rPr>
          <w:b/>
          <w:sz w:val="24"/>
        </w:rPr>
        <w:t xml:space="preserve"> as ridiculous and absurd.</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 xml:space="preserve">The list of verbs used in these constructions partly coincides with verbs mentioned above as preceding the infinitive. Their number is limited. </w:t>
      </w:r>
    </w:p>
    <w:p>
      <w:pPr>
        <w:pStyle w:val="2"/>
        <w:suppressAutoHyphens w:val="false"/>
        <w:rPr>
          <w:spacing w:val="60"/>
        </w:rPr>
      </w:pPr>
      <w:r>
        <w:rPr>
          <w:spacing w:val="60"/>
        </w:rPr>
        <w:t>The following verbs are used in the passive voice:</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sz w:val="24"/>
        </w:rPr>
        <w:t>1.</w:t>
      </w:r>
      <w:r>
        <w:rPr>
          <w:b/>
          <w:sz w:val="24"/>
        </w:rPr>
        <w:t xml:space="preserve"> Verbs of mental perception</w:t>
      </w:r>
      <w:r>
        <w:rPr>
          <w:sz w:val="24"/>
        </w:rPr>
        <w:t xml:space="preserve"> (</w:t>
      </w:r>
      <w:r>
        <w:rPr>
          <w:i/>
          <w:sz w:val="24"/>
        </w:rPr>
        <w:t>to accept, to believe, to think, to consider, to expect, to presume, to estimate, to regard, to suppose,</w:t>
      </w:r>
      <w:r>
        <w:rPr>
          <w:sz w:val="24"/>
        </w:rPr>
        <w:t xml:space="preserve"> etc.); also verbs of</w:t>
      </w:r>
      <w:r>
        <w:rPr>
          <w:b/>
          <w:sz w:val="24"/>
        </w:rPr>
        <w:t xml:space="preserve"> saying</w:t>
      </w:r>
      <w:r>
        <w:rPr>
          <w:sz w:val="24"/>
        </w:rPr>
        <w:t xml:space="preserve"> and</w:t>
      </w:r>
      <w:r>
        <w:rPr>
          <w:b/>
          <w:sz w:val="24"/>
        </w:rPr>
        <w:t xml:space="preserve"> reporting</w:t>
      </w:r>
      <w:r>
        <w:rPr>
          <w:sz w:val="24"/>
        </w:rPr>
        <w:t xml:space="preserve"> </w:t>
      </w:r>
      <w:r>
        <w:rPr>
          <w:i/>
          <w:sz w:val="24"/>
        </w:rPr>
        <w:t>(to declare, to describe, to call, to say, to report).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He</w:t>
      </w:r>
      <w:r>
        <w:rPr>
          <w:b/>
          <w:sz w:val="24"/>
        </w:rPr>
        <w:t xml:space="preserve"> is believed</w:t>
      </w:r>
      <w:r>
        <w:rPr>
          <w:sz w:val="24"/>
        </w:rPr>
        <w:t xml:space="preserve"> as honest as anyone here.</w:t>
      </w:r>
    </w:p>
    <w:p>
      <w:pPr>
        <w:pStyle w:val="Normal"/>
        <w:spacing w:lineRule="auto" w:line="240"/>
        <w:ind w:firstLine="284" w:start="284" w:end="0"/>
        <w:rPr/>
      </w:pPr>
      <w:r>
        <w:rPr>
          <w:sz w:val="24"/>
        </w:rPr>
        <w:t>The girl</w:t>
      </w:r>
      <w:r>
        <w:rPr>
          <w:b/>
          <w:sz w:val="24"/>
        </w:rPr>
        <w:t xml:space="preserve"> was thought</w:t>
      </w:r>
      <w:r>
        <w:rPr>
          <w:sz w:val="24"/>
        </w:rPr>
        <w:t xml:space="preserve"> clever.</w:t>
      </w:r>
    </w:p>
    <w:p>
      <w:pPr>
        <w:pStyle w:val="Normal"/>
        <w:spacing w:lineRule="auto" w:line="240"/>
        <w:ind w:firstLine="284" w:start="284" w:end="0"/>
        <w:rPr/>
      </w:pPr>
      <w:r>
        <w:rPr>
          <w:sz w:val="24"/>
        </w:rPr>
        <w:t>The plan</w:t>
      </w:r>
      <w:r>
        <w:rPr>
          <w:b/>
          <w:sz w:val="24"/>
        </w:rPr>
        <w:t xml:space="preserve"> is considered</w:t>
      </w:r>
      <w:r>
        <w:rPr>
          <w:sz w:val="24"/>
        </w:rPr>
        <w:t xml:space="preserve"> impractical.</w:t>
      </w:r>
    </w:p>
    <w:p>
      <w:pPr>
        <w:pStyle w:val="Normal"/>
        <w:spacing w:lineRule="auto" w:line="240"/>
        <w:ind w:firstLine="284" w:start="284" w:end="0"/>
        <w:rPr/>
      </w:pPr>
      <w:r>
        <w:rPr>
          <w:sz w:val="24"/>
        </w:rPr>
        <w:t>He</w:t>
      </w:r>
      <w:r>
        <w:rPr>
          <w:b/>
          <w:sz w:val="24"/>
        </w:rPr>
        <w:t xml:space="preserve"> was called</w:t>
      </w:r>
      <w:r>
        <w:rPr>
          <w:sz w:val="24"/>
        </w:rPr>
        <w:t xml:space="preserve"> ‘rising’, ‘promising’ before.</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Verbs implying that the result of the action will be a new quality, state,</w:t>
      </w:r>
      <w:r>
        <w:rPr>
          <w:sz w:val="24"/>
        </w:rPr>
        <w:t xml:space="preserve"> or</w:t>
      </w:r>
      <w:r>
        <w:rPr>
          <w:b/>
          <w:sz w:val="24"/>
        </w:rPr>
        <w:t xml:space="preserve"> reaction.</w:t>
      </w:r>
      <w:r>
        <w:rPr>
          <w:sz w:val="24"/>
        </w:rPr>
        <w:t xml:space="preserve"> These verbs are rather numerous and fall into several subclasses: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 Verbs with</w:t>
      </w:r>
      <w:r>
        <w:rPr>
          <w:b/>
          <w:sz w:val="24"/>
        </w:rPr>
        <w:t xml:space="preserve"> causative meaning</w:t>
      </w:r>
      <w:r>
        <w:rPr>
          <w:sz w:val="24"/>
        </w:rPr>
        <w:t xml:space="preserve"> </w:t>
      </w:r>
      <w:r>
        <w:rPr>
          <w:i/>
          <w:sz w:val="24"/>
        </w:rPr>
        <w:t>(to make, to render)</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sz w:val="24"/>
        </w:rPr>
        <w:t>The room</w:t>
      </w:r>
      <w:r>
        <w:rPr>
          <w:b/>
          <w:sz w:val="24"/>
        </w:rPr>
        <w:t xml:space="preserve"> was made</w:t>
      </w:r>
      <w:r>
        <w:rPr>
          <w:sz w:val="24"/>
        </w:rPr>
        <w:t xml:space="preserve"> comfortable for the child.</w:t>
      </w:r>
    </w:p>
    <w:p>
      <w:pPr>
        <w:pStyle w:val="Normal"/>
        <w:spacing w:lineRule="auto" w:line="240"/>
        <w:ind w:firstLine="284" w:start="568" w:end="0"/>
        <w:rPr/>
      </w:pPr>
      <w:r>
        <w:rPr>
          <w:b/>
          <w:sz w:val="24"/>
        </w:rPr>
        <w:t>He was made</w:t>
      </w:r>
      <w:r>
        <w:rPr>
          <w:sz w:val="24"/>
        </w:rPr>
        <w:t xml:space="preserve"> a knight.</w:t>
      </w:r>
    </w:p>
    <w:p>
      <w:pPr>
        <w:pStyle w:val="Normal"/>
        <w:spacing w:lineRule="auto" w:line="240"/>
        <w:ind w:firstLine="284" w:start="568" w:end="0"/>
        <w:rPr/>
      </w:pPr>
      <w:r>
        <w:rPr>
          <w:sz w:val="24"/>
        </w:rPr>
        <w:t>The audience</w:t>
      </w:r>
      <w:r>
        <w:rPr>
          <w:b/>
          <w:sz w:val="24"/>
        </w:rPr>
        <w:t xml:space="preserve"> were rendered</w:t>
      </w:r>
      <w:r>
        <w:rPr>
          <w:sz w:val="24"/>
        </w:rPr>
        <w:t xml:space="preserve"> speechless by these words.</w:t>
      </w:r>
    </w:p>
    <w:p>
      <w:pPr>
        <w:pStyle w:val="Normal"/>
        <w:spacing w:lineRule="auto" w:line="240"/>
        <w:ind w:firstLine="284" w:start="284" w:end="0"/>
        <w:rPr>
          <w:b/>
          <w:sz w:val="24"/>
        </w:rPr>
      </w:pPr>
      <w:r>
        <w:rPr>
          <w:b/>
          <w:sz w:val="24"/>
        </w:rPr>
      </w:r>
    </w:p>
    <w:p>
      <w:pPr>
        <w:pStyle w:val="Normal"/>
        <w:spacing w:lineRule="auto" w:line="240"/>
        <w:ind w:firstLine="284" w:start="284" w:end="0"/>
        <w:rPr/>
      </w:pPr>
      <w:r>
        <w:rPr>
          <w:sz w:val="24"/>
        </w:rPr>
        <w:t>B.</w:t>
      </w:r>
      <w:r>
        <w:rPr>
          <w:b/>
          <w:sz w:val="24"/>
        </w:rPr>
        <w:t xml:space="preserve"> Verbs denoting an action resulting in the change of colour</w:t>
      </w:r>
    </w:p>
    <w:p>
      <w:pPr>
        <w:pStyle w:val="Normal"/>
        <w:spacing w:lineRule="auto" w:line="240"/>
        <w:ind w:firstLine="284" w:start="568" w:end="0"/>
        <w:rPr/>
      </w:pPr>
      <w:r>
        <w:rPr>
          <w:i/>
          <w:sz w:val="24"/>
        </w:rPr>
        <w:t>(to paint, to tinge, to dye, to stain, to dust,</w:t>
      </w:r>
      <w:r>
        <w:rPr>
          <w:sz w:val="24"/>
        </w:rPr>
        <w:t xml:space="preserve"> etc.).</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The walls</w:t>
      </w:r>
      <w:r>
        <w:rPr>
          <w:b/>
          <w:sz w:val="24"/>
        </w:rPr>
        <w:t xml:space="preserve"> were painted</w:t>
      </w:r>
      <w:r>
        <w:rPr>
          <w:sz w:val="24"/>
        </w:rPr>
        <w:t xml:space="preserve"> light pink.</w:t>
      </w:r>
    </w:p>
    <w:p>
      <w:pPr>
        <w:pStyle w:val="Normal"/>
        <w:spacing w:lineRule="auto" w:line="240"/>
        <w:ind w:firstLine="284" w:start="568" w:end="0"/>
        <w:rPr/>
      </w:pPr>
      <w:r>
        <w:rPr>
          <w:b/>
          <w:sz w:val="24"/>
        </w:rPr>
        <w:t>Her</w:t>
      </w:r>
      <w:r>
        <w:rPr>
          <w:sz w:val="24"/>
        </w:rPr>
        <w:t xml:space="preserve"> hair</w:t>
      </w:r>
      <w:r>
        <w:rPr>
          <w:b/>
          <w:sz w:val="24"/>
        </w:rPr>
        <w:t xml:space="preserve"> was dyed</w:t>
      </w:r>
      <w:r>
        <w:rPr>
          <w:sz w:val="24"/>
        </w:rPr>
        <w:t xml:space="preserve"> red.</w:t>
      </w:r>
    </w:p>
    <w:p>
      <w:pPr>
        <w:pStyle w:val="Normal"/>
        <w:spacing w:lineRule="auto" w:line="240"/>
        <w:ind w:firstLine="284" w:start="568" w:end="0"/>
        <w:rPr/>
      </w:pPr>
      <w:r>
        <w:rPr>
          <w:sz w:val="24"/>
        </w:rPr>
        <w:t>After staying on the beach an hour his skin</w:t>
      </w:r>
      <w:r>
        <w:rPr>
          <w:b/>
          <w:sz w:val="24"/>
        </w:rPr>
        <w:t xml:space="preserve"> was tinged</w:t>
      </w:r>
      <w:r>
        <w:rPr>
          <w:sz w:val="24"/>
        </w:rPr>
        <w:t xml:space="preserve"> pink.</w:t>
      </w:r>
    </w:p>
    <w:p>
      <w:pPr>
        <w:pStyle w:val="Normal"/>
        <w:spacing w:lineRule="auto" w:line="240"/>
        <w:ind w:firstLine="284" w:start="568" w:end="0"/>
        <w:rPr/>
      </w:pPr>
      <w:r>
        <w:rPr>
          <w:sz w:val="24"/>
        </w:rPr>
        <w:t>His car</w:t>
      </w:r>
      <w:r>
        <w:rPr>
          <w:b/>
          <w:sz w:val="24"/>
        </w:rPr>
        <w:t xml:space="preserve"> had been dusted</w:t>
      </w:r>
      <w:r>
        <w:rPr>
          <w:sz w:val="24"/>
        </w:rPr>
        <w:t xml:space="preserve"> grey by the journey over bad roads.</w:t>
      </w:r>
    </w:p>
    <w:p>
      <w:pPr>
        <w:pStyle w:val="Normal"/>
        <w:spacing w:lineRule="auto" w:line="240"/>
        <w:ind w:firstLine="284" w:end="0"/>
        <w:rPr>
          <w:b/>
          <w:sz w:val="24"/>
          <w:lang w:val="ru-RU"/>
        </w:rPr>
      </w:pPr>
      <w:r>
        <w:rPr>
          <w:b/>
          <w:sz w:val="24"/>
          <w:lang w:val="ru-RU"/>
        </w:rPr>
      </w:r>
    </w:p>
    <w:p>
      <w:pPr>
        <w:pStyle w:val="Normal"/>
        <w:spacing w:lineRule="auto" w:line="240"/>
        <w:ind w:firstLine="284" w:start="284" w:end="0"/>
        <w:rPr/>
      </w:pPr>
      <w:r>
        <w:rPr>
          <w:sz w:val="24"/>
          <w:lang w:val="ru-RU"/>
        </w:rPr>
        <w:t>С.</w:t>
      </w:r>
      <w:r>
        <w:rPr>
          <w:b/>
          <w:sz w:val="24"/>
        </w:rPr>
        <w:t xml:space="preserve"> Verbs denoting actions resulting in the change of social rank, status, function of, or giving identification to, a person</w:t>
      </w:r>
      <w:r>
        <w:rPr>
          <w:sz w:val="24"/>
        </w:rPr>
        <w:t xml:space="preserve"> </w:t>
      </w:r>
      <w:r>
        <w:rPr>
          <w:i/>
          <w:sz w:val="24"/>
        </w:rPr>
        <w:t>(to appoint, to call, to christen, to elect, to raise, to select) to mark,</w:t>
      </w:r>
      <w:r>
        <w:rPr>
          <w:sz w:val="24"/>
        </w:rPr>
        <w:t xml:space="preserve"> etc.); also </w:t>
      </w:r>
      <w:r>
        <w:rPr>
          <w:i/>
          <w:sz w:val="24"/>
        </w:rPr>
        <w:t>to train, to bring up,</w:t>
      </w:r>
      <w:r>
        <w:rPr>
          <w:sz w:val="24"/>
        </w:rPr>
        <w:t xml:space="preserve"> which acquire the meaning of “the change of social status” only in this construction.</w:t>
      </w:r>
    </w:p>
    <w:p>
      <w:pPr>
        <w:pStyle w:val="Normal"/>
        <w:spacing w:lineRule="auto" w:line="240"/>
        <w:ind w:firstLine="284" w:start="284" w:end="0"/>
        <w:rPr>
          <w:b/>
          <w:sz w:val="24"/>
        </w:rPr>
      </w:pPr>
      <w:r>
        <w:rPr>
          <w:b/>
          <w:sz w:val="24"/>
        </w:rPr>
      </w:r>
    </w:p>
    <w:p>
      <w:pPr>
        <w:pStyle w:val="Normal"/>
        <w:spacing w:lineRule="auto" w:line="240"/>
        <w:ind w:firstLine="284" w:start="568" w:end="0"/>
        <w:rPr/>
      </w:pPr>
      <w:r>
        <w:rPr>
          <w:b/>
          <w:sz w:val="24"/>
        </w:rPr>
        <w:t>He was appointed</w:t>
      </w:r>
      <w:r>
        <w:rPr>
          <w:sz w:val="24"/>
        </w:rPr>
        <w:t xml:space="preserve"> secretary of the state. </w:t>
      </w:r>
    </w:p>
    <w:p>
      <w:pPr>
        <w:pStyle w:val="Normal"/>
        <w:spacing w:lineRule="auto" w:line="240"/>
        <w:ind w:firstLine="284" w:start="568" w:end="0"/>
        <w:rPr/>
      </w:pPr>
      <w:r>
        <w:rPr>
          <w:sz w:val="24"/>
        </w:rPr>
        <w:t>The child</w:t>
      </w:r>
      <w:r>
        <w:rPr>
          <w:b/>
          <w:sz w:val="24"/>
        </w:rPr>
        <w:t xml:space="preserve"> was christened</w:t>
      </w:r>
      <w:r>
        <w:rPr>
          <w:sz w:val="24"/>
        </w:rPr>
        <w:t xml:space="preserve"> Fernando. </w:t>
      </w:r>
    </w:p>
    <w:p>
      <w:pPr>
        <w:pStyle w:val="Normal"/>
        <w:spacing w:lineRule="auto" w:line="240"/>
        <w:ind w:firstLine="284" w:start="568" w:end="0"/>
        <w:rPr/>
      </w:pPr>
      <w:r>
        <w:rPr>
          <w:sz w:val="24"/>
        </w:rPr>
        <w:t>The road to the estate</w:t>
      </w:r>
      <w:r>
        <w:rPr>
          <w:b/>
          <w:sz w:val="24"/>
        </w:rPr>
        <w:t xml:space="preserve"> was marked</w:t>
      </w:r>
      <w:r>
        <w:rPr>
          <w:sz w:val="24"/>
        </w:rPr>
        <w:t xml:space="preserve"> private. </w:t>
      </w:r>
    </w:p>
    <w:p>
      <w:pPr>
        <w:pStyle w:val="Normal"/>
        <w:spacing w:lineRule="auto" w:line="240"/>
        <w:ind w:firstLine="284" w:start="568" w:end="0"/>
        <w:rPr/>
      </w:pPr>
      <w:r>
        <w:rPr>
          <w:sz w:val="24"/>
        </w:rPr>
        <w:t>The boy</w:t>
      </w:r>
      <w:r>
        <w:rPr>
          <w:b/>
          <w:sz w:val="24"/>
        </w:rPr>
        <w:t xml:space="preserve"> had been brought up</w:t>
      </w:r>
      <w:r>
        <w:rPr>
          <w:sz w:val="24"/>
        </w:rPr>
        <w:t xml:space="preserve"> as a Catholic.</w:t>
      </w:r>
    </w:p>
    <w:p>
      <w:pPr>
        <w:pStyle w:val="Normal"/>
        <w:spacing w:lineRule="auto" w:line="240"/>
        <w:ind w:firstLine="284" w:start="284" w:end="0"/>
        <w:rPr>
          <w:b/>
          <w:sz w:val="24"/>
        </w:rPr>
      </w:pPr>
      <w:r>
        <w:rPr>
          <w:b/>
          <w:sz w:val="24"/>
        </w:rPr>
      </w:r>
    </w:p>
    <w:p>
      <w:pPr>
        <w:pStyle w:val="Normal"/>
        <w:spacing w:lineRule="auto" w:line="240"/>
        <w:ind w:firstLine="284" w:start="284" w:end="0"/>
        <w:rPr/>
      </w:pPr>
      <w:r>
        <w:rPr>
          <w:sz w:val="24"/>
        </w:rPr>
        <w:t>D.</w:t>
      </w:r>
      <w:r>
        <w:rPr>
          <w:b/>
          <w:sz w:val="24"/>
        </w:rPr>
        <w:t xml:space="preserve"> Verbs implying movement to a different position or state</w:t>
      </w:r>
      <w:r>
        <w:rPr>
          <w:sz w:val="24"/>
        </w:rPr>
        <w:t xml:space="preserve"> </w:t>
      </w:r>
      <w:r>
        <w:rPr>
          <w:i/>
          <w:sz w:val="24"/>
        </w:rPr>
        <w:t>(to bring, to fling, to set, to tear,</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568" w:end="0"/>
        <w:rPr/>
      </w:pPr>
      <w:r>
        <w:rPr>
          <w:sz w:val="24"/>
        </w:rPr>
        <w:t>All the windows</w:t>
      </w:r>
      <w:r>
        <w:rPr>
          <w:b/>
          <w:sz w:val="24"/>
        </w:rPr>
        <w:t xml:space="preserve"> were </w:t>
      </w:r>
      <w:r>
        <w:rPr>
          <w:b/>
          <w:i/>
          <w:sz w:val="24"/>
        </w:rPr>
        <w:t>flung</w:t>
      </w:r>
      <w:r>
        <w:rPr>
          <w:sz w:val="24"/>
        </w:rPr>
        <w:t xml:space="preserve"> open. </w:t>
      </w:r>
    </w:p>
    <w:p>
      <w:pPr>
        <w:pStyle w:val="Normal"/>
        <w:spacing w:lineRule="auto" w:line="240"/>
        <w:ind w:firstLine="284" w:start="568" w:end="0"/>
        <w:rPr/>
      </w:pPr>
      <w:r>
        <w:rPr>
          <w:sz w:val="24"/>
        </w:rPr>
        <w:t>The little bird</w:t>
      </w:r>
      <w:r>
        <w:rPr>
          <w:b/>
          <w:sz w:val="24"/>
        </w:rPr>
        <w:t xml:space="preserve"> was set</w:t>
      </w:r>
      <w:r>
        <w:rPr>
          <w:sz w:val="24"/>
        </w:rPr>
        <w:t xml:space="preserve"> free. </w:t>
      </w:r>
    </w:p>
    <w:p>
      <w:pPr>
        <w:pStyle w:val="Normal"/>
        <w:spacing w:lineRule="auto" w:line="240"/>
        <w:ind w:firstLine="284" w:start="568" w:end="0"/>
        <w:rPr/>
      </w:pPr>
      <w:r>
        <w:rPr>
          <w:sz w:val="24"/>
        </w:rPr>
        <w:t>The envelope</w:t>
      </w:r>
      <w:r>
        <w:rPr>
          <w:b/>
          <w:sz w:val="24"/>
        </w:rPr>
        <w:t xml:space="preserve"> was torn</w:t>
      </w:r>
      <w:r>
        <w:rPr>
          <w:sz w:val="24"/>
        </w:rPr>
        <w:t xml:space="preserve"> open.</w:t>
      </w:r>
    </w:p>
    <w:p>
      <w:pPr>
        <w:pStyle w:val="Heading8"/>
        <w:suppressAutoHyphens w:val="false"/>
        <w:rPr>
          <w:sz w:val="24"/>
        </w:rPr>
      </w:pPr>
      <w:r>
        <w:rPr>
          <w:sz w:val="24"/>
        </w:rPr>
      </w:r>
    </w:p>
    <w:p>
      <w:pPr>
        <w:pStyle w:val="Heading3"/>
        <w:rPr/>
      </w:pPr>
      <w:bookmarkStart w:id="135" w:name="__RefHeading___Toc5113074"/>
      <w:bookmarkEnd w:id="135"/>
      <w:r>
        <w:rPr/>
        <w:t>The objective predicative constructions*</w:t>
      </w:r>
    </w:p>
    <w:p>
      <w:pPr>
        <w:pStyle w:val="Normal"/>
        <w:pBdr>
          <w:bottom w:val="single" w:sz="4" w:space="1" w:color="000000"/>
        </w:pBdr>
        <w:spacing w:lineRule="auto" w:line="240"/>
        <w:ind w:firstLine="284" w:end="0"/>
        <w:rPr>
          <w:b/>
          <w:sz w:val="24"/>
        </w:rPr>
      </w:pPr>
      <w:r>
        <w:rPr>
          <w:b/>
          <w:sz w:val="24"/>
        </w:rPr>
      </w:r>
    </w:p>
    <w:p>
      <w:pPr>
        <w:pStyle w:val="Normal"/>
        <w:spacing w:lineRule="auto" w:line="240"/>
        <w:ind w:firstLine="284" w:end="0"/>
        <w:rPr/>
      </w:pPr>
      <w:r>
        <w:rPr>
          <w:sz w:val="20"/>
        </w:rPr>
        <w:t xml:space="preserve">* This construction is often called </w:t>
      </w:r>
      <w:r>
        <w:rPr>
          <w:i/>
          <w:sz w:val="20"/>
        </w:rPr>
        <w:t>the complex object.</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124.</w:t>
      </w:r>
      <w:r>
        <w:rPr>
          <w:sz w:val="24"/>
        </w:rPr>
        <w:t xml:space="preserve"> The objective predicative construction functions as</w:t>
      </w:r>
      <w:r>
        <w:rPr>
          <w:b/>
          <w:sz w:val="24"/>
        </w:rPr>
        <w:t xml:space="preserve"> a complex object.</w:t>
      </w:r>
      <w:r>
        <w:rPr>
          <w:sz w:val="24"/>
        </w:rPr>
        <w:t xml:space="preserve"> It consists of a nominal part and a part which stands in subject-predicate relations to the first part. The nominal part is a noun or a noun-pronoun in the common case or a personal pronoun in the objective case. The second element of the construction is a verbal (an infinitive, participle I, participle II) or non-verbal (an adjective or a noun). Accordingly the following objective construction can be distinguished: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 The objective with the infinitive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 saw</w:t>
      </w:r>
      <w:r>
        <w:rPr>
          <w:b/>
          <w:sz w:val="24"/>
        </w:rPr>
        <w:t xml:space="preserve"> Nick take</w:t>
      </w:r>
      <w:r>
        <w:rPr>
          <w:sz w:val="24"/>
        </w:rPr>
        <w:t xml:space="preserve"> your book. </w:t>
      </w:r>
    </w:p>
    <w:p>
      <w:pPr>
        <w:pStyle w:val="Normal"/>
        <w:spacing w:lineRule="auto" w:line="240"/>
        <w:ind w:firstLine="284" w:start="284" w:end="0"/>
        <w:rPr/>
      </w:pPr>
      <w:r>
        <w:rPr>
          <w:sz w:val="24"/>
        </w:rPr>
        <w:t>We hate</w:t>
      </w:r>
      <w:r>
        <w:rPr>
          <w:b/>
          <w:sz w:val="24"/>
        </w:rPr>
        <w:t xml:space="preserve"> him to go away.</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II. The objective with participle I (or participle II)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They heard</w:t>
      </w:r>
      <w:r>
        <w:rPr>
          <w:b/>
          <w:sz w:val="24"/>
        </w:rPr>
        <w:t xml:space="preserve"> somebody knocking</w:t>
      </w:r>
      <w:r>
        <w:rPr>
          <w:sz w:val="24"/>
        </w:rPr>
        <w:t xml:space="preserve"> at the door. </w:t>
      </w:r>
    </w:p>
    <w:p>
      <w:pPr>
        <w:pStyle w:val="Normal"/>
        <w:spacing w:lineRule="auto" w:line="240"/>
        <w:ind w:firstLine="284" w:start="284" w:end="0"/>
        <w:rPr/>
      </w:pPr>
      <w:r>
        <w:rPr>
          <w:sz w:val="24"/>
        </w:rPr>
        <w:t>We found</w:t>
      </w:r>
      <w:r>
        <w:rPr>
          <w:b/>
          <w:sz w:val="24"/>
        </w:rPr>
        <w:t xml:space="preserve"> him murdered</w:t>
      </w:r>
      <w:r>
        <w:rPr>
          <w:sz w:val="24"/>
        </w:rPr>
        <w:t xml:space="preserve"> in his own house.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III. The objective with a non-verbal part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 never thought</w:t>
      </w:r>
      <w:r>
        <w:rPr>
          <w:b/>
          <w:sz w:val="24"/>
        </w:rPr>
        <w:t xml:space="preserve"> her clever.</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objective with the infinitive construction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125.</w:t>
      </w:r>
      <w:r>
        <w:rPr>
          <w:sz w:val="24"/>
        </w:rPr>
        <w:t xml:space="preserve"> This construction is the most recurrent as it may be used after a wider range of verbs, both taking a direct (</w:t>
      </w:r>
      <w:r>
        <w:rPr>
          <w:i/>
          <w:sz w:val="24"/>
        </w:rPr>
        <w:t>I</w:t>
      </w:r>
      <w:r>
        <w:rPr>
          <w:sz w:val="24"/>
        </w:rPr>
        <w:t xml:space="preserve"> </w:t>
      </w:r>
      <w:r>
        <w:rPr>
          <w:i/>
          <w:sz w:val="24"/>
        </w:rPr>
        <w:t>didn’t want</w:t>
      </w:r>
      <w:r>
        <w:rPr>
          <w:b/>
          <w:i/>
          <w:sz w:val="24"/>
        </w:rPr>
        <w:t xml:space="preserve"> him to see</w:t>
      </w:r>
      <w:r>
        <w:rPr>
          <w:i/>
          <w:sz w:val="24"/>
        </w:rPr>
        <w:t xml:space="preserve"> me here)</w:t>
      </w:r>
      <w:r>
        <w:rPr>
          <w:sz w:val="24"/>
        </w:rPr>
        <w:t xml:space="preserve"> and an indirect non-recipient object (</w:t>
      </w:r>
      <w:r>
        <w:rPr>
          <w:i/>
          <w:sz w:val="24"/>
        </w:rPr>
        <w:t>We were relying</w:t>
      </w:r>
      <w:r>
        <w:rPr>
          <w:b/>
          <w:i/>
          <w:sz w:val="24"/>
        </w:rPr>
        <w:t xml:space="preserve"> on him to put things right</w:t>
      </w:r>
      <w:r>
        <w:rPr>
          <w:sz w:val="24"/>
        </w:rPr>
        <w:t>); in the latter case the objective construction is introduced by the preposition generally used with this particular verb.</w:t>
      </w:r>
    </w:p>
    <w:p>
      <w:pPr>
        <w:pStyle w:val="Normal"/>
        <w:spacing w:lineRule="auto" w:line="240"/>
        <w:ind w:firstLine="284" w:end="0"/>
        <w:rPr>
          <w:sz w:val="24"/>
        </w:rPr>
      </w:pPr>
      <w:r>
        <w:rPr>
          <w:sz w:val="24"/>
        </w:rPr>
        <w:t>The objective predicative construction of this type is used after the following verbs: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Verbs of wish and intention</w:t>
      </w:r>
      <w:r>
        <w:rPr>
          <w:sz w:val="24"/>
        </w:rPr>
        <w:t xml:space="preserve"> </w:t>
      </w:r>
      <w:r>
        <w:rPr>
          <w:i/>
          <w:sz w:val="24"/>
        </w:rPr>
        <w:t>(to wish, to want, to desire, to choose, to prefer, should/would like, to intend, to mean).</w:t>
      </w:r>
      <w:r>
        <w:rPr>
          <w:sz w:val="24"/>
        </w:rPr>
        <w:t xml:space="preserve"> Owing to the meaning of these verbs, the infinitive in the construction can be only non-perfect, as it denotes an unfulfilled action.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He</w:t>
      </w:r>
      <w:r>
        <w:rPr>
          <w:b/>
          <w:sz w:val="24"/>
        </w:rPr>
        <w:t xml:space="preserve"> would like</w:t>
      </w:r>
      <w:r>
        <w:rPr>
          <w:sz w:val="24"/>
        </w:rPr>
        <w:t xml:space="preserve"> </w:t>
      </w:r>
      <w:r>
        <w:rPr>
          <w:i/>
          <w:sz w:val="24"/>
        </w:rPr>
        <w:t xml:space="preserve">you to see him in his office. </w:t>
      </w:r>
    </w:p>
    <w:p>
      <w:pPr>
        <w:pStyle w:val="Normal"/>
        <w:spacing w:lineRule="auto" w:line="240"/>
        <w:ind w:firstLine="284" w:start="284" w:end="0"/>
        <w:rPr/>
      </w:pPr>
      <w:r>
        <w:rPr>
          <w:sz w:val="24"/>
        </w:rPr>
        <w:t>I</w:t>
      </w:r>
      <w:r>
        <w:rPr>
          <w:b/>
          <w:sz w:val="24"/>
        </w:rPr>
        <w:t xml:space="preserve"> did not mean</w:t>
      </w:r>
      <w:r>
        <w:rPr>
          <w:sz w:val="24"/>
        </w:rPr>
        <w:t xml:space="preserve"> </w:t>
      </w:r>
      <w:r>
        <w:rPr>
          <w:i/>
          <w:sz w:val="24"/>
        </w:rPr>
        <w:t>it</w:t>
      </w:r>
      <w:r>
        <w:rPr>
          <w:sz w:val="24"/>
        </w:rPr>
        <w:t xml:space="preserve"> </w:t>
      </w:r>
      <w:r>
        <w:rPr>
          <w:i/>
          <w:sz w:val="24"/>
        </w:rPr>
        <w:t>to be told to her.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2. Verbs of</w:t>
      </w:r>
      <w:r>
        <w:rPr>
          <w:b/>
          <w:sz w:val="24"/>
        </w:rPr>
        <w:t xml:space="preserve"> emotion and attitude</w:t>
      </w:r>
      <w:r>
        <w:rPr>
          <w:sz w:val="24"/>
        </w:rPr>
        <w:t xml:space="preserve"> </w:t>
      </w:r>
      <w:r>
        <w:rPr>
          <w:i/>
          <w:sz w:val="24"/>
        </w:rPr>
        <w:t>(to like, to dislike, to love, to hate, cannot/could not bear).</w:t>
      </w:r>
      <w:r>
        <w:rPr>
          <w:sz w:val="24"/>
        </w:rPr>
        <w:t xml:space="preserve"> Those too can be followed only by non-perfect forms of the infinitive.</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I can’t bear</w:t>
      </w:r>
      <w:r>
        <w:rPr>
          <w:sz w:val="24"/>
        </w:rPr>
        <w:t xml:space="preserve"> </w:t>
      </w:r>
      <w:r>
        <w:rPr>
          <w:i/>
          <w:sz w:val="24"/>
        </w:rPr>
        <w:t xml:space="preserve">people to be unhappy or upset. </w:t>
      </w:r>
    </w:p>
    <w:p>
      <w:pPr>
        <w:pStyle w:val="Normal"/>
        <w:spacing w:lineRule="auto" w:line="240"/>
        <w:ind w:firstLine="284" w:start="284" w:end="0"/>
        <w:rPr/>
      </w:pPr>
      <w:r>
        <w:rPr>
          <w:sz w:val="24"/>
        </w:rPr>
        <w:t>I</w:t>
      </w:r>
      <w:r>
        <w:rPr>
          <w:b/>
          <w:sz w:val="24"/>
        </w:rPr>
        <w:t xml:space="preserve"> hate</w:t>
      </w:r>
      <w:r>
        <w:rPr>
          <w:sz w:val="24"/>
        </w:rPr>
        <w:t xml:space="preserve"> </w:t>
      </w:r>
      <w:r>
        <w:rPr>
          <w:i/>
          <w:sz w:val="24"/>
        </w:rPr>
        <w:t>you to go away.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3.</w:t>
      </w:r>
      <w:r>
        <w:rPr>
          <w:b/>
          <w:sz w:val="24"/>
        </w:rPr>
        <w:t xml:space="preserve"> Verbs of mental activity</w:t>
      </w:r>
      <w:r>
        <w:rPr>
          <w:sz w:val="24"/>
        </w:rPr>
        <w:t xml:space="preserve"> </w:t>
      </w:r>
      <w:r>
        <w:rPr>
          <w:i/>
          <w:sz w:val="24"/>
        </w:rPr>
        <w:t>(to think, to suppose, to consider, to believe, to know, to find, to expect, to imagine, to understand, to assume, to acknowledge, to feel, to trust,</w:t>
      </w:r>
      <w:r>
        <w:rPr>
          <w:sz w:val="24"/>
        </w:rPr>
        <w:t xml:space="preserve"> etc.). After these verbs the infinitive may be used in any form, depending on the time relation between the two actions: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He</w:t>
      </w:r>
      <w:r>
        <w:rPr>
          <w:b/>
          <w:sz w:val="24"/>
        </w:rPr>
        <w:t xml:space="preserve"> believed</w:t>
      </w:r>
      <w:r>
        <w:rPr>
          <w:sz w:val="24"/>
        </w:rPr>
        <w:t xml:space="preserve"> </w:t>
      </w:r>
      <w:r>
        <w:rPr>
          <w:i/>
          <w:sz w:val="24"/>
        </w:rPr>
        <w:t xml:space="preserve">Jennie to be playing in the garden. </w:t>
      </w:r>
    </w:p>
    <w:p>
      <w:pPr>
        <w:pStyle w:val="Normal"/>
        <w:spacing w:lineRule="auto" w:line="240"/>
        <w:ind w:firstLine="284" w:start="284" w:end="0"/>
        <w:rPr/>
      </w:pPr>
      <w:r>
        <w:rPr>
          <w:sz w:val="24"/>
        </w:rPr>
        <w:t>I</w:t>
      </w:r>
      <w:r>
        <w:rPr>
          <w:b/>
          <w:sz w:val="24"/>
        </w:rPr>
        <w:t xml:space="preserve"> supposed</w:t>
      </w:r>
      <w:r>
        <w:rPr>
          <w:sz w:val="24"/>
        </w:rPr>
        <w:t xml:space="preserve"> </w:t>
      </w:r>
      <w:r>
        <w:rPr>
          <w:i/>
          <w:sz w:val="24"/>
        </w:rPr>
        <w:t>him to have been married to her years ago.</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If the action of the infinitive refers to the person denoted by the subject, the corresponding reflexive pronoun is used.</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I</w:t>
      </w:r>
      <w:r>
        <w:rPr>
          <w:b/>
          <w:sz w:val="24"/>
        </w:rPr>
        <w:t xml:space="preserve"> know</w:t>
      </w:r>
      <w:r>
        <w:rPr>
          <w:sz w:val="24"/>
        </w:rPr>
        <w:t xml:space="preserve"> </w:t>
      </w:r>
      <w:r>
        <w:rPr>
          <w:i/>
          <w:sz w:val="24"/>
        </w:rPr>
        <w:t>myself to be rather slow.</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4.</w:t>
      </w:r>
      <w:r>
        <w:rPr>
          <w:b/>
          <w:sz w:val="24"/>
        </w:rPr>
        <w:t xml:space="preserve"> Verbs of declaring</w:t>
      </w:r>
      <w:r>
        <w:rPr>
          <w:sz w:val="24"/>
        </w:rPr>
        <w:t xml:space="preserve"> </w:t>
      </w:r>
      <w:r>
        <w:rPr>
          <w:i/>
          <w:sz w:val="24"/>
        </w:rPr>
        <w:t>(to declare, to report, to pronounce).</w:t>
      </w:r>
      <w:r>
        <w:rPr>
          <w:sz w:val="24"/>
        </w:rPr>
        <w:t xml:space="preserve"> With these all forms of the infinitive are possible.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They</w:t>
      </w:r>
      <w:r>
        <w:rPr>
          <w:b/>
          <w:sz w:val="24"/>
        </w:rPr>
        <w:t xml:space="preserve"> reported</w:t>
      </w:r>
      <w:r>
        <w:rPr>
          <w:sz w:val="24"/>
        </w:rPr>
        <w:t xml:space="preserve"> </w:t>
      </w:r>
      <w:r>
        <w:rPr>
          <w:i/>
          <w:sz w:val="24"/>
        </w:rPr>
        <w:t>the plane to have been lost.</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5.</w:t>
      </w:r>
      <w:r>
        <w:rPr>
          <w:b/>
          <w:sz w:val="24"/>
        </w:rPr>
        <w:t xml:space="preserve"> Causative verbs</w:t>
      </w:r>
      <w:r>
        <w:rPr>
          <w:sz w:val="24"/>
        </w:rPr>
        <w:t xml:space="preserve"> </w:t>
      </w:r>
      <w:r>
        <w:rPr>
          <w:i/>
          <w:sz w:val="24"/>
        </w:rPr>
        <w:t>(to make, to have)</w:t>
      </w:r>
      <w:r>
        <w:rPr>
          <w:sz w:val="24"/>
        </w:rPr>
        <w:t xml:space="preserve"> take a complex object with a bare infinitive, usually it is a non-perfect infinitive, as the action is the result of inducement. The verb </w:t>
      </w:r>
      <w:r>
        <w:rPr>
          <w:i/>
          <w:sz w:val="24"/>
        </w:rPr>
        <w:t>to gel</w:t>
      </w:r>
      <w:r>
        <w:rPr>
          <w:sz w:val="24"/>
        </w:rPr>
        <w:t xml:space="preserve"> takes a complex object with a to-infinitive.</w:t>
      </w:r>
    </w:p>
    <w:p>
      <w:pPr>
        <w:pStyle w:val="Normal"/>
        <w:spacing w:lineRule="auto" w:line="240"/>
        <w:ind w:firstLine="284" w:end="0"/>
        <w:rPr>
          <w:sz w:val="24"/>
        </w:rPr>
      </w:pPr>
      <w:r>
        <w:rPr>
          <w:sz w:val="24"/>
        </w:rPr>
      </w:r>
    </w:p>
    <w:p>
      <w:pPr>
        <w:pStyle w:val="Normal"/>
        <w:spacing w:lineRule="auto" w:line="240"/>
        <w:ind w:firstLine="284" w:end="0"/>
        <w:rPr/>
      </w:pPr>
      <w:r>
        <w:rPr>
          <w:sz w:val="24"/>
        </w:rPr>
        <w:t>With other verbs of</w:t>
      </w:r>
      <w:r>
        <w:rPr>
          <w:b/>
          <w:sz w:val="24"/>
        </w:rPr>
        <w:t xml:space="preserve"> inducement</w:t>
      </w:r>
      <w:r>
        <w:rPr>
          <w:sz w:val="24"/>
        </w:rPr>
        <w:t xml:space="preserve"> </w:t>
      </w:r>
      <w:r>
        <w:rPr>
          <w:i/>
          <w:sz w:val="24"/>
        </w:rPr>
        <w:t>(to order, to command, to ask, to allow,</w:t>
      </w:r>
      <w:r>
        <w:rPr>
          <w:sz w:val="24"/>
        </w:rPr>
        <w:t xml:space="preserve"> etc.) the objective with the infinitive construction can have only the passive infinitive.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She</w:t>
      </w:r>
      <w:r>
        <w:rPr>
          <w:b/>
          <w:sz w:val="24"/>
        </w:rPr>
        <w:t xml:space="preserve"> would not allow</w:t>
      </w:r>
      <w:r>
        <w:rPr>
          <w:sz w:val="24"/>
        </w:rPr>
        <w:t xml:space="preserve"> </w:t>
      </w:r>
      <w:r>
        <w:rPr>
          <w:i/>
          <w:sz w:val="24"/>
        </w:rPr>
        <w:t>the life of the</w:t>
      </w:r>
      <w:r>
        <w:rPr>
          <w:b/>
          <w:i/>
          <w:sz w:val="24"/>
        </w:rPr>
        <w:t xml:space="preserve"> </w:t>
      </w:r>
      <w:r>
        <w:rPr>
          <w:i/>
          <w:sz w:val="24"/>
        </w:rPr>
        <w:t>child to be risked.</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If the infinitive attached to such verbs is active, it does not form a complex with the preceding nominal part; both the elements should be treated as different parts of the sentence, the first as an indirect recipient object, the second as a direct object: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He</w:t>
      </w:r>
      <w:r>
        <w:rPr>
          <w:b/>
          <w:sz w:val="24"/>
        </w:rPr>
        <w:t xml:space="preserve"> ordered</w:t>
      </w:r>
      <w:r>
        <w:rPr>
          <w:sz w:val="24"/>
        </w:rPr>
        <w:t xml:space="preserve"> him to come. (Whom did he order come? What did he order him?)</w:t>
      </w:r>
    </w:p>
    <w:p>
      <w:pPr>
        <w:pStyle w:val="Normal"/>
        <w:spacing w:lineRule="auto" w:line="240"/>
        <w:ind w:firstLine="284" w:end="0"/>
        <w:rPr>
          <w:b/>
          <w:sz w:val="24"/>
        </w:rPr>
      </w:pPr>
      <w:r>
        <w:rPr>
          <w:b/>
          <w:sz w:val="24"/>
        </w:rPr>
      </w:r>
    </w:p>
    <w:p>
      <w:pPr>
        <w:pStyle w:val="Normal"/>
        <w:spacing w:lineRule="auto" w:line="240"/>
        <w:ind w:firstLine="284" w:end="0"/>
        <w:rPr/>
      </w:pPr>
      <w:r>
        <w:rPr>
          <w:sz w:val="24"/>
        </w:rPr>
        <w:t>6.</w:t>
      </w:r>
      <w:r>
        <w:rPr>
          <w:b/>
          <w:sz w:val="24"/>
        </w:rPr>
        <w:t xml:space="preserve"> Verbs of perception</w:t>
      </w:r>
      <w:r>
        <w:rPr>
          <w:sz w:val="24"/>
        </w:rPr>
        <w:t xml:space="preserve"> </w:t>
      </w:r>
      <w:r>
        <w:rPr>
          <w:i/>
          <w:sz w:val="24"/>
        </w:rPr>
        <w:t>(to see, to watch, to hear, to feel, to observe, to notice).</w:t>
      </w:r>
      <w:r>
        <w:rPr>
          <w:sz w:val="24"/>
        </w:rPr>
        <w:t xml:space="preserve"> After these verbs a bare non-perfect active infinitive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w:t>
      </w:r>
      <w:r>
        <w:rPr>
          <w:b/>
          <w:sz w:val="24"/>
        </w:rPr>
        <w:t>saw</w:t>
      </w:r>
      <w:r>
        <w:rPr>
          <w:sz w:val="24"/>
        </w:rPr>
        <w:t xml:space="preserve"> </w:t>
      </w:r>
      <w:r>
        <w:rPr>
          <w:i/>
          <w:sz w:val="24"/>
        </w:rPr>
        <w:t xml:space="preserve">planes zoom into the air. </w:t>
      </w:r>
    </w:p>
    <w:p>
      <w:pPr>
        <w:pStyle w:val="Normal"/>
        <w:spacing w:lineRule="auto" w:line="240"/>
        <w:ind w:firstLine="284" w:start="284" w:end="0"/>
        <w:rPr/>
      </w:pPr>
      <w:r>
        <w:rPr>
          <w:sz w:val="24"/>
        </w:rPr>
        <w:t>They</w:t>
      </w:r>
      <w:r>
        <w:rPr>
          <w:b/>
          <w:sz w:val="24"/>
        </w:rPr>
        <w:t xml:space="preserve"> felt</w:t>
      </w:r>
      <w:r>
        <w:rPr>
          <w:sz w:val="24"/>
        </w:rPr>
        <w:t xml:space="preserve"> </w:t>
      </w:r>
      <w:r>
        <w:rPr>
          <w:i/>
          <w:sz w:val="24"/>
        </w:rPr>
        <w:t>the earth shake under their feet.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After these verbs structures with the link verb </w:t>
      </w:r>
      <w:r>
        <w:rPr>
          <w:i/>
          <w:sz w:val="24"/>
        </w:rPr>
        <w:t>to be</w:t>
      </w:r>
      <w:r>
        <w:rPr>
          <w:sz w:val="24"/>
        </w:rPr>
        <w:t xml:space="preserve"> are not used. Where the need arises, a subordinate clause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saw </w:t>
      </w:r>
      <w:r>
        <w:rPr>
          <w:i/>
          <w:sz w:val="24"/>
        </w:rPr>
        <w:t xml:space="preserve">that she was pretty. </w:t>
      </w:r>
      <w:r>
        <w:rPr>
          <w:sz w:val="24"/>
        </w:rPr>
        <w:t>(</w:t>
      </w:r>
      <w:r>
        <w:rPr>
          <w:i/>
          <w:sz w:val="24"/>
        </w:rPr>
        <w:t>---/---</w:t>
      </w:r>
      <w:r>
        <w:rPr>
          <w:sz w:val="24"/>
        </w:rPr>
        <w:t>&gt; I saw her to be pretty.)</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126.</w:t>
      </w:r>
      <w:r>
        <w:rPr>
          <w:sz w:val="24"/>
        </w:rPr>
        <w:t xml:space="preserve"> As was mentioned in § 125 the objective with the infinitive construction may be used with a few verbs as their indirect non-recipient object. These verbs are </w:t>
      </w:r>
      <w:r>
        <w:rPr>
          <w:i/>
          <w:sz w:val="24"/>
        </w:rPr>
        <w:t>to wait (for), to rely (on), to listen (to), to look (for), to count (upon).</w:t>
      </w:r>
      <w:r>
        <w:rPr>
          <w:sz w:val="24"/>
        </w:rPr>
        <w:t xml:space="preserve"> All of them except the verb </w:t>
      </w:r>
      <w:r>
        <w:rPr>
          <w:i/>
          <w:sz w:val="24"/>
        </w:rPr>
        <w:t>to listen</w:t>
      </w:r>
      <w:r>
        <w:rPr>
          <w:sz w:val="24"/>
        </w:rPr>
        <w:t xml:space="preserve"> take the infinitive with the particle </w:t>
      </w:r>
      <w:r>
        <w:rPr>
          <w:i/>
          <w:sz w:val="24"/>
        </w:rPr>
        <w:t>to.</w:t>
      </w:r>
      <w:r>
        <w:rPr>
          <w:sz w:val="24"/>
        </w:rPr>
        <w:t xml:space="preserve"> With the verb </w:t>
      </w:r>
      <w:r>
        <w:rPr>
          <w:i/>
          <w:sz w:val="24"/>
        </w:rPr>
        <w:t>to listen</w:t>
      </w:r>
      <w:r>
        <w:rPr>
          <w:sz w:val="24"/>
        </w:rPr>
        <w:t xml:space="preserve"> a bare infinitive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Can I really</w:t>
      </w:r>
      <w:r>
        <w:rPr>
          <w:b/>
          <w:sz w:val="24"/>
        </w:rPr>
        <w:t xml:space="preserve"> count</w:t>
      </w:r>
      <w:r>
        <w:rPr>
          <w:sz w:val="24"/>
        </w:rPr>
        <w:t xml:space="preserve"> </w:t>
      </w:r>
      <w:r>
        <w:rPr>
          <w:i/>
          <w:sz w:val="24"/>
        </w:rPr>
        <w:t xml:space="preserve">upon him to undertake the job? </w:t>
      </w:r>
    </w:p>
    <w:p>
      <w:pPr>
        <w:pStyle w:val="Normal"/>
        <w:spacing w:lineRule="auto" w:line="240"/>
        <w:ind w:firstLine="284" w:start="284" w:end="0"/>
        <w:rPr/>
      </w:pPr>
      <w:r>
        <w:rPr>
          <w:sz w:val="24"/>
        </w:rPr>
        <w:t>I</w:t>
      </w:r>
      <w:r>
        <w:rPr>
          <w:b/>
          <w:sz w:val="24"/>
        </w:rPr>
        <w:t xml:space="preserve"> was relying</w:t>
      </w:r>
      <w:r>
        <w:rPr>
          <w:sz w:val="24"/>
        </w:rPr>
        <w:t xml:space="preserve"> </w:t>
      </w:r>
      <w:r>
        <w:rPr>
          <w:i/>
          <w:sz w:val="24"/>
        </w:rPr>
        <w:t xml:space="preserve">on him to put things right. </w:t>
      </w:r>
    </w:p>
    <w:p>
      <w:pPr>
        <w:pStyle w:val="Normal"/>
        <w:spacing w:lineRule="auto" w:line="240"/>
        <w:ind w:firstLine="284" w:start="284" w:end="0"/>
        <w:rPr/>
      </w:pPr>
      <w:r>
        <w:rPr>
          <w:sz w:val="24"/>
        </w:rPr>
        <w:t>I</w:t>
      </w:r>
      <w:r>
        <w:rPr>
          <w:b/>
          <w:sz w:val="24"/>
        </w:rPr>
        <w:t xml:space="preserve"> listened</w:t>
      </w:r>
      <w:r>
        <w:rPr>
          <w:sz w:val="24"/>
        </w:rPr>
        <w:t xml:space="preserve"> </w:t>
      </w:r>
      <w:r>
        <w:rPr>
          <w:i/>
          <w:sz w:val="24"/>
        </w:rPr>
        <w:t>to them talk about me.</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objective with participle I construction</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This construction comprises a noun in the common case or a pronoun in the objective case and participle I, which is in subject-predicate relation to the nominal part. In comparison with the infinitive in this position participle I shows more clearly the durative character of the action. The construction functions as a complex object.</w:t>
      </w:r>
    </w:p>
    <w:p>
      <w:pPr>
        <w:pStyle w:val="Normal"/>
        <w:spacing w:lineRule="auto" w:line="240"/>
        <w:ind w:firstLine="284" w:end="0"/>
        <w:rPr>
          <w:sz w:val="24"/>
        </w:rPr>
      </w:pPr>
      <w:r>
        <w:rPr>
          <w:sz w:val="24"/>
        </w:rPr>
      </w:r>
    </w:p>
    <w:p>
      <w:pPr>
        <w:pStyle w:val="Normal"/>
        <w:spacing w:lineRule="auto" w:line="240"/>
        <w:ind w:firstLine="284" w:end="0"/>
        <w:rPr/>
      </w:pPr>
      <w:r>
        <w:rPr>
          <w:b/>
          <w:sz w:val="24"/>
        </w:rPr>
        <w:t>§ 127.</w:t>
      </w:r>
      <w:r>
        <w:rPr>
          <w:sz w:val="24"/>
        </w:rPr>
        <w:t xml:space="preserve"> The objective with participle I construction can be used with verbs of three semantic groups, although with two of them it occurs very seldom. In all cases only non-perfect forms of participle I can be used. These groups are as follows: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Verbs of sense perception</w:t>
      </w:r>
      <w:r>
        <w:rPr>
          <w:sz w:val="24"/>
        </w:rPr>
        <w:t xml:space="preserve"> (see, hear, feel).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There we</w:t>
      </w:r>
      <w:r>
        <w:rPr>
          <w:b/>
          <w:sz w:val="24"/>
        </w:rPr>
        <w:t xml:space="preserve"> saw</w:t>
      </w:r>
      <w:r>
        <w:rPr>
          <w:sz w:val="24"/>
        </w:rPr>
        <w:t xml:space="preserve"> </w:t>
      </w:r>
      <w:r>
        <w:rPr>
          <w:i/>
          <w:sz w:val="24"/>
        </w:rPr>
        <w:t xml:space="preserve">the crocodiles swimming about. </w:t>
      </w:r>
    </w:p>
    <w:p>
      <w:pPr>
        <w:pStyle w:val="Normal"/>
        <w:spacing w:lineRule="auto" w:line="240"/>
        <w:ind w:firstLine="284" w:start="284" w:end="0"/>
        <w:rPr/>
      </w:pPr>
      <w:r>
        <w:rPr>
          <w:sz w:val="24"/>
        </w:rPr>
        <w:t>Over his shoulder he could</w:t>
      </w:r>
      <w:r>
        <w:rPr>
          <w:b/>
          <w:sz w:val="24"/>
        </w:rPr>
        <w:t xml:space="preserve"> hear</w:t>
      </w:r>
      <w:r>
        <w:rPr>
          <w:sz w:val="24"/>
        </w:rPr>
        <w:t xml:space="preserve"> </w:t>
      </w:r>
      <w:r>
        <w:rPr>
          <w:i/>
          <w:sz w:val="24"/>
        </w:rPr>
        <w:t xml:space="preserve">them snuffing. </w:t>
      </w:r>
    </w:p>
    <w:p>
      <w:pPr>
        <w:pStyle w:val="Normal"/>
        <w:spacing w:lineRule="auto" w:line="240"/>
        <w:ind w:firstLine="284" w:start="284" w:end="0"/>
        <w:rPr/>
      </w:pPr>
      <w:r>
        <w:rPr>
          <w:sz w:val="24"/>
        </w:rPr>
        <w:t>I</w:t>
      </w:r>
      <w:r>
        <w:rPr>
          <w:b/>
          <w:sz w:val="24"/>
        </w:rPr>
        <w:t xml:space="preserve"> felt</w:t>
      </w:r>
      <w:r>
        <w:rPr>
          <w:sz w:val="24"/>
        </w:rPr>
        <w:t xml:space="preserve"> </w:t>
      </w:r>
      <w:r>
        <w:rPr>
          <w:i/>
          <w:sz w:val="24"/>
        </w:rPr>
        <w:t>tears running</w:t>
      </w:r>
      <w:r>
        <w:rPr>
          <w:sz w:val="24"/>
        </w:rPr>
        <w:t xml:space="preserve"> down my chieks.</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Verbs of wish.</w:t>
      </w:r>
      <w:r>
        <w:rPr>
          <w:sz w:val="24"/>
        </w:rPr>
        <w:t xml:space="preserve"> These verbs combine with the construction only occasionally.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Nobody</w:t>
      </w:r>
      <w:r>
        <w:rPr>
          <w:b/>
          <w:sz w:val="24"/>
        </w:rPr>
        <w:t xml:space="preserve"> wanted</w:t>
      </w:r>
      <w:r>
        <w:rPr>
          <w:sz w:val="24"/>
        </w:rPr>
        <w:t xml:space="preserve"> </w:t>
      </w:r>
      <w:r>
        <w:rPr>
          <w:i/>
          <w:sz w:val="24"/>
        </w:rPr>
        <w:t>him going there alone.</w:t>
      </w:r>
    </w:p>
    <w:p>
      <w:pPr>
        <w:pStyle w:val="Normal"/>
        <w:spacing w:lineRule="auto" w:line="240"/>
        <w:ind w:firstLine="284" w:end="0"/>
        <w:rPr>
          <w:i/>
          <w:i/>
          <w:sz w:val="24"/>
        </w:rPr>
      </w:pPr>
      <w:r>
        <w:rPr>
          <w:i/>
          <w:sz w:val="24"/>
        </w:rPr>
      </w:r>
    </w:p>
    <w:p>
      <w:pPr>
        <w:pStyle w:val="Normal"/>
        <w:spacing w:lineRule="auto" w:line="240"/>
        <w:ind w:firstLine="284" w:end="0"/>
        <w:rPr/>
      </w:pPr>
      <w:r>
        <w:rPr>
          <w:sz w:val="24"/>
        </w:rPr>
        <w:t>3. The</w:t>
      </w:r>
      <w:r>
        <w:rPr>
          <w:b/>
          <w:sz w:val="24"/>
        </w:rPr>
        <w:t xml:space="preserve"> causative verbs</w:t>
      </w:r>
      <w:r>
        <w:rPr>
          <w:sz w:val="24"/>
        </w:rPr>
        <w:t xml:space="preserve"> </w:t>
      </w:r>
      <w:r>
        <w:rPr>
          <w:i/>
          <w:sz w:val="24"/>
        </w:rPr>
        <w:t>to have</w:t>
      </w:r>
      <w:r>
        <w:rPr>
          <w:sz w:val="24"/>
        </w:rPr>
        <w:t xml:space="preserve"> and </w:t>
      </w:r>
      <w:r>
        <w:rPr>
          <w:i/>
          <w:sz w:val="24"/>
        </w:rPr>
        <w:t>to get.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He</w:t>
      </w:r>
      <w:r>
        <w:rPr>
          <w:b/>
          <w:sz w:val="24"/>
        </w:rPr>
        <w:t xml:space="preserve"> got</w:t>
      </w:r>
      <w:r>
        <w:rPr>
          <w:sz w:val="24"/>
        </w:rPr>
        <w:t xml:space="preserve"> </w:t>
      </w:r>
      <w:r>
        <w:rPr>
          <w:i/>
          <w:sz w:val="24"/>
        </w:rPr>
        <w:t>them running his errands</w:t>
      </w:r>
      <w:r>
        <w:rPr>
          <w:sz w:val="24"/>
        </w:rPr>
        <w:t xml:space="preserve"> every day. </w:t>
      </w:r>
    </w:p>
    <w:p>
      <w:pPr>
        <w:pStyle w:val="Normal"/>
        <w:spacing w:lineRule="auto" w:line="240"/>
        <w:ind w:firstLine="284" w:start="284" w:end="0"/>
        <w:rPr/>
      </w:pPr>
      <w:r>
        <w:rPr>
          <w:sz w:val="24"/>
        </w:rPr>
        <w:t>We’ll</w:t>
      </w:r>
      <w:r>
        <w:rPr>
          <w:b/>
          <w:sz w:val="24"/>
        </w:rPr>
        <w:t xml:space="preserve"> have</w:t>
      </w:r>
      <w:r>
        <w:rPr>
          <w:sz w:val="24"/>
        </w:rPr>
        <w:t xml:space="preserve"> </w:t>
      </w:r>
      <w:r>
        <w:rPr>
          <w:i/>
          <w:sz w:val="24"/>
        </w:rPr>
        <w:t>them trembling with fear.</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objective with participle II construction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128.</w:t>
      </w:r>
      <w:r>
        <w:rPr>
          <w:sz w:val="24"/>
        </w:rPr>
        <w:t xml:space="preserve"> This construction shows that the action expressed by participle II </w:t>
      </w:r>
      <w:r>
        <w:rPr>
          <w:b/>
          <w:sz w:val="24"/>
        </w:rPr>
        <w:t>is</w:t>
      </w:r>
      <w:r>
        <w:rPr>
          <w:sz w:val="24"/>
        </w:rPr>
        <w:t xml:space="preserve"> (or </w:t>
      </w:r>
      <w:r>
        <w:rPr>
          <w:b/>
          <w:sz w:val="24"/>
        </w:rPr>
        <w:t>was</w:t>
      </w:r>
      <w:r>
        <w:rPr>
          <w:sz w:val="24"/>
        </w:rPr>
        <w:t xml:space="preserve">) performed not by the person denoted by the nominal part due to the passive meaning of participle II for most verbs. However after the verbs </w:t>
      </w:r>
      <w:r>
        <w:rPr>
          <w:i/>
          <w:sz w:val="24"/>
        </w:rPr>
        <w:t>to have, to get, to want</w:t>
      </w:r>
      <w:r>
        <w:rPr>
          <w:sz w:val="24"/>
        </w:rPr>
        <w:t xml:space="preserve"> participle II may denote an action performed at the request of the person denoted by the nominal part.</w:t>
      </w:r>
    </w:p>
    <w:p>
      <w:pPr>
        <w:pStyle w:val="Normal"/>
        <w:spacing w:lineRule="auto" w:line="240"/>
        <w:ind w:firstLine="284" w:end="0"/>
        <w:rPr>
          <w:sz w:val="24"/>
        </w:rPr>
      </w:pPr>
      <w:r>
        <w:rPr>
          <w:sz w:val="24"/>
        </w:rPr>
        <w:t>The objective with participle II construction can be attached to verbs of four semantic groups.</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Verbs of sense perception</w:t>
      </w:r>
      <w:r>
        <w:rPr>
          <w:sz w:val="24"/>
        </w:rPr>
        <w:t xml:space="preserve"> </w:t>
      </w:r>
      <w:r>
        <w:rPr>
          <w:i/>
          <w:sz w:val="24"/>
        </w:rPr>
        <w:t>(to see, to hear, to feel, to watch):</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We</w:t>
      </w:r>
      <w:r>
        <w:rPr>
          <w:b/>
          <w:sz w:val="24"/>
        </w:rPr>
        <w:t xml:space="preserve"> heard</w:t>
      </w:r>
      <w:r>
        <w:rPr>
          <w:sz w:val="24"/>
        </w:rPr>
        <w:t xml:space="preserve"> </w:t>
      </w:r>
      <w:r>
        <w:rPr>
          <w:i/>
          <w:sz w:val="24"/>
        </w:rPr>
        <w:t>the door shut.</w:t>
      </w:r>
    </w:p>
    <w:p>
      <w:pPr>
        <w:pStyle w:val="Normal"/>
        <w:spacing w:lineRule="auto" w:line="240"/>
        <w:ind w:firstLine="284" w:start="284" w:end="0"/>
        <w:rPr/>
      </w:pPr>
      <w:r>
        <w:rPr>
          <w:sz w:val="24"/>
        </w:rPr>
        <w:t>They</w:t>
      </w:r>
      <w:r>
        <w:rPr>
          <w:b/>
          <w:sz w:val="24"/>
        </w:rPr>
        <w:t xml:space="preserve"> watched</w:t>
      </w:r>
      <w:r>
        <w:rPr>
          <w:sz w:val="24"/>
        </w:rPr>
        <w:t xml:space="preserve"> </w:t>
      </w:r>
      <w:r>
        <w:rPr>
          <w:i/>
          <w:sz w:val="24"/>
        </w:rPr>
        <w:t>him examined by the doctor.</w:t>
      </w:r>
    </w:p>
    <w:p>
      <w:pPr>
        <w:pStyle w:val="Normal"/>
        <w:spacing w:lineRule="auto" w:line="240"/>
        <w:ind w:firstLine="284" w:start="284" w:end="0"/>
        <w:rPr/>
      </w:pPr>
      <w:r>
        <w:rPr>
          <w:b/>
          <w:sz w:val="24"/>
        </w:rPr>
        <w:t>I heard</w:t>
      </w:r>
      <w:r>
        <w:rPr>
          <w:sz w:val="24"/>
        </w:rPr>
        <w:t xml:space="preserve"> </w:t>
      </w:r>
      <w:r>
        <w:rPr>
          <w:i/>
          <w:sz w:val="24"/>
        </w:rPr>
        <w:t>my name echoed in the distance.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2. </w:t>
      </w:r>
      <w:r>
        <w:rPr>
          <w:b/>
          <w:sz w:val="24"/>
        </w:rPr>
        <w:t>A few verbs of mental activity</w:t>
      </w:r>
      <w:r>
        <w:rPr>
          <w:sz w:val="24"/>
        </w:rPr>
        <w:t xml:space="preserve"> </w:t>
      </w:r>
      <w:r>
        <w:rPr>
          <w:i/>
          <w:sz w:val="24"/>
        </w:rPr>
        <w:t>(to think, to believe, to consider, to remember).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At first she</w:t>
      </w:r>
      <w:r>
        <w:rPr>
          <w:b/>
          <w:sz w:val="24"/>
        </w:rPr>
        <w:t xml:space="preserve"> thought</w:t>
      </w:r>
      <w:r>
        <w:rPr>
          <w:sz w:val="24"/>
        </w:rPr>
        <w:t xml:space="preserve"> </w:t>
      </w:r>
      <w:r>
        <w:rPr>
          <w:i/>
          <w:sz w:val="24"/>
        </w:rPr>
        <w:t>Johnny killed.</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3.</w:t>
      </w:r>
      <w:r>
        <w:rPr>
          <w:b/>
          <w:sz w:val="24"/>
        </w:rPr>
        <w:t xml:space="preserve"> Verbs of wish.</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Nobody</w:t>
      </w:r>
      <w:r>
        <w:rPr>
          <w:b/>
          <w:sz w:val="24"/>
        </w:rPr>
        <w:t xml:space="preserve"> wanted</w:t>
      </w:r>
      <w:r>
        <w:rPr>
          <w:sz w:val="24"/>
        </w:rPr>
        <w:t xml:space="preserve"> </w:t>
      </w:r>
      <w:r>
        <w:rPr>
          <w:i/>
          <w:sz w:val="24"/>
        </w:rPr>
        <w:t>it done</w:t>
      </w:r>
      <w:r>
        <w:rPr>
          <w:sz w:val="24"/>
        </w:rPr>
        <w:t xml:space="preserve"> in such a way.</w:t>
      </w:r>
    </w:p>
    <w:p>
      <w:pPr>
        <w:pStyle w:val="Normal"/>
        <w:spacing w:lineRule="auto" w:line="240"/>
        <w:ind w:firstLine="284" w:end="0"/>
        <w:rPr>
          <w:b/>
          <w:sz w:val="24"/>
        </w:rPr>
      </w:pPr>
      <w:r>
        <w:rPr>
          <w:b/>
          <w:sz w:val="24"/>
        </w:rPr>
      </w:r>
    </w:p>
    <w:p>
      <w:pPr>
        <w:pStyle w:val="Normal"/>
        <w:spacing w:lineRule="auto" w:line="240"/>
        <w:ind w:firstLine="284" w:end="0"/>
        <w:rPr/>
      </w:pPr>
      <w:r>
        <w:rPr>
          <w:sz w:val="24"/>
        </w:rPr>
        <w:t>4.</w:t>
      </w:r>
      <w:r>
        <w:rPr>
          <w:b/>
          <w:sz w:val="24"/>
        </w:rPr>
        <w:t xml:space="preserve"> The causative verbs</w:t>
      </w:r>
      <w:r>
        <w:rPr>
          <w:sz w:val="24"/>
        </w:rPr>
        <w:t xml:space="preserve"> </w:t>
      </w:r>
      <w:r>
        <w:rPr>
          <w:i/>
          <w:sz w:val="24"/>
        </w:rPr>
        <w:t>to have</w:t>
      </w:r>
      <w:r>
        <w:rPr>
          <w:b/>
          <w:sz w:val="24"/>
        </w:rPr>
        <w:t xml:space="preserve"> and</w:t>
      </w:r>
      <w:r>
        <w:rPr>
          <w:sz w:val="24"/>
        </w:rPr>
        <w:t xml:space="preserve"> </w:t>
      </w:r>
      <w:r>
        <w:rPr>
          <w:i/>
          <w:sz w:val="24"/>
        </w:rPr>
        <w:t>to get.</w:t>
      </w:r>
      <w:r>
        <w:rPr>
          <w:sz w:val="24"/>
        </w:rPr>
        <w:t xml:space="preserve"> With these verbs the construc</w:t>
        <w:softHyphen/>
        <w:t xml:space="preserve">tion means that the action of  </w:t>
      </w:r>
    </w:p>
    <w:p>
      <w:pPr>
        <w:pStyle w:val="Normal"/>
        <w:spacing w:lineRule="auto" w:line="240"/>
        <w:ind w:firstLine="284" w:end="0"/>
        <w:rPr>
          <w:sz w:val="24"/>
        </w:rPr>
      </w:pPr>
      <w:r>
        <w:rPr>
          <w:sz w:val="24"/>
        </w:rPr>
        <w:t xml:space="preserve">     </w:t>
      </w:r>
      <w:r>
        <w:rPr>
          <w:sz w:val="24"/>
        </w:rPr>
        <w:t>participle II is done for the benefit of the person expressed by the nominal part of the construction.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How do you think the men</w:t>
      </w:r>
      <w:r>
        <w:rPr>
          <w:b/>
          <w:sz w:val="24"/>
        </w:rPr>
        <w:t xml:space="preserve"> would have</w:t>
      </w:r>
      <w:r>
        <w:rPr>
          <w:sz w:val="24"/>
        </w:rPr>
        <w:t xml:space="preserve"> </w:t>
      </w:r>
      <w:r>
        <w:rPr>
          <w:i/>
          <w:sz w:val="24"/>
        </w:rPr>
        <w:t>their wounds dressed,</w:t>
      </w:r>
      <w:r>
        <w:rPr>
          <w:b/>
          <w:sz w:val="24"/>
        </w:rPr>
        <w:t xml:space="preserve"> get </w:t>
      </w:r>
      <w:r>
        <w:rPr>
          <w:i/>
          <w:sz w:val="24"/>
        </w:rPr>
        <w:t>themselves washed,</w:t>
      </w:r>
      <w:r>
        <w:rPr>
          <w:b/>
          <w:sz w:val="24"/>
        </w:rPr>
        <w:t xml:space="preserve"> have</w:t>
      </w:r>
      <w:r>
        <w:rPr>
          <w:sz w:val="24"/>
        </w:rPr>
        <w:t xml:space="preserve"> </w:t>
      </w:r>
      <w:r>
        <w:rPr>
          <w:i/>
          <w:sz w:val="24"/>
        </w:rPr>
        <w:t xml:space="preserve">their beds  </w:t>
      </w:r>
    </w:p>
    <w:p>
      <w:pPr>
        <w:pStyle w:val="Normal"/>
        <w:spacing w:lineRule="auto" w:line="240"/>
        <w:ind w:firstLine="284" w:start="284" w:end="0"/>
        <w:rPr/>
      </w:pPr>
      <w:r>
        <w:rPr>
          <w:i/>
          <w:sz w:val="24"/>
        </w:rPr>
        <w:t>made</w:t>
      </w:r>
      <w:r>
        <w:rPr>
          <w:sz w:val="24"/>
        </w:rPr>
        <w:t xml:space="preserve"> if nobody worked on a Sunday?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objective with participle construction attached to the verbs of this group cannot be transformed into object clauses because these verbs do not take object </w:t>
      </w:r>
      <w:r>
        <w:rPr>
          <w:i/>
          <w:sz w:val="24"/>
        </w:rPr>
        <w:t>that-</w:t>
      </w:r>
      <w:r>
        <w:rPr>
          <w:sz w:val="24"/>
        </w:rPr>
        <w:t xml:space="preserve"> clauses.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Objective constructions with non-verbals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129.</w:t>
      </w:r>
      <w:r>
        <w:rPr>
          <w:sz w:val="24"/>
        </w:rPr>
        <w:t xml:space="preserve"> Adjectives and nouns which form the second part of these objective constructions are in subject-predicate relations to the first part and show what the person or non-person expressed by it is or becomes, or what quality it acquired. Because of its meaning the nominal part is often called</w:t>
      </w:r>
      <w:r>
        <w:rPr>
          <w:b/>
          <w:sz w:val="24"/>
        </w:rPr>
        <w:t xml:space="preserve"> an objective predicative.</w:t>
      </w:r>
    </w:p>
    <w:p>
      <w:pPr>
        <w:pStyle w:val="2"/>
        <w:suppressAutoHyphens w:val="false"/>
        <w:rPr>
          <w:spacing w:val="60"/>
        </w:rPr>
      </w:pPr>
      <w:r>
        <w:rPr>
          <w:spacing w:val="60"/>
        </w:rPr>
        <w:t>These constructions may be used after the following verbs:</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I. Verbs of mental activity and sense perception,</w:t>
      </w:r>
      <w:r>
        <w:rPr>
          <w:sz w:val="24"/>
        </w:rPr>
        <w:t xml:space="preserve"> which acquire in this construction the meaning of</w:t>
      </w:r>
      <w:r>
        <w:rPr>
          <w:b/>
          <w:sz w:val="24"/>
        </w:rPr>
        <w:t xml:space="preserve"> judgement, opinion</w:t>
      </w:r>
      <w:r>
        <w:rPr>
          <w:sz w:val="24"/>
        </w:rPr>
        <w:t xml:space="preserve"> or</w:t>
      </w:r>
      <w:r>
        <w:rPr>
          <w:b/>
          <w:sz w:val="24"/>
        </w:rPr>
        <w:t xml:space="preserve"> conclusion</w:t>
      </w:r>
      <w:r>
        <w:rPr>
          <w:sz w:val="24"/>
        </w:rPr>
        <w:t xml:space="preserve"> </w:t>
      </w:r>
      <w:r>
        <w:rPr>
          <w:i/>
          <w:sz w:val="24"/>
        </w:rPr>
        <w:t>(to appreciate, to believe, to claim, to class, to consider, to condemn, to count, to deem, to esteem, to fancy, to feel, to figure, to imagine, to impart, to interpret, to judge, to look (at, on, upon), to perceive, to picture, to place, to pronounce, to recognize, to regard, to see, to sum up, to take, to think, to view, to visualize,</w:t>
      </w:r>
      <w:r>
        <w:rPr>
          <w:sz w:val="24"/>
        </w:rPr>
        <w:t xml:space="preserve"> etc.); also after some other verbs (</w:t>
      </w:r>
      <w:r>
        <w:rPr>
          <w:i/>
          <w:sz w:val="24"/>
        </w:rPr>
        <w:t>to find, to discover, to welcome,</w:t>
      </w:r>
      <w:r>
        <w:rPr>
          <w:sz w:val="24"/>
        </w:rPr>
        <w:t xml:space="preserve"> etc.) expressing the same meaning. Occasionally a non-verbal element is introduced by the prepositions </w:t>
      </w:r>
      <w:r>
        <w:rPr>
          <w:i/>
          <w:sz w:val="24"/>
        </w:rPr>
        <w:t>as</w:t>
      </w:r>
      <w:r>
        <w:rPr>
          <w:sz w:val="24"/>
        </w:rPr>
        <w:t xml:space="preserve"> or </w:t>
      </w:r>
      <w:r>
        <w:rPr>
          <w:i/>
          <w:sz w:val="24"/>
        </w:rPr>
        <w:t>for.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He</w:t>
      </w:r>
      <w:r>
        <w:rPr>
          <w:b/>
          <w:sz w:val="24"/>
        </w:rPr>
        <w:t xml:space="preserve"> judged</w:t>
      </w:r>
      <w:r>
        <w:rPr>
          <w:sz w:val="24"/>
        </w:rPr>
        <w:t xml:space="preserve"> </w:t>
      </w:r>
      <w:r>
        <w:rPr>
          <w:i/>
          <w:sz w:val="24"/>
        </w:rPr>
        <w:t xml:space="preserve">her young and pleasing. </w:t>
      </w:r>
    </w:p>
    <w:p>
      <w:pPr>
        <w:pStyle w:val="Normal"/>
        <w:spacing w:lineRule="auto" w:line="240"/>
        <w:ind w:firstLine="284" w:start="284" w:end="0"/>
        <w:rPr/>
      </w:pPr>
      <w:r>
        <w:rPr>
          <w:sz w:val="24"/>
        </w:rPr>
        <w:t>The girl</w:t>
      </w:r>
      <w:r>
        <w:rPr>
          <w:b/>
          <w:sz w:val="24"/>
        </w:rPr>
        <w:t xml:space="preserve"> condemned</w:t>
      </w:r>
      <w:r>
        <w:rPr>
          <w:sz w:val="24"/>
        </w:rPr>
        <w:t xml:space="preserve"> </w:t>
      </w:r>
      <w:r>
        <w:rPr>
          <w:i/>
          <w:sz w:val="24"/>
        </w:rPr>
        <w:t xml:space="preserve">herself as stupid. </w:t>
      </w:r>
    </w:p>
    <w:p>
      <w:pPr>
        <w:pStyle w:val="Normal"/>
        <w:spacing w:lineRule="auto" w:line="240"/>
        <w:ind w:firstLine="284" w:start="284" w:end="0"/>
        <w:rPr/>
      </w:pPr>
      <w:r>
        <w:rPr>
          <w:sz w:val="24"/>
        </w:rPr>
        <w:t xml:space="preserve">They saw </w:t>
      </w:r>
      <w:r>
        <w:rPr>
          <w:i/>
          <w:sz w:val="24"/>
        </w:rPr>
        <w:t xml:space="preserve">him as the greatest man in Europe. </w:t>
      </w:r>
    </w:p>
    <w:p>
      <w:pPr>
        <w:pStyle w:val="Normal"/>
        <w:spacing w:lineRule="auto" w:line="240"/>
        <w:ind w:firstLine="284" w:start="284" w:end="0"/>
        <w:rPr/>
      </w:pPr>
      <w:r>
        <w:rPr>
          <w:sz w:val="24"/>
        </w:rPr>
        <w:t>The town</w:t>
      </w:r>
      <w:r>
        <w:rPr>
          <w:b/>
          <w:sz w:val="24"/>
        </w:rPr>
        <w:t xml:space="preserve"> esteemed</w:t>
      </w:r>
      <w:r>
        <w:rPr>
          <w:sz w:val="24"/>
        </w:rPr>
        <w:t xml:space="preserve"> </w:t>
      </w:r>
      <w:r>
        <w:rPr>
          <w:i/>
          <w:sz w:val="24"/>
        </w:rPr>
        <w:t xml:space="preserve">him as a successful man. </w:t>
      </w:r>
    </w:p>
    <w:p>
      <w:pPr>
        <w:pStyle w:val="Normal"/>
        <w:spacing w:lineRule="auto" w:line="240"/>
        <w:ind w:firstLine="284" w:start="284" w:end="0"/>
        <w:rPr/>
      </w:pPr>
      <w:r>
        <w:rPr>
          <w:sz w:val="24"/>
        </w:rPr>
        <w:t>I</w:t>
      </w:r>
      <w:r>
        <w:rPr>
          <w:b/>
          <w:sz w:val="24"/>
        </w:rPr>
        <w:t xml:space="preserve"> figured</w:t>
      </w:r>
      <w:r>
        <w:rPr>
          <w:sz w:val="24"/>
        </w:rPr>
        <w:t xml:space="preserve"> </w:t>
      </w:r>
      <w:r>
        <w:rPr>
          <w:i/>
          <w:sz w:val="24"/>
        </w:rPr>
        <w:t>you for a good guy.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These constructions may be transformed into object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 thought it a wonderful opportunity ——</w:t>
      </w:r>
      <w:r>
        <w:rPr>
          <w:i/>
          <w:sz w:val="24"/>
        </w:rPr>
        <w:t>&gt;</w:t>
      </w:r>
      <w:r>
        <w:rPr>
          <w:sz w:val="24"/>
        </w:rPr>
        <w:t xml:space="preserve"> I thought that it was a wonderful opportunity.</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He found his life dull ——&gt; He found that his life was dull.</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Several verbs of this group </w:t>
      </w:r>
      <w:r>
        <w:rPr>
          <w:i/>
          <w:sz w:val="24"/>
        </w:rPr>
        <w:t>(to consider, to deem, to feel, to find, to regard, to suppose, to think,</w:t>
      </w:r>
      <w:r>
        <w:rPr>
          <w:sz w:val="24"/>
        </w:rPr>
        <w:t xml:space="preserve"> and some others) may take a complex object with the nominal part expressed by a verbal (an infinitive, a gerund) or by a clause. In this case the formal introductory object </w:t>
      </w:r>
      <w:r>
        <w:rPr>
          <w:b/>
          <w:sz w:val="24"/>
        </w:rPr>
        <w:t>it</w:t>
      </w:r>
      <w:r>
        <w:rPr>
          <w:sz w:val="24"/>
        </w:rPr>
        <w:t xml:space="preserve"> is used:</w:t>
      </w:r>
    </w:p>
    <w:p>
      <w:pPr>
        <w:pStyle w:val="Normal"/>
        <w:spacing w:lineRule="auto" w:line="240"/>
        <w:ind w:firstLine="284" w:end="0"/>
        <w:rPr>
          <w:sz w:val="24"/>
          <w:u w:val="single"/>
        </w:rPr>
      </w:pPr>
      <w:r>
        <w:rPr>
          <w:sz w:val="24"/>
          <w:u w:val="single"/>
        </w:rPr>
      </w:r>
    </w:p>
    <w:p>
      <w:pPr>
        <w:pStyle w:val="Normal"/>
        <w:spacing w:lineRule="auto" w:line="240"/>
        <w:ind w:firstLine="284" w:start="284" w:end="0"/>
        <w:rPr/>
      </w:pPr>
      <w:r>
        <w:rPr>
          <w:sz w:val="24"/>
          <w:lang w:val="ru-RU"/>
        </w:rPr>
        <w:t>Не</w:t>
      </w:r>
      <w:r>
        <w:rPr>
          <w:b/>
          <w:sz w:val="24"/>
        </w:rPr>
        <w:t xml:space="preserve"> thought</w:t>
      </w:r>
      <w:r>
        <w:rPr>
          <w:sz w:val="24"/>
        </w:rPr>
        <w:t xml:space="preserve"> it useless </w:t>
      </w:r>
      <w:r>
        <w:rPr>
          <w:i/>
          <w:sz w:val="24"/>
        </w:rPr>
        <w:t>going to Paris .——</w:t>
      </w:r>
      <w:r>
        <w:rPr>
          <w:sz w:val="24"/>
        </w:rPr>
        <w:t>&gt; He thought that going to Paris was useless.</w:t>
      </w:r>
    </w:p>
    <w:p>
      <w:pPr>
        <w:pStyle w:val="Normal"/>
        <w:spacing w:lineRule="auto" w:line="240"/>
        <w:ind w:firstLine="284" w:start="284" w:end="0"/>
        <w:rPr/>
      </w:pPr>
      <w:r>
        <w:rPr>
          <w:b/>
          <w:sz w:val="24"/>
        </w:rPr>
        <w:t>I consider it</w:t>
      </w:r>
      <w:r>
        <w:rPr>
          <w:sz w:val="24"/>
        </w:rPr>
        <w:t xml:space="preserve"> possible to </w:t>
      </w:r>
      <w:r>
        <w:rPr>
          <w:i/>
          <w:sz w:val="24"/>
        </w:rPr>
        <w:t>talk to him now.</w:t>
      </w:r>
    </w:p>
    <w:p>
      <w:pPr>
        <w:pStyle w:val="Normal"/>
        <w:spacing w:lineRule="auto" w:line="240"/>
        <w:ind w:firstLine="284" w:start="284" w:end="0"/>
        <w:rPr/>
      </w:pPr>
      <w:r>
        <w:rPr>
          <w:sz w:val="24"/>
        </w:rPr>
        <w:t>They</w:t>
      </w:r>
      <w:r>
        <w:rPr>
          <w:b/>
          <w:sz w:val="24"/>
        </w:rPr>
        <w:t xml:space="preserve"> will think it</w:t>
      </w:r>
      <w:r>
        <w:rPr>
          <w:sz w:val="24"/>
        </w:rPr>
        <w:t xml:space="preserve"> strange </w:t>
      </w:r>
      <w:r>
        <w:rPr>
          <w:i/>
          <w:sz w:val="24"/>
        </w:rPr>
        <w:t>that you should be frightened.</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II.</w:t>
      </w:r>
      <w:r>
        <w:rPr>
          <w:b/>
          <w:sz w:val="24"/>
        </w:rPr>
        <w:t xml:space="preserve"> Verbs implying that the result of the action will be a new quality, state, social standing,</w:t>
      </w:r>
      <w:r>
        <w:rPr>
          <w:sz w:val="24"/>
        </w:rPr>
        <w:t xml:space="preserve"> or</w:t>
      </w:r>
      <w:r>
        <w:rPr>
          <w:b/>
          <w:sz w:val="24"/>
        </w:rPr>
        <w:t xml:space="preserve"> attitude to the action.</w:t>
      </w:r>
      <w:r>
        <w:rPr>
          <w:sz w:val="24"/>
        </w:rPr>
        <w:t xml:space="preserve"> These verbs are rather numerous and form several semantic subclasses.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 Verbs with</w:t>
      </w:r>
      <w:r>
        <w:rPr>
          <w:b/>
          <w:sz w:val="24"/>
        </w:rPr>
        <w:t xml:space="preserve"> causative meaning</w:t>
      </w:r>
      <w:r>
        <w:rPr>
          <w:sz w:val="24"/>
        </w:rPr>
        <w:t xml:space="preserve"> (</w:t>
      </w:r>
      <w:r>
        <w:rPr>
          <w:i/>
          <w:sz w:val="24"/>
        </w:rPr>
        <w:t>to make, to render, to hit, to have, to worry, to scare,</w:t>
      </w:r>
      <w:r>
        <w:rPr>
          <w:sz w:val="24"/>
        </w:rPr>
        <w:t xml:space="preserve"> etc.)</w:t>
      </w:r>
      <w:r>
        <w:rPr>
          <w:b/>
          <w:sz w:val="24"/>
        </w:rPr>
        <w:t xml:space="preserve"> implying  </w:t>
      </w:r>
    </w:p>
    <w:p>
      <w:pPr>
        <w:pStyle w:val="Normal"/>
        <w:spacing w:lineRule="auto" w:line="240"/>
        <w:ind w:firstLine="284" w:start="284" w:end="0"/>
        <w:rPr/>
      </w:pPr>
      <w:r>
        <w:rPr>
          <w:b/>
          <w:sz w:val="24"/>
        </w:rPr>
        <w:t xml:space="preserve">     </w:t>
      </w:r>
      <w:r>
        <w:rPr>
          <w:b/>
          <w:sz w:val="24"/>
        </w:rPr>
        <w:t>change of state or impression,</w:t>
      </w:r>
      <w:r>
        <w:rPr>
          <w:sz w:val="24"/>
        </w:rPr>
        <w:t xml:space="preserve"> as in:</w:t>
      </w:r>
    </w:p>
    <w:p>
      <w:pPr>
        <w:pStyle w:val="Normal"/>
        <w:spacing w:lineRule="auto" w:line="240"/>
        <w:ind w:firstLine="284" w:end="0"/>
        <w:rPr>
          <w:sz w:val="24"/>
        </w:rPr>
      </w:pPr>
      <w:r>
        <w:rPr>
          <w:sz w:val="24"/>
        </w:rPr>
      </w:r>
    </w:p>
    <w:p>
      <w:pPr>
        <w:pStyle w:val="Normal"/>
        <w:spacing w:lineRule="auto" w:line="240"/>
        <w:ind w:firstLine="284" w:start="568" w:end="0"/>
        <w:rPr/>
      </w:pPr>
      <w:r>
        <w:rPr>
          <w:sz w:val="24"/>
        </w:rPr>
        <w:t>This blow</w:t>
      </w:r>
      <w:r>
        <w:rPr>
          <w:b/>
          <w:sz w:val="24"/>
        </w:rPr>
        <w:t xml:space="preserve"> made</w:t>
      </w:r>
      <w:r>
        <w:rPr>
          <w:sz w:val="24"/>
        </w:rPr>
        <w:t xml:space="preserve"> </w:t>
      </w:r>
      <w:r>
        <w:rPr>
          <w:i/>
          <w:sz w:val="24"/>
        </w:rPr>
        <w:t>him crazy.</w:t>
      </w:r>
    </w:p>
    <w:p>
      <w:pPr>
        <w:pStyle w:val="Normal"/>
        <w:spacing w:lineRule="auto" w:line="240"/>
        <w:ind w:firstLine="284" w:start="568" w:end="0"/>
        <w:rPr/>
      </w:pPr>
      <w:r>
        <w:rPr>
          <w:sz w:val="24"/>
        </w:rPr>
        <w:t>The sight of the animal</w:t>
      </w:r>
      <w:r>
        <w:rPr>
          <w:b/>
          <w:sz w:val="24"/>
        </w:rPr>
        <w:t xml:space="preserve"> scared</w:t>
      </w:r>
      <w:r>
        <w:rPr>
          <w:sz w:val="24"/>
        </w:rPr>
        <w:t xml:space="preserve"> </w:t>
      </w:r>
      <w:r>
        <w:rPr>
          <w:i/>
          <w:sz w:val="24"/>
        </w:rPr>
        <w:t>the boy stiff.</w:t>
      </w:r>
    </w:p>
    <w:p>
      <w:pPr>
        <w:pStyle w:val="Normal"/>
        <w:spacing w:lineRule="auto" w:line="240"/>
        <w:ind w:firstLine="284" w:start="568" w:end="0"/>
        <w:rPr/>
      </w:pPr>
      <w:r>
        <w:rPr>
          <w:sz w:val="24"/>
        </w:rPr>
        <w:t>His sudden appearance</w:t>
      </w:r>
      <w:r>
        <w:rPr>
          <w:b/>
          <w:sz w:val="24"/>
        </w:rPr>
        <w:t xml:space="preserve"> rendered</w:t>
      </w:r>
      <w:r>
        <w:rPr>
          <w:sz w:val="24"/>
        </w:rPr>
        <w:t xml:space="preserve"> </w:t>
      </w:r>
      <w:r>
        <w:rPr>
          <w:i/>
          <w:sz w:val="24"/>
        </w:rPr>
        <w:t>us speechless.</w:t>
      </w:r>
    </w:p>
    <w:p>
      <w:pPr>
        <w:pStyle w:val="Normal"/>
        <w:spacing w:lineRule="auto" w:line="240"/>
        <w:ind w:firstLine="284" w:start="568" w:end="0"/>
        <w:rPr>
          <w:b/>
          <w:i/>
          <w:i/>
          <w:sz w:val="24"/>
        </w:rPr>
      </w:pPr>
      <w:r>
        <w:rPr>
          <w:b/>
          <w:i/>
          <w:sz w:val="24"/>
        </w:rPr>
      </w:r>
    </w:p>
    <w:p>
      <w:pPr>
        <w:pStyle w:val="Normal"/>
        <w:spacing w:lineRule="auto" w:line="240"/>
        <w:ind w:firstLine="284" w:start="284" w:end="0"/>
        <w:rPr/>
      </w:pPr>
      <w:r>
        <w:rPr>
          <w:sz w:val="24"/>
        </w:rPr>
        <w:t>B.</w:t>
      </w:r>
      <w:r>
        <w:rPr>
          <w:b/>
          <w:sz w:val="24"/>
        </w:rPr>
        <w:t xml:space="preserve"> Verbs denoting the action resulting in the change of colour </w:t>
      </w:r>
      <w:r>
        <w:rPr>
          <w:i/>
          <w:sz w:val="24"/>
        </w:rPr>
        <w:t>(to</w:t>
      </w:r>
      <w:r>
        <w:rPr>
          <w:b/>
          <w:i/>
          <w:sz w:val="24"/>
        </w:rPr>
        <w:t xml:space="preserve"> </w:t>
      </w:r>
      <w:r>
        <w:rPr>
          <w:i/>
          <w:sz w:val="24"/>
        </w:rPr>
        <w:t xml:space="preserve">paint, to dye, to stain, to tinge, to  </w:t>
      </w:r>
    </w:p>
    <w:p>
      <w:pPr>
        <w:pStyle w:val="Normal"/>
        <w:spacing w:lineRule="auto" w:line="240"/>
        <w:ind w:firstLine="284" w:start="284" w:end="0"/>
        <w:rPr/>
      </w:pPr>
      <w:r>
        <w:rPr>
          <w:sz w:val="24"/>
        </w:rPr>
        <w:t xml:space="preserve">     </w:t>
      </w:r>
      <w:r>
        <w:rPr>
          <w:i/>
          <w:sz w:val="24"/>
        </w:rPr>
        <w:t>dust)</w:t>
      </w:r>
    </w:p>
    <w:p>
      <w:pPr>
        <w:pStyle w:val="Normal"/>
        <w:spacing w:lineRule="auto" w:line="240"/>
        <w:ind w:firstLine="284" w:end="0"/>
        <w:rPr>
          <w:i/>
          <w:i/>
          <w:sz w:val="24"/>
        </w:rPr>
      </w:pPr>
      <w:r>
        <w:rPr>
          <w:i/>
          <w:sz w:val="24"/>
        </w:rPr>
      </w:r>
    </w:p>
    <w:p>
      <w:pPr>
        <w:pStyle w:val="Normal"/>
        <w:spacing w:lineRule="auto" w:line="240"/>
        <w:ind w:firstLine="284" w:start="568" w:end="0"/>
        <w:rPr/>
      </w:pPr>
      <w:r>
        <w:rPr>
          <w:sz w:val="24"/>
        </w:rPr>
        <w:t>They</w:t>
      </w:r>
      <w:r>
        <w:rPr>
          <w:b/>
          <w:sz w:val="24"/>
        </w:rPr>
        <w:t xml:space="preserve"> painted</w:t>
      </w:r>
      <w:r>
        <w:rPr>
          <w:sz w:val="24"/>
        </w:rPr>
        <w:t xml:space="preserve"> </w:t>
      </w:r>
      <w:r>
        <w:rPr>
          <w:i/>
          <w:sz w:val="24"/>
        </w:rPr>
        <w:t xml:space="preserve">the door green. </w:t>
      </w:r>
    </w:p>
    <w:p>
      <w:pPr>
        <w:pStyle w:val="Normal"/>
        <w:spacing w:lineRule="auto" w:line="240"/>
        <w:ind w:firstLine="284" w:start="568" w:end="0"/>
        <w:rPr/>
      </w:pPr>
      <w:r>
        <w:rPr>
          <w:sz w:val="24"/>
        </w:rPr>
        <w:t>She</w:t>
      </w:r>
      <w:r>
        <w:rPr>
          <w:b/>
          <w:sz w:val="24"/>
        </w:rPr>
        <w:t xml:space="preserve"> has dyed</w:t>
      </w:r>
      <w:r>
        <w:rPr>
          <w:sz w:val="24"/>
        </w:rPr>
        <w:t xml:space="preserve"> </w:t>
      </w:r>
      <w:r>
        <w:rPr>
          <w:i/>
          <w:sz w:val="24"/>
        </w:rPr>
        <w:t xml:space="preserve">her hair blonde. </w:t>
      </w:r>
    </w:p>
    <w:p>
      <w:pPr>
        <w:pStyle w:val="Normal"/>
        <w:spacing w:lineRule="auto" w:line="240"/>
        <w:ind w:firstLine="284" w:start="568" w:end="0"/>
        <w:rPr/>
      </w:pPr>
      <w:r>
        <w:rPr>
          <w:sz w:val="24"/>
        </w:rPr>
        <w:t>The storm</w:t>
      </w:r>
      <w:r>
        <w:rPr>
          <w:b/>
          <w:sz w:val="24"/>
        </w:rPr>
        <w:t xml:space="preserve"> dusted</w:t>
      </w:r>
      <w:r>
        <w:rPr>
          <w:sz w:val="24"/>
        </w:rPr>
        <w:t xml:space="preserve"> </w:t>
      </w:r>
      <w:r>
        <w:rPr>
          <w:i/>
          <w:sz w:val="24"/>
        </w:rPr>
        <w:t>everything grey.</w:t>
      </w:r>
    </w:p>
    <w:p>
      <w:pPr>
        <w:pStyle w:val="Normal"/>
        <w:spacing w:lineRule="auto" w:line="240"/>
        <w:ind w:firstLine="284" w:start="568" w:end="0"/>
        <w:rPr>
          <w:b/>
          <w:i/>
          <w:i/>
          <w:sz w:val="24"/>
        </w:rPr>
      </w:pPr>
      <w:r>
        <w:rPr>
          <w:b/>
          <w:i/>
          <w:sz w:val="24"/>
        </w:rPr>
      </w:r>
    </w:p>
    <w:p>
      <w:pPr>
        <w:pStyle w:val="Normal"/>
        <w:spacing w:lineRule="auto" w:line="240"/>
        <w:ind w:firstLine="284" w:start="284" w:end="0"/>
        <w:rPr/>
      </w:pPr>
      <w:r>
        <w:rPr>
          <w:sz w:val="24"/>
        </w:rPr>
        <w:t>C.</w:t>
      </w:r>
      <w:r>
        <w:rPr>
          <w:b/>
          <w:sz w:val="24"/>
        </w:rPr>
        <w:t xml:space="preserve"> Verb denoting actions resulting in the change of social rank, status, function of, or giving  </w:t>
      </w:r>
    </w:p>
    <w:p>
      <w:pPr>
        <w:pStyle w:val="Normal"/>
        <w:spacing w:lineRule="auto" w:line="240"/>
        <w:ind w:firstLine="284" w:start="284" w:end="0"/>
        <w:rPr/>
      </w:pPr>
      <w:r>
        <w:rPr>
          <w:sz w:val="24"/>
        </w:rPr>
        <w:t xml:space="preserve">     </w:t>
      </w:r>
      <w:r>
        <w:rPr>
          <w:b/>
          <w:sz w:val="24"/>
        </w:rPr>
        <w:t xml:space="preserve">identification to, a person </w:t>
      </w:r>
      <w:r>
        <w:rPr>
          <w:sz w:val="24"/>
        </w:rPr>
        <w:t>(</w:t>
      </w:r>
      <w:r>
        <w:rPr>
          <w:i/>
          <w:sz w:val="24"/>
        </w:rPr>
        <w:t>to appoint, to call, to christen, to elect, to raise, to select,</w:t>
      </w:r>
      <w:r>
        <w:rPr>
          <w:sz w:val="24"/>
        </w:rPr>
        <w:t xml:space="preserve"> etc.) as in:</w:t>
      </w:r>
    </w:p>
    <w:p>
      <w:pPr>
        <w:pStyle w:val="Normal"/>
        <w:spacing w:lineRule="auto" w:line="240"/>
        <w:ind w:firstLine="284" w:end="0"/>
        <w:rPr>
          <w:sz w:val="24"/>
        </w:rPr>
      </w:pPr>
      <w:r>
        <w:rPr>
          <w:sz w:val="24"/>
        </w:rPr>
      </w:r>
    </w:p>
    <w:p>
      <w:pPr>
        <w:pStyle w:val="Normal"/>
        <w:spacing w:lineRule="auto" w:line="240"/>
        <w:ind w:firstLine="284" w:start="568" w:end="0"/>
        <w:rPr/>
      </w:pPr>
      <w:r>
        <w:rPr>
          <w:sz w:val="24"/>
        </w:rPr>
        <w:t>They</w:t>
      </w:r>
      <w:r>
        <w:rPr>
          <w:b/>
          <w:sz w:val="24"/>
        </w:rPr>
        <w:t xml:space="preserve"> elected</w:t>
      </w:r>
      <w:r>
        <w:rPr>
          <w:sz w:val="24"/>
        </w:rPr>
        <w:t xml:space="preserve"> him President.</w:t>
      </w:r>
    </w:p>
    <w:p>
      <w:pPr>
        <w:pStyle w:val="Normal"/>
        <w:spacing w:lineRule="auto" w:line="240"/>
        <w:ind w:firstLine="284" w:start="568" w:end="0"/>
        <w:rPr/>
      </w:pPr>
      <w:r>
        <w:rPr>
          <w:sz w:val="24"/>
        </w:rPr>
        <w:t>They</w:t>
      </w:r>
      <w:r>
        <w:rPr>
          <w:b/>
          <w:sz w:val="24"/>
        </w:rPr>
        <w:t xml:space="preserve"> appointed</w:t>
      </w:r>
      <w:r>
        <w:rPr>
          <w:sz w:val="24"/>
        </w:rPr>
        <w:t xml:space="preserve"> him chief in the office.</w:t>
      </w:r>
    </w:p>
    <w:p>
      <w:pPr>
        <w:pStyle w:val="Normal"/>
        <w:spacing w:lineRule="auto" w:line="240"/>
        <w:ind w:firstLine="284" w:start="568" w:end="0"/>
        <w:rPr/>
      </w:pPr>
      <w:r>
        <w:rPr>
          <w:sz w:val="24"/>
        </w:rPr>
        <w:t>I’ll</w:t>
      </w:r>
      <w:r>
        <w:rPr>
          <w:b/>
          <w:sz w:val="24"/>
        </w:rPr>
        <w:t xml:space="preserve"> raise</w:t>
      </w:r>
      <w:r>
        <w:rPr>
          <w:sz w:val="24"/>
        </w:rPr>
        <w:t xml:space="preserve"> my kid a Catholic.</w:t>
      </w:r>
    </w:p>
    <w:p>
      <w:pPr>
        <w:pStyle w:val="Normal"/>
        <w:spacing w:lineRule="auto" w:line="240"/>
        <w:ind w:firstLine="284" w:start="568" w:end="0"/>
        <w:rPr/>
      </w:pPr>
      <w:r>
        <w:rPr>
          <w:sz w:val="24"/>
        </w:rPr>
        <w:t>The parents</w:t>
      </w:r>
      <w:r>
        <w:rPr>
          <w:b/>
          <w:sz w:val="24"/>
        </w:rPr>
        <w:t xml:space="preserve"> christened</w:t>
      </w:r>
      <w:r>
        <w:rPr>
          <w:sz w:val="24"/>
        </w:rPr>
        <w:t xml:space="preserve"> the boy Paul.</w:t>
      </w:r>
    </w:p>
    <w:p>
      <w:pPr>
        <w:pStyle w:val="Normal"/>
        <w:spacing w:lineRule="auto" w:line="240"/>
        <w:ind w:firstLine="284" w:start="568" w:end="0"/>
        <w:rPr/>
      </w:pPr>
      <w:r>
        <w:rPr>
          <w:sz w:val="24"/>
        </w:rPr>
        <w:t>They deliberately</w:t>
      </w:r>
      <w:r>
        <w:rPr>
          <w:b/>
          <w:sz w:val="24"/>
        </w:rPr>
        <w:t xml:space="preserve"> selected</w:t>
      </w:r>
      <w:r>
        <w:rPr>
          <w:sz w:val="24"/>
        </w:rPr>
        <w:t xml:space="preserve"> Elizabeth as an ideal mother-substitute.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D.</w:t>
      </w:r>
      <w:r>
        <w:rPr>
          <w:b/>
          <w:sz w:val="24"/>
        </w:rPr>
        <w:t xml:space="preserve"> Verbs denoting motion, movement to a different position or state</w:t>
      </w:r>
      <w:r>
        <w:rPr>
          <w:sz w:val="24"/>
        </w:rPr>
        <w:t xml:space="preserve"> </w:t>
      </w:r>
      <w:r>
        <w:rPr>
          <w:i/>
          <w:sz w:val="24"/>
        </w:rPr>
        <w:t xml:space="preserve">(to bring, to carry, to deliver, to  </w:t>
      </w:r>
    </w:p>
    <w:p>
      <w:pPr>
        <w:pStyle w:val="Normal"/>
        <w:spacing w:lineRule="auto" w:line="240"/>
        <w:ind w:firstLine="284" w:start="284" w:end="0"/>
        <w:rPr/>
      </w:pPr>
      <w:r>
        <w:rPr>
          <w:sz w:val="24"/>
        </w:rPr>
        <w:t xml:space="preserve">     </w:t>
      </w:r>
      <w:r>
        <w:rPr>
          <w:i/>
          <w:sz w:val="24"/>
        </w:rPr>
        <w:t>fing, to kick, to march, to pick, to put, to send, to tear, to toss,</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start="568" w:end="0"/>
        <w:rPr/>
      </w:pPr>
      <w:r>
        <w:rPr>
          <w:sz w:val="24"/>
        </w:rPr>
        <w:t>She</w:t>
      </w:r>
      <w:r>
        <w:rPr>
          <w:b/>
          <w:sz w:val="24"/>
        </w:rPr>
        <w:t xml:space="preserve"> pulled</w:t>
      </w:r>
      <w:r>
        <w:rPr>
          <w:sz w:val="24"/>
        </w:rPr>
        <w:t xml:space="preserve"> the drawer open. </w:t>
      </w:r>
    </w:p>
    <w:p>
      <w:pPr>
        <w:pStyle w:val="Normal"/>
        <w:spacing w:lineRule="auto" w:line="240"/>
        <w:ind w:firstLine="284" w:start="568" w:end="0"/>
        <w:rPr/>
      </w:pPr>
      <w:r>
        <w:rPr>
          <w:sz w:val="24"/>
        </w:rPr>
        <w:t>I</w:t>
      </w:r>
      <w:r>
        <w:rPr>
          <w:b/>
          <w:sz w:val="24"/>
        </w:rPr>
        <w:t xml:space="preserve"> tore</w:t>
      </w:r>
      <w:r>
        <w:rPr>
          <w:sz w:val="24"/>
        </w:rPr>
        <w:t xml:space="preserve"> the letter open. </w:t>
      </w:r>
    </w:p>
    <w:p>
      <w:pPr>
        <w:pStyle w:val="Normal"/>
        <w:spacing w:lineRule="auto" w:line="240"/>
        <w:ind w:firstLine="284" w:start="568" w:end="0"/>
        <w:rPr/>
      </w:pPr>
      <w:r>
        <w:rPr>
          <w:sz w:val="24"/>
        </w:rPr>
        <w:t>Christin</w:t>
      </w:r>
      <w:r>
        <w:rPr>
          <w:b/>
          <w:sz w:val="24"/>
        </w:rPr>
        <w:t xml:space="preserve"> kicked</w:t>
      </w:r>
      <w:r>
        <w:rPr>
          <w:sz w:val="24"/>
        </w:rPr>
        <w:t xml:space="preserve"> the door open. </w:t>
      </w:r>
    </w:p>
    <w:p>
      <w:pPr>
        <w:pStyle w:val="Normal"/>
        <w:spacing w:lineRule="auto" w:line="240"/>
        <w:ind w:firstLine="284" w:start="568" w:end="0"/>
        <w:rPr/>
      </w:pPr>
      <w:r>
        <w:rPr>
          <w:sz w:val="24"/>
        </w:rPr>
        <w:t>The girl</w:t>
      </w:r>
      <w:r>
        <w:rPr>
          <w:b/>
          <w:sz w:val="24"/>
        </w:rPr>
        <w:t xml:space="preserve"> clicked</w:t>
      </w:r>
      <w:r>
        <w:rPr>
          <w:sz w:val="24"/>
        </w:rPr>
        <w:t xml:space="preserve"> her bag shut.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Most of the verbs in group II have a very general vague meaning, they are often incomplete without the adjective or noun denoting the result of the action. Therefore they are very closely connected with it, forming a set expression:</w:t>
      </w:r>
    </w:p>
    <w:p>
      <w:pPr>
        <w:pStyle w:val="Normal"/>
        <w:spacing w:lineRule="auto" w:line="240"/>
        <w:ind w:firstLine="284" w:end="0"/>
        <w:rPr>
          <w:sz w:val="24"/>
        </w:rPr>
      </w:pPr>
      <w:r>
        <w:rPr>
          <w:sz w:val="24"/>
        </w:rPr>
      </w:r>
    </w:p>
    <w:tbl>
      <w:tblPr>
        <w:tblW w:w="10972" w:type="dxa"/>
        <w:jc w:val="start"/>
        <w:tblInd w:w="10" w:type="dxa"/>
        <w:tblLayout w:type="fixed"/>
        <w:tblCellMar>
          <w:top w:w="0" w:type="dxa"/>
          <w:start w:w="108" w:type="dxa"/>
          <w:bottom w:w="0" w:type="dxa"/>
          <w:end w:w="108" w:type="dxa"/>
        </w:tblCellMar>
      </w:tblPr>
      <w:tblGrid>
        <w:gridCol w:w="993"/>
        <w:gridCol w:w="1314"/>
        <w:gridCol w:w="8665"/>
      </w:tblGrid>
      <w:tr>
        <w:trPr/>
        <w:tc>
          <w:tcPr>
            <w:tcW w:w="993" w:type="dxa"/>
            <w:tcBorders/>
          </w:tcPr>
          <w:p>
            <w:pPr>
              <w:pStyle w:val="Normal"/>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359">
                      <wp:simplePos x="0" y="0"/>
                      <wp:positionH relativeFrom="margin">
                        <wp:posOffset>554355</wp:posOffset>
                      </wp:positionH>
                      <wp:positionV relativeFrom="paragraph">
                        <wp:posOffset>13970</wp:posOffset>
                      </wp:positionV>
                      <wp:extent cx="91440" cy="457200"/>
                      <wp:effectExtent l="0" t="5080" r="1270" b="5715"/>
                      <wp:wrapNone/>
                      <wp:docPr id="348" name=""/>
                      <a:graphic xmlns:a="http://schemas.openxmlformats.org/drawingml/2006/main">
                        <a:graphicData uri="http://schemas.microsoft.com/office/word/2010/wordprocessingShape">
                          <wps:wsp>
                            <wps:cNvSpPr/>
                            <wps:spPr>
                              <a:xfrm>
                                <a:off x="0" y="0"/>
                                <a:ext cx="91440" cy="457200"/>
                              </a:xfrm>
                              <a:custGeom>
                                <a:avLst/>
                                <a:gdLst>
                                  <a:gd name="textAreaLeft" fmla="*/ 33120 w 51840"/>
                                  <a:gd name="textAreaRight" fmla="*/ 52200 w 51840"/>
                                  <a:gd name="textAreaTop" fmla="*/ 6480 h 259200"/>
                                  <a:gd name="textAreaBottom" fmla="*/ 252720 h 25920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3.65pt;margin-top:1.1pt;width:7.15pt;height:35.95pt;mso-wrap-style:none;v-text-anchor:middle;mso-position-horizontal-relative:margin" type="_x0000_t87">
                      <v:fill o:detectmouseclick="t" on="false"/>
                      <v:stroke color="black" weight="9360" joinstyle="miter" endcap="flat"/>
                      <w10:wrap type="none"/>
                    </v:shape>
                  </w:pict>
                </mc:Fallback>
              </mc:AlternateContent>
            </w:r>
          </w:p>
          <w:p>
            <w:pPr>
              <w:pStyle w:val="Normal"/>
              <w:spacing w:lineRule="auto" w:line="240"/>
              <w:ind w:hanging="0" w:end="0"/>
              <w:jc w:val="start"/>
              <w:rPr>
                <w:sz w:val="24"/>
              </w:rPr>
            </w:pPr>
            <w:r>
              <w:rPr>
                <w:sz w:val="24"/>
              </w:rPr>
              <w:t>to make</w:t>
            </w:r>
          </w:p>
        </w:tc>
        <w:tc>
          <w:tcPr>
            <w:tcW w:w="1314" w:type="dxa"/>
            <w:tcBorders/>
          </w:tcPr>
          <w:p>
            <w:pPr>
              <w:pStyle w:val="Normal"/>
              <w:spacing w:lineRule="auto" w:line="240"/>
              <w:ind w:hanging="0" w:end="0"/>
              <w:jc w:val="start"/>
              <w:rPr>
                <w:sz w:val="24"/>
              </w:rPr>
            </w:pPr>
            <w:r>
              <w:rPr>
                <w:sz w:val="24"/>
              </w:rPr>
              <w:t xml:space="preserve">somebody </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something</w:t>
            </w:r>
          </w:p>
        </w:tc>
        <w:tc>
          <w:tcPr>
            <w:tcW w:w="8665" w:type="dxa"/>
            <w:tcBorders/>
          </w:tcPr>
          <w:p>
            <w:pPr>
              <w:pStyle w:val="Normal"/>
              <w:spacing w:lineRule="auto" w:line="240"/>
              <w:ind w:hanging="0" w:end="0"/>
              <w:jc w:val="start"/>
              <w:rPr>
                <w:sz w:val="24"/>
              </w:rPr>
            </w:pPr>
            <w:r>
              <w:rPr>
                <w:sz w:val="24"/>
              </w:rPr>
              <w:t>crazy (mad, happy, important, famous, an eager listener, restless, stunned)</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 xml:space="preserve">invisible (concrete, interesting, handy, certain, clear) </w:t>
            </w:r>
          </w:p>
        </w:tc>
      </w:tr>
    </w:tbl>
    <w:p>
      <w:pPr>
        <w:pStyle w:val="Normal"/>
        <w:spacing w:lineRule="auto" w:line="240"/>
        <w:ind w:firstLine="284" w:end="0"/>
        <w:rPr>
          <w:sz w:val="24"/>
        </w:rPr>
      </w:pPr>
      <w:r>
        <w:rPr>
          <w:sz w:val="24"/>
        </w:rPr>
      </w:r>
    </w:p>
    <w:p>
      <w:pPr>
        <w:pStyle w:val="Normal"/>
        <w:spacing w:lineRule="auto" w:line="240"/>
        <w:ind w:hanging="0" w:end="0"/>
        <w:rPr>
          <w:sz w:val="24"/>
        </w:rPr>
      </w:pPr>
      <w:r>
        <w:rPr>
          <w:sz w:val="24"/>
        </w:rPr>
        <w:t>to make oneself agreable (comfortable, cosy)</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961"/>
        <w:gridCol w:w="1384"/>
        <w:gridCol w:w="8635"/>
      </w:tblGrid>
      <w:tr>
        <w:trPr/>
        <w:tc>
          <w:tcPr>
            <w:tcW w:w="961" w:type="dxa"/>
            <w:tcBorders/>
          </w:tcPr>
          <w:p>
            <w:pPr>
              <w:pStyle w:val="Normal"/>
              <w:spacing w:lineRule="auto" w:line="240"/>
              <w:ind w:hanging="0" w:end="0"/>
              <w:jc w:val="start"/>
              <w:rPr>
                <w:b/>
                <w:sz w:val="24"/>
                <w:vertAlign w:val="superscript"/>
              </w:rPr>
            </w:pPr>
            <w:r>
              <mc:AlternateContent>
                <mc:Choice Requires="wps">
                  <w:drawing>
                    <wp:anchor behindDoc="0" distT="0" distB="0" distL="114935" distR="114935" simplePos="0" locked="0" layoutInCell="0" allowOverlap="1" relativeHeight="360">
                      <wp:simplePos x="0" y="0"/>
                      <wp:positionH relativeFrom="margin">
                        <wp:posOffset>462915</wp:posOffset>
                      </wp:positionH>
                      <wp:positionV relativeFrom="paragraph">
                        <wp:posOffset>5715</wp:posOffset>
                      </wp:positionV>
                      <wp:extent cx="91440" cy="365760"/>
                      <wp:effectExtent l="0" t="5080" r="635" b="5715"/>
                      <wp:wrapNone/>
                      <wp:docPr id="349"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6.45pt;margin-top:0.45pt;width:7.15pt;height:28.75pt;mso-wrap-style:none;v-text-anchor:middle;mso-position-horizontal-relative:margin" type="_x0000_t87">
                      <v:fill o:detectmouseclick="t" on="false"/>
                      <v:stroke color="black" weight="9360" joinstyle="miter" endcap="flat"/>
                      <w10:wrap type="none"/>
                    </v:shape>
                  </w:pict>
                </mc:Fallback>
              </mc:AlternateContent>
            </w:r>
            <w:r>
              <w:rPr>
                <w:sz w:val="24"/>
              </w:rPr>
              <w:t xml:space="preserve">to set    </w:t>
            </w:r>
          </w:p>
          <w:p>
            <w:pPr>
              <w:pStyle w:val="Normal"/>
              <w:spacing w:lineRule="auto" w:line="240"/>
              <w:ind w:hanging="0" w:end="0"/>
              <w:rPr>
                <w:b/>
                <w:sz w:val="24"/>
                <w:vertAlign w:val="superscript"/>
              </w:rPr>
            </w:pPr>
            <w:r>
              <w:rPr>
                <w:b/>
                <w:sz w:val="24"/>
                <w:vertAlign w:val="superscript"/>
              </w:rPr>
            </w:r>
          </w:p>
        </w:tc>
        <w:tc>
          <w:tcPr>
            <w:tcW w:w="1384" w:type="dxa"/>
            <w:tcBorders/>
          </w:tcPr>
          <w:p>
            <w:pPr>
              <w:pStyle w:val="Normal"/>
              <w:spacing w:lineRule="auto" w:line="240"/>
              <w:ind w:hanging="0" w:end="0"/>
              <w:rPr>
                <w:sz w:val="24"/>
              </w:rPr>
            </w:pPr>
            <w:r>
              <w:rPr>
                <w:sz w:val="24"/>
              </w:rPr>
              <w:t xml:space="preserve">somebody </w:t>
            </w:r>
          </w:p>
          <w:p>
            <w:pPr>
              <w:pStyle w:val="Normal"/>
              <w:spacing w:lineRule="auto" w:line="240"/>
              <w:ind w:hanging="0" w:end="0"/>
              <w:rPr>
                <w:sz w:val="24"/>
              </w:rPr>
            </w:pPr>
            <w:r>
              <w:rPr>
                <w:sz w:val="24"/>
              </w:rPr>
              <w:t>something</w:t>
            </w:r>
          </w:p>
        </w:tc>
        <w:tc>
          <w:tcPr>
            <w:tcW w:w="8635" w:type="dxa"/>
            <w:tcBorders/>
          </w:tcPr>
          <w:p>
            <w:pPr>
              <w:pStyle w:val="Normal"/>
              <w:spacing w:lineRule="auto" w:line="240"/>
              <w:ind w:hanging="0" w:end="0"/>
              <w:rPr>
                <w:sz w:val="24"/>
              </w:rPr>
            </w:pPr>
            <w:r>
              <w:rPr>
                <w:sz w:val="24"/>
              </w:rPr>
              <w:t>free</w:t>
            </w:r>
          </w:p>
          <w:p>
            <w:pPr>
              <w:pStyle w:val="Normal"/>
              <w:spacing w:lineRule="auto" w:line="240"/>
              <w:ind w:hanging="0" w:end="0"/>
              <w:rPr>
                <w:sz w:val="24"/>
              </w:rPr>
            </w:pPr>
            <w:r>
              <w:rPr>
                <w:sz w:val="24"/>
              </w:rPr>
              <w:t>straight</w:t>
            </w:r>
          </w:p>
        </w:tc>
      </w:tr>
    </w:tbl>
    <w:p>
      <w:pPr>
        <w:pStyle w:val="Normal"/>
        <w:spacing w:lineRule="auto" w:line="240"/>
        <w:ind w:firstLine="284" w:end="0"/>
        <w:rPr>
          <w:sz w:val="24"/>
        </w:rPr>
      </w:pPr>
      <w:r>
        <w:rPr>
          <w:sz w:val="24"/>
        </w:rPr>
      </w:r>
    </w:p>
    <w:p>
      <w:pPr>
        <w:pStyle w:val="Normal"/>
        <w:spacing w:lineRule="auto" w:line="240"/>
        <w:ind w:hanging="0" w:end="0"/>
        <w:rPr>
          <w:sz w:val="24"/>
        </w:rPr>
      </w:pPr>
      <w:r>
        <w:rPr>
          <w:sz w:val="24"/>
        </w:rPr>
        <w:t xml:space="preserve">to drive mad (crazy, desperate) </w:t>
      </w:r>
    </w:p>
    <w:p>
      <w:pPr>
        <w:pStyle w:val="Normal"/>
        <w:spacing w:lineRule="auto" w:line="240"/>
        <w:ind w:hanging="0" w:end="0"/>
        <w:rPr>
          <w:sz w:val="24"/>
        </w:rPr>
      </w:pPr>
      <w:r>
        <w:rPr>
          <w:sz w:val="24"/>
        </w:rPr>
      </w:r>
    </w:p>
    <w:p>
      <w:pPr>
        <w:pStyle w:val="Normal"/>
        <w:spacing w:lineRule="auto" w:line="240"/>
        <w:ind w:hanging="0" w:end="0"/>
        <w:rPr>
          <w:sz w:val="24"/>
        </w:rPr>
      </w:pPr>
      <w:r>
        <w:rPr>
          <w:sz w:val="24"/>
        </w:rPr>
        <w:t>to leave somebody stunned (doubtful, weak, indifferent, blind, crippled)</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61">
                <wp:simplePos x="0" y="0"/>
                <wp:positionH relativeFrom="column">
                  <wp:posOffset>462915</wp:posOffset>
                </wp:positionH>
                <wp:positionV relativeFrom="paragraph">
                  <wp:posOffset>142875</wp:posOffset>
                </wp:positionV>
                <wp:extent cx="91440" cy="365760"/>
                <wp:effectExtent l="0" t="5080" r="635" b="5715"/>
                <wp:wrapNone/>
                <wp:docPr id="350"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36.45pt;margin-top:11.25pt;width:7.15pt;height:28.75pt;mso-wrap-style:none;v-text-anchor:middle" type="_x0000_t87">
                <v:fill o:detectmouseclick="t" on="false"/>
                <v:stroke color="black" weight="9360" joinstyle="miter" endcap="flat"/>
                <w10:wrap type="none"/>
              </v:shape>
            </w:pict>
          </mc:Fallback>
        </mc:AlternateContent>
      </w:r>
    </w:p>
    <w:tbl>
      <w:tblPr>
        <w:tblW w:w="10980" w:type="dxa"/>
        <w:jc w:val="start"/>
        <w:tblInd w:w="0" w:type="dxa"/>
        <w:tblLayout w:type="fixed"/>
        <w:tblCellMar>
          <w:top w:w="0" w:type="dxa"/>
          <w:start w:w="108" w:type="dxa"/>
          <w:bottom w:w="0" w:type="dxa"/>
          <w:end w:w="108" w:type="dxa"/>
        </w:tblCellMar>
      </w:tblPr>
      <w:tblGrid>
        <w:gridCol w:w="989"/>
        <w:gridCol w:w="1342"/>
        <w:gridCol w:w="8649"/>
      </w:tblGrid>
      <w:tr>
        <w:trPr/>
        <w:tc>
          <w:tcPr>
            <w:tcW w:w="989" w:type="dxa"/>
            <w:tcBorders/>
          </w:tcPr>
          <w:p>
            <w:pPr>
              <w:pStyle w:val="Normal"/>
              <w:spacing w:lineRule="auto" w:line="240"/>
              <w:ind w:hanging="0" w:end="0"/>
              <w:jc w:val="start"/>
              <w:rPr>
                <w:sz w:val="24"/>
              </w:rPr>
            </w:pPr>
            <w:r>
              <w:rPr>
                <w:sz w:val="24"/>
              </w:rPr>
              <w:t>to keep</w:t>
            </w:r>
          </w:p>
        </w:tc>
        <w:tc>
          <w:tcPr>
            <w:tcW w:w="1342" w:type="dxa"/>
            <w:tcBorders/>
          </w:tcPr>
          <w:p>
            <w:pPr>
              <w:pStyle w:val="Normal"/>
              <w:spacing w:lineRule="auto" w:line="240"/>
              <w:ind w:hanging="0" w:end="0"/>
              <w:jc w:val="start"/>
              <w:rPr>
                <w:sz w:val="24"/>
              </w:rPr>
            </w:pPr>
            <w:r>
              <w:rPr>
                <w:sz w:val="24"/>
              </w:rPr>
              <w:t xml:space="preserve">somebody </w:t>
            </w:r>
          </w:p>
          <w:p>
            <w:pPr>
              <w:pStyle w:val="Normal"/>
              <w:spacing w:lineRule="auto" w:line="240"/>
              <w:ind w:hanging="0" w:end="0"/>
              <w:jc w:val="start"/>
              <w:rPr>
                <w:sz w:val="24"/>
              </w:rPr>
            </w:pPr>
            <w:r>
              <w:rPr>
                <w:sz w:val="24"/>
              </w:rPr>
              <w:t>something</w:t>
            </w:r>
          </w:p>
        </w:tc>
        <w:tc>
          <w:tcPr>
            <w:tcW w:w="8649" w:type="dxa"/>
            <w:tcBorders/>
          </w:tcPr>
          <w:p>
            <w:pPr>
              <w:pStyle w:val="Normal"/>
              <w:spacing w:lineRule="auto" w:line="240"/>
              <w:ind w:hanging="0" w:end="0"/>
              <w:jc w:val="start"/>
              <w:rPr>
                <w:sz w:val="24"/>
              </w:rPr>
            </w:pPr>
            <w:r>
              <w:rPr>
                <w:sz w:val="24"/>
              </w:rPr>
              <w:t>busy</w:t>
            </w:r>
          </w:p>
          <w:p>
            <w:pPr>
              <w:pStyle w:val="Normal"/>
              <w:spacing w:lineRule="auto" w:line="240"/>
              <w:ind w:hanging="0" w:end="0"/>
              <w:jc w:val="start"/>
              <w:rPr>
                <w:sz w:val="24"/>
              </w:rPr>
            </w:pPr>
            <w:r>
              <w:rPr>
                <w:sz w:val="24"/>
              </w:rPr>
              <w:t>clean (handy)</w:t>
            </w:r>
          </w:p>
        </w:tc>
      </w:tr>
    </w:tbl>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62">
                <wp:simplePos x="0" y="0"/>
                <wp:positionH relativeFrom="column">
                  <wp:posOffset>737235</wp:posOffset>
                </wp:positionH>
                <wp:positionV relativeFrom="paragraph">
                  <wp:posOffset>165735</wp:posOffset>
                </wp:positionV>
                <wp:extent cx="91440" cy="365760"/>
                <wp:effectExtent l="0" t="5080" r="635" b="5715"/>
                <wp:wrapNone/>
                <wp:docPr id="351"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58.05pt;margin-top:13.05pt;width:7.15pt;height:28.75pt;mso-wrap-style:none;v-text-anchor:middle" type="_x0000_t87">
                <v:fill o:detectmouseclick="t" on="false"/>
                <v:stroke color="black" weight="9360" joinstyle="miter" endcap="flat"/>
                <w10:wrap type="none"/>
              </v:shape>
            </w:pict>
          </mc:Fallback>
        </mc:AlternateContent>
      </w:r>
    </w:p>
    <w:tbl>
      <w:tblPr>
        <w:tblW w:w="10980" w:type="dxa"/>
        <w:jc w:val="start"/>
        <w:tblInd w:w="0" w:type="dxa"/>
        <w:tblLayout w:type="fixed"/>
        <w:tblCellMar>
          <w:top w:w="0" w:type="dxa"/>
          <w:start w:w="108" w:type="dxa"/>
          <w:bottom w:w="0" w:type="dxa"/>
          <w:end w:w="108" w:type="dxa"/>
        </w:tblCellMar>
      </w:tblPr>
      <w:tblGrid>
        <w:gridCol w:w="1324"/>
        <w:gridCol w:w="1356"/>
        <w:gridCol w:w="8300"/>
      </w:tblGrid>
      <w:tr>
        <w:trPr/>
        <w:tc>
          <w:tcPr>
            <w:tcW w:w="1324" w:type="dxa"/>
            <w:tcBorders/>
          </w:tcPr>
          <w:p>
            <w:pPr>
              <w:pStyle w:val="Normal"/>
              <w:spacing w:lineRule="auto" w:line="240"/>
              <w:ind w:hanging="0" w:end="0"/>
              <w:jc w:val="start"/>
              <w:rPr>
                <w:sz w:val="24"/>
              </w:rPr>
            </w:pPr>
            <w:r>
              <w:rPr>
                <w:sz w:val="24"/>
              </w:rPr>
              <w:t>to consider</w:t>
            </w:r>
          </w:p>
        </w:tc>
        <w:tc>
          <w:tcPr>
            <w:tcW w:w="1356" w:type="dxa"/>
            <w:tcBorders/>
          </w:tcPr>
          <w:p>
            <w:pPr>
              <w:pStyle w:val="Normal"/>
              <w:spacing w:lineRule="auto" w:line="240"/>
              <w:ind w:hanging="0" w:end="0"/>
              <w:jc w:val="start"/>
              <w:rPr>
                <w:sz w:val="24"/>
              </w:rPr>
            </w:pPr>
            <w:r>
              <w:rPr>
                <w:sz w:val="24"/>
              </w:rPr>
              <w:t xml:space="preserve">somebody </w:t>
            </w:r>
          </w:p>
          <w:p>
            <w:pPr>
              <w:pStyle w:val="Normal"/>
              <w:spacing w:lineRule="auto" w:line="240"/>
              <w:ind w:hanging="0" w:end="0"/>
              <w:jc w:val="start"/>
              <w:rPr>
                <w:sz w:val="24"/>
              </w:rPr>
            </w:pPr>
            <w:r>
              <w:rPr>
                <w:sz w:val="24"/>
              </w:rPr>
              <w:t>something</w:t>
            </w:r>
          </w:p>
        </w:tc>
        <w:tc>
          <w:tcPr>
            <w:tcW w:w="8300" w:type="dxa"/>
            <w:tcBorders/>
          </w:tcPr>
          <w:p>
            <w:pPr>
              <w:pStyle w:val="BodyText"/>
              <w:suppressAutoHyphens w:val="false"/>
              <w:rPr/>
            </w:pPr>
            <w:r>
              <w:rPr/>
              <w:t>responsible (famous, big, great, unique, a master, charming, pleasing, awful)</w:t>
            </w:r>
          </w:p>
          <w:p>
            <w:pPr>
              <w:pStyle w:val="Normal"/>
              <w:spacing w:lineRule="auto" w:line="240"/>
              <w:ind w:hanging="0" w:end="0"/>
              <w:jc w:val="start"/>
              <w:rPr>
                <w:sz w:val="24"/>
              </w:rPr>
            </w:pPr>
            <w:r>
              <w:rPr>
                <w:sz w:val="24"/>
              </w:rPr>
              <w:t>as possible (extreme, ridiculous, dreadful, a nuisance)</w:t>
            </w:r>
          </w:p>
        </w:tc>
      </w:tr>
    </w:tbl>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1101"/>
        <w:gridCol w:w="1417"/>
        <w:gridCol w:w="8462"/>
      </w:tblGrid>
      <w:tr>
        <w:trPr/>
        <w:tc>
          <w:tcPr>
            <w:tcW w:w="1101" w:type="dxa"/>
            <w:tcBorders/>
          </w:tcPr>
          <w:p>
            <w:pPr>
              <w:pStyle w:val="Normal"/>
              <w:spacing w:lineRule="auto" w:line="240"/>
              <w:ind w:hanging="0" w:end="0"/>
              <w:jc w:val="start"/>
              <w:rPr>
                <w:sz w:val="24"/>
              </w:rPr>
            </w:pPr>
            <w:r>
              <mc:AlternateContent>
                <mc:Choice Requires="wps">
                  <w:drawing>
                    <wp:anchor behindDoc="0" distT="0" distB="0" distL="114935" distR="114935" simplePos="0" locked="0" layoutInCell="0" allowOverlap="1" relativeHeight="363">
                      <wp:simplePos x="0" y="0"/>
                      <wp:positionH relativeFrom="margin">
                        <wp:posOffset>554355</wp:posOffset>
                      </wp:positionH>
                      <wp:positionV relativeFrom="paragraph">
                        <wp:posOffset>13335</wp:posOffset>
                      </wp:positionV>
                      <wp:extent cx="91440" cy="365760"/>
                      <wp:effectExtent l="0" t="5080" r="635" b="5715"/>
                      <wp:wrapNone/>
                      <wp:docPr id="352"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3.65pt;margin-top:1.05pt;width:7.15pt;height:28.75pt;mso-wrap-style:none;v-text-anchor:middle;mso-position-horizontal-relative:margin" type="_x0000_t87">
                      <v:fill o:detectmouseclick="t" on="false"/>
                      <v:stroke color="black" weight="9360" joinstyle="miter" endcap="flat"/>
                      <w10:wrap type="none"/>
                    </v:shape>
                  </w:pict>
                </mc:Fallback>
              </mc:AlternateContent>
            </w:r>
            <w:r>
              <w:rPr>
                <w:sz w:val="24"/>
              </w:rPr>
              <w:t>to render</w:t>
            </w:r>
          </w:p>
        </w:tc>
        <w:tc>
          <w:tcPr>
            <w:tcW w:w="1417" w:type="dxa"/>
            <w:tcBorders/>
          </w:tcPr>
          <w:p>
            <w:pPr>
              <w:pStyle w:val="Normal"/>
              <w:spacing w:lineRule="auto" w:line="240"/>
              <w:ind w:hanging="0" w:end="0"/>
              <w:jc w:val="start"/>
              <w:rPr>
                <w:sz w:val="24"/>
              </w:rPr>
            </w:pPr>
            <w:r>
              <w:rPr>
                <w:sz w:val="24"/>
              </w:rPr>
              <w:t xml:space="preserve">somebody </w:t>
            </w:r>
          </w:p>
          <w:p>
            <w:pPr>
              <w:pStyle w:val="Normal"/>
              <w:spacing w:lineRule="auto" w:line="240"/>
              <w:ind w:hanging="0" w:end="0"/>
              <w:jc w:val="start"/>
              <w:rPr>
                <w:sz w:val="24"/>
              </w:rPr>
            </w:pPr>
            <w:r>
              <w:rPr>
                <w:sz w:val="24"/>
              </w:rPr>
              <w:t>something</w:t>
            </w:r>
          </w:p>
        </w:tc>
        <w:tc>
          <w:tcPr>
            <w:tcW w:w="8462" w:type="dxa"/>
            <w:tcBorders/>
          </w:tcPr>
          <w:p>
            <w:pPr>
              <w:pStyle w:val="Normal"/>
              <w:spacing w:lineRule="auto" w:line="240"/>
              <w:ind w:hanging="0" w:end="0"/>
              <w:jc w:val="start"/>
              <w:rPr>
                <w:sz w:val="24"/>
              </w:rPr>
            </w:pPr>
            <w:r>
              <w:rPr>
                <w:sz w:val="24"/>
              </w:rPr>
              <w:t xml:space="preserve">spellbound (speechless, motionless, blind, dumb.) </w:t>
            </w:r>
          </w:p>
          <w:p>
            <w:pPr>
              <w:pStyle w:val="Normal"/>
              <w:spacing w:lineRule="auto" w:line="240"/>
              <w:ind w:hanging="0" w:end="0"/>
              <w:jc w:val="start"/>
              <w:rPr>
                <w:sz w:val="24"/>
              </w:rPr>
            </w:pPr>
            <w:r>
              <w:rPr>
                <w:sz w:val="24"/>
              </w:rPr>
              <w:t>useless (hopeless, unimportant)</w:t>
            </w:r>
          </w:p>
        </w:tc>
      </w:tr>
    </w:tbl>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1101"/>
        <w:gridCol w:w="1275"/>
        <w:gridCol w:w="8604"/>
      </w:tblGrid>
      <w:tr>
        <w:trPr/>
        <w:tc>
          <w:tcPr>
            <w:tcW w:w="1101" w:type="dxa"/>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364">
                      <wp:simplePos x="0" y="0"/>
                      <wp:positionH relativeFrom="margin">
                        <wp:posOffset>554355</wp:posOffset>
                      </wp:positionH>
                      <wp:positionV relativeFrom="paragraph">
                        <wp:posOffset>36195</wp:posOffset>
                      </wp:positionV>
                      <wp:extent cx="91440" cy="365760"/>
                      <wp:effectExtent l="0" t="5080" r="635" b="5715"/>
                      <wp:wrapNone/>
                      <wp:docPr id="353"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3.65pt;margin-top:2.85pt;width:7.15pt;height:28.75pt;mso-wrap-style:none;v-text-anchor:middle;mso-position-horizontal-relative:margin" type="_x0000_t87">
                      <v:fill o:detectmouseclick="t" on="false"/>
                      <v:stroke color="black" weight="9360" joinstyle="miter" endcap="flat"/>
                      <w10:wrap type="none"/>
                    </v:shape>
                  </w:pict>
                </mc:Fallback>
              </mc:AlternateContent>
            </w:r>
            <w:r>
              <w:rPr>
                <w:sz w:val="24"/>
              </w:rPr>
              <w:t>to have</w:t>
            </w:r>
          </w:p>
        </w:tc>
        <w:tc>
          <w:tcPr>
            <w:tcW w:w="1275" w:type="dxa"/>
            <w:tcBorders/>
          </w:tcPr>
          <w:p>
            <w:pPr>
              <w:pStyle w:val="Normal"/>
              <w:spacing w:lineRule="auto" w:line="240"/>
              <w:ind w:hanging="0" w:end="0"/>
              <w:rPr>
                <w:sz w:val="24"/>
              </w:rPr>
            </w:pPr>
            <w:r>
              <w:rPr>
                <w:sz w:val="24"/>
              </w:rPr>
              <w:t xml:space="preserve">somebody </w:t>
            </w:r>
          </w:p>
          <w:p>
            <w:pPr>
              <w:pStyle w:val="Normal"/>
              <w:spacing w:lineRule="auto" w:line="240"/>
              <w:ind w:hanging="0" w:end="0"/>
              <w:rPr>
                <w:sz w:val="24"/>
              </w:rPr>
            </w:pPr>
            <w:r>
              <w:rPr>
                <w:sz w:val="24"/>
              </w:rPr>
              <w:t>something</w:t>
            </w:r>
          </w:p>
        </w:tc>
        <w:tc>
          <w:tcPr>
            <w:tcW w:w="8604" w:type="dxa"/>
            <w:tcBorders/>
          </w:tcPr>
          <w:p>
            <w:pPr>
              <w:pStyle w:val="Normal"/>
              <w:spacing w:lineRule="auto" w:line="240"/>
              <w:ind w:hanging="0" w:end="0"/>
              <w:rPr>
                <w:sz w:val="24"/>
              </w:rPr>
            </w:pPr>
            <w:r>
              <w:rPr>
                <w:sz w:val="24"/>
              </w:rPr>
              <w:t xml:space="preserve">as a teacher </w:t>
            </w:r>
          </w:p>
          <w:p>
            <w:pPr>
              <w:pStyle w:val="Normal"/>
              <w:spacing w:lineRule="auto" w:line="240"/>
              <w:ind w:hanging="0" w:end="0"/>
              <w:rPr>
                <w:sz w:val="24"/>
              </w:rPr>
            </w:pPr>
            <w:r>
              <w:rPr>
                <w:sz w:val="24"/>
              </w:rPr>
              <w:t>clear (right, definite)</w:t>
            </w:r>
          </w:p>
        </w:tc>
      </w:tr>
    </w:tbl>
    <w:p>
      <w:pPr>
        <w:pStyle w:val="Normal"/>
        <w:spacing w:lineRule="auto" w:line="240"/>
        <w:ind w:hanging="0"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65">
                <wp:simplePos x="0" y="0"/>
                <wp:positionH relativeFrom="column">
                  <wp:posOffset>554355</wp:posOffset>
                </wp:positionH>
                <wp:positionV relativeFrom="paragraph">
                  <wp:posOffset>142875</wp:posOffset>
                </wp:positionV>
                <wp:extent cx="91440" cy="365760"/>
                <wp:effectExtent l="0" t="5080" r="635" b="5715"/>
                <wp:wrapNone/>
                <wp:docPr id="354" name=""/>
                <a:graphic xmlns:a="http://schemas.openxmlformats.org/drawingml/2006/main">
                  <a:graphicData uri="http://schemas.microsoft.com/office/word/2010/wordprocessingShape">
                    <wps:wsp>
                      <wps:cNvSpPr/>
                      <wps:spPr>
                        <a:xfrm>
                          <a:off x="0" y="0"/>
                          <a:ext cx="91440" cy="365760"/>
                        </a:xfrm>
                        <a:custGeom>
                          <a:avLst/>
                          <a:gdLst>
                            <a:gd name="textAreaLeft" fmla="*/ 33120 w 51840"/>
                            <a:gd name="textAreaRight" fmla="*/ 52200 w 51840"/>
                            <a:gd name="textAreaTop" fmla="*/ 5400 h 207360"/>
                            <a:gd name="textAreaBottom" fmla="*/ 201960 h 207360"/>
                          </a:gdLst>
                          <a:ahLst/>
                          <a:rect l="textAreaLeft" t="textAreaTop" r="textAreaRight" b="textAreaBottom"/>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43.65pt;margin-top:11.25pt;width:7.15pt;height:28.75pt;mso-wrap-style:none;v-text-anchor:middle" type="_x0000_t87">
                <v:fill o:detectmouseclick="t" on="false"/>
                <v:stroke color="black" weight="9360" joinstyle="miter" endcap="flat"/>
                <w10:wrap type="none"/>
              </v:shape>
            </w:pict>
          </mc:Fallback>
        </mc:AlternateContent>
      </w:r>
    </w:p>
    <w:tbl>
      <w:tblPr>
        <w:tblW w:w="10980" w:type="dxa"/>
        <w:jc w:val="start"/>
        <w:tblInd w:w="0" w:type="dxa"/>
        <w:tblLayout w:type="fixed"/>
        <w:tblCellMar>
          <w:top w:w="0" w:type="dxa"/>
          <w:start w:w="108" w:type="dxa"/>
          <w:bottom w:w="0" w:type="dxa"/>
          <w:end w:w="108" w:type="dxa"/>
        </w:tblCellMar>
      </w:tblPr>
      <w:tblGrid>
        <w:gridCol w:w="1101"/>
        <w:gridCol w:w="1275"/>
        <w:gridCol w:w="8604"/>
      </w:tblGrid>
      <w:tr>
        <w:trPr/>
        <w:tc>
          <w:tcPr>
            <w:tcW w:w="1101" w:type="dxa"/>
            <w:tcBorders/>
          </w:tcPr>
          <w:p>
            <w:pPr>
              <w:pStyle w:val="Normal"/>
              <w:spacing w:lineRule="auto" w:line="240"/>
              <w:ind w:hanging="0" w:end="0"/>
              <w:rPr>
                <w:sz w:val="24"/>
              </w:rPr>
            </w:pPr>
            <w:r>
              <w:rPr>
                <w:sz w:val="24"/>
              </w:rPr>
              <w:t>to count</w:t>
            </w:r>
          </w:p>
        </w:tc>
        <w:tc>
          <w:tcPr>
            <w:tcW w:w="1275" w:type="dxa"/>
            <w:tcBorders/>
          </w:tcPr>
          <w:p>
            <w:pPr>
              <w:pStyle w:val="Normal"/>
              <w:spacing w:lineRule="auto" w:line="240"/>
              <w:ind w:hanging="0" w:end="0"/>
              <w:rPr>
                <w:sz w:val="24"/>
              </w:rPr>
            </w:pPr>
            <w:r>
              <w:rPr>
                <w:sz w:val="24"/>
              </w:rPr>
              <w:t xml:space="preserve">somebody </w:t>
            </w:r>
          </w:p>
          <w:p>
            <w:pPr>
              <w:pStyle w:val="Normal"/>
              <w:spacing w:lineRule="auto" w:line="240"/>
              <w:ind w:hanging="0" w:end="0"/>
              <w:rPr>
                <w:sz w:val="24"/>
              </w:rPr>
            </w:pPr>
            <w:r>
              <w:rPr>
                <w:sz w:val="24"/>
              </w:rPr>
              <w:t>something</w:t>
            </w:r>
          </w:p>
        </w:tc>
        <w:tc>
          <w:tcPr>
            <w:tcW w:w="8604" w:type="dxa"/>
            <w:tcBorders/>
          </w:tcPr>
          <w:p>
            <w:pPr>
              <w:pStyle w:val="Normal"/>
              <w:spacing w:lineRule="auto" w:line="240"/>
              <w:ind w:hanging="0" w:end="0"/>
              <w:rPr>
                <w:sz w:val="24"/>
              </w:rPr>
            </w:pPr>
            <w:r>
              <w:rPr>
                <w:sz w:val="24"/>
              </w:rPr>
              <w:t xml:space="preserve">an enemy (a friend, as the greatest man) </w:t>
            </w:r>
          </w:p>
          <w:p>
            <w:pPr>
              <w:pStyle w:val="Normal"/>
              <w:spacing w:lineRule="auto" w:line="240"/>
              <w:ind w:hanging="0" w:end="0"/>
              <w:rPr>
                <w:sz w:val="24"/>
              </w:rPr>
            </w:pPr>
            <w:r>
              <w:rPr>
                <w:sz w:val="24"/>
              </w:rPr>
              <w:t>as useless (as ugly, as most attractive)</w:t>
            </w:r>
          </w:p>
        </w:tc>
      </w:tr>
    </w:tbl>
    <w:p>
      <w:pPr>
        <w:pStyle w:val="Normal"/>
        <w:spacing w:lineRule="auto" w:line="240"/>
        <w:ind w:firstLine="284" w:end="0"/>
        <w:rPr>
          <w:b/>
          <w:sz w:val="24"/>
        </w:rPr>
      </w:pPr>
      <w:r>
        <w:rPr>
          <w:b/>
          <w:sz w:val="24"/>
        </w:rPr>
      </w:r>
    </w:p>
    <w:p>
      <w:pPr>
        <w:pStyle w:val="Heading3"/>
        <w:rPr/>
      </w:pPr>
      <w:bookmarkStart w:id="136" w:name="__RefHeading___Toc5113075"/>
      <w:bookmarkEnd w:id="136"/>
      <w:r>
        <w:rPr/>
        <w:t>The absolute nominative constructions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130.</w:t>
      </w:r>
      <w:r>
        <w:rPr>
          <w:sz w:val="24"/>
        </w:rPr>
        <w:t xml:space="preserve"> These constructions are called ‘absolute’ because they are not dependent on any other part of the including sentence, though they cannot be used without it, as they lack a finite verb form and thus have no predicate.</w:t>
      </w:r>
    </w:p>
    <w:p>
      <w:pPr>
        <w:pStyle w:val="Normal"/>
        <w:spacing w:lineRule="auto" w:line="240"/>
        <w:ind w:firstLine="284" w:end="0"/>
        <w:rPr>
          <w:sz w:val="24"/>
        </w:rPr>
      </w:pPr>
      <w:r>
        <w:rPr>
          <w:sz w:val="24"/>
        </w:rPr>
        <w:t>From the point of view of their transformational possibility, absolute constructions fall into two types, verbal and non-verbal ones.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 </w:t>
      </w:r>
      <w:r>
        <w:rPr>
          <w:spacing w:val="60"/>
          <w:sz w:val="24"/>
        </w:rPr>
        <w:t>Constructions with verbals as their second part.</w:t>
      </w:r>
      <w:r>
        <w:rPr>
          <w:sz w:val="24"/>
        </w:rPr>
        <w:t xml:space="preserve"> When transformed into clauses they retain their predicate part, which takes a proper tense-aspect form.</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She sat on the porch,</w:t>
      </w:r>
      <w:r>
        <w:rPr>
          <w:b/>
          <w:i/>
          <w:sz w:val="24"/>
        </w:rPr>
        <w:t xml:space="preserve"> Mary playing with her doll</w:t>
      </w:r>
      <w:r>
        <w:rPr>
          <w:i/>
          <w:sz w:val="24"/>
        </w:rPr>
        <w:t xml:space="preserve"> ————&gt; She sat on the porch, and (while) Mary was </w:t>
      </w:r>
    </w:p>
    <w:p>
      <w:pPr>
        <w:pStyle w:val="Normal"/>
        <w:spacing w:lineRule="auto" w:line="240"/>
        <w:ind w:firstLine="284" w:start="284" w:end="0"/>
        <w:rPr>
          <w:i/>
          <w:i/>
          <w:sz w:val="24"/>
        </w:rPr>
      </w:pPr>
      <w:r>
        <w:rPr>
          <w:i/>
          <w:sz w:val="24"/>
        </w:rPr>
        <w:t>playing with her doll.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clauses resulting from such transformations usually have a simple verbal predicate. If the second part includes a form of the verb </w:t>
      </w:r>
      <w:r>
        <w:rPr>
          <w:i/>
          <w:sz w:val="24"/>
        </w:rPr>
        <w:t>to be,</w:t>
      </w:r>
      <w:r>
        <w:rPr>
          <w:sz w:val="24"/>
        </w:rPr>
        <w:t xml:space="preserve"> the predicate of the clause is, of course, a compound nominal one:</w:t>
      </w:r>
    </w:p>
    <w:p>
      <w:pPr>
        <w:pStyle w:val="Normal"/>
        <w:spacing w:lineRule="auto" w:line="240"/>
        <w:ind w:firstLine="284" w:end="0"/>
        <w:rPr>
          <w:b/>
          <w:sz w:val="24"/>
        </w:rPr>
      </w:pPr>
      <w:r>
        <w:rPr>
          <w:b/>
          <w:sz w:val="24"/>
        </w:rPr>
      </w:r>
    </w:p>
    <w:p>
      <w:pPr>
        <w:pStyle w:val="Normal"/>
        <w:spacing w:lineRule="auto" w:line="240"/>
        <w:ind w:firstLine="284" w:start="284" w:end="0"/>
        <w:rPr/>
      </w:pPr>
      <w:r>
        <w:rPr>
          <w:i/>
          <w:sz w:val="24"/>
        </w:rPr>
        <w:t>It</w:t>
      </w:r>
      <w:r>
        <w:rPr>
          <w:sz w:val="24"/>
        </w:rPr>
        <w:t xml:space="preserve"> </w:t>
      </w:r>
      <w:r>
        <w:rPr>
          <w:i/>
          <w:sz w:val="24"/>
        </w:rPr>
        <w:t>being late, he went home ——&gt;</w:t>
      </w:r>
      <w:r>
        <w:rPr>
          <w:sz w:val="24"/>
        </w:rPr>
        <w:t xml:space="preserve"> </w:t>
      </w:r>
      <w:r>
        <w:rPr>
          <w:i/>
          <w:sz w:val="24"/>
        </w:rPr>
        <w:t>As it was late, he went home.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II. </w:t>
      </w:r>
      <w:r>
        <w:rPr>
          <w:spacing w:val="60"/>
          <w:sz w:val="24"/>
        </w:rPr>
        <w:t xml:space="preserve">Constructions with non-verbals with an adjective, a stative, an adverb or a noun (with a preposition) as their second part. </w:t>
      </w:r>
      <w:r>
        <w:rPr>
          <w:sz w:val="24"/>
        </w:rPr>
        <w:t xml:space="preserve">When transformed into clauses, a proper form of the link verb </w:t>
      </w:r>
      <w:r>
        <w:rPr>
          <w:i/>
          <w:sz w:val="24"/>
        </w:rPr>
        <w:t>to be</w:t>
      </w:r>
      <w:r>
        <w:rPr>
          <w:sz w:val="24"/>
        </w:rPr>
        <w:t xml:space="preserve"> must be introduced, as these constructions lack a verbal component of their own.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 marched out of the room, his head high up ——</w:t>
      </w:r>
      <w:r>
        <w:rPr>
          <w:sz w:val="24"/>
        </w:rPr>
        <w:t xml:space="preserve">&gt; </w:t>
      </w:r>
      <w:r>
        <w:rPr>
          <w:i/>
          <w:sz w:val="24"/>
        </w:rPr>
        <w:t xml:space="preserve">He marched out of the room, and his head was high  </w:t>
      </w:r>
    </w:p>
    <w:p>
      <w:pPr>
        <w:pStyle w:val="Normal"/>
        <w:spacing w:lineRule="auto" w:line="240"/>
        <w:ind w:firstLine="284" w:start="284" w:end="0"/>
        <w:rPr>
          <w:i/>
          <w:i/>
          <w:sz w:val="24"/>
        </w:rPr>
      </w:pPr>
      <w:r>
        <w:rPr>
          <w:i/>
          <w:sz w:val="24"/>
        </w:rPr>
        <w:t>up.</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Thus clauses resulting from the transformation of constructions of this type always have a compound nominal predicate.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131.</w:t>
      </w:r>
      <w:r>
        <w:rPr>
          <w:sz w:val="24"/>
        </w:rPr>
        <w:t xml:space="preserve"> Absolute constructions may have two forms: non-prepositional and prepositional. The latter is introduced by the preposition </w:t>
      </w:r>
      <w:r>
        <w:rPr>
          <w:i/>
          <w:sz w:val="24"/>
        </w:rPr>
        <w:t>with</w:t>
      </w:r>
      <w:r>
        <w:rPr>
          <w:sz w:val="24"/>
        </w:rPr>
        <w:t xml:space="preserve"> (in the case of the infinitive construction it may be </w:t>
      </w:r>
      <w:r>
        <w:rPr>
          <w:i/>
          <w:sz w:val="24"/>
        </w:rPr>
        <w:t>without).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Dinner over,</w:t>
      </w:r>
      <w:r>
        <w:rPr>
          <w:sz w:val="24"/>
        </w:rPr>
        <w:t xml:space="preserve"> everybody rose. </w:t>
      </w:r>
    </w:p>
    <w:p>
      <w:pPr>
        <w:pStyle w:val="Normal"/>
        <w:spacing w:lineRule="auto" w:line="240"/>
        <w:ind w:firstLine="284" w:start="284" w:end="0"/>
        <w:rPr/>
      </w:pPr>
      <w:r>
        <w:rPr>
          <w:sz w:val="24"/>
        </w:rPr>
        <w:t xml:space="preserve">He was slowly coming to us, </w:t>
      </w:r>
      <w:r>
        <w:rPr>
          <w:i/>
          <w:sz w:val="24"/>
        </w:rPr>
        <w:t>with his hands up.</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Non-prepositional absolute constructions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132.</w:t>
      </w:r>
      <w:r>
        <w:rPr>
          <w:sz w:val="24"/>
        </w:rPr>
        <w:t xml:space="preserve"> Non-prepositional absolute constructions are: </w:t>
      </w:r>
      <w:r>
        <w:rPr>
          <w:i/>
          <w:sz w:val="24"/>
        </w:rPr>
        <w:t>the absolute nominative with participle I construction, the absolute nominative with participle II construction, the absolute nominative with the infinitive construction, the absolute nominative with the adjective construction, the absolute nominative with the adverb construction, the absolute nominative with a prepositional noun construction.</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The absolute nominative with participle I construction</w:t>
      </w:r>
      <w:r>
        <w:rPr>
          <w:sz w:val="24"/>
        </w:rPr>
        <w:t xml:space="preserve"> is the most frequently used. It consists of a noun in the common case or a personal pronoun in the objective case and participle I. Within it all forms of participle I are possible.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It being late,</w:t>
      </w:r>
      <w:r>
        <w:rPr>
          <w:sz w:val="24"/>
        </w:rPr>
        <w:t xml:space="preserve"> he bolted the windows. </w:t>
      </w:r>
    </w:p>
    <w:p>
      <w:pPr>
        <w:pStyle w:val="Normal"/>
        <w:spacing w:lineRule="auto" w:line="240"/>
        <w:ind w:firstLine="284" w:start="284" w:end="0"/>
        <w:rPr/>
      </w:pPr>
      <w:r>
        <w:rPr>
          <w:sz w:val="24"/>
        </w:rPr>
        <w:t xml:space="preserve">Everything remained as she left it, </w:t>
      </w:r>
      <w:r>
        <w:rPr>
          <w:i/>
          <w:sz w:val="24"/>
        </w:rPr>
        <w:t>the fire still burning.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As can be seen from the above examples, the position of the construction varies: it may either open the sentence or close it.</w:t>
      </w:r>
    </w:p>
    <w:p>
      <w:pPr>
        <w:pStyle w:val="Normal"/>
        <w:spacing w:lineRule="auto" w:line="240"/>
        <w:ind w:firstLine="284" w:end="0"/>
        <w:rPr/>
      </w:pPr>
      <w:r>
        <w:rPr>
          <w:sz w:val="24"/>
        </w:rPr>
        <w:t xml:space="preserve">The absolute nominative with participle I construction is generally used as an </w:t>
      </w:r>
      <w:r>
        <w:rPr>
          <w:i/>
          <w:sz w:val="24"/>
        </w:rPr>
        <w:t>adverbial of reason</w:t>
      </w:r>
      <w:r>
        <w:rPr>
          <w:sz w:val="24"/>
        </w:rPr>
        <w:t xml:space="preserve"> or </w:t>
      </w:r>
      <w:r>
        <w:rPr>
          <w:i/>
          <w:sz w:val="24"/>
        </w:rPr>
        <w:t>of attendant circumstances,</w:t>
      </w:r>
      <w:r>
        <w:rPr>
          <w:sz w:val="24"/>
        </w:rPr>
        <w:t xml:space="preserve"> although sometimes it is an </w:t>
      </w:r>
      <w:r>
        <w:rPr>
          <w:i/>
          <w:sz w:val="24"/>
        </w:rPr>
        <w:t>adverbial of time.</w:t>
      </w:r>
      <w:r>
        <w:rPr>
          <w:sz w:val="24"/>
        </w:rPr>
        <w:t xml:space="preserve"> Occasionally, especially with the verbs </w:t>
      </w:r>
      <w:r>
        <w:rPr>
          <w:i/>
          <w:sz w:val="24"/>
        </w:rPr>
        <w:t>to permit</w:t>
      </w:r>
      <w:r>
        <w:rPr>
          <w:sz w:val="24"/>
        </w:rPr>
        <w:t xml:space="preserve"> or </w:t>
      </w:r>
      <w:r>
        <w:rPr>
          <w:i/>
          <w:sz w:val="24"/>
        </w:rPr>
        <w:t>to fail,</w:t>
      </w:r>
      <w:r>
        <w:rPr>
          <w:sz w:val="24"/>
        </w:rPr>
        <w:t xml:space="preserve"> it is an </w:t>
      </w:r>
      <w:r>
        <w:rPr>
          <w:i/>
          <w:sz w:val="24"/>
        </w:rPr>
        <w:t>adverbial of condition.</w:t>
      </w:r>
    </w:p>
    <w:p>
      <w:pPr>
        <w:pStyle w:val="Normal"/>
        <w:spacing w:lineRule="auto" w:line="240"/>
        <w:ind w:firstLine="284" w:end="0"/>
        <w:rPr/>
      </w:pPr>
      <w:r>
        <w:rPr>
          <w:sz w:val="24"/>
        </w:rPr>
        <w:t>The construction should be translated into Russian by means</w:t>
      </w:r>
      <w:r>
        <w:rPr>
          <w:b/>
          <w:sz w:val="24"/>
        </w:rPr>
        <w:t xml:space="preserve"> </w:t>
      </w:r>
      <w:r>
        <w:rPr>
          <w:sz w:val="24"/>
        </w:rPr>
        <w:t>of</w:t>
      </w:r>
      <w:r>
        <w:rPr>
          <w:b/>
          <w:sz w:val="24"/>
        </w:rPr>
        <w:t xml:space="preserve"> </w:t>
      </w:r>
      <w:r>
        <w:rPr>
          <w:sz w:val="24"/>
        </w:rPr>
        <w:t>different corresponding adverbial clauses:</w:t>
      </w:r>
    </w:p>
    <w:p>
      <w:pPr>
        <w:pStyle w:val="Normal"/>
        <w:spacing w:lineRule="auto" w:line="240"/>
        <w:ind w:firstLine="284" w:end="0"/>
        <w:rPr>
          <w:sz w:val="24"/>
        </w:rPr>
      </w:pPr>
      <w:r>
        <w:rPr>
          <w:sz w:val="24"/>
        </w:rPr>
      </w:r>
    </w:p>
    <w:p>
      <w:pPr>
        <w:pStyle w:val="2"/>
        <w:suppressAutoHyphens w:val="false"/>
        <w:rPr/>
      </w:pPr>
      <w:r>
        <w:rPr/>
        <w:t>1. Of reason.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weather being unusually mild at that time for the season of the year,</w:t>
      </w:r>
      <w:r>
        <w:rPr>
          <w:sz w:val="24"/>
        </w:rPr>
        <w:t xml:space="preserve"> there was no sleighing ——&gt;As  </w:t>
      </w:r>
    </w:p>
    <w:p>
      <w:pPr>
        <w:pStyle w:val="Normal"/>
        <w:spacing w:lineRule="auto" w:line="240"/>
        <w:ind w:firstLine="284" w:start="284" w:end="0"/>
        <w:rPr>
          <w:sz w:val="24"/>
        </w:rPr>
      </w:pPr>
      <w:r>
        <w:rPr>
          <w:sz w:val="24"/>
        </w:rPr>
        <w:t xml:space="preserve">the weather was... </w:t>
      </w:r>
    </w:p>
    <w:p>
      <w:pPr>
        <w:pStyle w:val="Normal"/>
        <w:spacing w:lineRule="auto" w:line="240"/>
        <w:ind w:firstLine="284" w:start="284" w:end="0"/>
        <w:rPr>
          <w:sz w:val="24"/>
          <w:lang w:val="ru-RU"/>
        </w:rPr>
      </w:pPr>
      <w:r>
        <w:rPr>
          <w:sz w:val="24"/>
          <w:lang w:val="ru-RU"/>
        </w:rPr>
        <w:t>(Поскольку (так как) погода была...)</w:t>
      </w:r>
    </w:p>
    <w:p>
      <w:pPr>
        <w:pStyle w:val="Normal"/>
        <w:spacing w:lineRule="auto" w:line="240"/>
        <w:ind w:firstLine="284" w:start="284" w:end="0"/>
        <w:rPr>
          <w:sz w:val="24"/>
          <w:lang w:val="ru-RU"/>
        </w:rPr>
      </w:pPr>
      <w:r>
        <w:rPr>
          <w:sz w:val="24"/>
          <w:lang w:val="ru-RU"/>
        </w:rPr>
      </w:r>
    </w:p>
    <w:p>
      <w:pPr>
        <w:pStyle w:val="Normal"/>
        <w:spacing w:lineRule="auto" w:line="240"/>
        <w:ind w:firstLine="284" w:end="0"/>
        <w:rPr>
          <w:sz w:val="24"/>
        </w:rPr>
      </w:pPr>
      <w:r>
        <w:rPr>
          <w:sz w:val="24"/>
        </w:rPr>
        <w:t>2. Of attendant circumstances. In this case the construction usually comes at the end of the sentence.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With a yell, he sprang back, </w:t>
      </w:r>
      <w:r>
        <w:rPr>
          <w:i/>
          <w:sz w:val="24"/>
        </w:rPr>
        <w:t>a sweat coming on his skin ———</w:t>
      </w:r>
      <w:r>
        <w:rPr>
          <w:sz w:val="24"/>
        </w:rPr>
        <w:t xml:space="preserve">&gt; ... </w:t>
      </w:r>
      <w:r>
        <w:rPr>
          <w:i/>
          <w:sz w:val="24"/>
        </w:rPr>
        <w:t>and</w:t>
      </w:r>
      <w:r>
        <w:rPr>
          <w:sz w:val="24"/>
        </w:rPr>
        <w:t xml:space="preserve"> a sweat came...</w:t>
      </w:r>
      <w:r>
        <w:rPr>
          <w:sz w:val="24"/>
          <w:lang w:val="ru-RU"/>
        </w:rPr>
        <w:t xml:space="preserve"> (и кожа его  </w:t>
      </w:r>
    </w:p>
    <w:p>
      <w:pPr>
        <w:pStyle w:val="Normal"/>
        <w:spacing w:lineRule="auto" w:line="240"/>
        <w:ind w:firstLine="284" w:start="284" w:end="0"/>
        <w:rPr/>
      </w:pPr>
      <w:r>
        <w:rPr>
          <w:sz w:val="24"/>
          <w:lang w:val="ru-RU"/>
        </w:rPr>
        <w:t>покрылась потом.)</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3. Of time.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car having stopped,</w:t>
      </w:r>
      <w:r>
        <w:rPr>
          <w:sz w:val="24"/>
        </w:rPr>
        <w:t xml:space="preserve"> the boys jumped out onto the grass ——&gt; </w:t>
      </w:r>
      <w:r>
        <w:rPr>
          <w:i/>
          <w:sz w:val="24"/>
        </w:rPr>
        <w:t>When</w:t>
      </w:r>
      <w:r>
        <w:rPr>
          <w:sz w:val="24"/>
        </w:rPr>
        <w:t xml:space="preserve"> the car stopped...</w:t>
      </w:r>
      <w:r>
        <w:rPr>
          <w:sz w:val="24"/>
          <w:lang w:val="ru-RU"/>
        </w:rPr>
        <w:t xml:space="preserve"> (Когда  </w:t>
      </w:r>
    </w:p>
    <w:p>
      <w:pPr>
        <w:pStyle w:val="Normal"/>
        <w:spacing w:lineRule="auto" w:line="240"/>
        <w:ind w:firstLine="284" w:start="284" w:end="0"/>
        <w:rPr>
          <w:sz w:val="24"/>
          <w:lang w:val="ru-RU"/>
        </w:rPr>
      </w:pPr>
      <w:r>
        <w:rPr>
          <w:sz w:val="24"/>
          <w:lang w:val="ru-RU"/>
        </w:rPr>
        <w:t>машина остановилась...)</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4. Of condition.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Circumstances permitting,</w:t>
      </w:r>
      <w:r>
        <w:rPr>
          <w:sz w:val="24"/>
        </w:rPr>
        <w:t xml:space="preserve"> they will be through with it by the end of May ——&gt; If circumstances </w:t>
      </w:r>
    </w:p>
    <w:p>
      <w:pPr>
        <w:pStyle w:val="Normal"/>
        <w:spacing w:lineRule="auto" w:line="240"/>
        <w:ind w:firstLine="284" w:start="284" w:end="0"/>
        <w:rPr/>
      </w:pPr>
      <w:r>
        <w:rPr>
          <w:sz w:val="24"/>
        </w:rPr>
        <w:t>permit...</w:t>
      </w:r>
      <w:r>
        <w:rPr>
          <w:sz w:val="24"/>
          <w:lang w:val="ru-RU"/>
        </w:rPr>
        <w:t xml:space="preserve"> (Если обстоятельства позво</w:t>
        <w:softHyphen/>
        <w:t>лят..</w:t>
      </w:r>
      <w:r>
        <w:rPr>
          <w:sz w:val="24"/>
        </w:rPr>
        <w:t>.)</w:t>
      </w:r>
    </w:p>
    <w:p>
      <w:pPr>
        <w:pStyle w:val="Normal"/>
        <w:spacing w:lineRule="auto" w:line="240"/>
        <w:ind w:firstLine="284" w:end="0"/>
        <w:rPr>
          <w:b/>
          <w:sz w:val="24"/>
        </w:rPr>
      </w:pPr>
      <w:r>
        <w:rPr>
          <w:b/>
          <w:sz w:val="24"/>
        </w:rPr>
      </w:r>
    </w:p>
    <w:p>
      <w:pPr>
        <w:pStyle w:val="Normal"/>
        <w:spacing w:lineRule="auto" w:line="240"/>
        <w:ind w:firstLine="284" w:end="0"/>
        <w:rPr/>
      </w:pPr>
      <w:r>
        <w:rPr>
          <w:b/>
          <w:sz w:val="24"/>
        </w:rPr>
        <w:t>The absolute nominative with participle II construction</w:t>
      </w:r>
      <w:r>
        <w:rPr>
          <w:sz w:val="24"/>
        </w:rPr>
        <w:t xml:space="preserve"> is usually an adverbial modifier of attendant circumstances or time: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Of attendant circumstances.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t>
      </w:r>
      <w:r>
        <w:rPr>
          <w:sz w:val="24"/>
        </w:rPr>
        <w:t xml:space="preserve">Bye,” he said, and walked away, </w:t>
      </w:r>
      <w:r>
        <w:rPr>
          <w:i/>
          <w:sz w:val="24"/>
        </w:rPr>
        <w:t>his farewell unanswered ——</w:t>
      </w:r>
      <w:r>
        <w:rPr>
          <w:sz w:val="24"/>
        </w:rPr>
        <w:t xml:space="preserve">&gt; </w:t>
      </w:r>
      <w:r>
        <w:rPr>
          <w:i/>
          <w:sz w:val="24"/>
        </w:rPr>
        <w:t>...but</w:t>
      </w:r>
      <w:r>
        <w:rPr>
          <w:sz w:val="24"/>
        </w:rPr>
        <w:t xml:space="preserve">   his farewell was unanswered,</w:t>
      </w:r>
      <w:r>
        <w:rPr>
          <w:sz w:val="24"/>
          <w:lang w:val="ru-RU"/>
        </w:rPr>
        <w:t xml:space="preserve">  </w:t>
      </w:r>
    </w:p>
    <w:p>
      <w:pPr>
        <w:pStyle w:val="Normal"/>
        <w:spacing w:lineRule="auto" w:line="240"/>
        <w:ind w:firstLine="284" w:start="284" w:end="0"/>
        <w:rPr>
          <w:sz w:val="24"/>
          <w:lang w:val="ru-RU"/>
        </w:rPr>
      </w:pPr>
      <w:r>
        <w:rPr>
          <w:sz w:val="24"/>
          <w:lang w:val="ru-RU"/>
        </w:rPr>
        <w:t>(...но его прощание оста</w:t>
        <w:softHyphen/>
        <w:t>лось без ответа.)</w:t>
      </w:r>
    </w:p>
    <w:p>
      <w:pPr>
        <w:pStyle w:val="Normal"/>
        <w:spacing w:lineRule="auto" w:line="240"/>
        <w:ind w:firstLine="284" w:end="0"/>
        <w:rPr>
          <w:b/>
          <w:sz w:val="24"/>
          <w:lang w:val="ru-RU"/>
        </w:rPr>
      </w:pPr>
      <w:r>
        <w:rPr>
          <w:b/>
          <w:sz w:val="24"/>
          <w:lang w:val="ru-RU"/>
        </w:rPr>
      </w:r>
    </w:p>
    <w:p>
      <w:pPr>
        <w:pStyle w:val="2"/>
        <w:suppressAutoHyphens w:val="false"/>
        <w:rPr/>
      </w:pPr>
      <w:r>
        <w:rPr/>
        <w:t>2. Of time.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Dinner served,</w:t>
      </w:r>
      <w:r>
        <w:rPr>
          <w:sz w:val="24"/>
        </w:rPr>
        <w:t xml:space="preserve"> Mrs Marlow rang the bell  ——</w:t>
      </w:r>
      <w:r>
        <w:rPr>
          <w:i/>
          <w:sz w:val="24"/>
        </w:rPr>
        <w:t>&gt; When</w:t>
      </w:r>
      <w:r>
        <w:rPr>
          <w:sz w:val="24"/>
        </w:rPr>
        <w:t xml:space="preserve"> dinner was served...</w:t>
      </w:r>
      <w:r>
        <w:rPr>
          <w:sz w:val="24"/>
          <w:lang w:val="ru-RU"/>
        </w:rPr>
        <w:t xml:space="preserve"> (Когда обед был подан...)</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b/>
          <w:sz w:val="24"/>
        </w:rPr>
        <w:t>The absolute nominative with the infinitive construction</w:t>
      </w:r>
      <w:r>
        <w:rPr>
          <w:sz w:val="24"/>
        </w:rPr>
        <w:t xml:space="preserve"> functions as an adverbial modifier of attendant circumstances.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There they remained, </w:t>
      </w:r>
      <w:r>
        <w:rPr>
          <w:i/>
          <w:sz w:val="24"/>
        </w:rPr>
        <w:t>some of them to be entirely forgotten ——</w:t>
      </w:r>
      <w:r>
        <w:rPr>
          <w:sz w:val="24"/>
        </w:rPr>
        <w:t xml:space="preserve">&gt; </w:t>
      </w:r>
      <w:r>
        <w:rPr>
          <w:i/>
          <w:sz w:val="24"/>
        </w:rPr>
        <w:t>...and</w:t>
      </w:r>
      <w:r>
        <w:rPr>
          <w:sz w:val="24"/>
        </w:rPr>
        <w:t xml:space="preserve"> some of them were to be entirely  </w:t>
      </w:r>
    </w:p>
    <w:p>
      <w:pPr>
        <w:pStyle w:val="Normal"/>
        <w:spacing w:lineRule="auto" w:line="240"/>
        <w:ind w:firstLine="284" w:start="284" w:end="0"/>
        <w:rPr/>
      </w:pPr>
      <w:r>
        <w:rPr>
          <w:sz w:val="24"/>
        </w:rPr>
        <w:t>Forgotten.</w:t>
      </w:r>
      <w:r>
        <w:rPr>
          <w:sz w:val="24"/>
          <w:lang w:val="ru-RU"/>
        </w:rPr>
        <w:t xml:space="preserve"> (...причем некоторым суждено было быть полностью забытыми.)</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b/>
          <w:sz w:val="24"/>
        </w:rPr>
        <w:t>The absolute nominative constructions with non-verbals</w:t>
      </w:r>
      <w:r>
        <w:rPr>
          <w:sz w:val="24"/>
        </w:rPr>
        <w:t xml:space="preserve"> differ from those described above in that their predicate part is verbless, being expressed only by an adjective, stative, adverb or a noun with a preposition. They are semantically in predicate relations to the nominal part of the construction. Therefore in case of transformation an appropriate form of the link verb </w:t>
      </w:r>
      <w:r>
        <w:rPr>
          <w:i/>
          <w:sz w:val="24"/>
        </w:rPr>
        <w:t>to be</w:t>
      </w:r>
      <w:r>
        <w:rPr>
          <w:sz w:val="24"/>
        </w:rPr>
        <w:t xml:space="preserve"> must be supplied.</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He stepped forward, </w:t>
      </w:r>
      <w:r>
        <w:rPr>
          <w:i/>
          <w:sz w:val="24"/>
        </w:rPr>
        <w:t xml:space="preserve">his face red with anger </w:t>
      </w:r>
      <w:r>
        <w:rPr>
          <w:sz w:val="24"/>
        </w:rPr>
        <w:t xml:space="preserve">——&gt; </w:t>
      </w:r>
      <w:r>
        <w:rPr>
          <w:i/>
          <w:sz w:val="24"/>
        </w:rPr>
        <w:t>...and</w:t>
      </w:r>
      <w:r>
        <w:rPr>
          <w:sz w:val="24"/>
        </w:rPr>
        <w:t xml:space="preserve"> his face was red with anger.</w:t>
      </w:r>
    </w:p>
    <w:p>
      <w:pPr>
        <w:pStyle w:val="Normal"/>
        <w:spacing w:lineRule="auto" w:line="240"/>
        <w:ind w:firstLine="284" w:end="0"/>
        <w:rPr>
          <w:b/>
          <w:sz w:val="24"/>
        </w:rPr>
      </w:pPr>
      <w:r>
        <w:rPr>
          <w:b/>
          <w:sz w:val="24"/>
        </w:rPr>
      </w:r>
    </w:p>
    <w:p>
      <w:pPr>
        <w:pStyle w:val="Normal"/>
        <w:spacing w:lineRule="auto" w:line="240"/>
        <w:ind w:firstLine="284" w:end="0"/>
        <w:rPr/>
      </w:pPr>
      <w:r>
        <w:rPr>
          <w:sz w:val="24"/>
        </w:rPr>
        <w:t>I.</w:t>
      </w:r>
      <w:r>
        <w:rPr>
          <w:b/>
          <w:sz w:val="24"/>
        </w:rPr>
        <w:t xml:space="preserve"> The absolute nominative with the adjective</w:t>
      </w:r>
      <w:r>
        <w:rPr>
          <w:sz w:val="24"/>
        </w:rPr>
        <w:t xml:space="preserve"> construction may be an adverbial of attendant circumstances or of reason: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Of attendant circumstances.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stood under the tree, </w:t>
      </w:r>
      <w:r>
        <w:rPr>
          <w:i/>
          <w:sz w:val="24"/>
        </w:rPr>
        <w:t>her head full of strange ideas ——</w:t>
      </w:r>
      <w:r>
        <w:rPr>
          <w:sz w:val="24"/>
        </w:rPr>
        <w:t xml:space="preserve">&gt; </w:t>
      </w:r>
      <w:r>
        <w:rPr>
          <w:i/>
          <w:sz w:val="24"/>
        </w:rPr>
        <w:t>...and</w:t>
      </w:r>
      <w:r>
        <w:rPr>
          <w:sz w:val="24"/>
        </w:rPr>
        <w:t xml:space="preserve"> her head was full...</w:t>
      </w:r>
      <w:r>
        <w:rPr>
          <w:sz w:val="24"/>
          <w:lang w:val="ru-RU"/>
        </w:rPr>
        <w:t xml:space="preserve"> (...и голова ее </w:t>
      </w:r>
    </w:p>
    <w:p>
      <w:pPr>
        <w:pStyle w:val="Normal"/>
        <w:spacing w:lineRule="auto" w:line="240"/>
        <w:ind w:firstLine="284" w:start="284" w:end="0"/>
        <w:rPr>
          <w:sz w:val="24"/>
          <w:lang w:val="ru-RU"/>
        </w:rPr>
      </w:pPr>
      <w:r>
        <w:rPr>
          <w:sz w:val="24"/>
          <w:lang w:val="ru-RU"/>
        </w:rPr>
        <w:t>была полна...)</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2. Of reason.                                     .</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Her heart full of despair,</w:t>
      </w:r>
      <w:r>
        <w:rPr>
          <w:sz w:val="24"/>
        </w:rPr>
        <w:t xml:space="preserve"> she could not say a word ——&gt; </w:t>
      </w:r>
      <w:r>
        <w:rPr>
          <w:i/>
          <w:sz w:val="24"/>
        </w:rPr>
        <w:t>As</w:t>
      </w:r>
      <w:r>
        <w:rPr>
          <w:sz w:val="24"/>
        </w:rPr>
        <w:t xml:space="preserve"> her heart was full...</w:t>
      </w:r>
      <w:r>
        <w:rPr>
          <w:sz w:val="24"/>
          <w:lang w:val="ru-RU"/>
        </w:rPr>
        <w:t xml:space="preserve"> (Так как сердце ее </w:t>
      </w:r>
    </w:p>
    <w:p>
      <w:pPr>
        <w:pStyle w:val="Normal"/>
        <w:spacing w:lineRule="auto" w:line="240"/>
        <w:ind w:firstLine="284" w:start="284" w:end="0"/>
        <w:rPr>
          <w:sz w:val="24"/>
          <w:lang w:val="ru-RU"/>
        </w:rPr>
      </w:pPr>
      <w:r>
        <w:rPr>
          <w:sz w:val="24"/>
          <w:lang w:val="ru-RU"/>
        </w:rPr>
        <w:t>было переполнено отчая</w:t>
        <w:softHyphen/>
        <w:t>нием...)</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II.</w:t>
      </w:r>
      <w:r>
        <w:rPr>
          <w:b/>
          <w:sz w:val="24"/>
        </w:rPr>
        <w:t xml:space="preserve"> The absolute nominative with the stative</w:t>
      </w:r>
      <w:r>
        <w:rPr>
          <w:sz w:val="24"/>
        </w:rPr>
        <w:t xml:space="preserve"> construction is usually an adverbial of reason or manner: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Of reason.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gallery door slightly ajar,</w:t>
      </w:r>
      <w:r>
        <w:rPr>
          <w:sz w:val="24"/>
        </w:rPr>
        <w:t xml:space="preserve"> I could hear the steps of the soldiers ———</w:t>
      </w:r>
      <w:r>
        <w:rPr>
          <w:i/>
          <w:sz w:val="24"/>
        </w:rPr>
        <w:t>&gt; As</w:t>
      </w:r>
      <w:r>
        <w:rPr>
          <w:sz w:val="24"/>
        </w:rPr>
        <w:t xml:space="preserve"> the gallery door was </w:t>
      </w:r>
    </w:p>
    <w:p>
      <w:pPr>
        <w:pStyle w:val="Normal"/>
        <w:spacing w:lineRule="auto" w:line="240"/>
        <w:ind w:firstLine="284" w:start="284" w:end="0"/>
        <w:rPr/>
      </w:pPr>
      <w:r>
        <w:rPr>
          <w:sz w:val="24"/>
        </w:rPr>
        <w:t>slightly ajar...</w:t>
      </w:r>
      <w:r>
        <w:rPr>
          <w:sz w:val="24"/>
          <w:lang w:val="ru-RU"/>
        </w:rPr>
        <w:t xml:space="preserve"> (Так как дверь была слегка приоткрыта...)</w:t>
      </w:r>
    </w:p>
    <w:p>
      <w:pPr>
        <w:pStyle w:val="Normal"/>
        <w:spacing w:lineRule="auto" w:line="240"/>
        <w:ind w:firstLine="284" w:end="0"/>
        <w:rPr>
          <w:b/>
          <w:sz w:val="24"/>
          <w:lang w:val="ru-RU"/>
        </w:rPr>
      </w:pPr>
      <w:r>
        <w:rPr>
          <w:b/>
          <w:sz w:val="24"/>
          <w:lang w:val="ru-RU"/>
        </w:rPr>
      </w:r>
    </w:p>
    <w:p>
      <w:pPr>
        <w:pStyle w:val="2"/>
        <w:suppressAutoHyphens w:val="false"/>
        <w:rPr/>
      </w:pPr>
      <w:r>
        <w:rPr/>
        <w:t>2. Of  manner.</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This time the fish attacked from below. It hurtled up under the woman, jaws agape ——&gt; .</w:t>
      </w:r>
      <w:r>
        <w:rPr>
          <w:i/>
          <w:sz w:val="24"/>
        </w:rPr>
        <w:t>..and</w:t>
      </w:r>
      <w:r>
        <w:rPr>
          <w:sz w:val="24"/>
        </w:rPr>
        <w:t xml:space="preserve"> its jaws </w:t>
      </w:r>
    </w:p>
    <w:p>
      <w:pPr>
        <w:pStyle w:val="Normal"/>
        <w:spacing w:lineRule="auto" w:line="240"/>
        <w:ind w:firstLine="284" w:start="284" w:end="0"/>
        <w:rPr/>
      </w:pPr>
      <w:r>
        <w:rPr>
          <w:sz w:val="24"/>
        </w:rPr>
        <w:t>were agape.</w:t>
      </w:r>
      <w:r>
        <w:rPr>
          <w:sz w:val="24"/>
          <w:lang w:val="ru-RU"/>
        </w:rPr>
        <w:t xml:space="preserve"> (...с открытой пастью.)</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III.</w:t>
      </w:r>
      <w:r>
        <w:rPr>
          <w:b/>
          <w:sz w:val="24"/>
        </w:rPr>
        <w:t xml:space="preserve"> The absolute nominative with the adverb</w:t>
      </w:r>
      <w:r>
        <w:rPr>
          <w:sz w:val="24"/>
        </w:rPr>
        <w:t xml:space="preserve"> construction is usually an adverbial of time.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Tea over,</w:t>
      </w:r>
      <w:r>
        <w:rPr>
          <w:sz w:val="24"/>
        </w:rPr>
        <w:t xml:space="preserve"> she again summoned us to the fire ——&gt; </w:t>
      </w:r>
      <w:r>
        <w:rPr>
          <w:i/>
          <w:sz w:val="24"/>
        </w:rPr>
        <w:t>When</w:t>
      </w:r>
      <w:r>
        <w:rPr>
          <w:sz w:val="24"/>
        </w:rPr>
        <w:t xml:space="preserve"> tea was over...</w:t>
      </w:r>
      <w:r>
        <w:rPr>
          <w:sz w:val="24"/>
          <w:lang w:val="ru-RU"/>
        </w:rPr>
        <w:t xml:space="preserve"> (После чая...)</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sz w:val="24"/>
        </w:rPr>
        <w:t>IV.</w:t>
      </w:r>
      <w:r>
        <w:rPr>
          <w:b/>
          <w:sz w:val="24"/>
        </w:rPr>
        <w:t xml:space="preserve"> The absolute nominative with a prepositional noun</w:t>
      </w:r>
      <w:r>
        <w:rPr>
          <w:sz w:val="24"/>
        </w:rPr>
        <w:t xml:space="preserve"> construction is usually either an adverbial of attendant circumstances or time: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Of attendant circumstances.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waited, </w:t>
      </w:r>
      <w:r>
        <w:rPr>
          <w:i/>
          <w:sz w:val="24"/>
        </w:rPr>
        <w:t>every nerve upon the stretch ———</w:t>
      </w:r>
      <w:r>
        <w:rPr>
          <w:sz w:val="24"/>
        </w:rPr>
        <w:t>&gt;</w:t>
      </w:r>
      <w:r>
        <w:rPr>
          <w:i/>
          <w:sz w:val="24"/>
        </w:rPr>
        <w:t>...and</w:t>
      </w:r>
      <w:r>
        <w:rPr>
          <w:sz w:val="24"/>
        </w:rPr>
        <w:t xml:space="preserve"> every nerve was upon the stretch.</w:t>
      </w:r>
      <w:r>
        <w:rPr>
          <w:sz w:val="24"/>
          <w:lang w:val="ru-RU"/>
        </w:rPr>
        <w:t xml:space="preserve"> (...и каждый нерв </w:t>
      </w:r>
    </w:p>
    <w:p>
      <w:pPr>
        <w:pStyle w:val="Normal"/>
        <w:spacing w:lineRule="auto" w:line="240"/>
        <w:ind w:firstLine="284" w:start="284" w:end="0"/>
        <w:rPr>
          <w:sz w:val="24"/>
          <w:lang w:val="ru-RU"/>
        </w:rPr>
      </w:pPr>
      <w:r>
        <w:rPr>
          <w:sz w:val="24"/>
          <w:lang w:val="ru-RU"/>
        </w:rPr>
        <w:t>у меня был напряжен.)</w:t>
      </w:r>
    </w:p>
    <w:p>
      <w:pPr>
        <w:pStyle w:val="Normal"/>
        <w:spacing w:lineRule="auto" w:line="240"/>
        <w:ind w:firstLine="284" w:end="0"/>
        <w:rPr>
          <w:sz w:val="24"/>
          <w:lang w:val="ru-RU"/>
        </w:rPr>
      </w:pPr>
      <w:r>
        <w:rPr>
          <w:sz w:val="24"/>
          <w:lang w:val="ru-RU"/>
        </w:rPr>
      </w:r>
    </w:p>
    <w:p>
      <w:pPr>
        <w:pStyle w:val="2"/>
        <w:suppressAutoHyphens w:val="false"/>
        <w:rPr/>
      </w:pPr>
      <w:r>
        <w:rPr/>
        <w:t>2. Of time.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All in the room,</w:t>
      </w:r>
      <w:r>
        <w:rPr>
          <w:sz w:val="24"/>
        </w:rPr>
        <w:t xml:space="preserve"> she called in Molly ———&gt; </w:t>
      </w:r>
      <w:r>
        <w:rPr>
          <w:i/>
          <w:sz w:val="24"/>
        </w:rPr>
        <w:t>When</w:t>
      </w:r>
      <w:r>
        <w:rPr>
          <w:sz w:val="24"/>
        </w:rPr>
        <w:t xml:space="preserve"> all were in the room...</w:t>
      </w:r>
      <w:r>
        <w:rPr>
          <w:sz w:val="24"/>
          <w:lang w:val="ru-RU"/>
        </w:rPr>
        <w:t xml:space="preserve"> (Когда все собрались в </w:t>
      </w:r>
    </w:p>
    <w:p>
      <w:pPr>
        <w:pStyle w:val="Normal"/>
        <w:spacing w:lineRule="auto" w:line="240"/>
        <w:ind w:firstLine="284" w:start="284" w:end="0"/>
        <w:rPr>
          <w:sz w:val="24"/>
          <w:lang w:val="ru-RU"/>
        </w:rPr>
      </w:pPr>
      <w:r>
        <w:rPr>
          <w:sz w:val="24"/>
          <w:lang w:val="ru-RU"/>
        </w:rPr>
        <w:t>комнате...)</w:t>
      </w:r>
    </w:p>
    <w:p>
      <w:pPr>
        <w:pStyle w:val="Normal"/>
        <w:spacing w:lineRule="auto" w:line="240"/>
        <w:ind w:firstLine="284" w:end="0"/>
        <w:rPr>
          <w:b/>
          <w:sz w:val="24"/>
          <w:lang w:val="ru-RU"/>
        </w:rPr>
      </w:pPr>
      <w:r>
        <w:rPr>
          <w:b/>
          <w:sz w:val="24"/>
          <w:lang w:val="ru-RU"/>
        </w:rPr>
      </w:r>
    </w:p>
    <w:p>
      <w:pPr>
        <w:pStyle w:val="Normal"/>
        <w:spacing w:lineRule="auto" w:line="240"/>
        <w:ind w:firstLine="284" w:end="0"/>
        <w:rPr>
          <w:b/>
          <w:sz w:val="24"/>
        </w:rPr>
      </w:pPr>
      <w:r>
        <w:rPr>
          <w:b/>
          <w:sz w:val="24"/>
        </w:rPr>
        <w:t>Prepositional absolute constructions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133.</w:t>
      </w:r>
      <w:r>
        <w:rPr>
          <w:sz w:val="24"/>
        </w:rPr>
        <w:t xml:space="preserve"> There are prepositional absolute constructions with participle I or II, with an infinitive, with an adjective, with a stative, with an adverb, or with a prepositional noun. All function mainly as adverbials of attendant circumstances, although sometimes they may be other adverbials. All of them can be transformed into clauses.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 The prepositional absolute construction with participle I.</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With his head aching from the slap of the bullet and the blood dripping over the ear,</w:t>
      </w:r>
      <w:r>
        <w:rPr>
          <w:sz w:val="24"/>
        </w:rPr>
        <w:t xml:space="preserve"> he went over to the </w:t>
      </w:r>
    </w:p>
    <w:p>
      <w:pPr>
        <w:pStyle w:val="Normal"/>
        <w:spacing w:lineRule="auto" w:line="240"/>
        <w:ind w:firstLine="284" w:start="284" w:end="0"/>
        <w:rPr/>
      </w:pPr>
      <w:r>
        <w:rPr>
          <w:sz w:val="24"/>
        </w:rPr>
        <w:t>Frenchman ———&gt; He went over to the Frenchman, his head was aching... and the blood was dripping...</w:t>
      </w:r>
      <w:r>
        <w:rPr>
          <w:sz w:val="24"/>
          <w:lang w:val="ru-RU"/>
        </w:rPr>
        <w:t xml:space="preserve"> </w:t>
      </w:r>
    </w:p>
    <w:p>
      <w:pPr>
        <w:pStyle w:val="Normal"/>
        <w:spacing w:lineRule="auto" w:line="240"/>
        <w:ind w:firstLine="284" w:start="284" w:end="0"/>
        <w:rPr>
          <w:sz w:val="24"/>
          <w:lang w:val="ru-RU"/>
        </w:rPr>
      </w:pPr>
      <w:r>
        <w:rPr>
          <w:sz w:val="24"/>
          <w:lang w:val="ru-RU"/>
        </w:rPr>
        <w:t>(...голова у него болела... кровь сочилась.)</w:t>
      </w:r>
    </w:p>
    <w:p>
      <w:pPr>
        <w:pStyle w:val="Normal"/>
        <w:spacing w:lineRule="auto" w:line="240"/>
        <w:ind w:firstLine="284" w:end="0"/>
        <w:rPr>
          <w:b/>
          <w:sz w:val="24"/>
          <w:lang w:val="ru-RU"/>
        </w:rPr>
      </w:pPr>
      <w:r>
        <w:rPr>
          <w:b/>
          <w:sz w:val="24"/>
          <w:lang w:val="ru-RU"/>
        </w:rPr>
      </w:r>
    </w:p>
    <w:p>
      <w:pPr>
        <w:pStyle w:val="2"/>
        <w:suppressAutoHyphens w:val="false"/>
        <w:rPr/>
      </w:pPr>
      <w:r>
        <w:rPr/>
        <w:t>II. The prepositional absolute construction with participle II.</w:t>
      </w:r>
    </w:p>
    <w:p>
      <w:pPr>
        <w:pStyle w:val="Normal"/>
        <w:spacing w:lineRule="auto" w:line="240"/>
        <w:ind w:firstLine="284" w:end="0"/>
        <w:rPr>
          <w:sz w:val="24"/>
        </w:rPr>
      </w:pPr>
      <w:r>
        <w:rPr>
          <w:sz w:val="24"/>
        </w:rPr>
      </w:r>
    </w:p>
    <w:p>
      <w:pPr>
        <w:pStyle w:val="Normal"/>
        <w:spacing w:lineRule="auto" w:line="240"/>
        <w:ind w:hanging="0" w:start="720" w:end="0"/>
        <w:rPr/>
      </w:pPr>
      <w:r>
        <w:rPr>
          <w:sz w:val="24"/>
        </w:rPr>
        <w:t xml:space="preserve">A Negro boy lay on the pavement, </w:t>
      </w:r>
      <w:r>
        <w:rPr>
          <w:i/>
          <w:sz w:val="24"/>
        </w:rPr>
        <w:t>with his throat cut ——</w:t>
      </w:r>
      <w:r>
        <w:rPr>
          <w:sz w:val="24"/>
        </w:rPr>
        <w:t xml:space="preserve">&gt; </w:t>
      </w:r>
      <w:r>
        <w:rPr>
          <w:i/>
          <w:sz w:val="24"/>
        </w:rPr>
        <w:t>...and</w:t>
      </w:r>
      <w:r>
        <w:rPr>
          <w:sz w:val="24"/>
        </w:rPr>
        <w:t xml:space="preserve"> his throat was cut.</w:t>
      </w:r>
      <w:r>
        <w:rPr>
          <w:sz w:val="24"/>
          <w:lang w:val="ru-RU"/>
        </w:rPr>
        <w:t xml:space="preserve"> (...с перерезанным горлом.)</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III. The prepositional absolute construction with the infinitive.</w:t>
      </w:r>
    </w:p>
    <w:p>
      <w:pPr>
        <w:pStyle w:val="Normal"/>
        <w:spacing w:lineRule="auto" w:line="240"/>
        <w:ind w:firstLine="284" w:end="0"/>
        <w:rPr>
          <w:sz w:val="24"/>
        </w:rPr>
      </w:pPr>
      <w:r>
        <w:rPr>
          <w:sz w:val="24"/>
        </w:rPr>
      </w:r>
    </w:p>
    <w:p>
      <w:pPr>
        <w:pStyle w:val="Normal"/>
        <w:spacing w:lineRule="auto" w:line="240"/>
        <w:ind w:hanging="0" w:start="720" w:end="0"/>
        <w:rPr/>
      </w:pPr>
      <w:r>
        <w:rPr>
          <w:sz w:val="24"/>
        </w:rPr>
        <w:t xml:space="preserve">You’ll lose the last minutes, </w:t>
      </w:r>
      <w:r>
        <w:rPr>
          <w:i/>
          <w:sz w:val="24"/>
        </w:rPr>
        <w:t>without someone to take care of you ———&gt;</w:t>
      </w:r>
      <w:r>
        <w:rPr>
          <w:sz w:val="24"/>
        </w:rPr>
        <w:t>...</w:t>
      </w:r>
      <w:r>
        <w:rPr>
          <w:i/>
          <w:sz w:val="24"/>
        </w:rPr>
        <w:t>if</w:t>
      </w:r>
      <w:r>
        <w:rPr>
          <w:sz w:val="24"/>
        </w:rPr>
        <w:t xml:space="preserve"> nobody takes care of you.</w:t>
      </w:r>
      <w:r>
        <w:rPr>
          <w:sz w:val="24"/>
          <w:lang w:val="ru-RU"/>
        </w:rPr>
        <w:t xml:space="preserve"> (...если никто о тебе не позаботится.)</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This construction is very seldom used.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IV. Prepositional absolute constructions with non-verbals.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1. The prepositional absolute construction with the adjective. </w:t>
      </w:r>
    </w:p>
    <w:p>
      <w:pPr>
        <w:pStyle w:val="Normal"/>
        <w:spacing w:lineRule="auto" w:line="240"/>
        <w:ind w:hanging="0" w:start="568" w:end="0"/>
        <w:rPr/>
      </w:pPr>
      <w:r>
        <w:rPr>
          <w:sz w:val="24"/>
        </w:rPr>
        <w:t xml:space="preserve">    </w:t>
      </w:r>
      <w:r>
        <w:rPr>
          <w:sz w:val="24"/>
        </w:rPr>
        <w:t xml:space="preserve">She hurriedly left the room </w:t>
      </w:r>
      <w:r>
        <w:rPr>
          <w:i/>
          <w:sz w:val="24"/>
        </w:rPr>
        <w:t>with her eyes red ———</w:t>
      </w:r>
      <w:r>
        <w:rPr>
          <w:sz w:val="24"/>
        </w:rPr>
        <w:t xml:space="preserve">&gt; </w:t>
      </w:r>
      <w:r>
        <w:rPr>
          <w:i/>
          <w:sz w:val="24"/>
        </w:rPr>
        <w:t>...and</w:t>
      </w:r>
      <w:r>
        <w:rPr>
          <w:sz w:val="24"/>
        </w:rPr>
        <w:t xml:space="preserve"> her eyes were red.</w:t>
      </w:r>
      <w:r>
        <w:rPr>
          <w:sz w:val="24"/>
          <w:lang w:val="ru-RU"/>
        </w:rPr>
        <w:t xml:space="preserve"> (...и глаза у нее были   </w:t>
      </w:r>
    </w:p>
    <w:p>
      <w:pPr>
        <w:pStyle w:val="Normal"/>
        <w:spacing w:lineRule="auto" w:line="240"/>
        <w:ind w:hanging="0" w:start="568" w:end="0"/>
        <w:rPr>
          <w:sz w:val="24"/>
          <w:lang w:val="ru-RU"/>
        </w:rPr>
      </w:pPr>
      <w:r>
        <w:rPr>
          <w:sz w:val="24"/>
          <w:lang w:val="ru-RU"/>
        </w:rPr>
        <w:t xml:space="preserve">     </w:t>
      </w:r>
      <w:r>
        <w:rPr>
          <w:sz w:val="24"/>
          <w:lang w:val="ru-RU"/>
        </w:rPr>
        <w:t>красные.)</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rPr>
        <w:t>2. The prepositional absolute construction with the stative.</w:t>
      </w:r>
    </w:p>
    <w:p>
      <w:pPr>
        <w:pStyle w:val="Normal"/>
        <w:spacing w:lineRule="auto" w:line="240"/>
        <w:ind w:firstLine="284" w:start="568" w:end="0"/>
        <w:rPr/>
      </w:pPr>
      <w:r>
        <w:rPr>
          <w:sz w:val="24"/>
        </w:rPr>
        <w:t xml:space="preserve">He stood there trembling, </w:t>
      </w:r>
      <w:r>
        <w:rPr>
          <w:i/>
          <w:sz w:val="24"/>
        </w:rPr>
        <w:t>with his face ablaze ——</w:t>
      </w:r>
      <w:r>
        <w:rPr>
          <w:sz w:val="24"/>
        </w:rPr>
        <w:t xml:space="preserve">&gt; </w:t>
      </w:r>
      <w:r>
        <w:rPr>
          <w:i/>
          <w:sz w:val="24"/>
        </w:rPr>
        <w:t xml:space="preserve">...and his </w:t>
      </w:r>
      <w:r>
        <w:rPr>
          <w:sz w:val="24"/>
        </w:rPr>
        <w:t>face was ablaze.</w:t>
      </w:r>
      <w:r>
        <w:rPr>
          <w:sz w:val="24"/>
          <w:lang w:val="ru-RU"/>
        </w:rPr>
        <w:t xml:space="preserve"> (...и лицо его </w:t>
      </w:r>
    </w:p>
    <w:p>
      <w:pPr>
        <w:pStyle w:val="Normal"/>
        <w:spacing w:lineRule="auto" w:line="240"/>
        <w:ind w:firstLine="284" w:start="568" w:end="0"/>
        <w:rPr>
          <w:sz w:val="24"/>
          <w:lang w:val="ru-RU"/>
        </w:rPr>
      </w:pPr>
      <w:r>
        <w:rPr>
          <w:sz w:val="24"/>
          <w:lang w:val="ru-RU"/>
        </w:rPr>
        <w:t>пылало.)</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sz w:val="24"/>
        </w:rPr>
      </w:pPr>
      <w:r>
        <w:rPr>
          <w:sz w:val="24"/>
        </w:rPr>
        <w:t>3. The prepositional absolute construction with the adverb.</w:t>
      </w:r>
    </w:p>
    <w:p>
      <w:pPr>
        <w:pStyle w:val="Normal"/>
        <w:spacing w:lineRule="auto" w:line="240"/>
        <w:ind w:firstLine="284" w:start="568" w:end="0"/>
        <w:rPr/>
      </w:pPr>
      <w:r>
        <w:rPr>
          <w:sz w:val="24"/>
        </w:rPr>
        <w:t xml:space="preserve">He turned away, </w:t>
      </w:r>
      <w:r>
        <w:rPr>
          <w:i/>
          <w:sz w:val="24"/>
        </w:rPr>
        <w:t>with his hand still up ——</w:t>
      </w:r>
      <w:r>
        <w:rPr>
          <w:sz w:val="24"/>
        </w:rPr>
        <w:t>&gt;...and his hand was still up. (...</w:t>
      </w:r>
      <w:r>
        <w:rPr>
          <w:sz w:val="24"/>
          <w:lang w:val="ru-RU"/>
        </w:rPr>
        <w:t xml:space="preserve"> все еще не опуская руки.)</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sz w:val="24"/>
        </w:rPr>
      </w:pPr>
      <w:r>
        <w:rPr>
          <w:sz w:val="24"/>
        </w:rPr>
        <w:t>4. The prepositional absolute construction with a noun.</w:t>
      </w:r>
    </w:p>
    <w:p>
      <w:pPr>
        <w:pStyle w:val="Normal"/>
        <w:spacing w:lineRule="auto" w:line="240"/>
        <w:ind w:firstLine="284" w:start="568" w:end="0"/>
        <w:rPr/>
      </w:pPr>
      <w:r>
        <w:rPr>
          <w:sz w:val="24"/>
        </w:rPr>
        <w:t xml:space="preserve">They marched towards the square, </w:t>
      </w:r>
      <w:r>
        <w:rPr>
          <w:i/>
          <w:sz w:val="24"/>
        </w:rPr>
        <w:t>with little flags in their hands ———</w:t>
      </w:r>
      <w:r>
        <w:rPr>
          <w:sz w:val="24"/>
        </w:rPr>
        <w:t xml:space="preserve">&gt; </w:t>
      </w:r>
      <w:r>
        <w:rPr>
          <w:i/>
          <w:sz w:val="24"/>
        </w:rPr>
        <w:t>...and</w:t>
      </w:r>
      <w:r>
        <w:rPr>
          <w:sz w:val="24"/>
        </w:rPr>
        <w:t xml:space="preserve"> there were little flags </w:t>
      </w:r>
    </w:p>
    <w:p>
      <w:pPr>
        <w:pStyle w:val="Normal"/>
        <w:spacing w:lineRule="auto" w:line="240"/>
        <w:ind w:firstLine="284" w:start="568" w:end="0"/>
        <w:rPr/>
      </w:pPr>
      <w:r>
        <w:rPr>
          <w:sz w:val="24"/>
        </w:rPr>
        <w:t>in their hands.</w:t>
      </w:r>
      <w:r>
        <w:rPr>
          <w:sz w:val="24"/>
          <w:lang w:val="ru-RU"/>
        </w:rPr>
        <w:t xml:space="preserve"> (...с флаж</w:t>
        <w:softHyphen/>
        <w:t>ками в руках.)</w:t>
      </w:r>
    </w:p>
    <w:p>
      <w:pPr>
        <w:pStyle w:val="Normal"/>
        <w:spacing w:lineRule="auto" w:line="240"/>
        <w:ind w:firstLine="284" w:end="0"/>
        <w:rPr>
          <w:b/>
          <w:sz w:val="24"/>
          <w:lang w:val="ru-RU"/>
        </w:rPr>
      </w:pPr>
      <w:r>
        <w:rPr>
          <w:b/>
          <w:sz w:val="24"/>
          <w:lang w:val="ru-RU"/>
        </w:rPr>
      </w:r>
    </w:p>
    <w:p>
      <w:pPr>
        <w:pStyle w:val="Heading3"/>
        <w:rPr/>
      </w:pPr>
      <w:bookmarkStart w:id="137" w:name="__RefHeading___Toc5113076"/>
      <w:bookmarkEnd w:id="137"/>
      <w:r>
        <w:rPr/>
        <w:t xml:space="preserve">The </w:t>
      </w:r>
      <w:r>
        <w:rPr>
          <w:i/>
        </w:rPr>
        <w:t>for-to</w:t>
      </w:r>
      <w:r>
        <w:rPr/>
        <w:t>-infinitive constructions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134.</w:t>
      </w:r>
      <w:r>
        <w:rPr>
          <w:sz w:val="24"/>
        </w:rPr>
        <w:t xml:space="preserve"> The </w:t>
      </w:r>
      <w:r>
        <w:rPr>
          <w:i/>
          <w:sz w:val="24"/>
        </w:rPr>
        <w:t>for</w:t>
      </w:r>
      <w:r>
        <w:rPr>
          <w:sz w:val="24"/>
        </w:rPr>
        <w:t>-</w:t>
      </w:r>
      <w:r>
        <w:rPr>
          <w:i/>
          <w:sz w:val="24"/>
        </w:rPr>
        <w:t>to</w:t>
      </w:r>
      <w:r>
        <w:rPr>
          <w:sz w:val="24"/>
        </w:rPr>
        <w:t xml:space="preserve">-infinitive construction is expressed by a noun in the common case or a personal pronoun in the objective case and an infinitive with the particle </w:t>
      </w:r>
      <w:r>
        <w:rPr>
          <w:i/>
          <w:sz w:val="24"/>
        </w:rPr>
        <w:t>to.</w:t>
      </w:r>
      <w:r>
        <w:rPr>
          <w:sz w:val="24"/>
        </w:rPr>
        <w:t xml:space="preserve"> It is introduced by the preposition </w:t>
      </w:r>
      <w:r>
        <w:rPr>
          <w:i/>
          <w:sz w:val="24"/>
        </w:rPr>
        <w:t>for.</w:t>
      </w:r>
      <w:r>
        <w:rPr>
          <w:sz w:val="24"/>
        </w:rPr>
        <w:t xml:space="preserve"> The construction may function as different parts of the sentence:</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Subject.</w:t>
      </w:r>
      <w:r>
        <w:rPr>
          <w:sz w:val="24"/>
        </w:rPr>
        <w:t xml:space="preserve"> In this function it usually follows introductory</w:t>
      </w:r>
      <w:r>
        <w:rPr>
          <w:b/>
          <w:sz w:val="24"/>
        </w:rPr>
        <w:t xml:space="preserve"> </w:t>
      </w:r>
      <w:r>
        <w:rPr>
          <w:b/>
          <w:i/>
          <w:sz w:val="24"/>
        </w:rPr>
        <w:t>it</w:t>
      </w:r>
      <w:r>
        <w:rPr>
          <w:sz w:val="24"/>
        </w:rPr>
        <w:t xml:space="preserve"> and is very seldom placed before the predicate.</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It</w:t>
      </w:r>
      <w:r>
        <w:rPr>
          <w:sz w:val="24"/>
        </w:rPr>
        <w:t xml:space="preserve"> was practically impossible </w:t>
      </w:r>
      <w:r>
        <w:rPr>
          <w:i/>
          <w:sz w:val="24"/>
        </w:rPr>
        <w:t xml:space="preserve">for them to meet anybody. </w:t>
      </w:r>
    </w:p>
    <w:p>
      <w:pPr>
        <w:pStyle w:val="Normal"/>
        <w:spacing w:lineRule="auto" w:line="240"/>
        <w:ind w:firstLine="284" w:start="284" w:end="0"/>
        <w:rPr/>
      </w:pPr>
      <w:r>
        <w:rPr>
          <w:i/>
          <w:sz w:val="24"/>
        </w:rPr>
        <w:t>For one to spend a summer with them</w:t>
      </w:r>
      <w:r>
        <w:rPr>
          <w:sz w:val="24"/>
        </w:rPr>
        <w:t xml:space="preserve"> was a wonderful experience.</w:t>
      </w:r>
    </w:p>
    <w:p>
      <w:pPr>
        <w:pStyle w:val="Normal"/>
        <w:spacing w:lineRule="auto" w:line="240"/>
        <w:ind w:firstLine="284" w:start="284" w:end="0"/>
        <w:rPr>
          <w:b/>
          <w:sz w:val="24"/>
        </w:rPr>
      </w:pPr>
      <w:r>
        <w:rPr>
          <w:b/>
          <w:sz w:val="24"/>
        </w:rPr>
      </w:r>
    </w:p>
    <w:p>
      <w:pPr>
        <w:pStyle w:val="Normal"/>
        <w:spacing w:lineRule="auto" w:line="240"/>
        <w:ind w:firstLine="284" w:end="0"/>
        <w:rPr/>
      </w:pPr>
      <w:r>
        <w:rPr>
          <w:sz w:val="24"/>
        </w:rPr>
        <w:t>2.</w:t>
      </w:r>
      <w:r>
        <w:rPr>
          <w:b/>
          <w:sz w:val="24"/>
        </w:rPr>
        <w:t xml:space="preserve"> Predicative.</w:t>
      </w:r>
      <w:r>
        <w:rPr>
          <w:sz w:val="24"/>
        </w:rPr>
        <w:t xml:space="preserve"> The usual link verb is </w:t>
      </w:r>
      <w:r>
        <w:rPr>
          <w:i/>
          <w:sz w:val="24"/>
        </w:rPr>
        <w:t>to be,</w:t>
      </w:r>
      <w:r>
        <w:rPr>
          <w:sz w:val="24"/>
        </w:rPr>
        <w:t xml:space="preserve"> although other link verbs are also possible.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That</w:t>
      </w:r>
      <w:r>
        <w:rPr>
          <w:b/>
          <w:sz w:val="24"/>
        </w:rPr>
        <w:t xml:space="preserve"> is not</w:t>
      </w:r>
      <w:r>
        <w:rPr>
          <w:sz w:val="24"/>
        </w:rPr>
        <w:t xml:space="preserve"> </w:t>
      </w:r>
      <w:r>
        <w:rPr>
          <w:i/>
          <w:sz w:val="24"/>
        </w:rPr>
        <w:t xml:space="preserve">for me to decide. </w:t>
      </w:r>
    </w:p>
    <w:p>
      <w:pPr>
        <w:pStyle w:val="Normal"/>
        <w:spacing w:lineRule="auto" w:line="240"/>
        <w:ind w:firstLine="284" w:start="284" w:end="0"/>
        <w:rPr/>
      </w:pPr>
      <w:r>
        <w:rPr>
          <w:sz w:val="24"/>
        </w:rPr>
        <w:t>What it all means</w:t>
      </w:r>
      <w:r>
        <w:rPr>
          <w:b/>
          <w:sz w:val="24"/>
        </w:rPr>
        <w:t xml:space="preserve"> remains</w:t>
      </w:r>
      <w:r>
        <w:rPr>
          <w:sz w:val="24"/>
        </w:rPr>
        <w:t xml:space="preserve"> </w:t>
      </w:r>
      <w:r>
        <w:rPr>
          <w:i/>
          <w:sz w:val="24"/>
        </w:rPr>
        <w:t>for an expert to say.</w:t>
      </w:r>
    </w:p>
    <w:p>
      <w:pPr>
        <w:pStyle w:val="Normal"/>
        <w:spacing w:lineRule="auto" w:line="240"/>
        <w:ind w:firstLine="284" w:start="284" w:end="0"/>
        <w:rPr>
          <w:b/>
          <w:i/>
          <w:i/>
          <w:sz w:val="24"/>
        </w:rPr>
      </w:pPr>
      <w:r>
        <w:rPr>
          <w:b/>
          <w:i/>
          <w:sz w:val="24"/>
        </w:rPr>
      </w:r>
    </w:p>
    <w:p>
      <w:pPr>
        <w:pStyle w:val="Normal"/>
        <w:spacing w:lineRule="auto" w:line="240"/>
        <w:ind w:firstLine="284" w:end="0"/>
        <w:rPr/>
      </w:pPr>
      <w:r>
        <w:rPr>
          <w:sz w:val="24"/>
        </w:rPr>
        <w:t>3.</w:t>
      </w:r>
      <w:r>
        <w:rPr>
          <w:b/>
          <w:sz w:val="24"/>
        </w:rPr>
        <w:t xml:space="preserve"> Object.</w:t>
      </w:r>
      <w:r>
        <w:rPr>
          <w:sz w:val="24"/>
        </w:rPr>
        <w:t xml:space="preserve"> The construction can be used as an indirect non-recipient object of certain verbs </w:t>
      </w:r>
      <w:r>
        <w:rPr>
          <w:i/>
          <w:sz w:val="24"/>
        </w:rPr>
        <w:t>(to ask, to watch)</w:t>
      </w:r>
      <w:r>
        <w:rPr>
          <w:sz w:val="24"/>
        </w:rPr>
        <w:t xml:space="preserve"> and adjectives (</w:t>
      </w:r>
      <w:r>
        <w:rPr>
          <w:i/>
          <w:sz w:val="24"/>
        </w:rPr>
        <w:t>anxious, eager, impatient, sorry, willing,</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watched </w:t>
      </w:r>
      <w:r>
        <w:rPr>
          <w:i/>
          <w:sz w:val="24"/>
        </w:rPr>
        <w:t xml:space="preserve">for him to appear through the bushes. </w:t>
      </w:r>
    </w:p>
    <w:p>
      <w:pPr>
        <w:pStyle w:val="Normal"/>
        <w:spacing w:lineRule="auto" w:line="240"/>
        <w:ind w:firstLine="284" w:start="284" w:end="0"/>
        <w:rPr/>
      </w:pPr>
      <w:r>
        <w:rPr>
          <w:sz w:val="24"/>
        </w:rPr>
        <w:t xml:space="preserve">Everybody was impatient </w:t>
      </w:r>
      <w:r>
        <w:rPr>
          <w:i/>
          <w:sz w:val="24"/>
        </w:rPr>
        <w:t>for the experiment to begin.</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4.</w:t>
      </w:r>
      <w:r>
        <w:rPr>
          <w:b/>
          <w:sz w:val="24"/>
        </w:rPr>
        <w:t xml:space="preserve"> Attribute.</w:t>
      </w:r>
      <w:r>
        <w:rPr>
          <w:sz w:val="24"/>
        </w:rPr>
        <w:t xml:space="preserve"> In this function it modifies nouns or indefinite, negative, and universal pronouns.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gave orders </w:t>
      </w:r>
      <w:r>
        <w:rPr>
          <w:i/>
          <w:sz w:val="24"/>
        </w:rPr>
        <w:t xml:space="preserve">for everyone to stop packing. </w:t>
      </w:r>
    </w:p>
    <w:p>
      <w:pPr>
        <w:pStyle w:val="Normal"/>
        <w:spacing w:lineRule="auto" w:line="240"/>
        <w:ind w:firstLine="284" w:start="284" w:end="0"/>
        <w:rPr/>
      </w:pPr>
      <w:r>
        <w:rPr>
          <w:sz w:val="24"/>
        </w:rPr>
        <w:t xml:space="preserve">There was nothing </w:t>
      </w:r>
      <w:r>
        <w:rPr>
          <w:i/>
          <w:sz w:val="24"/>
        </w:rPr>
        <w:t>for him to say.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5.</w:t>
      </w:r>
      <w:r>
        <w:rPr>
          <w:b/>
          <w:sz w:val="24"/>
        </w:rPr>
        <w:t xml:space="preserve"> Adverbial modifier:</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a)</w:t>
      </w:r>
      <w:r>
        <w:rPr>
          <w:b/>
          <w:sz w:val="24"/>
        </w:rPr>
        <w:t xml:space="preserve"> of purpose.</w:t>
      </w:r>
    </w:p>
    <w:p>
      <w:pPr>
        <w:pStyle w:val="Normal"/>
        <w:spacing w:lineRule="auto" w:line="240"/>
        <w:ind w:firstLine="284" w:start="284" w:end="0"/>
        <w:rPr>
          <w:b/>
          <w:sz w:val="24"/>
        </w:rPr>
      </w:pPr>
      <w:r>
        <w:rPr>
          <w:b/>
          <w:sz w:val="24"/>
        </w:rPr>
      </w:r>
    </w:p>
    <w:p>
      <w:pPr>
        <w:pStyle w:val="Normal"/>
        <w:spacing w:lineRule="auto" w:line="240"/>
        <w:ind w:firstLine="284" w:start="568" w:end="0"/>
        <w:rPr/>
      </w:pPr>
      <w:r>
        <w:rPr>
          <w:sz w:val="24"/>
        </w:rPr>
        <w:t xml:space="preserve">I rang </w:t>
      </w:r>
      <w:r>
        <w:rPr>
          <w:i/>
          <w:sz w:val="24"/>
        </w:rPr>
        <w:t>for you to show the lady out.</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Unlike the infinitive, the </w:t>
      </w:r>
      <w:r>
        <w:rPr>
          <w:i/>
          <w:sz w:val="24"/>
        </w:rPr>
        <w:t>for-to</w:t>
      </w:r>
      <w:r>
        <w:rPr>
          <w:sz w:val="24"/>
        </w:rPr>
        <w:t>-construction in this function can be placed only after the predicate.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b)</w:t>
      </w:r>
      <w:r>
        <w:rPr>
          <w:b/>
          <w:sz w:val="24"/>
        </w:rPr>
        <w:t xml:space="preserve"> of consequence.</w:t>
      </w:r>
    </w:p>
    <w:p>
      <w:pPr>
        <w:pStyle w:val="Normal"/>
        <w:spacing w:lineRule="auto" w:line="240"/>
        <w:ind w:firstLine="284" w:start="284" w:end="0"/>
        <w:rPr>
          <w:b/>
          <w:sz w:val="24"/>
        </w:rPr>
      </w:pPr>
      <w:r>
        <w:rPr>
          <w:b/>
          <w:sz w:val="24"/>
        </w:rPr>
      </w:r>
    </w:p>
    <w:p>
      <w:pPr>
        <w:pStyle w:val="Normal"/>
        <w:spacing w:lineRule="auto" w:line="240"/>
        <w:ind w:firstLine="284" w:start="568" w:end="0"/>
        <w:rPr/>
      </w:pPr>
      <w:r>
        <w:rPr>
          <w:sz w:val="24"/>
        </w:rPr>
        <w:t xml:space="preserve">The chance was too good </w:t>
      </w:r>
      <w:r>
        <w:rPr>
          <w:i/>
          <w:sz w:val="24"/>
        </w:rPr>
        <w:t>for Jack to miss it.</w:t>
      </w:r>
    </w:p>
    <w:p>
      <w:pPr>
        <w:pStyle w:val="Normal"/>
        <w:spacing w:lineRule="auto" w:line="240"/>
        <w:ind w:firstLine="284" w:start="568" w:end="0"/>
        <w:rPr/>
      </w:pPr>
      <w:r>
        <w:rPr>
          <w:sz w:val="24"/>
        </w:rPr>
        <w:t xml:space="preserve">The real cause of the explosion was evident enough </w:t>
      </w:r>
      <w:r>
        <w:rPr>
          <w:i/>
          <w:sz w:val="24"/>
        </w:rPr>
        <w:t>for everyone to discuss it.</w:t>
      </w:r>
    </w:p>
    <w:p>
      <w:pPr>
        <w:pStyle w:val="Normal"/>
        <w:spacing w:lineRule="auto" w:line="240"/>
        <w:ind w:firstLine="284" w:end="0"/>
        <w:rPr>
          <w:b/>
          <w:i/>
          <w:i/>
          <w:sz w:val="24"/>
        </w:rPr>
      </w:pPr>
      <w:r>
        <w:rPr>
          <w:b/>
          <w:i/>
          <w:sz w:val="24"/>
        </w:rPr>
      </w:r>
    </w:p>
    <w:p>
      <w:pPr>
        <w:pStyle w:val="Heading3"/>
        <w:rPr/>
      </w:pPr>
      <w:bookmarkStart w:id="138" w:name="__RefHeading___Toc5113077"/>
      <w:bookmarkEnd w:id="138"/>
      <w:r>
        <w:rPr/>
        <w:t>The gerundial predicative constructions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135.</w:t>
      </w:r>
      <w:r>
        <w:rPr>
          <w:sz w:val="24"/>
        </w:rPr>
        <w:t xml:space="preserve"> The gerundial predicative construction is a predicative com</w:t>
        <w:softHyphen/>
        <w:t>plex in which the nominal part is generally a noun/noun-pronoun in the possessive case or a possessive pronoun. Sometimes, however, it may be a noun/noun-pronoun in the common case or a personal pronoun in the objective case. The construction may function as different parts of the sentence:</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Subject.</w:t>
      </w:r>
      <w:r>
        <w:rPr>
          <w:sz w:val="24"/>
        </w:rPr>
        <w:t xml:space="preserve"> It is used either with or without the introductory</w:t>
      </w:r>
      <w:r>
        <w:rPr>
          <w:b/>
          <w:sz w:val="24"/>
        </w:rPr>
        <w:t xml:space="preserve"> </w:t>
      </w:r>
      <w:r>
        <w:rPr>
          <w:b/>
          <w:i/>
          <w:sz w:val="24"/>
        </w:rPr>
        <w:t>it.</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Your doing nothing</w:t>
      </w:r>
      <w:r>
        <w:rPr>
          <w:sz w:val="24"/>
        </w:rPr>
        <w:t xml:space="preserve"> won’t help anybody. </w:t>
      </w:r>
    </w:p>
    <w:p>
      <w:pPr>
        <w:pStyle w:val="Normal"/>
        <w:spacing w:lineRule="auto" w:line="240"/>
        <w:ind w:firstLine="284" w:start="284" w:end="0"/>
        <w:rPr/>
      </w:pPr>
      <w:r>
        <w:rPr>
          <w:sz w:val="24"/>
        </w:rPr>
        <w:t>Is</w:t>
      </w:r>
      <w:r>
        <w:rPr>
          <w:b/>
          <w:sz w:val="24"/>
        </w:rPr>
        <w:t xml:space="preserve"> it</w:t>
      </w:r>
      <w:r>
        <w:rPr>
          <w:sz w:val="24"/>
        </w:rPr>
        <w:t xml:space="preserve"> worth while </w:t>
      </w:r>
      <w:r>
        <w:rPr>
          <w:i/>
          <w:sz w:val="24"/>
        </w:rPr>
        <w:t>your quarrelling all the time?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2.</w:t>
      </w:r>
      <w:r>
        <w:rPr>
          <w:b/>
          <w:sz w:val="24"/>
        </w:rPr>
        <w:t xml:space="preserve"> Predicative.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The only way out will be </w:t>
      </w:r>
      <w:r>
        <w:rPr>
          <w:i/>
          <w:sz w:val="24"/>
        </w:rPr>
        <w:t>his taking the job.</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3.</w:t>
      </w:r>
      <w:r>
        <w:rPr>
          <w:b/>
          <w:sz w:val="24"/>
        </w:rPr>
        <w:t xml:space="preserve"> Object.</w:t>
      </w:r>
      <w:r>
        <w:rPr>
          <w:sz w:val="24"/>
        </w:rPr>
        <w:t xml:space="preserve"> The construction may be either a direct object</w:t>
      </w:r>
      <w:r>
        <w:rPr>
          <w:b/>
          <w:sz w:val="24"/>
        </w:rPr>
        <w:t xml:space="preserve"> </w:t>
      </w:r>
      <w:r>
        <w:rPr>
          <w:sz w:val="24"/>
        </w:rPr>
        <w:t>to a verb or an indirect non-recipient object to a verb or adjective.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liked </w:t>
      </w:r>
      <w:r>
        <w:rPr>
          <w:i/>
          <w:sz w:val="24"/>
        </w:rPr>
        <w:t xml:space="preserve">his worrying about his wife. </w:t>
      </w:r>
    </w:p>
    <w:p>
      <w:pPr>
        <w:pStyle w:val="Normal"/>
        <w:spacing w:lineRule="auto" w:line="240"/>
        <w:ind w:firstLine="284" w:start="284" w:end="0"/>
        <w:rPr/>
      </w:pPr>
      <w:r>
        <w:rPr>
          <w:sz w:val="24"/>
        </w:rPr>
        <w:t xml:space="preserve">He insisted </w:t>
      </w:r>
      <w:r>
        <w:rPr>
          <w:i/>
          <w:sz w:val="24"/>
        </w:rPr>
        <w:t>on my claims being acknowledged.</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4.</w:t>
      </w:r>
      <w:r>
        <w:rPr>
          <w:b/>
          <w:sz w:val="24"/>
        </w:rPr>
        <w:t xml:space="preserve"> Attribute.</w:t>
      </w:r>
      <w:r>
        <w:rPr>
          <w:sz w:val="24"/>
        </w:rPr>
        <w:t xml:space="preserve"> The construction is generally used with the preposition </w:t>
      </w:r>
      <w:r>
        <w:rPr>
          <w:i/>
          <w:sz w:val="24"/>
        </w:rPr>
        <w:t>of,</w:t>
      </w:r>
      <w:r>
        <w:rPr>
          <w:sz w:val="24"/>
        </w:rPr>
        <w:t xml:space="preserve"> althougt other prepositions are also possible.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prospect </w:t>
      </w:r>
      <w:r>
        <w:rPr>
          <w:i/>
          <w:sz w:val="24"/>
        </w:rPr>
        <w:t>of someone else getting a job</w:t>
      </w:r>
      <w:r>
        <w:rPr>
          <w:sz w:val="24"/>
        </w:rPr>
        <w:t xml:space="preserve"> moved them to strong moral indignation.</w:t>
      </w:r>
    </w:p>
    <w:p>
      <w:pPr>
        <w:pStyle w:val="Normal"/>
        <w:spacing w:lineRule="auto" w:line="240"/>
        <w:ind w:firstLine="284" w:end="0"/>
        <w:rPr>
          <w:b/>
          <w:sz w:val="24"/>
        </w:rPr>
      </w:pPr>
      <w:r>
        <w:rPr>
          <w:b/>
          <w:sz w:val="24"/>
        </w:rPr>
      </w:r>
    </w:p>
    <w:p>
      <w:pPr>
        <w:pStyle w:val="Normal"/>
        <w:spacing w:lineRule="auto" w:line="240"/>
        <w:ind w:firstLine="284" w:end="0"/>
        <w:rPr/>
      </w:pPr>
      <w:r>
        <w:rPr>
          <w:sz w:val="24"/>
        </w:rPr>
        <w:t>5.</w:t>
      </w:r>
      <w:r>
        <w:rPr>
          <w:b/>
          <w:sz w:val="24"/>
        </w:rPr>
        <w:t xml:space="preserve"> Adverbial modifier:</w:t>
      </w:r>
    </w:p>
    <w:p>
      <w:pPr>
        <w:pStyle w:val="Normal"/>
        <w:spacing w:lineRule="auto" w:line="240"/>
        <w:ind w:firstLine="284" w:end="0"/>
        <w:rPr>
          <w:b/>
          <w:sz w:val="24"/>
        </w:rPr>
      </w:pPr>
      <w:r>
        <w:rPr>
          <w:b/>
          <w:sz w:val="24"/>
        </w:rPr>
      </w:r>
    </w:p>
    <w:p>
      <w:pPr>
        <w:pStyle w:val="Normal"/>
        <w:spacing w:lineRule="auto" w:line="240"/>
        <w:ind w:firstLine="284" w:start="284" w:end="0"/>
        <w:rPr>
          <w:sz w:val="24"/>
        </w:rPr>
      </w:pPr>
      <w:r>
        <w:rPr>
          <w:sz w:val="24"/>
        </w:rPr>
        <w:t>a) of time.</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After his being away for some time</w:t>
      </w:r>
      <w:r>
        <w:rPr>
          <w:sz w:val="24"/>
        </w:rPr>
        <w:t xml:space="preserve"> the crisis came.</w:t>
      </w:r>
    </w:p>
    <w:p>
      <w:pPr>
        <w:pStyle w:val="Normal"/>
        <w:spacing w:lineRule="auto" w:line="240"/>
        <w:ind w:firstLine="284" w:start="284" w:end="0"/>
        <w:rPr>
          <w:sz w:val="24"/>
        </w:rPr>
      </w:pPr>
      <w:r>
        <w:rPr>
          <w:sz w:val="24"/>
        </w:rPr>
      </w:r>
    </w:p>
    <w:p>
      <w:pPr>
        <w:pStyle w:val="2"/>
        <w:suppressAutoHyphens w:val="false"/>
        <w:ind w:start="284" w:end="0"/>
        <w:rPr/>
      </w:pPr>
      <w:r>
        <w:rPr/>
        <w:t>b) of attendant circumstances.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The car slid away </w:t>
      </w:r>
      <w:r>
        <w:rPr>
          <w:i/>
          <w:sz w:val="24"/>
        </w:rPr>
        <w:t>without my having to say anything.</w:t>
      </w:r>
    </w:p>
    <w:p>
      <w:pPr>
        <w:pStyle w:val="Normal"/>
        <w:spacing w:lineRule="auto" w:line="240"/>
        <w:ind w:firstLine="284" w:start="284" w:end="0"/>
        <w:rPr>
          <w:i/>
          <w:i/>
          <w:sz w:val="24"/>
          <w:lang w:val="ru-RU"/>
        </w:rPr>
      </w:pPr>
      <w:r>
        <w:rPr>
          <w:i/>
          <w:sz w:val="24"/>
          <w:lang w:val="ru-RU"/>
        </w:rPr>
      </w:r>
    </w:p>
    <w:p>
      <w:pPr>
        <w:pStyle w:val="Normal"/>
        <w:spacing w:lineRule="auto" w:line="240"/>
        <w:ind w:firstLine="284" w:start="284" w:end="0"/>
        <w:rPr/>
      </w:pPr>
      <w:r>
        <w:rPr>
          <w:sz w:val="24"/>
          <w:lang w:val="ru-RU"/>
        </w:rPr>
        <w:t>c)</w:t>
      </w:r>
      <w:r>
        <w:rPr>
          <w:sz w:val="24"/>
        </w:rPr>
        <w:t xml:space="preserve"> of concession.</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In spite of it being cold</w:t>
      </w:r>
      <w:r>
        <w:rPr>
          <w:sz w:val="24"/>
        </w:rPr>
        <w:t xml:space="preserve"> the bushes swarmed with insects.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this function the construction is always introduced by a preposition.</w:t>
      </w:r>
    </w:p>
    <w:p>
      <w:pPr>
        <w:pStyle w:val="Normal"/>
        <w:spacing w:lineRule="auto" w:line="240"/>
        <w:ind w:firstLine="284" w:end="0"/>
        <w:rPr>
          <w:b/>
          <w:sz w:val="24"/>
        </w:rPr>
      </w:pPr>
      <w:r>
        <w:rPr>
          <w:b/>
          <w:sz w:val="24"/>
        </w:rPr>
      </w:r>
    </w:p>
    <w:p>
      <w:pPr>
        <w:pStyle w:val="Heading2"/>
        <w:rPr/>
      </w:pPr>
      <w:bookmarkStart w:id="139" w:name="__RefHeading___Toc5113078"/>
      <w:bookmarkEnd w:id="139"/>
      <w:r>
        <w:rPr/>
        <w:t>THE COMPOSITE SENTENCE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136.</w:t>
      </w:r>
      <w:r>
        <w:rPr>
          <w:sz w:val="24"/>
        </w:rPr>
        <w:t xml:space="preserve"> The composite sentence is a sentence consisting of two or more clauses. In its structure a clause is similar to a simple sentence, but unlike a simple sentence it forms part of a bigger syntactical unit.</w:t>
      </w:r>
    </w:p>
    <w:p>
      <w:pPr>
        <w:pStyle w:val="Normal"/>
        <w:spacing w:lineRule="auto" w:line="240"/>
        <w:ind w:firstLine="284" w:end="0"/>
        <w:rPr/>
      </w:pPr>
      <w:r>
        <w:rPr>
          <w:sz w:val="24"/>
        </w:rPr>
        <w:t xml:space="preserve">Within a composite sentence clauses may be joined by means of </w:t>
      </w:r>
      <w:r>
        <w:rPr>
          <w:i/>
          <w:sz w:val="24"/>
        </w:rPr>
        <w:t>coordination</w:t>
      </w:r>
      <w:r>
        <w:rPr>
          <w:sz w:val="24"/>
        </w:rPr>
        <w:t xml:space="preserve"> or </w:t>
      </w:r>
      <w:r>
        <w:rPr>
          <w:i/>
          <w:sz w:val="24"/>
        </w:rPr>
        <w:t>subordination,</w:t>
      </w:r>
      <w:r>
        <w:rPr>
          <w:sz w:val="24"/>
        </w:rPr>
        <w:t xml:space="preserve"> thus forming </w:t>
      </w:r>
      <w:r>
        <w:rPr>
          <w:i/>
          <w:sz w:val="24"/>
        </w:rPr>
        <w:t>a compound</w:t>
      </w:r>
      <w:r>
        <w:rPr>
          <w:sz w:val="24"/>
        </w:rPr>
        <w:t xml:space="preserve"> or a </w:t>
      </w:r>
      <w:r>
        <w:rPr>
          <w:i/>
          <w:sz w:val="24"/>
        </w:rPr>
        <w:t>complex sentence</w:t>
      </w:r>
      <w:r>
        <w:rPr>
          <w:sz w:val="24"/>
        </w:rPr>
        <w:t xml:space="preserve"> respectively.</w:t>
      </w:r>
    </w:p>
    <w:p>
      <w:pPr>
        <w:pStyle w:val="Normal"/>
        <w:spacing w:lineRule="auto" w:line="240"/>
        <w:ind w:firstLine="284" w:end="0"/>
        <w:rPr/>
      </w:pPr>
      <w:r>
        <w:rPr>
          <w:i/>
          <w:sz w:val="24"/>
        </w:rPr>
        <w:t>Coordination</w:t>
      </w:r>
      <w:r>
        <w:rPr>
          <w:sz w:val="24"/>
        </w:rPr>
        <w:t xml:space="preserve"> is a way of linking grammatical elements to make them equal in rank.</w:t>
      </w:r>
    </w:p>
    <w:p>
      <w:pPr>
        <w:pStyle w:val="Normal"/>
        <w:spacing w:lineRule="auto" w:line="240"/>
        <w:ind w:firstLine="284" w:end="0"/>
        <w:rPr/>
      </w:pPr>
      <w:r>
        <w:rPr>
          <w:i/>
          <w:sz w:val="24"/>
        </w:rPr>
        <w:t>Subordination</w:t>
      </w:r>
      <w:r>
        <w:rPr>
          <w:sz w:val="24"/>
        </w:rPr>
        <w:t xml:space="preserve"> is a way of linking grammatical elements that makes one of them dependent upon the other (or they are mutually dependent).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The door of Henry’s lunch-room opened, and two men came in.</w:t>
      </w:r>
    </w:p>
    <w:p>
      <w:pPr>
        <w:pStyle w:val="Normal"/>
        <w:spacing w:lineRule="auto" w:line="240"/>
        <w:ind w:firstLine="284" w:end="0"/>
        <w:rPr>
          <w:sz w:val="24"/>
        </w:rPr>
      </w:pPr>
      <w:r>
        <w:rPr>
          <w:sz w:val="24"/>
        </w:rPr>
        <w:t xml:space="preserve">2. I have come to you, because I know from reading your accounts that you are Mr Sherlock Holme’s most  </w:t>
      </w:r>
    </w:p>
    <w:p>
      <w:pPr>
        <w:pStyle w:val="Normal"/>
        <w:spacing w:lineRule="auto" w:line="240"/>
        <w:ind w:firstLine="284" w:end="0"/>
        <w:rPr>
          <w:sz w:val="24"/>
        </w:rPr>
      </w:pPr>
      <w:r>
        <w:rPr>
          <w:sz w:val="24"/>
        </w:rPr>
        <w:t xml:space="preserve">    </w:t>
      </w:r>
      <w:r>
        <w:rPr>
          <w:sz w:val="24"/>
        </w:rPr>
        <w:t>intimate acquaintance.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These sentences may be graphically presented in the following way:</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534"/>
        <w:gridCol w:w="1204"/>
        <w:gridCol w:w="1205"/>
        <w:gridCol w:w="2552"/>
        <w:gridCol w:w="2126"/>
        <w:gridCol w:w="3359"/>
      </w:tblGrid>
      <w:tr>
        <w:trPr/>
        <w:tc>
          <w:tcPr>
            <w:tcW w:w="534" w:type="dxa"/>
            <w:tcBorders/>
          </w:tcPr>
          <w:p>
            <w:pPr>
              <w:pStyle w:val="Normal"/>
              <w:spacing w:lineRule="auto" w:line="240"/>
              <w:ind w:hanging="0" w:end="0"/>
              <w:rPr>
                <w:sz w:val="24"/>
              </w:rPr>
            </w:pPr>
            <w:r>
              <w:rPr>
                <w:sz w:val="24"/>
              </w:rPr>
              <w:t>1.</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The door... opened</w:t>
            </w:r>
          </w:p>
        </w:tc>
        <w:tc>
          <w:tcPr>
            <w:tcW w:w="2552" w:type="dxa"/>
            <w:tcBorders/>
          </w:tcPr>
          <w:p>
            <w:pPr>
              <w:pStyle w:val="Normal"/>
              <w:spacing w:lineRule="auto" w:line="240"/>
              <w:ind w:hanging="0" w:end="0"/>
              <w:rPr>
                <w:sz w:val="24"/>
              </w:rPr>
            </w:pPr>
            <w:r>
              <w:rPr>
                <w:sz w:val="24"/>
              </w:rPr>
              <w:t>————</w:t>
            </w:r>
            <w:r>
              <w:rPr>
                <w:sz w:val="24"/>
              </w:rPr>
              <w:t>and————</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two men came in</w:t>
            </w:r>
          </w:p>
        </w:tc>
        <w:tc>
          <w:tcPr>
            <w:tcW w:w="3359" w:type="dxa"/>
            <w:tcBorders/>
            <w:tcMar>
              <w:start w:w="0" w:type="dxa"/>
              <w:end w:w="0" w:type="dxa"/>
            </w:tcMar>
          </w:tcPr>
          <w:p>
            <w:pPr>
              <w:pStyle w:val="Normal"/>
              <w:snapToGrid w:val="false"/>
              <w:rPr>
                <w:sz w:val="24"/>
              </w:rPr>
            </w:pPr>
            <w:r>
              <w:rPr>
                <w:sz w:val="24"/>
              </w:rPr>
            </w:r>
          </w:p>
        </w:tc>
      </w:tr>
      <w:tr>
        <w:trPr/>
        <w:tc>
          <w:tcPr>
            <w:tcW w:w="534" w:type="dxa"/>
            <w:tcBorders/>
          </w:tcPr>
          <w:p>
            <w:pPr>
              <w:pStyle w:val="Normal"/>
              <w:snapToGrid w:val="false"/>
              <w:spacing w:lineRule="auto" w:line="240"/>
              <w:ind w:hanging="0" w:end="0"/>
              <w:rPr>
                <w:sz w:val="24"/>
              </w:rPr>
            </w:pPr>
            <w:r>
              <w:rPr>
                <w:sz w:val="24"/>
              </w:rPr>
            </w:r>
          </w:p>
        </w:tc>
        <w:tc>
          <w:tcPr>
            <w:tcW w:w="2409" w:type="dxa"/>
            <w:gridSpan w:val="2"/>
            <w:tcBorders/>
          </w:tcPr>
          <w:p>
            <w:pPr>
              <w:pStyle w:val="Normal"/>
              <w:snapToGrid w:val="false"/>
              <w:spacing w:lineRule="auto" w:line="240"/>
              <w:ind w:hanging="0" w:end="0"/>
              <w:rPr>
                <w:sz w:val="24"/>
              </w:rPr>
            </w:pPr>
            <w:r>
              <w:rPr>
                <w:sz w:val="24"/>
              </w:rPr>
            </w:r>
          </w:p>
        </w:tc>
        <w:tc>
          <w:tcPr>
            <w:tcW w:w="2552" w:type="dxa"/>
            <w:tcBorders/>
          </w:tcPr>
          <w:p>
            <w:pPr>
              <w:pStyle w:val="Normal"/>
              <w:snapToGrid w:val="false"/>
              <w:spacing w:lineRule="auto" w:line="240"/>
              <w:ind w:hanging="0" w:end="0"/>
              <w:rPr>
                <w:sz w:val="24"/>
              </w:rPr>
            </w:pPr>
            <w:r>
              <w:rPr>
                <w:sz w:val="24"/>
              </w:rPr>
            </w:r>
          </w:p>
        </w:tc>
        <w:tc>
          <w:tcPr>
            <w:tcW w:w="5485" w:type="dxa"/>
            <w:gridSpan w:val="2"/>
            <w:tcBorders/>
          </w:tcPr>
          <w:p>
            <w:pPr>
              <w:pStyle w:val="Normal"/>
              <w:snapToGrid w:val="false"/>
              <w:spacing w:lineRule="auto" w:line="240"/>
              <w:ind w:hanging="0" w:end="0"/>
              <w:rPr>
                <w:sz w:val="24"/>
              </w:rPr>
            </w:pPr>
            <w:r>
              <w:rPr>
                <w:sz w:val="24"/>
              </w:rPr>
            </w:r>
          </w:p>
        </w:tc>
      </w:tr>
      <w:tr>
        <w:trPr/>
        <w:tc>
          <w:tcPr>
            <w:tcW w:w="534" w:type="dxa"/>
            <w:tcBorders/>
          </w:tcPr>
          <w:p>
            <w:pPr>
              <w:pStyle w:val="Normal"/>
              <w:spacing w:lineRule="auto" w:line="240"/>
              <w:ind w:hanging="0" w:end="0"/>
              <w:rPr>
                <w:sz w:val="24"/>
              </w:rPr>
            </w:pPr>
            <w:r>
              <w:rPr>
                <w:sz w:val="24"/>
              </w:rPr>
              <w:t>2.</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I have come to</w:t>
            </w:r>
          </w:p>
        </w:tc>
        <w:tc>
          <w:tcPr>
            <w:tcW w:w="2552" w:type="dxa"/>
            <w:tcBorders/>
          </w:tcPr>
          <w:p>
            <w:pPr>
              <w:pStyle w:val="Normal"/>
              <w:snapToGrid w:val="false"/>
              <w:spacing w:lineRule="auto" w:line="240"/>
              <w:ind w:hanging="0" w:end="0"/>
              <w:rPr>
                <w:sz w:val="24"/>
              </w:rPr>
            </w:pPr>
            <w:r>
              <w:rPr>
                <w:sz w:val="24"/>
              </w:rPr>
            </w:r>
          </w:p>
        </w:tc>
        <w:tc>
          <w:tcPr>
            <w:tcW w:w="5485" w:type="dxa"/>
            <w:gridSpan w:val="2"/>
            <w:tcBorders/>
          </w:tcPr>
          <w:p>
            <w:pPr>
              <w:pStyle w:val="Normal"/>
              <w:snapToGrid w:val="false"/>
              <w:spacing w:lineRule="auto" w:line="240"/>
              <w:ind w:hanging="0" w:end="0"/>
              <w:rPr>
                <w:sz w:val="24"/>
              </w:rPr>
            </w:pPr>
            <w:r>
              <w:rPr>
                <w:sz w:val="24"/>
              </w:rPr>
            </w:r>
          </w:p>
        </w:tc>
      </w:tr>
      <w:tr>
        <w:trPr/>
        <w:tc>
          <w:tcPr>
            <w:tcW w:w="534" w:type="dxa"/>
            <w:tcBorders/>
          </w:tcPr>
          <w:p>
            <w:pPr>
              <w:pStyle w:val="Normal"/>
              <w:snapToGrid w:val="false"/>
              <w:spacing w:lineRule="auto" w:line="240"/>
              <w:ind w:hanging="0" w:end="0"/>
              <w:rPr>
                <w:sz w:val="24"/>
              </w:rPr>
            </w:pPr>
            <w:r>
              <w:rPr>
                <w:sz w:val="24"/>
              </w:rPr>
            </w:r>
          </w:p>
        </w:tc>
        <w:tc>
          <w:tcPr>
            <w:tcW w:w="1204" w:type="dxa"/>
            <w:tcBorders>
              <w:end w:val="single" w:sz="4" w:space="0" w:color="000000"/>
            </w:tcBorders>
          </w:tcPr>
          <w:p>
            <w:pPr>
              <w:pStyle w:val="Normal"/>
              <w:snapToGrid w:val="false"/>
              <w:spacing w:lineRule="auto" w:line="240"/>
              <w:ind w:hanging="0" w:end="0"/>
              <w:rPr>
                <w:sz w:val="24"/>
              </w:rPr>
            </w:pPr>
            <w:r>
              <w:rPr>
                <w:sz w:val="24"/>
              </w:rPr>
            </w:r>
          </w:p>
        </w:tc>
        <w:tc>
          <w:tcPr>
            <w:tcW w:w="1205" w:type="dxa"/>
            <w:tcBorders>
              <w:start w:val="single" w:sz="4" w:space="0" w:color="000000"/>
            </w:tcBorders>
          </w:tcPr>
          <w:p>
            <w:pPr>
              <w:pStyle w:val="Normal"/>
              <w:snapToGrid w:val="false"/>
              <w:spacing w:lineRule="auto" w:line="240"/>
              <w:ind w:hanging="0" w:end="0"/>
              <w:rPr>
                <w:sz w:val="24"/>
              </w:rPr>
            </w:pPr>
            <w:r>
              <w:rPr>
                <w:sz w:val="24"/>
              </w:rPr>
            </w:r>
          </w:p>
        </w:tc>
        <w:tc>
          <w:tcPr>
            <w:tcW w:w="2552" w:type="dxa"/>
            <w:tcBorders/>
          </w:tcPr>
          <w:p>
            <w:pPr>
              <w:pStyle w:val="Normal"/>
              <w:snapToGrid w:val="false"/>
              <w:spacing w:lineRule="auto" w:line="240"/>
              <w:ind w:hanging="0" w:end="0"/>
              <w:rPr>
                <w:sz w:val="24"/>
              </w:rPr>
            </w:pPr>
            <w:r>
              <w:rPr>
                <w:sz w:val="24"/>
              </w:rPr>
            </w:r>
          </w:p>
        </w:tc>
        <w:tc>
          <w:tcPr>
            <w:tcW w:w="5485" w:type="dxa"/>
            <w:gridSpan w:val="2"/>
            <w:tcBorders/>
          </w:tcPr>
          <w:p>
            <w:pPr>
              <w:pStyle w:val="Normal"/>
              <w:snapToGrid w:val="false"/>
              <w:spacing w:lineRule="auto" w:line="240"/>
              <w:ind w:hanging="0" w:end="0"/>
              <w:rPr>
                <w:sz w:val="24"/>
              </w:rPr>
            </w:pPr>
            <w:r>
              <w:rPr>
                <w:sz w:val="24"/>
              </w:rPr>
            </w:r>
          </w:p>
        </w:tc>
      </w:tr>
      <w:tr>
        <w:trPr/>
        <w:tc>
          <w:tcPr>
            <w:tcW w:w="534" w:type="dxa"/>
            <w:tcBorders/>
          </w:tcPr>
          <w:p>
            <w:pPr>
              <w:pStyle w:val="Normal"/>
              <w:snapToGrid w:val="false"/>
              <w:spacing w:lineRule="auto" w:line="240"/>
              <w:ind w:hanging="0" w:end="0"/>
              <w:rPr>
                <w:sz w:val="24"/>
              </w:rPr>
            </w:pPr>
            <w:r>
              <w:rPr>
                <w:sz w:val="24"/>
              </w:rPr>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you because I know...</w:t>
            </w:r>
          </w:p>
        </w:tc>
        <w:tc>
          <w:tcPr>
            <w:tcW w:w="2552" w:type="dxa"/>
            <w:tcBorders/>
          </w:tcPr>
          <w:p>
            <w:pPr>
              <w:pStyle w:val="Normal"/>
              <w:snapToGrid w:val="false"/>
              <w:spacing w:lineRule="auto" w:line="240"/>
              <w:ind w:hanging="0" w:end="0"/>
              <w:rPr>
                <w:sz w:val="24"/>
              </w:rPr>
            </w:pPr>
            <w:r>
              <w:rPr>
                <w:sz w:val="24"/>
              </w:rPr>
            </w:r>
          </w:p>
        </w:tc>
        <w:tc>
          <w:tcPr>
            <w:tcW w:w="5485" w:type="dxa"/>
            <w:gridSpan w:val="2"/>
            <w:tcBorders/>
          </w:tcPr>
          <w:p>
            <w:pPr>
              <w:pStyle w:val="Normal"/>
              <w:snapToGrid w:val="false"/>
              <w:spacing w:lineRule="auto" w:line="240"/>
              <w:ind w:hanging="0" w:end="0"/>
              <w:rPr>
                <w:sz w:val="24"/>
              </w:rPr>
            </w:pPr>
            <w:r>
              <w:rPr>
                <w:sz w:val="24"/>
              </w:rPr>
            </w:r>
          </w:p>
        </w:tc>
      </w:tr>
      <w:tr>
        <w:trPr/>
        <w:tc>
          <w:tcPr>
            <w:tcW w:w="534" w:type="dxa"/>
            <w:tcBorders/>
          </w:tcPr>
          <w:p>
            <w:pPr>
              <w:pStyle w:val="Normal"/>
              <w:snapToGrid w:val="false"/>
              <w:spacing w:lineRule="auto" w:line="240"/>
              <w:ind w:hanging="0" w:end="0"/>
              <w:rPr>
                <w:sz w:val="24"/>
              </w:rPr>
            </w:pPr>
            <w:r>
              <w:rPr>
                <w:sz w:val="24"/>
              </w:rPr>
            </w:r>
          </w:p>
        </w:tc>
        <w:tc>
          <w:tcPr>
            <w:tcW w:w="1204" w:type="dxa"/>
            <w:tcBorders>
              <w:end w:val="single" w:sz="4" w:space="0" w:color="000000"/>
            </w:tcBorders>
          </w:tcPr>
          <w:p>
            <w:pPr>
              <w:pStyle w:val="Normal"/>
              <w:snapToGrid w:val="false"/>
              <w:spacing w:lineRule="auto" w:line="240"/>
              <w:ind w:hanging="0" w:end="0"/>
              <w:rPr>
                <w:sz w:val="24"/>
              </w:rPr>
            </w:pPr>
            <w:r>
              <w:rPr>
                <w:sz w:val="24"/>
              </w:rPr>
            </w:r>
          </w:p>
        </w:tc>
        <w:tc>
          <w:tcPr>
            <w:tcW w:w="1205" w:type="dxa"/>
            <w:tcBorders>
              <w:start w:val="single" w:sz="4" w:space="0" w:color="000000"/>
            </w:tcBorders>
          </w:tcPr>
          <w:p>
            <w:pPr>
              <w:pStyle w:val="Normal"/>
              <w:snapToGrid w:val="false"/>
              <w:spacing w:lineRule="auto" w:line="240"/>
              <w:ind w:hanging="0" w:end="0"/>
              <w:rPr>
                <w:sz w:val="24"/>
              </w:rPr>
            </w:pPr>
            <w:r>
              <w:rPr>
                <w:sz w:val="24"/>
              </w:rPr>
            </w:r>
          </w:p>
        </w:tc>
        <w:tc>
          <w:tcPr>
            <w:tcW w:w="2552" w:type="dxa"/>
            <w:tcBorders/>
          </w:tcPr>
          <w:p>
            <w:pPr>
              <w:pStyle w:val="Normal"/>
              <w:snapToGrid w:val="false"/>
              <w:spacing w:lineRule="auto" w:line="240"/>
              <w:ind w:hanging="0" w:end="0"/>
              <w:rPr>
                <w:sz w:val="24"/>
              </w:rPr>
            </w:pPr>
            <w:r>
              <w:rPr>
                <w:sz w:val="24"/>
              </w:rPr>
            </w:r>
          </w:p>
        </w:tc>
        <w:tc>
          <w:tcPr>
            <w:tcW w:w="5485" w:type="dxa"/>
            <w:gridSpan w:val="2"/>
            <w:tcBorders/>
          </w:tcPr>
          <w:p>
            <w:pPr>
              <w:pStyle w:val="Normal"/>
              <w:snapToGrid w:val="false"/>
              <w:spacing w:lineRule="auto" w:line="240"/>
              <w:ind w:hanging="0" w:end="0"/>
              <w:rPr>
                <w:sz w:val="24"/>
              </w:rPr>
            </w:pPr>
            <w:r>
              <w:rPr>
                <w:sz w:val="24"/>
              </w:rPr>
            </w:r>
          </w:p>
        </w:tc>
      </w:tr>
      <w:tr>
        <w:trPr/>
        <w:tc>
          <w:tcPr>
            <w:tcW w:w="534" w:type="dxa"/>
            <w:tcBorders/>
          </w:tcPr>
          <w:p>
            <w:pPr>
              <w:pStyle w:val="Normal"/>
              <w:snapToGrid w:val="false"/>
              <w:spacing w:lineRule="auto" w:line="240"/>
              <w:ind w:hanging="0" w:end="0"/>
              <w:rPr>
                <w:sz w:val="24"/>
              </w:rPr>
            </w:pPr>
            <w:r>
              <w:rPr>
                <w:sz w:val="24"/>
              </w:rPr>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that you are...</w:t>
            </w:r>
          </w:p>
        </w:tc>
        <w:tc>
          <w:tcPr>
            <w:tcW w:w="2552" w:type="dxa"/>
            <w:tcBorders/>
          </w:tcPr>
          <w:p>
            <w:pPr>
              <w:pStyle w:val="Normal"/>
              <w:snapToGrid w:val="false"/>
              <w:spacing w:lineRule="auto" w:line="240"/>
              <w:ind w:hanging="0" w:end="0"/>
              <w:rPr>
                <w:sz w:val="24"/>
              </w:rPr>
            </w:pPr>
            <w:r>
              <w:rPr>
                <w:sz w:val="24"/>
              </w:rPr>
            </w:r>
          </w:p>
        </w:tc>
        <w:tc>
          <w:tcPr>
            <w:tcW w:w="5485" w:type="dxa"/>
            <w:gridSpan w:val="2"/>
            <w:tcBorders/>
          </w:tcPr>
          <w:p>
            <w:pPr>
              <w:pStyle w:val="Normal"/>
              <w:snapToGrid w:val="false"/>
              <w:spacing w:lineRule="auto" w:line="240"/>
              <w:ind w:hanging="0" w:end="0"/>
              <w:rPr>
                <w:sz w:val="24"/>
              </w:rPr>
            </w:pPr>
            <w:r>
              <w:rPr>
                <w:sz w:val="24"/>
              </w:rPr>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A compound sentence may contain coordinate clauses extended by subordinate clauses, and the resulting structure is a compound-complex sentence.</w:t>
      </w:r>
    </w:p>
    <w:p>
      <w:pPr>
        <w:pStyle w:val="Normal"/>
        <w:spacing w:lineRule="auto" w:line="240"/>
        <w:ind w:firstLine="284" w:end="0"/>
        <w:rPr>
          <w:sz w:val="24"/>
        </w:rPr>
      </w:pPr>
      <w:r>
        <w:rPr>
          <w:sz w:val="24"/>
        </w:rPr>
      </w:r>
    </w:p>
    <w:p>
      <w:pPr>
        <w:pStyle w:val="2"/>
        <w:suppressAutoHyphens w:val="false"/>
        <w:ind w:start="284" w:end="0"/>
        <w:rPr/>
      </w:pPr>
      <w:r>
        <w:rPr/>
        <w:t xml:space="preserve">Pooh was very proud when he heard this, and he felt that Heffalump was as good as caught already, but    </w:t>
      </w:r>
    </w:p>
    <w:p>
      <w:pPr>
        <w:pStyle w:val="2"/>
        <w:suppressAutoHyphens w:val="false"/>
        <w:ind w:start="284" w:end="0"/>
        <w:rPr/>
      </w:pPr>
      <w:r>
        <w:rPr/>
        <w:t>there was just one other thing which had to be thought about.</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5666105" cy="2099945"/>
            <wp:effectExtent l="0" t="0" r="0" b="0"/>
            <wp:docPr id="35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9" descr="" title=""/>
                    <pic:cNvPicPr>
                      <a:picLocks noChangeAspect="1" noChangeArrowheads="1"/>
                    </pic:cNvPicPr>
                  </pic:nvPicPr>
                  <pic:blipFill>
                    <a:blip r:embed="rId11"/>
                    <a:srcRect l="-6" t="-17" r="-6" b="-17"/>
                    <a:stretch>
                      <a:fillRect/>
                    </a:stretch>
                  </pic:blipFill>
                  <pic:spPr bwMode="auto">
                    <a:xfrm>
                      <a:off x="0" y="0"/>
                      <a:ext cx="5666105" cy="2099945"/>
                    </a:xfrm>
                    <a:prstGeom prst="rect">
                      <a:avLst/>
                    </a:prstGeom>
                  </pic:spPr>
                </pic:pic>
              </a:graphicData>
            </a:graphic>
          </wp:inline>
        </w:drawing>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complex sentence may contain subordinate clauses joined by means of coordination, the resulting structure being a </w:t>
      </w:r>
      <w:r>
        <w:rPr>
          <w:i/>
          <w:sz w:val="24"/>
        </w:rPr>
        <w:t>complex sentence with homogeneous subordinate clauses.</w:t>
      </w:r>
    </w:p>
    <w:p>
      <w:pPr>
        <w:pStyle w:val="Normal"/>
        <w:spacing w:lineRule="auto" w:line="240"/>
        <w:ind w:firstLine="284" w:end="0"/>
        <w:rPr>
          <w:i/>
          <w:i/>
          <w:sz w:val="24"/>
        </w:rPr>
      </w:pPr>
      <w:r>
        <w:rPr>
          <w:i/>
          <w:sz w:val="24"/>
        </w:rPr>
      </w:r>
    </w:p>
    <w:p>
      <w:pPr>
        <w:pStyle w:val="2"/>
        <w:suppressAutoHyphens w:val="false"/>
        <w:ind w:start="284" w:end="0"/>
        <w:rPr/>
      </w:pPr>
      <w:r>
        <w:rPr/>
        <w:t xml:space="preserve">I must impress upon you again that you are in a very great danger, and that the utmost frankness is </w:t>
      </w:r>
    </w:p>
    <w:p>
      <w:pPr>
        <w:pStyle w:val="2"/>
        <w:suppressAutoHyphens w:val="false"/>
        <w:ind w:start="284" w:end="0"/>
        <w:rPr/>
      </w:pPr>
      <w:r>
        <w:rPr/>
        <w:t>necessary.</w:t>
      </w:r>
    </w:p>
    <w:p>
      <w:pPr>
        <w:pStyle w:val="Normal"/>
        <w:spacing w:lineRule="auto" w:line="240"/>
        <w:ind w:firstLine="284" w:end="0"/>
        <w:jc w:val="center"/>
        <w:rPr>
          <w:sz w:val="24"/>
        </w:rPr>
      </w:pPr>
      <w:r>
        <w:rPr>
          <w:sz w:val="24"/>
        </w:rPr>
        <w:drawing>
          <wp:inline distT="0" distB="0" distL="0" distR="0">
            <wp:extent cx="4681220" cy="2286000"/>
            <wp:effectExtent l="0" t="0" r="0" b="0"/>
            <wp:docPr id="356"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10" descr="" title=""/>
                    <pic:cNvPicPr>
                      <a:picLocks noChangeAspect="1" noChangeArrowheads="1"/>
                    </pic:cNvPicPr>
                  </pic:nvPicPr>
                  <pic:blipFill>
                    <a:blip r:embed="rId12"/>
                    <a:srcRect l="-8" t="-16" r="-8" b="-16"/>
                    <a:stretch>
                      <a:fillRect/>
                    </a:stretch>
                  </pic:blipFill>
                  <pic:spPr bwMode="auto">
                    <a:xfrm>
                      <a:off x="0" y="0"/>
                      <a:ext cx="4681220" cy="2286000"/>
                    </a:xfrm>
                    <a:prstGeom prst="rect">
                      <a:avLst/>
                    </a:prstGeom>
                  </pic:spPr>
                </pic:pic>
              </a:graphicData>
            </a:graphic>
          </wp:inline>
        </w:drawing>
      </w:r>
    </w:p>
    <w:p>
      <w:pPr>
        <w:pStyle w:val="Normal"/>
        <w:spacing w:lineRule="auto" w:line="240"/>
        <w:ind w:firstLine="284" w:end="0"/>
        <w:rPr>
          <w:sz w:val="24"/>
        </w:rPr>
      </w:pPr>
      <w:r>
        <w:rPr>
          <w:sz w:val="24"/>
        </w:rPr>
      </w:r>
    </w:p>
    <w:p>
      <w:pPr>
        <w:pStyle w:val="Heading2"/>
        <w:rPr/>
      </w:pPr>
      <w:bookmarkStart w:id="140" w:name="__RefHeading___Toc5113079"/>
      <w:bookmarkEnd w:id="140"/>
      <w:r>
        <w:rPr/>
        <w:t>THE COMPOUND SENTENCE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137.</w:t>
      </w:r>
      <w:r>
        <w:rPr>
          <w:sz w:val="24"/>
        </w:rPr>
        <w:t xml:space="preserve"> A compound sentence consists of two or more clauses of equal rank which form one syntactical whole in meaning and intonation. Clauses that are parts of a compound sentence are called </w:t>
      </w:r>
      <w:r>
        <w:rPr>
          <w:i/>
          <w:sz w:val="24"/>
        </w:rPr>
        <w:t>coordinate,</w:t>
      </w:r>
      <w:r>
        <w:rPr>
          <w:sz w:val="24"/>
        </w:rPr>
        <w:t xml:space="preserve"> as they are joined by coordination.</w:t>
      </w:r>
    </w:p>
    <w:p>
      <w:pPr>
        <w:pStyle w:val="Normal"/>
        <w:spacing w:lineRule="auto" w:line="240"/>
        <w:ind w:firstLine="284" w:end="0"/>
        <w:rPr/>
      </w:pPr>
      <w:r>
        <w:rPr>
          <w:sz w:val="24"/>
        </w:rPr>
        <w:t xml:space="preserve">Coordinate clauses may be linked together with or without a connector; in the first case they are joined </w:t>
      </w:r>
      <w:r>
        <w:rPr>
          <w:i/>
          <w:sz w:val="24"/>
        </w:rPr>
        <w:t>syndetically.</w:t>
      </w:r>
    </w:p>
    <w:p>
      <w:pPr>
        <w:pStyle w:val="Normal"/>
        <w:spacing w:lineRule="auto" w:line="240"/>
        <w:ind w:firstLine="284" w:end="0"/>
        <w:rPr>
          <w:i/>
          <w:i/>
          <w:sz w:val="24"/>
        </w:rPr>
      </w:pPr>
      <w:r>
        <w:rPr>
          <w:i/>
          <w:sz w:val="24"/>
        </w:rPr>
      </w:r>
    </w:p>
    <w:p>
      <w:pPr>
        <w:pStyle w:val="Normal"/>
        <w:spacing w:lineRule="auto" w:line="240"/>
        <w:ind w:firstLine="284" w:start="284" w:end="0"/>
        <w:rPr>
          <w:sz w:val="24"/>
        </w:rPr>
      </w:pPr>
      <w:r>
        <w:rPr>
          <w:sz w:val="24"/>
        </w:rPr>
        <w:t>Yesterday I bought a penny fiddle</w:t>
      </w:r>
    </w:p>
    <w:p>
      <w:pPr>
        <w:pStyle w:val="Normal"/>
        <w:spacing w:lineRule="auto" w:line="240"/>
        <w:ind w:firstLine="284" w:start="284" w:end="0"/>
        <w:rPr/>
      </w:pPr>
      <w:r>
        <w:rPr>
          <w:i/>
          <w:sz w:val="24"/>
        </w:rPr>
        <w:t>And</w:t>
      </w:r>
      <w:r>
        <w:rPr>
          <w:sz w:val="24"/>
        </w:rPr>
        <w:t xml:space="preserve"> put it to my chin to play,</w:t>
      </w:r>
    </w:p>
    <w:p>
      <w:pPr>
        <w:pStyle w:val="Normal"/>
        <w:spacing w:lineRule="auto" w:line="240"/>
        <w:ind w:firstLine="284" w:start="284" w:end="0"/>
        <w:rPr/>
      </w:pPr>
      <w:r>
        <w:rPr>
          <w:i/>
          <w:sz w:val="24"/>
        </w:rPr>
        <w:t>But</w:t>
      </w:r>
      <w:r>
        <w:rPr>
          <w:sz w:val="24"/>
        </w:rPr>
        <w:t xml:space="preserve"> I found its strings painted,                     </w:t>
      </w:r>
    </w:p>
    <w:p>
      <w:pPr>
        <w:pStyle w:val="Normal"/>
        <w:spacing w:lineRule="auto" w:line="240"/>
        <w:ind w:firstLine="284" w:start="284" w:end="0"/>
        <w:rPr/>
      </w:pPr>
      <w:r>
        <w:rPr>
          <w:i/>
          <w:sz w:val="24"/>
        </w:rPr>
        <w:t>So</w:t>
      </w:r>
      <w:r>
        <w:rPr>
          <w:sz w:val="24"/>
        </w:rPr>
        <w:t xml:space="preserve"> I threw my fiddle away.</w:t>
      </w:r>
    </w:p>
    <w:p>
      <w:pPr>
        <w:pStyle w:val="Normal"/>
        <w:spacing w:lineRule="auto" w:line="240"/>
        <w:ind w:firstLine="284" w:end="0"/>
        <w:rPr>
          <w:sz w:val="24"/>
        </w:rPr>
      </w:pPr>
      <w:r>
        <w:rPr>
          <w:sz w:val="24"/>
        </w:rPr>
      </w:r>
    </w:p>
    <w:p>
      <w:pPr>
        <w:pStyle w:val="Normal"/>
        <w:spacing w:lineRule="auto" w:line="240"/>
        <w:ind w:hanging="0" w:end="0"/>
        <w:rPr/>
      </w:pPr>
      <w:r>
        <w:rPr>
          <w:sz w:val="24"/>
        </w:rPr>
        <w:t xml:space="preserve">in the second case - </w:t>
      </w:r>
      <w:r>
        <w:rPr>
          <w:i/>
          <w:sz w:val="24"/>
        </w:rPr>
        <w:t>asyndeticaily:</w:t>
      </w:r>
    </w:p>
    <w:p>
      <w:pPr>
        <w:pStyle w:val="Normal"/>
        <w:spacing w:lineRule="auto" w:line="240"/>
        <w:ind w:firstLine="284" w:end="0"/>
        <w:rPr>
          <w:i/>
          <w:i/>
          <w:sz w:val="24"/>
        </w:rPr>
      </w:pPr>
      <w:r>
        <w:rPr>
          <w:i/>
          <w:sz w:val="24"/>
        </w:rPr>
      </w:r>
    </w:p>
    <w:p>
      <w:pPr>
        <w:pStyle w:val="Normal"/>
        <w:spacing w:lineRule="auto" w:line="240"/>
        <w:ind w:firstLine="284" w:start="284" w:end="0"/>
        <w:rPr>
          <w:sz w:val="24"/>
        </w:rPr>
      </w:pPr>
      <w:r>
        <w:rPr>
          <w:sz w:val="24"/>
        </w:rPr>
        <w:t xml:space="preserve">Humpty Dumpty sat on a wall, </w:t>
      </w:r>
    </w:p>
    <w:p>
      <w:pPr>
        <w:pStyle w:val="Normal"/>
        <w:spacing w:lineRule="auto" w:line="240"/>
        <w:ind w:firstLine="284" w:start="284" w:end="0"/>
        <w:rPr>
          <w:sz w:val="24"/>
        </w:rPr>
      </w:pPr>
      <w:r>
        <w:rPr>
          <w:sz w:val="24"/>
        </w:rPr>
        <w:t>Humpty Dumpty had a great fall;</w:t>
      </w:r>
    </w:p>
    <w:p>
      <w:pPr>
        <w:pStyle w:val="Normal"/>
        <w:spacing w:lineRule="auto" w:line="240"/>
        <w:ind w:firstLine="284" w:start="284" w:end="0"/>
        <w:rPr>
          <w:sz w:val="24"/>
        </w:rPr>
      </w:pPr>
      <w:r>
        <w:rPr>
          <w:sz w:val="24"/>
        </w:rPr>
        <w:t xml:space="preserve">All the king’s horses, and all the king’s men </w:t>
      </w:r>
    </w:p>
    <w:p>
      <w:pPr>
        <w:pStyle w:val="Normal"/>
        <w:spacing w:lineRule="auto" w:line="240"/>
        <w:ind w:firstLine="284" w:start="284" w:end="0"/>
        <w:rPr>
          <w:sz w:val="24"/>
        </w:rPr>
      </w:pPr>
      <w:r>
        <w:rPr>
          <w:sz w:val="24"/>
        </w:rPr>
        <w:t>Cannot put Humpty Dumpty together again.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Syndetic coordination is realized with a number of connectors - </w:t>
      </w:r>
      <w:r>
        <w:rPr>
          <w:b/>
          <w:sz w:val="24"/>
        </w:rPr>
        <w:t>conjunctions,</w:t>
      </w:r>
      <w:r>
        <w:rPr>
          <w:sz w:val="24"/>
        </w:rPr>
        <w:t xml:space="preserve"> such as </w:t>
      </w:r>
      <w:r>
        <w:rPr>
          <w:i/>
          <w:sz w:val="24"/>
        </w:rPr>
        <w:t>and, but, or, nor, for,</w:t>
      </w:r>
      <w:r>
        <w:rPr>
          <w:sz w:val="24"/>
        </w:rPr>
        <w:t xml:space="preserve"> etc., or with</w:t>
      </w:r>
      <w:r>
        <w:rPr>
          <w:b/>
          <w:sz w:val="24"/>
        </w:rPr>
        <w:t xml:space="preserve"> conjunctive adverbs,</w:t>
      </w:r>
      <w:r>
        <w:rPr>
          <w:sz w:val="24"/>
        </w:rPr>
        <w:t xml:space="preserve"> such as </w:t>
      </w:r>
      <w:r>
        <w:rPr>
          <w:i/>
          <w:sz w:val="24"/>
        </w:rPr>
        <w:t xml:space="preserve">moreover, besides, however, yet, still, otherwise, therefore, </w:t>
      </w:r>
      <w:r>
        <w:rPr>
          <w:sz w:val="24"/>
        </w:rPr>
        <w:t>etc.</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In writing coordinate clauses may be marked off by a comma, a semicolon, a colon or occasionally a dash. Sometimes they are not separated graphically at all. In speaking they are separated by pauses.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138.</w:t>
      </w:r>
      <w:r>
        <w:rPr>
          <w:sz w:val="24"/>
        </w:rPr>
        <w:t xml:space="preserve"> The main semantic feature of the compound sentence is that it follows the flow of thought; thus the content of each successive clause is related to the previous one. Hence come two syntactical features of the compound sentence which distinguish it from the complex sentence.</w:t>
      </w:r>
    </w:p>
    <w:p>
      <w:pPr>
        <w:pStyle w:val="Normal"/>
        <w:spacing w:lineRule="auto" w:line="240"/>
        <w:ind w:firstLine="284" w:end="0"/>
        <w:rPr>
          <w:sz w:val="24"/>
        </w:rPr>
      </w:pPr>
      <w:r>
        <w:rPr>
          <w:sz w:val="24"/>
        </w:rPr>
        <w:t>The first is as follows. The opening clause mostly plays the leading role, and each successive clause is joined to the previous clause.</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A sentence may begin with a coordinating connector, but in this case the whole sentence is joined to the previous sentence in the text.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     </w:t>
      </w:r>
      <w:r>
        <w:rPr>
          <w:sz w:val="24"/>
        </w:rPr>
        <w:t xml:space="preserve">The first time Mrs. Moffat invited him to watch television with her, Simon declined. He would rather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read, he said.</w:t>
      </w:r>
      <w:r>
        <w:rPr>
          <w:b/>
          <w:sz w:val="24"/>
        </w:rPr>
        <w:t xml:space="preserve"> </w:t>
      </w:r>
      <w:r>
        <w:rPr>
          <w:b/>
          <w:i/>
          <w:sz w:val="24"/>
        </w:rPr>
        <w:t>So</w:t>
      </w:r>
      <w:r>
        <w:rPr>
          <w:sz w:val="24"/>
        </w:rPr>
        <w:t xml:space="preserve"> she gave him books, she gave him classics.</w:t>
      </w:r>
      <w:r>
        <w:rPr>
          <w:b/>
          <w:sz w:val="24"/>
        </w:rPr>
        <w:t xml:space="preserve"> </w:t>
      </w:r>
      <w:r>
        <w:rPr>
          <w:b/>
          <w:i/>
          <w:sz w:val="24"/>
        </w:rPr>
        <w:t>But</w:t>
      </w:r>
      <w:r>
        <w:rPr>
          <w:sz w:val="24"/>
        </w:rPr>
        <w:t xml:space="preserve"> the books he craved were garden books.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second feature is that the clauses are sequentially fixed. Thus a coordinate clause cannot change place with the previous one without changing or distorting the meaning of the whole sentence,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It was pitch dark,</w:t>
      </w:r>
      <w:r>
        <w:rPr>
          <w:b/>
          <w:sz w:val="24"/>
        </w:rPr>
        <w:t xml:space="preserve"> </w:t>
      </w:r>
      <w:r>
        <w:rPr>
          <w:b/>
          <w:i/>
          <w:sz w:val="24"/>
        </w:rPr>
        <w:t>for</w:t>
      </w:r>
      <w:r>
        <w:rPr>
          <w:sz w:val="24"/>
        </w:rPr>
        <w:t xml:space="preserve"> the fog had come down from London in the night,</w:t>
      </w:r>
      <w:r>
        <w:rPr>
          <w:b/>
          <w:sz w:val="24"/>
        </w:rPr>
        <w:t xml:space="preserve"> </w:t>
      </w:r>
      <w:r>
        <w:rPr>
          <w:b/>
          <w:i/>
          <w:sz w:val="24"/>
        </w:rPr>
        <w:t>and</w:t>
      </w:r>
      <w:r>
        <w:rPr>
          <w:sz w:val="24"/>
        </w:rPr>
        <w:t xml:space="preserve"> all Surbiton was wrapped in </w:t>
      </w:r>
    </w:p>
    <w:p>
      <w:pPr>
        <w:pStyle w:val="Normal"/>
        <w:spacing w:lineRule="auto" w:line="240"/>
        <w:ind w:firstLine="284" w:start="284" w:end="0"/>
        <w:rPr>
          <w:sz w:val="24"/>
        </w:rPr>
      </w:pPr>
      <w:r>
        <w:rPr>
          <w:sz w:val="24"/>
        </w:rPr>
        <w:t>its embraces.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However the change is possible if the clauses contain description. The third feature is that coordinate clauses, either opening or subsequent, may belong to different communicative types.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You may go,</w:t>
      </w:r>
      <w:r>
        <w:rPr>
          <w:b/>
          <w:sz w:val="24"/>
        </w:rPr>
        <w:t xml:space="preserve"> </w:t>
      </w:r>
      <w:r>
        <w:rPr>
          <w:b/>
          <w:i/>
          <w:sz w:val="24"/>
        </w:rPr>
        <w:t>but</w:t>
      </w:r>
      <w:r>
        <w:rPr>
          <w:sz w:val="24"/>
        </w:rPr>
        <w:t xml:space="preserve"> don’t be late for dinner! (declarative and imperative clauses)</w:t>
      </w:r>
    </w:p>
    <w:p>
      <w:pPr>
        <w:pStyle w:val="Normal"/>
        <w:spacing w:lineRule="auto" w:line="240"/>
        <w:ind w:firstLine="284" w:start="284" w:end="0"/>
        <w:rPr/>
      </w:pPr>
      <w:r>
        <w:rPr>
          <w:sz w:val="24"/>
        </w:rPr>
        <w:t>I had to leave at once,</w:t>
      </w:r>
      <w:r>
        <w:rPr>
          <w:b/>
          <w:sz w:val="24"/>
        </w:rPr>
        <w:t xml:space="preserve"> </w:t>
      </w:r>
      <w:r>
        <w:rPr>
          <w:b/>
          <w:i/>
          <w:sz w:val="24"/>
        </w:rPr>
        <w:t>for</w:t>
      </w:r>
      <w:r>
        <w:rPr>
          <w:sz w:val="24"/>
        </w:rPr>
        <w:t xml:space="preserve"> whatever else could I have done? (declarative and interrogative clauses)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139.</w:t>
      </w:r>
      <w:r>
        <w:rPr>
          <w:sz w:val="24"/>
        </w:rPr>
        <w:t xml:space="preserve"> From the point of view of the relationship between coordinate clauses, we distinguish four kinds of coordinate connection: </w:t>
      </w:r>
      <w:r>
        <w:rPr>
          <w:i/>
          <w:sz w:val="24"/>
        </w:rPr>
        <w:t>copulative, adversative, disjunctive</w:t>
      </w:r>
      <w:r>
        <w:rPr>
          <w:sz w:val="24"/>
        </w:rPr>
        <w:t xml:space="preserve"> and </w:t>
      </w:r>
      <w:r>
        <w:rPr>
          <w:i/>
          <w:sz w:val="24"/>
        </w:rPr>
        <w:t>causative-consecutive.</w:t>
      </w:r>
      <w:r>
        <w:rPr>
          <w:sz w:val="24"/>
        </w:rPr>
        <w:t xml:space="preserve"> The type of connection is expressed not only by means of coordinating connectives, but also by the general meaning of clauses conveyed by their lexical and grammatical content. This accounts for asyndetic coordination and for various uses of the conjunction </w:t>
      </w:r>
      <w:r>
        <w:rPr>
          <w:i/>
          <w:sz w:val="24"/>
        </w:rPr>
        <w:t>and,</w:t>
      </w:r>
      <w:r>
        <w:rPr>
          <w:sz w:val="24"/>
        </w:rPr>
        <w:t xml:space="preserve"> when it expresses other relations - that of contrast or consequence.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140.</w:t>
      </w:r>
      <w:r>
        <w:rPr>
          <w:sz w:val="24"/>
        </w:rPr>
        <w:t xml:space="preserve"> </w:t>
      </w:r>
      <w:r>
        <w:rPr>
          <w:spacing w:val="60"/>
          <w:sz w:val="24"/>
        </w:rPr>
        <w:t>Copulative coordination</w:t>
      </w:r>
      <w:r>
        <w:rPr>
          <w:sz w:val="24"/>
        </w:rPr>
        <w:t xml:space="preserve"> implies that the information conveyed by coordinate clauses is in some way </w:t>
      </w:r>
      <w:r>
        <w:rPr>
          <w:i/>
          <w:sz w:val="24"/>
        </w:rPr>
        <w:t>similar.</w:t>
      </w:r>
    </w:p>
    <w:p>
      <w:pPr>
        <w:pStyle w:val="Normal"/>
        <w:spacing w:lineRule="auto" w:line="240"/>
        <w:ind w:firstLine="284" w:end="0"/>
        <w:rPr/>
      </w:pPr>
      <w:r>
        <w:rPr>
          <w:sz w:val="24"/>
        </w:rPr>
        <w:t xml:space="preserve">The copulative connectors are: the conjunctions </w:t>
      </w:r>
      <w:r>
        <w:rPr>
          <w:i/>
          <w:sz w:val="24"/>
        </w:rPr>
        <w:t>and, nor, neither... nor, not only... but (also), as well as,</w:t>
      </w:r>
      <w:r>
        <w:rPr>
          <w:sz w:val="24"/>
        </w:rPr>
        <w:t xml:space="preserve"> and the conjunctive adverbs </w:t>
      </w:r>
      <w:r>
        <w:rPr>
          <w:i/>
          <w:sz w:val="24"/>
        </w:rPr>
        <w:t xml:space="preserve">then, moreover, besides.                         </w:t>
      </w:r>
    </w:p>
    <w:p>
      <w:pPr>
        <w:pStyle w:val="Normal"/>
        <w:spacing w:lineRule="auto" w:line="240"/>
        <w:ind w:firstLine="284" w:end="0"/>
        <w:rPr/>
      </w:pPr>
      <w:r>
        <w:rPr>
          <w:i/>
          <w:sz w:val="24"/>
        </w:rPr>
        <w:t>And</w:t>
      </w:r>
      <w:r>
        <w:rPr>
          <w:sz w:val="24"/>
        </w:rPr>
        <w:t xml:space="preserve"> is the conjunction most frequently used to realize copulative coordination. It may suggest mere </w:t>
      </w:r>
      <w:r>
        <w:rPr>
          <w:b/>
          <w:sz w:val="24"/>
        </w:rPr>
        <w:t>addition.</w:t>
      </w:r>
    </w:p>
    <w:p>
      <w:pPr>
        <w:pStyle w:val="Normal"/>
        <w:spacing w:lineRule="auto" w:line="240"/>
        <w:ind w:firstLine="284" w:start="284" w:end="0"/>
        <w:rPr>
          <w:b/>
          <w:sz w:val="24"/>
        </w:rPr>
      </w:pPr>
      <w:r>
        <w:rPr>
          <w:b/>
          <w:sz w:val="24"/>
        </w:rPr>
      </w:r>
    </w:p>
    <w:p>
      <w:pPr>
        <w:pStyle w:val="Normal"/>
        <w:spacing w:lineRule="auto" w:line="240"/>
        <w:ind w:firstLine="284" w:start="284" w:end="0"/>
        <w:rPr/>
      </w:pPr>
      <w:r>
        <w:rPr>
          <w:sz w:val="24"/>
        </w:rPr>
        <w:t xml:space="preserve">Then she went home </w:t>
      </w:r>
      <w:r>
        <w:rPr>
          <w:i/>
          <w:sz w:val="24"/>
        </w:rPr>
        <w:t>and</w:t>
      </w:r>
      <w:r>
        <w:rPr>
          <w:sz w:val="24"/>
        </w:rPr>
        <w:t xml:space="preserve"> wrote Brody a thank-you note for being so nice, </w:t>
      </w:r>
      <w:r>
        <w:rPr>
          <w:i/>
          <w:sz w:val="24"/>
        </w:rPr>
        <w:t>and</w:t>
      </w:r>
      <w:r>
        <w:rPr>
          <w:sz w:val="24"/>
        </w:rPr>
        <w:t xml:space="preserve"> she also wrote a note to the </w:t>
      </w:r>
    </w:p>
    <w:p>
      <w:pPr>
        <w:pStyle w:val="Normal"/>
        <w:spacing w:lineRule="auto" w:line="240"/>
        <w:ind w:firstLine="284" w:start="284" w:end="0"/>
        <w:rPr>
          <w:sz w:val="24"/>
        </w:rPr>
      </w:pPr>
      <w:r>
        <w:rPr>
          <w:sz w:val="24"/>
        </w:rPr>
        <w:t>chief of police commending young Martin Brody.</w:t>
      </w:r>
    </w:p>
    <w:p>
      <w:pPr>
        <w:pStyle w:val="Normal"/>
        <w:spacing w:lineRule="auto" w:line="240"/>
        <w:ind w:firstLine="284" w:end="0"/>
        <w:rPr>
          <w:sz w:val="24"/>
        </w:rPr>
      </w:pPr>
      <w:r>
        <w:rPr>
          <w:sz w:val="24"/>
        </w:rPr>
      </w:r>
    </w:p>
    <w:p>
      <w:pPr>
        <w:pStyle w:val="Normal"/>
        <w:spacing w:lineRule="auto" w:line="240"/>
        <w:ind w:firstLine="284" w:end="0"/>
        <w:rPr/>
      </w:pPr>
      <w:r>
        <w:rPr>
          <w:sz w:val="24"/>
        </w:rPr>
        <w:t>The events described in copulative coordinate clauses may be</w:t>
      </w:r>
      <w:r>
        <w:rPr>
          <w:b/>
          <w:sz w:val="24"/>
        </w:rPr>
        <w:t xml:space="preserve"> simultaneous </w:t>
      </w:r>
      <w:r>
        <w:rPr>
          <w:sz w:val="24"/>
        </w:rPr>
        <w:t>or</w:t>
      </w:r>
      <w:r>
        <w:rPr>
          <w:b/>
          <w:sz w:val="24"/>
        </w:rPr>
        <w:t xml:space="preserve"> successive.</w:t>
      </w:r>
    </w:p>
    <w:p>
      <w:pPr>
        <w:pStyle w:val="Normal"/>
        <w:spacing w:lineRule="auto" w:line="240"/>
        <w:ind w:firstLine="284" w:start="284" w:end="0"/>
        <w:rPr>
          <w:b/>
          <w:sz w:val="24"/>
        </w:rPr>
      </w:pPr>
      <w:r>
        <w:rPr>
          <w:b/>
          <w:sz w:val="24"/>
        </w:rPr>
      </w:r>
    </w:p>
    <w:p>
      <w:pPr>
        <w:pStyle w:val="Normal"/>
        <w:spacing w:lineRule="auto" w:line="240"/>
        <w:ind w:firstLine="284" w:start="284" w:end="0"/>
        <w:rPr/>
      </w:pPr>
      <w:r>
        <w:rPr>
          <w:sz w:val="24"/>
        </w:rPr>
        <w:t xml:space="preserve">The black Cadillac made its hunting sound through the night, </w:t>
      </w:r>
      <w:r>
        <w:rPr>
          <w:i/>
          <w:sz w:val="24"/>
        </w:rPr>
        <w:t xml:space="preserve">and </w:t>
      </w:r>
      <w:r>
        <w:rPr>
          <w:sz w:val="24"/>
        </w:rPr>
        <w:t xml:space="preserve">the tyres sang on the slab, </w:t>
      </w:r>
      <w:r>
        <w:rPr>
          <w:i/>
          <w:sz w:val="24"/>
        </w:rPr>
        <w:t>and</w:t>
      </w:r>
      <w:r>
        <w:rPr>
          <w:sz w:val="24"/>
        </w:rPr>
        <w:t xml:space="preserve"> the black </w:t>
      </w:r>
    </w:p>
    <w:p>
      <w:pPr>
        <w:pStyle w:val="Normal"/>
        <w:spacing w:lineRule="auto" w:line="240"/>
        <w:ind w:firstLine="284" w:start="284" w:end="0"/>
        <w:rPr/>
      </w:pPr>
      <w:r>
        <w:rPr>
          <w:sz w:val="24"/>
        </w:rPr>
        <w:t xml:space="preserve">fields stretched with mist swept by. </w:t>
      </w:r>
      <w:r>
        <w:rPr>
          <w:i/>
          <w:sz w:val="24"/>
        </w:rPr>
        <w:t>(simultaneity)</w:t>
      </w:r>
    </w:p>
    <w:p>
      <w:pPr>
        <w:pStyle w:val="Normal"/>
        <w:spacing w:lineRule="auto" w:line="240"/>
        <w:ind w:firstLine="284" w:start="284" w:end="0"/>
        <w:rPr/>
      </w:pPr>
      <w:r>
        <w:rPr>
          <w:sz w:val="24"/>
        </w:rPr>
        <w:t xml:space="preserve">The front door to the house opened, </w:t>
      </w:r>
      <w:r>
        <w:rPr>
          <w:i/>
          <w:sz w:val="24"/>
        </w:rPr>
        <w:t>and</w:t>
      </w:r>
      <w:r>
        <w:rPr>
          <w:sz w:val="24"/>
        </w:rPr>
        <w:t xml:space="preserve"> a man and a woman stepped out on the wooden porch. </w:t>
      </w:r>
    </w:p>
    <w:p>
      <w:pPr>
        <w:pStyle w:val="Normal"/>
        <w:spacing w:lineRule="auto" w:line="240"/>
        <w:ind w:firstLine="284" w:start="284" w:end="0"/>
        <w:rPr/>
      </w:pPr>
      <w:r>
        <w:rPr>
          <w:sz w:val="24"/>
        </w:rPr>
        <w:t>(</w:t>
      </w:r>
      <w:r>
        <w:rPr>
          <w:i/>
          <w:sz w:val="24"/>
        </w:rPr>
        <w:t>succession</w:t>
      </w:r>
      <w:r>
        <w:rPr>
          <w:sz w:val="24"/>
        </w:rPr>
        <w:t>)</w:t>
      </w:r>
    </w:p>
    <w:p>
      <w:pPr>
        <w:pStyle w:val="Normal"/>
        <w:spacing w:lineRule="auto" w:line="240"/>
        <w:ind w:firstLine="284" w:end="0"/>
        <w:rPr>
          <w:sz w:val="24"/>
        </w:rPr>
      </w:pPr>
      <w:r>
        <w:rPr>
          <w:sz w:val="24"/>
        </w:rPr>
      </w:r>
    </w:p>
    <w:p>
      <w:pPr>
        <w:pStyle w:val="Normal"/>
        <w:spacing w:lineRule="auto" w:line="240"/>
        <w:ind w:firstLine="284" w:end="0"/>
        <w:rPr/>
      </w:pPr>
      <w:r>
        <w:rPr>
          <w:sz w:val="24"/>
        </w:rPr>
        <w:t>Occasionally the second clause may contain some</w:t>
      </w:r>
      <w:r>
        <w:rPr>
          <w:b/>
          <w:sz w:val="24"/>
        </w:rPr>
        <w:t xml:space="preserve"> commentary on the previous clause.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She was familiar with the petty social problems, </w:t>
      </w:r>
      <w:r>
        <w:rPr>
          <w:i/>
          <w:sz w:val="24"/>
        </w:rPr>
        <w:t>and</w:t>
      </w:r>
      <w:r>
        <w:rPr>
          <w:sz w:val="24"/>
        </w:rPr>
        <w:t xml:space="preserve"> they bored her.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Owing to its vague copulative meaning the conjunction </w:t>
      </w:r>
      <w:r>
        <w:rPr>
          <w:i/>
          <w:sz w:val="24"/>
        </w:rPr>
        <w:t>and</w:t>
      </w:r>
      <w:r>
        <w:rPr>
          <w:sz w:val="24"/>
        </w:rPr>
        <w:t xml:space="preserve"> may also link clauses with adversative or causative-consecutive connections. The meaning of the second clause is either contrasted to the first or contains its consequence.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Why were her own relations so rich, </w:t>
      </w:r>
      <w:r>
        <w:rPr>
          <w:i/>
          <w:sz w:val="24"/>
        </w:rPr>
        <w:t>and</w:t>
      </w:r>
      <w:r>
        <w:rPr>
          <w:sz w:val="24"/>
        </w:rPr>
        <w:t xml:space="preserve"> Phil never knew where the money was coming from for to-</w:t>
      </w:r>
    </w:p>
    <w:p>
      <w:pPr>
        <w:pStyle w:val="Normal"/>
        <w:spacing w:lineRule="auto" w:line="240"/>
        <w:ind w:firstLine="284" w:start="284" w:end="0"/>
        <w:rPr>
          <w:sz w:val="24"/>
        </w:rPr>
      </w:pPr>
      <w:r>
        <w:rPr>
          <w:sz w:val="24"/>
        </w:rPr>
        <w:t>morrow’s tobacco?</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sentences beginning with a verb in the imperative mood, the first clause implies </w:t>
      </w:r>
      <w:r>
        <w:rPr>
          <w:i/>
          <w:sz w:val="24"/>
        </w:rPr>
        <w:t>a condition for the fulfilment of the action in the second clause.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Take these pills, and</w:t>
      </w:r>
      <w:r>
        <w:rPr>
          <w:sz w:val="24"/>
        </w:rPr>
        <w:t xml:space="preserve"> you will feel better. (If you take...)</w:t>
      </w:r>
    </w:p>
    <w:p>
      <w:pPr>
        <w:pStyle w:val="Normal"/>
        <w:spacing w:lineRule="auto" w:line="240"/>
        <w:ind w:firstLine="284" w:end="0"/>
        <w:rPr>
          <w:sz w:val="24"/>
        </w:rPr>
      </w:pPr>
      <w:r>
        <w:rPr>
          <w:sz w:val="24"/>
        </w:rPr>
      </w:r>
    </w:p>
    <w:p>
      <w:pPr>
        <w:pStyle w:val="Normal"/>
        <w:spacing w:lineRule="auto" w:line="240"/>
        <w:ind w:firstLine="284" w:end="0"/>
        <w:rPr/>
      </w:pPr>
      <w:r>
        <w:rPr>
          <w:sz w:val="24"/>
        </w:rPr>
        <w:t>The conjunction</w:t>
      </w:r>
      <w:r>
        <w:rPr>
          <w:sz w:val="24"/>
          <w:lang w:val="ru-RU"/>
        </w:rPr>
        <w:t xml:space="preserve"> </w:t>
      </w:r>
      <w:r>
        <w:rPr>
          <w:i/>
          <w:sz w:val="24"/>
          <w:lang w:val="ru-RU"/>
        </w:rPr>
        <w:t>nor</w:t>
      </w:r>
      <w:r>
        <w:rPr>
          <w:i/>
          <w:sz w:val="24"/>
        </w:rPr>
        <w:t xml:space="preserve"> </w:t>
      </w:r>
      <w:r>
        <w:rPr>
          <w:sz w:val="24"/>
        </w:rPr>
        <w:t>joins two negative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didn’t recognize the girl, </w:t>
      </w:r>
      <w:r>
        <w:rPr>
          <w:i/>
          <w:sz w:val="24"/>
        </w:rPr>
        <w:t>nor</w:t>
      </w:r>
      <w:r>
        <w:rPr>
          <w:sz w:val="24"/>
        </w:rPr>
        <w:t xml:space="preserve"> did I remember her name.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correlative pairs </w:t>
      </w:r>
      <w:r>
        <w:rPr>
          <w:i/>
          <w:sz w:val="24"/>
        </w:rPr>
        <w:t>neither... nor, not only... but (also)</w:t>
      </w:r>
      <w:r>
        <w:rPr>
          <w:sz w:val="24"/>
        </w:rPr>
        <w:t xml:space="preserve"> express mere addition, sometimes with accentuation on the second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t>
      </w:r>
      <w:r>
        <w:rPr>
          <w:i/>
          <w:sz w:val="24"/>
        </w:rPr>
        <w:t>not only</w:t>
      </w:r>
      <w:r>
        <w:rPr>
          <w:sz w:val="24"/>
        </w:rPr>
        <w:t xml:space="preserve"> remembered the girl’s name, </w:t>
      </w:r>
      <w:r>
        <w:rPr>
          <w:i/>
          <w:sz w:val="24"/>
        </w:rPr>
        <w:t>but</w:t>
      </w:r>
      <w:r>
        <w:rPr>
          <w:sz w:val="24"/>
        </w:rPr>
        <w:t xml:space="preserve"> I </w:t>
      </w:r>
      <w:r>
        <w:rPr>
          <w:i/>
          <w:sz w:val="24"/>
        </w:rPr>
        <w:t>also</w:t>
      </w:r>
      <w:r>
        <w:rPr>
          <w:sz w:val="24"/>
        </w:rPr>
        <w:t xml:space="preserve"> knew everything about her family.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conjunctive adverb </w:t>
      </w:r>
      <w:r>
        <w:rPr>
          <w:i/>
          <w:sz w:val="24"/>
        </w:rPr>
        <w:t>then</w:t>
      </w:r>
      <w:r>
        <w:rPr>
          <w:sz w:val="24"/>
        </w:rPr>
        <w:t xml:space="preserve"> joins clauses describing</w:t>
      </w:r>
      <w:r>
        <w:rPr>
          <w:b/>
          <w:sz w:val="24"/>
        </w:rPr>
        <w:t xml:space="preserve"> successive events. </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We went along the street, </w:t>
      </w:r>
      <w:r>
        <w:rPr>
          <w:i/>
          <w:sz w:val="24"/>
        </w:rPr>
        <w:t>then</w:t>
      </w:r>
      <w:r>
        <w:rPr>
          <w:sz w:val="24"/>
        </w:rPr>
        <w:t xml:space="preserve"> we turned to the left.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Copulative connection may also be expressed asyndetically, the clauses so joined may describe simultaneous or successive events.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Our Elsie was looking at her with big imploring eyes; she was frowning; she wanted to go. (simultaneity)</w:t>
      </w:r>
    </w:p>
    <w:p>
      <w:pPr>
        <w:pStyle w:val="Normal"/>
        <w:spacing w:lineRule="auto" w:line="240"/>
        <w:ind w:firstLine="284" w:end="0"/>
        <w:rPr>
          <w:sz w:val="24"/>
        </w:rPr>
      </w:pPr>
      <w:r>
        <w:rPr>
          <w:sz w:val="24"/>
        </w:rPr>
      </w:r>
    </w:p>
    <w:p>
      <w:pPr>
        <w:pStyle w:val="Normal"/>
        <w:spacing w:lineRule="auto" w:line="240"/>
        <w:ind w:firstLine="284" w:end="0"/>
        <w:rPr/>
      </w:pPr>
      <w:r>
        <w:rPr>
          <w:b/>
          <w:sz w:val="24"/>
        </w:rPr>
        <w:t>§ 141.</w:t>
      </w:r>
      <w:r>
        <w:rPr>
          <w:sz w:val="24"/>
        </w:rPr>
        <w:t xml:space="preserve"> </w:t>
      </w:r>
      <w:r>
        <w:rPr>
          <w:spacing w:val="60"/>
          <w:sz w:val="24"/>
        </w:rPr>
        <w:t>Adversative coordination</w:t>
      </w:r>
      <w:r>
        <w:rPr>
          <w:sz w:val="24"/>
        </w:rPr>
        <w:t xml:space="preserve"> joins clauses containing </w:t>
      </w:r>
      <w:r>
        <w:rPr>
          <w:i/>
          <w:sz w:val="24"/>
        </w:rPr>
        <w:t>opposition, contradiction</w:t>
      </w:r>
      <w:r>
        <w:rPr>
          <w:sz w:val="24"/>
        </w:rPr>
        <w:t xml:space="preserve"> or </w:t>
      </w:r>
      <w:r>
        <w:rPr>
          <w:i/>
          <w:sz w:val="24"/>
        </w:rPr>
        <w:t>contrast.</w:t>
      </w:r>
      <w:r>
        <w:rPr>
          <w:sz w:val="24"/>
        </w:rPr>
        <w:t xml:space="preserve"> Adversative connectors are: the conjunctions </w:t>
      </w:r>
      <w:r>
        <w:rPr>
          <w:i/>
          <w:sz w:val="24"/>
        </w:rPr>
        <w:t>but, while, whereas,</w:t>
      </w:r>
      <w:r>
        <w:rPr>
          <w:sz w:val="24"/>
        </w:rPr>
        <w:t xml:space="preserve"> the conjunctive adverbs </w:t>
      </w:r>
      <w:r>
        <w:rPr>
          <w:i/>
          <w:sz w:val="24"/>
        </w:rPr>
        <w:t>however, yet, still, nevertheless,</w:t>
      </w:r>
      <w:r>
        <w:rPr>
          <w:sz w:val="24"/>
        </w:rPr>
        <w:t xml:space="preserve"> and the conjunctive particle </w:t>
      </w:r>
      <w:r>
        <w:rPr>
          <w:i/>
          <w:sz w:val="24"/>
        </w:rPr>
        <w:t>only.</w:t>
      </w:r>
      <w:r>
        <w:rPr>
          <w:sz w:val="24"/>
        </w:rPr>
        <w:t xml:space="preserve"> Adversative coordination may also be realized asyndetically. The main adversative conjunction is </w:t>
      </w:r>
      <w:r>
        <w:rPr>
          <w:i/>
          <w:sz w:val="24"/>
        </w:rPr>
        <w:t xml:space="preserve">but, </w:t>
      </w:r>
      <w:r>
        <w:rPr>
          <w:sz w:val="24"/>
        </w:rPr>
        <w:t xml:space="preserve">which expresses adversative connection in a very general way. The clause introduced by </w:t>
      </w:r>
      <w:r>
        <w:rPr>
          <w:i/>
          <w:sz w:val="24"/>
        </w:rPr>
        <w:t>but</w:t>
      </w:r>
      <w:r>
        <w:rPr>
          <w:sz w:val="24"/>
        </w:rPr>
        <w:t xml:space="preserve"> conveys some event that is opposite to what is expected from the contents of the first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story was amusing, </w:t>
      </w:r>
      <w:r>
        <w:rPr>
          <w:i/>
          <w:sz w:val="24"/>
        </w:rPr>
        <w:t>but</w:t>
      </w:r>
      <w:r>
        <w:rPr>
          <w:sz w:val="24"/>
        </w:rPr>
        <w:t xml:space="preserve"> nobody laughed.</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But</w:t>
      </w:r>
      <w:r>
        <w:rPr>
          <w:sz w:val="24"/>
        </w:rPr>
        <w:t xml:space="preserve"> may join clauses contrasted in meaning.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English system of noun forms is very simple, </w:t>
      </w:r>
      <w:r>
        <w:rPr>
          <w:i/>
          <w:sz w:val="24"/>
        </w:rPr>
        <w:t>but</w:t>
      </w:r>
      <w:r>
        <w:rPr>
          <w:sz w:val="24"/>
        </w:rPr>
        <w:t xml:space="preserve"> the system of verb forms is most intricate.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conjunctions </w:t>
      </w:r>
      <w:r>
        <w:rPr>
          <w:i/>
          <w:sz w:val="24"/>
        </w:rPr>
        <w:t>while</w:t>
      </w:r>
      <w:r>
        <w:rPr>
          <w:sz w:val="24"/>
        </w:rPr>
        <w:t xml:space="preserve"> and </w:t>
      </w:r>
      <w:r>
        <w:rPr>
          <w:i/>
          <w:sz w:val="24"/>
        </w:rPr>
        <w:t>whereas</w:t>
      </w:r>
      <w:r>
        <w:rPr>
          <w:sz w:val="24"/>
        </w:rPr>
        <w:t xml:space="preserve"> specialize in expressing </w:t>
      </w:r>
      <w:r>
        <w:rPr>
          <w:i/>
          <w:sz w:val="24"/>
        </w:rPr>
        <w:t>contrastive relations.</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Peter is an engineer, </w:t>
      </w:r>
      <w:r>
        <w:rPr>
          <w:i/>
          <w:sz w:val="24"/>
        </w:rPr>
        <w:t>while</w:t>
      </w:r>
      <w:r>
        <w:rPr>
          <w:sz w:val="24"/>
        </w:rPr>
        <w:t xml:space="preserve"> his brother is a musician.</w:t>
      </w:r>
    </w:p>
    <w:p>
      <w:pPr>
        <w:pStyle w:val="Normal"/>
        <w:spacing w:lineRule="auto" w:line="240"/>
        <w:ind w:firstLine="284" w:start="284" w:end="0"/>
        <w:rPr/>
      </w:pPr>
      <w:r>
        <w:rPr>
          <w:sz w:val="24"/>
        </w:rPr>
        <w:t xml:space="preserve">Some people prefer going to the theatre, </w:t>
      </w:r>
      <w:r>
        <w:rPr>
          <w:i/>
          <w:sz w:val="24"/>
        </w:rPr>
        <w:t>whereas</w:t>
      </w:r>
      <w:r>
        <w:rPr>
          <w:sz w:val="24"/>
        </w:rPr>
        <w:t xml:space="preserve"> others will stay at home watching TV programmes.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Contrastive relation may be conveyed by asyndetic coordination.</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Two or three scenes stood out vividly in his mind - all the rest became a blur.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Among coordinative connectives the particle </w:t>
      </w:r>
      <w:r>
        <w:rPr>
          <w:i/>
          <w:sz w:val="24"/>
        </w:rPr>
        <w:t>only</w:t>
      </w:r>
      <w:r>
        <w:rPr>
          <w:sz w:val="24"/>
        </w:rPr>
        <w:t xml:space="preserve"> is frequently used to join clauses with adversative connection, mainly in colloquial English.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There was an electric light, </w:t>
      </w:r>
      <w:r>
        <w:rPr>
          <w:i/>
          <w:sz w:val="24"/>
        </w:rPr>
        <w:t>only</w:t>
      </w:r>
      <w:r>
        <w:rPr>
          <w:sz w:val="24"/>
        </w:rPr>
        <w:t xml:space="preserve"> Arthur had not switched it on.</w:t>
      </w:r>
    </w:p>
    <w:p>
      <w:pPr>
        <w:pStyle w:val="Normal"/>
        <w:spacing w:lineRule="auto" w:line="240"/>
        <w:ind w:firstLine="284" w:end="0"/>
        <w:rPr>
          <w:sz w:val="24"/>
        </w:rPr>
      </w:pPr>
      <w:r>
        <w:rPr>
          <w:sz w:val="24"/>
        </w:rPr>
      </w:r>
    </w:p>
    <w:p>
      <w:pPr>
        <w:pStyle w:val="Normal"/>
        <w:spacing w:lineRule="auto" w:line="240"/>
        <w:ind w:firstLine="284" w:end="0"/>
        <w:rPr/>
      </w:pPr>
      <w:r>
        <w:rPr>
          <w:b/>
          <w:sz w:val="24"/>
        </w:rPr>
        <w:t>§142.</w:t>
      </w:r>
      <w:r>
        <w:rPr>
          <w:sz w:val="24"/>
        </w:rPr>
        <w:t xml:space="preserve"> </w:t>
      </w:r>
      <w:r>
        <w:rPr>
          <w:spacing w:val="60"/>
          <w:sz w:val="24"/>
        </w:rPr>
        <w:t>Disjunctive coordination</w:t>
      </w:r>
      <w:r>
        <w:rPr>
          <w:sz w:val="24"/>
        </w:rPr>
        <w:t xml:space="preserve"> implies a choice between two mutually exclusive alternatives. The disjunctive conjunctions are </w:t>
      </w:r>
      <w:r>
        <w:rPr>
          <w:i/>
          <w:sz w:val="24"/>
        </w:rPr>
        <w:t>or, either... or,</w:t>
      </w:r>
      <w:r>
        <w:rPr>
          <w:sz w:val="24"/>
        </w:rPr>
        <w:t xml:space="preserve"> the conjunctive adverbs are </w:t>
      </w:r>
      <w:r>
        <w:rPr>
          <w:i/>
          <w:sz w:val="24"/>
        </w:rPr>
        <w:t>else (or else), otherwise.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You can join us at the station, </w:t>
      </w:r>
      <w:r>
        <w:rPr>
          <w:i/>
          <w:sz w:val="24"/>
        </w:rPr>
        <w:t>or</w:t>
      </w:r>
      <w:r>
        <w:rPr>
          <w:sz w:val="24"/>
        </w:rPr>
        <w:t xml:space="preserve"> we can wait for you at home.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correlative </w:t>
      </w:r>
      <w:r>
        <w:rPr>
          <w:i/>
          <w:sz w:val="24"/>
        </w:rPr>
        <w:t>either</w:t>
      </w:r>
      <w:r>
        <w:rPr>
          <w:sz w:val="24"/>
        </w:rPr>
        <w:t xml:space="preserve"> emphasizes the</w:t>
      </w:r>
      <w:r>
        <w:rPr>
          <w:b/>
          <w:sz w:val="24"/>
        </w:rPr>
        <w:t xml:space="preserve"> exclusion</w:t>
      </w:r>
      <w:r>
        <w:rPr>
          <w:sz w:val="24"/>
        </w:rPr>
        <w:t xml:space="preserve"> of one of the alternatives. </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Either</w:t>
      </w:r>
      <w:r>
        <w:rPr>
          <w:sz w:val="24"/>
        </w:rPr>
        <w:t xml:space="preserve"> listen to me, or I shall stop reading to you.</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clause introduced by </w:t>
      </w:r>
      <w:r>
        <w:rPr>
          <w:i/>
          <w:sz w:val="24"/>
        </w:rPr>
        <w:t>or</w:t>
      </w:r>
      <w:r>
        <w:rPr>
          <w:sz w:val="24"/>
        </w:rPr>
        <w:t xml:space="preserve"> may express a</w:t>
      </w:r>
      <w:r>
        <w:rPr>
          <w:b/>
          <w:sz w:val="24"/>
        </w:rPr>
        <w:t xml:space="preserve"> restatement</w:t>
      </w:r>
      <w:r>
        <w:rPr>
          <w:sz w:val="24"/>
        </w:rPr>
        <w:t xml:space="preserve"> or</w:t>
      </w:r>
      <w:r>
        <w:rPr>
          <w:b/>
          <w:sz w:val="24"/>
        </w:rPr>
        <w:t xml:space="preserve"> correction </w:t>
      </w:r>
      <w:r>
        <w:rPr>
          <w:sz w:val="24"/>
        </w:rPr>
        <w:t>of what is said in the first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We were talking about</w:t>
      </w:r>
      <w:r>
        <w:rPr>
          <w:b/>
          <w:sz w:val="24"/>
        </w:rPr>
        <w:t xml:space="preserve"> </w:t>
      </w:r>
      <w:r>
        <w:rPr>
          <w:sz w:val="24"/>
        </w:rPr>
        <w:t xml:space="preserve">a lot of things, </w:t>
      </w:r>
      <w:r>
        <w:rPr>
          <w:i/>
          <w:sz w:val="24"/>
        </w:rPr>
        <w:t>or</w:t>
      </w:r>
      <w:r>
        <w:rPr>
          <w:sz w:val="24"/>
        </w:rPr>
        <w:t xml:space="preserve"> rather he was talking and I was listening.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Coordinate clauses joined by disjunctive connectors may contain an </w:t>
      </w:r>
      <w:r>
        <w:rPr>
          <w:b/>
          <w:sz w:val="24"/>
        </w:rPr>
        <w:t>implied condition,</w:t>
      </w:r>
      <w:r>
        <w:rPr>
          <w:sz w:val="24"/>
        </w:rPr>
        <w:t xml:space="preserve"> real or unreal.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Hurry up, </w:t>
      </w:r>
      <w:r>
        <w:rPr>
          <w:i/>
          <w:sz w:val="24"/>
        </w:rPr>
        <w:t>or</w:t>
      </w:r>
      <w:r>
        <w:rPr>
          <w:sz w:val="24"/>
        </w:rPr>
        <w:t xml:space="preserve"> you will be late. (real condition implied) (If you don’t hurry, you will be late.)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If the first part is negative, the implied condition is positive.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Don’t be late, </w:t>
      </w:r>
      <w:r>
        <w:rPr>
          <w:i/>
          <w:sz w:val="24"/>
        </w:rPr>
        <w:t>otherwise</w:t>
      </w:r>
      <w:r>
        <w:rPr>
          <w:sz w:val="24"/>
        </w:rPr>
        <w:t xml:space="preserve"> you may not be let in. (If you are late, you may not be let in.)</w:t>
      </w:r>
    </w:p>
    <w:p>
      <w:pPr>
        <w:pStyle w:val="Normal"/>
        <w:spacing w:lineRule="auto" w:line="240"/>
        <w:ind w:firstLine="284" w:start="284" w:end="0"/>
        <w:rPr/>
      </w:pPr>
      <w:r>
        <w:rPr>
          <w:sz w:val="24"/>
        </w:rPr>
        <w:t xml:space="preserve">John is busy, </w:t>
      </w:r>
      <w:r>
        <w:rPr>
          <w:i/>
          <w:sz w:val="24"/>
        </w:rPr>
        <w:t>otherwise</w:t>
      </w:r>
      <w:r>
        <w:rPr>
          <w:sz w:val="24"/>
        </w:rPr>
        <w:t xml:space="preserve"> he would be here. (unreal condition implied) (If John weren’t busy, he would be </w:t>
      </w:r>
    </w:p>
    <w:p>
      <w:pPr>
        <w:pStyle w:val="Normal"/>
        <w:spacing w:lineRule="auto" w:line="240"/>
        <w:ind w:firstLine="284" w:start="284" w:end="0"/>
        <w:rPr>
          <w:sz w:val="24"/>
        </w:rPr>
      </w:pPr>
      <w:r>
        <w:rPr>
          <w:sz w:val="24"/>
        </w:rPr>
        <w:t>here.)</w:t>
      </w:r>
    </w:p>
    <w:p>
      <w:pPr>
        <w:pStyle w:val="Normal"/>
        <w:spacing w:lineRule="auto" w:line="240"/>
        <w:ind w:firstLine="284" w:start="284" w:end="0"/>
        <w:rPr/>
      </w:pPr>
      <w:r>
        <w:rPr>
          <w:sz w:val="24"/>
        </w:rPr>
        <w:t xml:space="preserve">John is busy, </w:t>
      </w:r>
      <w:r>
        <w:rPr>
          <w:i/>
          <w:sz w:val="24"/>
        </w:rPr>
        <w:t>or</w:t>
      </w:r>
      <w:r>
        <w:rPr>
          <w:sz w:val="24"/>
        </w:rPr>
        <w:t xml:space="preserve"> he would have come. (If John were not busy, he would have come.)</w:t>
      </w:r>
    </w:p>
    <w:p>
      <w:pPr>
        <w:pStyle w:val="Normal"/>
        <w:spacing w:lineRule="auto" w:line="240"/>
        <w:ind w:firstLine="284" w:start="284" w:end="0"/>
        <w:rPr/>
      </w:pPr>
      <w:r>
        <w:rPr>
          <w:sz w:val="24"/>
        </w:rPr>
        <w:t xml:space="preserve">John was busy last night, </w:t>
      </w:r>
      <w:r>
        <w:rPr>
          <w:i/>
          <w:sz w:val="24"/>
        </w:rPr>
        <w:t>otherwise</w:t>
      </w:r>
      <w:r>
        <w:rPr>
          <w:sz w:val="24"/>
        </w:rPr>
        <w:t xml:space="preserve"> he would have come. (If he hadn’t been busy, he would have come.)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143.</w:t>
      </w:r>
      <w:r>
        <w:rPr>
          <w:sz w:val="24"/>
        </w:rPr>
        <w:t xml:space="preserve"> </w:t>
      </w:r>
      <w:r>
        <w:rPr>
          <w:spacing w:val="60"/>
          <w:sz w:val="24"/>
        </w:rPr>
        <w:t>Causative-consecutive coordination</w:t>
      </w:r>
      <w:r>
        <w:rPr>
          <w:sz w:val="24"/>
        </w:rPr>
        <w:t xml:space="preserve"> joins clauses connected in such a way that one of them contains</w:t>
      </w:r>
      <w:r>
        <w:rPr>
          <w:b/>
          <w:sz w:val="24"/>
        </w:rPr>
        <w:t xml:space="preserve"> a reason</w:t>
      </w:r>
      <w:r>
        <w:rPr>
          <w:sz w:val="24"/>
        </w:rPr>
        <w:t xml:space="preserve"> and the other - </w:t>
      </w:r>
      <w:r>
        <w:rPr>
          <w:b/>
          <w:sz w:val="24"/>
        </w:rPr>
        <w:t>a consequence.</w:t>
      </w:r>
      <w:r>
        <w:rPr>
          <w:sz w:val="24"/>
        </w:rPr>
        <w:t xml:space="preserve"> The second clause may contain either the reason or the result of the event conveyed by the previous clause. The only causative coordinating conjunction is </w:t>
      </w:r>
      <w:r>
        <w:rPr>
          <w:i/>
          <w:sz w:val="24"/>
        </w:rPr>
        <w:t>for.</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days became longer, </w:t>
      </w:r>
      <w:r>
        <w:rPr>
          <w:i/>
          <w:sz w:val="24"/>
        </w:rPr>
        <w:t>for</w:t>
      </w:r>
      <w:r>
        <w:rPr>
          <w:sz w:val="24"/>
        </w:rPr>
        <w:t xml:space="preserve"> it was now springtime.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 causative clause may be also joined asyndetically.</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At first I thought that they were brother and sister, they were so much alike.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conjunction </w:t>
      </w:r>
      <w:r>
        <w:rPr>
          <w:i/>
          <w:sz w:val="24"/>
        </w:rPr>
        <w:t>for</w:t>
      </w:r>
      <w:r>
        <w:rPr>
          <w:sz w:val="24"/>
        </w:rPr>
        <w:t xml:space="preserve"> is intermediate between subordination and coordination. It is most often treated as a coordinating conjunction, because its semantic application is to introduce clauses</w:t>
      </w:r>
      <w:r>
        <w:rPr>
          <w:b/>
          <w:sz w:val="24"/>
        </w:rPr>
        <w:t xml:space="preserve"> containing an explanation or justification</w:t>
      </w:r>
      <w:r>
        <w:rPr>
          <w:sz w:val="24"/>
        </w:rPr>
        <w:t xml:space="preserve"> of the idea expressed by the previous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land seemed almost as dark as the water, </w:t>
      </w:r>
      <w:r>
        <w:rPr>
          <w:i/>
          <w:sz w:val="24"/>
        </w:rPr>
        <w:t>for</w:t>
      </w:r>
      <w:r>
        <w:rPr>
          <w:sz w:val="24"/>
        </w:rPr>
        <w:t xml:space="preserve"> there was no moon.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Sometimes the consequence may serve as a justification of the previous statement.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John must have gone, </w:t>
      </w:r>
      <w:r>
        <w:rPr>
          <w:i/>
          <w:sz w:val="24"/>
        </w:rPr>
        <w:t>for</w:t>
      </w:r>
      <w:r>
        <w:rPr>
          <w:sz w:val="24"/>
        </w:rPr>
        <w:t xml:space="preserve"> nobody answers the call.</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w:t>
      </w:r>
      <w:r>
        <w:rPr>
          <w:i/>
          <w:sz w:val="24"/>
        </w:rPr>
        <w:t>for-</w:t>
      </w:r>
      <w:r>
        <w:rPr>
          <w:sz w:val="24"/>
        </w:rPr>
        <w:t xml:space="preserve">clause differs from a subordinate clause of reason in that it never precedes the clause it is joined to. If a sentence begins with </w:t>
      </w:r>
      <w:r>
        <w:rPr>
          <w:i/>
          <w:sz w:val="24"/>
        </w:rPr>
        <w:t>for,</w:t>
      </w:r>
      <w:r>
        <w:rPr>
          <w:sz w:val="24"/>
        </w:rPr>
        <w:t xml:space="preserve"> it means that the sentence is linked with the previous one.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When I saw her in the river I was frightened. </w:t>
      </w:r>
      <w:r>
        <w:rPr>
          <w:i/>
          <w:sz w:val="24"/>
        </w:rPr>
        <w:t>For</w:t>
      </w:r>
      <w:r>
        <w:rPr>
          <w:sz w:val="24"/>
        </w:rPr>
        <w:t xml:space="preserve"> at that point the current was strong.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Consecutive connectives are conjunctions </w:t>
      </w:r>
      <w:r>
        <w:rPr>
          <w:i/>
          <w:sz w:val="24"/>
        </w:rPr>
        <w:t>so, so that,</w:t>
      </w:r>
      <w:r>
        <w:rPr>
          <w:sz w:val="24"/>
        </w:rPr>
        <w:t xml:space="preserve"> and conjunctive adverbs </w:t>
      </w:r>
      <w:r>
        <w:rPr>
          <w:i/>
          <w:sz w:val="24"/>
        </w:rPr>
        <w:t>therefore, hence, then, thus.</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weather was fine, </w:t>
      </w:r>
      <w:r>
        <w:rPr>
          <w:i/>
          <w:sz w:val="24"/>
        </w:rPr>
        <w:t>so</w:t>
      </w:r>
      <w:r>
        <w:rPr>
          <w:sz w:val="24"/>
        </w:rPr>
        <w:t xml:space="preserve"> there were many people on the beach.</w:t>
      </w:r>
    </w:p>
    <w:p>
      <w:pPr>
        <w:pStyle w:val="Normal"/>
        <w:spacing w:lineRule="auto" w:line="240"/>
        <w:ind w:firstLine="284" w:end="0"/>
        <w:rPr>
          <w:i/>
          <w:i/>
          <w:sz w:val="24"/>
        </w:rPr>
      </w:pPr>
      <w:r>
        <w:rPr>
          <w:i/>
          <w:sz w:val="24"/>
        </w:rPr>
      </w:r>
    </w:p>
    <w:p>
      <w:pPr>
        <w:pStyle w:val="Normal"/>
        <w:spacing w:lineRule="auto" w:line="240"/>
        <w:ind w:firstLine="284" w:end="0"/>
        <w:rPr/>
      </w:pPr>
      <w:r>
        <w:rPr>
          <w:i/>
          <w:sz w:val="24"/>
        </w:rPr>
        <w:t>So that</w:t>
      </w:r>
      <w:r>
        <w:rPr>
          <w:sz w:val="24"/>
        </w:rPr>
        <w:t xml:space="preserve"> is a conjunction intermediate between subordination and coordination. When used after a comma in writing or a pause in speaking its connection with the previous clause is looser and it performs the function of a coordinating conjunction.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John is unlikely to come soon, </w:t>
      </w:r>
      <w:r>
        <w:rPr>
          <w:i/>
          <w:sz w:val="24"/>
        </w:rPr>
        <w:t>so that</w:t>
      </w:r>
      <w:r>
        <w:rPr>
          <w:sz w:val="24"/>
        </w:rPr>
        <w:t xml:space="preserve"> we’d better go home.</w:t>
      </w:r>
    </w:p>
    <w:p>
      <w:pPr>
        <w:pStyle w:val="Normal"/>
        <w:spacing w:lineRule="auto" w:line="240"/>
        <w:ind w:firstLine="284" w:end="0"/>
        <w:rPr>
          <w:b/>
          <w:sz w:val="24"/>
        </w:rPr>
      </w:pPr>
      <w:r>
        <w:rPr>
          <w:b/>
          <w:sz w:val="24"/>
        </w:rPr>
      </w:r>
    </w:p>
    <w:p>
      <w:pPr>
        <w:pStyle w:val="Heading2"/>
        <w:rPr/>
      </w:pPr>
      <w:bookmarkStart w:id="141" w:name="__RefHeading___Toc5113080"/>
      <w:bookmarkEnd w:id="141"/>
      <w:r>
        <w:rPr/>
        <w:t>THE COMPLEX SENTENCE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144.</w:t>
      </w:r>
      <w:r>
        <w:rPr>
          <w:sz w:val="24"/>
        </w:rPr>
        <w:t xml:space="preserve"> While coordination is a connection of two or more clauses of equal rank and function, subordination is usually defined as a non-symmetrical relation, that is, in a complex sentence with a minimal composition of two clauses, one is the basic element, whereas the other is a constituent or part of the first. The first one is called </w:t>
      </w:r>
      <w:r>
        <w:rPr>
          <w:i/>
          <w:sz w:val="24"/>
        </w:rPr>
        <w:t>the main</w:t>
      </w:r>
      <w:r>
        <w:rPr>
          <w:sz w:val="24"/>
        </w:rPr>
        <w:t xml:space="preserve"> (or principal) </w:t>
      </w:r>
      <w:r>
        <w:rPr>
          <w:i/>
          <w:sz w:val="24"/>
        </w:rPr>
        <w:t>clause,</w:t>
      </w:r>
      <w:r>
        <w:rPr>
          <w:sz w:val="24"/>
        </w:rPr>
        <w:t xml:space="preserve"> the second </w:t>
      </w:r>
      <w:r>
        <w:rPr>
          <w:i/>
          <w:sz w:val="24"/>
        </w:rPr>
        <w:t>the subordinate clause.</w:t>
      </w:r>
    </w:p>
    <w:p>
      <w:pPr>
        <w:pStyle w:val="Normal"/>
        <w:spacing w:lineRule="auto" w:line="240"/>
        <w:ind w:firstLine="284" w:end="0"/>
        <w:rPr>
          <w:b/>
          <w:i/>
          <w:i/>
          <w:sz w:val="24"/>
        </w:rPr>
      </w:pPr>
      <w:r>
        <w:rPr>
          <w:b/>
          <w:i/>
          <w:sz w:val="24"/>
        </w:rPr>
      </w:r>
    </w:p>
    <w:p>
      <w:pPr>
        <w:pStyle w:val="Heading3"/>
        <w:rPr/>
      </w:pPr>
      <w:bookmarkStart w:id="142" w:name="__RefHeading___Toc5113081"/>
      <w:bookmarkEnd w:id="142"/>
      <w:r>
        <w:rPr/>
        <w:t>Formal indicators of subordination (connectors)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145.</w:t>
      </w:r>
      <w:r>
        <w:rPr>
          <w:sz w:val="24"/>
        </w:rPr>
        <w:t xml:space="preserve"> Subordination is marked by some formal signals contained either in the subordinate clause </w:t>
      </w:r>
      <w:r>
        <w:rPr>
          <w:i/>
          <w:sz w:val="24"/>
        </w:rPr>
        <w:t>(This is the news</w:t>
      </w:r>
      <w:r>
        <w:rPr>
          <w:b/>
          <w:i/>
          <w:sz w:val="24"/>
        </w:rPr>
        <w:t xml:space="preserve"> which</w:t>
      </w:r>
      <w:r>
        <w:rPr>
          <w:i/>
          <w:sz w:val="24"/>
        </w:rPr>
        <w:t xml:space="preserve"> he didn’t know; You should pardon John,</w:t>
      </w:r>
      <w:r>
        <w:rPr>
          <w:b/>
          <w:i/>
          <w:sz w:val="24"/>
        </w:rPr>
        <w:t xml:space="preserve"> as</w:t>
      </w:r>
      <w:r>
        <w:rPr>
          <w:i/>
          <w:sz w:val="24"/>
        </w:rPr>
        <w:t xml:space="preserve"> he didn’t know the rules; He was turning round the corner</w:t>
      </w:r>
      <w:r>
        <w:rPr>
          <w:b/>
          <w:i/>
          <w:sz w:val="24"/>
        </w:rPr>
        <w:t xml:space="preserve"> when</w:t>
      </w:r>
      <w:r>
        <w:rPr>
          <w:i/>
          <w:sz w:val="24"/>
        </w:rPr>
        <w:t xml:space="preserve"> we saw him),</w:t>
      </w:r>
      <w:r>
        <w:rPr>
          <w:sz w:val="24"/>
        </w:rPr>
        <w:t xml:space="preserve"> or in both — the main and the subordinate clause </w:t>
      </w:r>
      <w:r>
        <w:rPr>
          <w:i/>
          <w:sz w:val="24"/>
        </w:rPr>
        <w:t>(He was as ignorant</w:t>
      </w:r>
      <w:r>
        <w:rPr>
          <w:b/>
          <w:i/>
          <w:sz w:val="24"/>
        </w:rPr>
        <w:t xml:space="preserve"> as</w:t>
      </w:r>
      <w:r>
        <w:rPr>
          <w:i/>
          <w:sz w:val="24"/>
        </w:rPr>
        <w:t xml:space="preserve"> any uneducated person is.</w:t>
      </w:r>
      <w:r>
        <w:rPr>
          <w:b/>
          <w:i/>
          <w:sz w:val="24"/>
        </w:rPr>
        <w:t xml:space="preserve"> The more</w:t>
      </w:r>
      <w:r>
        <w:rPr>
          <w:i/>
          <w:sz w:val="24"/>
        </w:rPr>
        <w:t xml:space="preserve"> he looked at the picture,</w:t>
      </w:r>
      <w:r>
        <w:rPr>
          <w:b/>
          <w:i/>
          <w:sz w:val="24"/>
        </w:rPr>
        <w:t xml:space="preserve"> the more</w:t>
      </w:r>
      <w:r>
        <w:rPr>
          <w:i/>
          <w:sz w:val="24"/>
        </w:rPr>
        <w:t xml:space="preserve"> he liked it).</w:t>
      </w:r>
    </w:p>
    <w:p>
      <w:pPr>
        <w:pStyle w:val="Normal"/>
        <w:spacing w:lineRule="auto" w:line="240"/>
        <w:ind w:firstLine="284" w:end="0"/>
        <w:rPr>
          <w:sz w:val="24"/>
        </w:rPr>
      </w:pPr>
      <w:r>
        <w:rPr>
          <w:sz w:val="24"/>
        </w:rPr>
        <w:t>These formal signals may be conjunctions or connectives.</w:t>
      </w:r>
    </w:p>
    <w:p>
      <w:pPr>
        <w:pStyle w:val="Normal"/>
        <w:spacing w:lineRule="auto" w:line="240"/>
        <w:ind w:firstLine="284" w:end="0"/>
        <w:rPr/>
      </w:pPr>
      <w:r>
        <w:rPr>
          <w:sz w:val="24"/>
        </w:rPr>
        <w:t>Conjunctions are specialized formal devices (connectors) the only function of which is to link clauses and express the relation between them. They usually stand at the beginning</w:t>
      </w:r>
      <w:r>
        <w:rPr>
          <w:b/>
          <w:sz w:val="24"/>
        </w:rPr>
        <w:t xml:space="preserve"> </w:t>
      </w:r>
      <w:r>
        <w:rPr>
          <w:sz w:val="24"/>
        </w:rPr>
        <w:t xml:space="preserve">of a subordinate clause. The only exception to this rule is the complex sentence with a concessive clause, where owing to partial inversion the conjunction may come second, after the word which is the focus of concessive meaning </w:t>
      </w:r>
      <w:r>
        <w:rPr>
          <w:i/>
          <w:sz w:val="24"/>
        </w:rPr>
        <w:t>(tired</w:t>
      </w:r>
      <w:r>
        <w:rPr>
          <w:b/>
          <w:i/>
          <w:sz w:val="24"/>
        </w:rPr>
        <w:t xml:space="preserve"> though</w:t>
      </w:r>
      <w:r>
        <w:rPr>
          <w:i/>
          <w:sz w:val="24"/>
        </w:rPr>
        <w:t xml:space="preserve"> he was..., hard</w:t>
      </w:r>
      <w:r>
        <w:rPr>
          <w:b/>
          <w:i/>
          <w:sz w:val="24"/>
        </w:rPr>
        <w:t xml:space="preserve"> as</w:t>
      </w:r>
      <w:r>
        <w:rPr>
          <w:i/>
          <w:sz w:val="24"/>
        </w:rPr>
        <w:t xml:space="preserve"> we tried...).</w:t>
      </w:r>
    </w:p>
    <w:p>
      <w:pPr>
        <w:pStyle w:val="Normal"/>
        <w:spacing w:lineRule="auto" w:line="240"/>
        <w:ind w:firstLine="284" w:end="0"/>
        <w:rPr/>
      </w:pPr>
      <w:r>
        <w:rPr>
          <w:sz w:val="24"/>
        </w:rPr>
        <w:t xml:space="preserve">Conjunctions may be one word-form </w:t>
      </w:r>
      <w:r>
        <w:rPr>
          <w:i/>
          <w:sz w:val="24"/>
        </w:rPr>
        <w:t>(that, because, though,</w:t>
      </w:r>
      <w:r>
        <w:rPr>
          <w:sz w:val="24"/>
        </w:rPr>
        <w:t xml:space="preserve"> etc.), phrasal </w:t>
      </w:r>
      <w:r>
        <w:rPr>
          <w:i/>
          <w:sz w:val="24"/>
        </w:rPr>
        <w:t>(in order that, providing that, for all that, so far as,</w:t>
      </w:r>
      <w:r>
        <w:rPr>
          <w:sz w:val="24"/>
        </w:rPr>
        <w:t xml:space="preserve"> etc.), or paired (or correlative, that is, correlated with some element(s) in the principal clause: </w:t>
      </w:r>
      <w:r>
        <w:rPr>
          <w:i/>
          <w:sz w:val="24"/>
        </w:rPr>
        <w:t>as... as, such... as, etc.).</w:t>
      </w:r>
      <w:r>
        <w:rPr>
          <w:sz w:val="24"/>
        </w:rPr>
        <w:t xml:space="preserve"> Some conjunctions may be used in combination with particles </w:t>
      </w:r>
      <w:r>
        <w:rPr>
          <w:i/>
          <w:sz w:val="24"/>
        </w:rPr>
        <w:t>(even if, even though, even when, just as, if only).</w:t>
      </w:r>
    </w:p>
    <w:p>
      <w:pPr>
        <w:pStyle w:val="Normal"/>
        <w:spacing w:lineRule="auto" w:line="240"/>
        <w:ind w:firstLine="284" w:end="0"/>
        <w:rPr/>
      </w:pPr>
      <w:r>
        <w:rPr>
          <w:sz w:val="24"/>
        </w:rPr>
        <w:t xml:space="preserve">Connectives combine two functions - that of linking clauses and that of a part in the subordinate clause: </w:t>
      </w:r>
      <w:r>
        <w:rPr>
          <w:i/>
          <w:sz w:val="24"/>
        </w:rPr>
        <w:t>He doesn’t care what happens to us; This is</w:t>
      </w:r>
      <w:r>
        <w:rPr>
          <w:b/>
          <w:i/>
          <w:sz w:val="24"/>
        </w:rPr>
        <w:t xml:space="preserve"> where</w:t>
      </w:r>
      <w:r>
        <w:rPr>
          <w:i/>
          <w:sz w:val="24"/>
        </w:rPr>
        <w:t xml:space="preserve"> we live,</w:t>
      </w:r>
      <w:r>
        <w:rPr>
          <w:sz w:val="24"/>
        </w:rPr>
        <w:t xml:space="preserve"> etc. </w:t>
      </w:r>
      <w:r>
        <w:rPr>
          <w:i/>
          <w:sz w:val="24"/>
        </w:rPr>
        <w:t>(what</w:t>
      </w:r>
      <w:r>
        <w:rPr>
          <w:sz w:val="24"/>
        </w:rPr>
        <w:t xml:space="preserve"> has a linking function and at the same time is the subject of the subordinate clause; likewise, </w:t>
      </w:r>
      <w:r>
        <w:rPr>
          <w:i/>
          <w:sz w:val="24"/>
        </w:rPr>
        <w:t>where</w:t>
      </w:r>
      <w:r>
        <w:rPr>
          <w:sz w:val="24"/>
        </w:rPr>
        <w:t xml:space="preserve"> has a linking function and is an adverbial of place).</w:t>
      </w:r>
    </w:p>
    <w:p>
      <w:pPr>
        <w:pStyle w:val="Normal"/>
        <w:spacing w:lineRule="auto" w:line="240"/>
        <w:ind w:firstLine="284" w:end="0"/>
        <w:rPr/>
      </w:pPr>
      <w:r>
        <w:rPr>
          <w:sz w:val="24"/>
        </w:rPr>
        <w:t>Connectives are subdivided into</w:t>
      </w:r>
      <w:r>
        <w:rPr>
          <w:b/>
          <w:sz w:val="24"/>
        </w:rPr>
        <w:t xml:space="preserve"> conjunctive words</w:t>
      </w:r>
      <w:r>
        <w:rPr>
          <w:sz w:val="24"/>
        </w:rPr>
        <w:t xml:space="preserve"> (conjunctive subordinating pronouns and adverbs), which are used to join</w:t>
      </w:r>
      <w:r>
        <w:rPr>
          <w:b/>
          <w:sz w:val="24"/>
        </w:rPr>
        <w:t xml:space="preserve"> nominal clauses </w:t>
      </w:r>
      <w:r>
        <w:rPr>
          <w:sz w:val="24"/>
        </w:rPr>
        <w:t>and</w:t>
      </w:r>
      <w:r>
        <w:rPr>
          <w:b/>
          <w:sz w:val="24"/>
        </w:rPr>
        <w:t xml:space="preserve"> relative words</w:t>
      </w:r>
      <w:r>
        <w:rPr>
          <w:sz w:val="24"/>
        </w:rPr>
        <w:t xml:space="preserve"> (pronouns and adverbs), used to join attributive clauses. Some conjunctive and relative words coincide in form, and it is therefore necessary to give some criterion according to which the two types can be distinguished.</w:t>
      </w:r>
    </w:p>
    <w:p>
      <w:pPr>
        <w:pStyle w:val="Normal"/>
        <w:spacing w:lineRule="auto" w:line="240"/>
        <w:ind w:firstLine="284" w:end="0"/>
        <w:rPr>
          <w:sz w:val="24"/>
        </w:rPr>
      </w:pPr>
      <w:r>
        <w:rPr>
          <w:sz w:val="24"/>
        </w:rPr>
        <w:t>The difference between conjunctive words and relative words lies in their role within the sentence or clause. In the case of conjunctive words the choice is determined by the structure and meaning of the subordinate clause itself:</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don’t know </w:t>
      </w:r>
      <w:r>
        <w:rPr>
          <w:i/>
          <w:sz w:val="24"/>
        </w:rPr>
        <w:t>who</w:t>
      </w:r>
      <w:r>
        <w:rPr>
          <w:sz w:val="24"/>
        </w:rPr>
        <w:t xml:space="preserve"> he is. (</w:t>
      </w:r>
      <w:r>
        <w:rPr>
          <w:i/>
          <w:sz w:val="24"/>
        </w:rPr>
        <w:t>who</w:t>
      </w:r>
      <w:r>
        <w:rPr>
          <w:sz w:val="24"/>
        </w:rPr>
        <w:t xml:space="preserve"> is a predicative: </w:t>
      </w:r>
      <w:r>
        <w:rPr>
          <w:i/>
          <w:sz w:val="24"/>
        </w:rPr>
        <w:t>he is who</w:t>
      </w:r>
      <w:r>
        <w:rPr>
          <w:sz w:val="24"/>
        </w:rPr>
        <w:t>)</w:t>
      </w:r>
      <w:r>
        <w:rPr>
          <w:i/>
          <w:sz w:val="24"/>
        </w:rPr>
        <w:t xml:space="preserve"> </w:t>
      </w:r>
    </w:p>
    <w:p>
      <w:pPr>
        <w:pStyle w:val="Normal"/>
        <w:spacing w:lineRule="auto" w:line="240"/>
        <w:ind w:firstLine="284" w:start="284" w:end="0"/>
        <w:rPr/>
      </w:pPr>
      <w:r>
        <w:rPr>
          <w:sz w:val="24"/>
        </w:rPr>
        <w:t xml:space="preserve">I don’t know </w:t>
      </w:r>
      <w:r>
        <w:rPr>
          <w:i/>
          <w:sz w:val="24"/>
        </w:rPr>
        <w:t>where</w:t>
      </w:r>
      <w:r>
        <w:rPr>
          <w:sz w:val="24"/>
        </w:rPr>
        <w:t xml:space="preserve"> he is. (</w:t>
      </w:r>
      <w:r>
        <w:rPr>
          <w:i/>
          <w:sz w:val="24"/>
        </w:rPr>
        <w:t>where</w:t>
      </w:r>
      <w:r>
        <w:rPr>
          <w:sz w:val="24"/>
        </w:rPr>
        <w:t xml:space="preserve"> is an adverbial: </w:t>
      </w:r>
      <w:r>
        <w:rPr>
          <w:i/>
          <w:sz w:val="24"/>
        </w:rPr>
        <w:t>he is where</w:t>
      </w:r>
      <w:r>
        <w:rPr>
          <w:sz w:val="24"/>
        </w:rPr>
        <w:t>)</w:t>
      </w:r>
      <w:r>
        <w:rPr>
          <w:i/>
          <w:sz w:val="24"/>
        </w:rPr>
        <w:t xml:space="preserve"> </w:t>
      </w:r>
    </w:p>
    <w:p>
      <w:pPr>
        <w:pStyle w:val="Normal"/>
        <w:spacing w:lineRule="auto" w:line="240"/>
        <w:ind w:firstLine="284" w:start="284" w:end="0"/>
        <w:rPr/>
      </w:pPr>
      <w:r>
        <w:rPr>
          <w:sz w:val="24"/>
        </w:rPr>
        <w:t xml:space="preserve">I don’t know </w:t>
      </w:r>
      <w:r>
        <w:rPr>
          <w:i/>
          <w:sz w:val="24"/>
        </w:rPr>
        <w:t>when</w:t>
      </w:r>
      <w:r>
        <w:rPr>
          <w:sz w:val="24"/>
        </w:rPr>
        <w:t xml:space="preserve"> he will come next time. (</w:t>
      </w:r>
      <w:r>
        <w:rPr>
          <w:i/>
          <w:sz w:val="24"/>
        </w:rPr>
        <w:t>when</w:t>
      </w:r>
      <w:r>
        <w:rPr>
          <w:sz w:val="24"/>
        </w:rPr>
        <w:t xml:space="preserve"> is an adverbial: </w:t>
      </w:r>
      <w:r>
        <w:rPr>
          <w:i/>
          <w:sz w:val="24"/>
        </w:rPr>
        <w:t>he will come next time when</w:t>
      </w:r>
      <w:r>
        <w:rPr>
          <w:sz w:val="24"/>
        </w:rPr>
        <w:t>)</w:t>
      </w:r>
    </w:p>
    <w:p>
      <w:pPr>
        <w:pStyle w:val="Normal"/>
        <w:spacing w:lineRule="auto" w:line="240"/>
        <w:ind w:firstLine="284" w:end="0"/>
        <w:rPr>
          <w:sz w:val="24"/>
        </w:rPr>
      </w:pPr>
      <w:r>
        <w:rPr>
          <w:sz w:val="24"/>
        </w:rPr>
      </w:r>
    </w:p>
    <w:p>
      <w:pPr>
        <w:pStyle w:val="2"/>
        <w:suppressAutoHyphens w:val="false"/>
        <w:rPr/>
      </w:pPr>
      <w:r>
        <w:rPr/>
        <w:t>In the case of relative words the choice depends on the antecedent: in the main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is the man </w:t>
      </w:r>
      <w:r>
        <w:rPr>
          <w:i/>
          <w:sz w:val="24"/>
        </w:rPr>
        <w:t>whom</w:t>
      </w:r>
      <w:r>
        <w:rPr>
          <w:sz w:val="24"/>
        </w:rPr>
        <w:t xml:space="preserve"> we spoke about</w:t>
      </w:r>
      <w:r>
        <w:rPr>
          <w:b/>
          <w:sz w:val="24"/>
        </w:rPr>
        <w:t xml:space="preserve"> </w:t>
      </w:r>
      <w:r>
        <w:rPr>
          <w:sz w:val="24"/>
        </w:rPr>
        <w:t>yesterday.</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This is the book </w:t>
      </w:r>
      <w:r>
        <w:rPr>
          <w:i/>
          <w:sz w:val="24"/>
        </w:rPr>
        <w:t>which</w:t>
      </w:r>
      <w:r>
        <w:rPr>
          <w:sz w:val="24"/>
        </w:rPr>
        <w:t xml:space="preserve"> I promised you.</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This is the place </w:t>
      </w:r>
      <w:r>
        <w:rPr>
          <w:i/>
          <w:sz w:val="24"/>
        </w:rPr>
        <w:t>where</w:t>
      </w:r>
      <w:r>
        <w:rPr>
          <w:sz w:val="24"/>
        </w:rPr>
        <w:t xml:space="preserve"> we live.</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This is the time </w:t>
      </w:r>
      <w:r>
        <w:rPr>
          <w:i/>
          <w:sz w:val="24"/>
        </w:rPr>
        <w:t>when</w:t>
      </w:r>
      <w:r>
        <w:rPr>
          <w:sz w:val="24"/>
        </w:rPr>
        <w:t xml:space="preserve"> we usually have dinner.</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4973955" cy="2255520"/>
            <wp:effectExtent l="0" t="0" r="0" b="0"/>
            <wp:docPr id="35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11" descr="" title=""/>
                    <pic:cNvPicPr>
                      <a:picLocks noChangeAspect="1" noChangeArrowheads="1"/>
                    </pic:cNvPicPr>
                  </pic:nvPicPr>
                  <pic:blipFill>
                    <a:blip r:embed="rId13"/>
                    <a:srcRect l="-7" t="-16" r="-7" b="-16"/>
                    <a:stretch>
                      <a:fillRect/>
                    </a:stretch>
                  </pic:blipFill>
                  <pic:spPr bwMode="auto">
                    <a:xfrm>
                      <a:off x="0" y="0"/>
                      <a:ext cx="4973955" cy="2255520"/>
                    </a:xfrm>
                    <a:prstGeom prst="rect">
                      <a:avLst/>
                    </a:prstGeom>
                  </pic:spPr>
                </pic:pic>
              </a:graphicData>
            </a:graphic>
          </wp:inline>
        </w:drawing>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When clauses are joined by connectors they are said to be joined </w:t>
      </w:r>
      <w:r>
        <w:rPr>
          <w:b/>
          <w:i/>
          <w:sz w:val="24"/>
        </w:rPr>
        <w:t>syndetically.</w:t>
      </w:r>
      <w:r>
        <w:rPr>
          <w:sz w:val="24"/>
        </w:rPr>
        <w:t xml:space="preserve"> If no special linking element is used they are said to be joined </w:t>
      </w:r>
      <w:r>
        <w:rPr>
          <w:b/>
          <w:i/>
          <w:sz w:val="24"/>
        </w:rPr>
        <w:t>asyndetically.</w:t>
      </w:r>
      <w:r>
        <w:rPr>
          <w:sz w:val="24"/>
        </w:rPr>
        <w:t xml:space="preserve"> In some cases</w:t>
      </w:r>
      <w:r>
        <w:rPr>
          <w:b/>
          <w:sz w:val="24"/>
        </w:rPr>
        <w:t xml:space="preserve"> </w:t>
      </w:r>
      <w:r>
        <w:rPr>
          <w:b/>
          <w:i/>
          <w:sz w:val="24"/>
        </w:rPr>
        <w:t>inversion</w:t>
      </w:r>
      <w:r>
        <w:rPr>
          <w:sz w:val="24"/>
        </w:rPr>
        <w:t xml:space="preserve"> is employed as a signal to indicate the subordination of one clause to another.</w:t>
      </w:r>
    </w:p>
    <w:p>
      <w:pPr>
        <w:pStyle w:val="Normal"/>
        <w:spacing w:lineRule="auto" w:line="240"/>
        <w:ind w:firstLine="284" w:end="0"/>
        <w:rPr/>
      </w:pPr>
      <w:r>
        <w:rPr>
          <w:sz w:val="24"/>
        </w:rPr>
        <w:t xml:space="preserve">Some subordinating conjunctions are homonymous with prepositions </w:t>
      </w:r>
      <w:r>
        <w:rPr>
          <w:i/>
          <w:sz w:val="24"/>
        </w:rPr>
        <w:t>(like, fill),</w:t>
      </w:r>
      <w:r>
        <w:rPr>
          <w:sz w:val="24"/>
        </w:rPr>
        <w:t xml:space="preserve"> some with both prepositions and adverbs </w:t>
      </w:r>
      <w:r>
        <w:rPr>
          <w:i/>
          <w:sz w:val="24"/>
        </w:rPr>
        <w:t xml:space="preserve">(after, since, before). </w:t>
      </w:r>
      <w:r>
        <w:rPr>
          <w:sz w:val="24"/>
        </w:rPr>
        <w:t xml:space="preserve">Some are homonymous with participles </w:t>
      </w:r>
      <w:r>
        <w:rPr>
          <w:i/>
          <w:sz w:val="24"/>
        </w:rPr>
        <w:t>(supposing, provided),</w:t>
      </w:r>
      <w:r>
        <w:rPr>
          <w:sz w:val="24"/>
        </w:rPr>
        <w:t xml:space="preserve"> some resemble nouns and nominal phrases denoting time </w:t>
      </w:r>
      <w:r>
        <w:rPr>
          <w:i/>
          <w:sz w:val="24"/>
        </w:rPr>
        <w:t>(the very moment, the next time, the instant, the second)</w:t>
      </w:r>
      <w:r>
        <w:rPr>
          <w:sz w:val="24"/>
        </w:rPr>
        <w:t xml:space="preserve"> or adverbs </w:t>
      </w:r>
      <w:r>
        <w:rPr>
          <w:i/>
          <w:sz w:val="24"/>
        </w:rPr>
        <w:t>(immediately, directly, once).</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146.</w:t>
      </w:r>
      <w:r>
        <w:rPr>
          <w:sz w:val="24"/>
        </w:rPr>
        <w:t xml:space="preserve"> Although the relationship of subordination requires only two members, a complex sentence may consist of more than two clauses. It may form a hierarchy of clauses. This is called </w:t>
      </w:r>
      <w:r>
        <w:rPr>
          <w:spacing w:val="60"/>
          <w:sz w:val="24"/>
        </w:rPr>
        <w:t>consecutive</w:t>
      </w:r>
      <w:r>
        <w:rPr>
          <w:sz w:val="24"/>
        </w:rPr>
        <w:t xml:space="preserve"> or </w:t>
      </w:r>
      <w:r>
        <w:rPr>
          <w:spacing w:val="60"/>
          <w:sz w:val="24"/>
        </w:rPr>
        <w:t>successive subordination.</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sz w:val="24"/>
        </w:rPr>
      </w:pPr>
      <w:r>
        <w:rPr>
          <w:sz w:val="24"/>
        </w:rPr>
        <w:t>I see [that you have lost the key (which I gave you)]</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Accordingly the structure of the sentence is:</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Main clauses ← Subordinate clause ← Subordinate clause</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The main clause may have several subordinate clauses of equal rank, that is coordinated with one another. This kind of relationship is called </w:t>
      </w:r>
      <w:r>
        <w:rPr>
          <w:i/>
          <w:spacing w:val="60"/>
          <w:sz w:val="24"/>
        </w:rPr>
        <w:t>parallel subordination</w:t>
      </w:r>
      <w:r>
        <w:rPr>
          <w:sz w:val="24"/>
        </w:rPr>
        <w:t xml:space="preserve"> or   </w:t>
      </w:r>
      <w:r>
        <w:rPr>
          <w:i/>
          <w:spacing w:val="60"/>
          <w:sz w:val="24"/>
        </w:rPr>
        <w:t>co-subordination</w:t>
      </w:r>
      <w:r>
        <w:rPr>
          <w:i/>
          <w:sz w:val="24"/>
        </w:rPr>
        <w:t>,</w:t>
      </w:r>
      <w:r>
        <w:rPr>
          <w:sz w:val="24"/>
        </w:rPr>
        <w:t xml:space="preserve"> and the subordinate clauses are homogeneous.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know </w:t>
      </w:r>
      <w:r>
        <w:rPr>
          <w:i/>
          <w:sz w:val="24"/>
        </w:rPr>
        <w:t>that you are afraid of me</w:t>
      </w:r>
      <w:r>
        <w:rPr>
          <w:sz w:val="24"/>
        </w:rPr>
        <w:t xml:space="preserve"> and </w:t>
      </w:r>
      <w:r>
        <w:rPr>
          <w:i/>
          <w:sz w:val="24"/>
        </w:rPr>
        <w:t>that you suspect me of something.</w:t>
      </w:r>
    </w:p>
    <w:p>
      <w:pPr>
        <w:pStyle w:val="Normal"/>
        <w:spacing w:lineRule="auto" w:line="240"/>
        <w:ind w:firstLine="284" w:end="0"/>
        <w:rPr>
          <w:i/>
          <w:i/>
          <w:sz w:val="24"/>
        </w:rPr>
      </w:pPr>
      <w:r>
        <w:rPr>
          <w:i/>
          <w:sz w:val="24"/>
        </w:rPr>
      </w:r>
    </w:p>
    <w:p>
      <w:pPr>
        <w:pStyle w:val="2"/>
        <w:suppressAutoHyphens w:val="false"/>
        <w:rPr/>
      </w:pPr>
      <w:r>
        <w:rPr/>
        <w:t>In this case the structure of the sentence is:</w:t>
      </w:r>
    </w:p>
    <w:p>
      <w:pPr>
        <w:pStyle w:val="Normal"/>
        <w:spacing w:lineRule="auto" w:line="240"/>
        <w:ind w:firstLine="284" w:end="0"/>
        <w:rPr>
          <w:b/>
          <w:sz w:val="24"/>
        </w:rPr>
      </w:pPr>
      <w:r>
        <w:rPr>
          <w:b/>
          <w:sz w:val="24"/>
        </w:rPr>
      </w:r>
    </w:p>
    <w:tbl>
      <w:tblPr>
        <w:tblW w:w="4394" w:type="dxa"/>
        <w:jc w:val="start"/>
        <w:tblInd w:w="250" w:type="dxa"/>
        <w:tblLayout w:type="fixed"/>
        <w:tblCellMar>
          <w:top w:w="0" w:type="dxa"/>
          <w:start w:w="108" w:type="dxa"/>
          <w:bottom w:w="0" w:type="dxa"/>
          <w:end w:w="108" w:type="dxa"/>
        </w:tblCellMar>
      </w:tblPr>
      <w:tblGrid>
        <w:gridCol w:w="1701"/>
        <w:gridCol w:w="2693"/>
      </w:tblGrid>
      <w:tr>
        <w:trPr/>
        <w:tc>
          <w:tcPr>
            <w:tcW w:w="1701" w:type="dxa"/>
            <w:tcBorders/>
          </w:tcPr>
          <w:p>
            <w:pPr>
              <w:pStyle w:val="Normal"/>
              <w:snapToGrid w:val="false"/>
              <w:spacing w:lineRule="auto" w:line="240"/>
              <w:ind w:hanging="0" w:end="0"/>
              <w:rPr>
                <w:b/>
                <w:lang w:val="en-US" w:eastAsia="en-US"/>
              </w:rPr>
            </w:pPr>
            <w:r>
              <w:rPr>
                <w:b/>
                <w:lang w:val="en-US" w:eastAsia="en-US"/>
              </w:rPr>
              <mc:AlternateContent>
                <mc:Choice Requires="wps">
                  <w:drawing>
                    <wp:anchor behindDoc="0" distT="0" distB="0" distL="114935" distR="114935" simplePos="0" locked="0" layoutInCell="0" allowOverlap="1" relativeHeight="366">
                      <wp:simplePos x="0" y="0"/>
                      <wp:positionH relativeFrom="margin">
                        <wp:posOffset>920115</wp:posOffset>
                      </wp:positionH>
                      <wp:positionV relativeFrom="paragraph">
                        <wp:posOffset>74930</wp:posOffset>
                      </wp:positionV>
                      <wp:extent cx="457200" cy="274320"/>
                      <wp:effectExtent l="0" t="4445" r="2540" b="0"/>
                      <wp:wrapNone/>
                      <wp:docPr id="358" name=""/>
                      <a:graphic xmlns:a="http://schemas.openxmlformats.org/drawingml/2006/main">
                        <a:graphicData uri="http://schemas.microsoft.com/office/word/2010/wordprocessingShape">
                          <wps:wsp>
                            <wps:cNvSpPr/>
                            <wps:spPr>
                              <a:xfrm flipH="1">
                                <a:off x="0" y="0"/>
                                <a:ext cx="45720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2.45pt,5.9pt" to="108.4pt,27.45pt" stroked="t" o:allowincell="f" style="position:absolute;flip:x;mso-position-horizontal-relative:margin">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7">
                      <wp:simplePos x="0" y="0"/>
                      <wp:positionH relativeFrom="margin">
                        <wp:posOffset>920115</wp:posOffset>
                      </wp:positionH>
                      <wp:positionV relativeFrom="paragraph">
                        <wp:posOffset>440690</wp:posOffset>
                      </wp:positionV>
                      <wp:extent cx="457200" cy="274320"/>
                      <wp:effectExtent l="0" t="0" r="2540" b="4445"/>
                      <wp:wrapNone/>
                      <wp:docPr id="359" name=""/>
                      <a:graphic xmlns:a="http://schemas.openxmlformats.org/drawingml/2006/main">
                        <a:graphicData uri="http://schemas.microsoft.com/office/word/2010/wordprocessingShape">
                          <wps:wsp>
                            <wps:cNvSpPr/>
                            <wps:spPr>
                              <a:xfrm flipH="1" flipV="1">
                                <a:off x="0" y="0"/>
                                <a:ext cx="457200" cy="2743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2.45pt,34.7pt" to="108.4pt,56.25pt" stroked="t" o:allowincell="f" style="position:absolute;flip:xy;mso-position-horizontal-relative:margin">
                      <v:stroke color="black" weight="9360" endarrow="block" endarrowwidth="medium" endarrowlength="medium" joinstyle="miter" endcap="flat"/>
                      <v:fill o:detectmouseclick="t" on="false"/>
                      <w10:wrap type="none"/>
                    </v:line>
                  </w:pict>
                </mc:Fallback>
              </mc:AlternateContent>
            </w:r>
          </w:p>
          <w:p>
            <w:pPr>
              <w:pStyle w:val="Normal"/>
              <w:spacing w:lineRule="auto" w:line="240"/>
              <w:ind w:hanging="0" w:end="0"/>
              <w:rPr>
                <w:b/>
              </w:rPr>
            </w:pPr>
            <w:r>
              <w:rPr>
                <w:b/>
              </w:rPr>
            </w:r>
          </w:p>
          <w:p>
            <w:pPr>
              <w:pStyle w:val="Normal"/>
              <w:spacing w:lineRule="auto" w:line="240"/>
              <w:ind w:hanging="0" w:end="0"/>
              <w:rPr>
                <w:b/>
              </w:rPr>
            </w:pPr>
            <w:r>
              <w:rPr>
                <w:b/>
              </w:rPr>
              <w:t>Main clause</w:t>
            </w:r>
          </w:p>
        </w:tc>
        <w:tc>
          <w:tcPr>
            <w:tcW w:w="2693" w:type="dxa"/>
            <w:tcBorders/>
          </w:tcPr>
          <w:p>
            <w:pPr>
              <w:pStyle w:val="Normal"/>
              <w:spacing w:lineRule="auto" w:line="240"/>
              <w:ind w:hanging="0" w:end="0"/>
              <w:jc w:val="center"/>
              <w:rPr>
                <w:b/>
              </w:rPr>
            </w:pPr>
            <w:r>
              <w:rPr>
                <w:b/>
              </w:rPr>
              <w:t>Subordinate clause</w:t>
            </w:r>
          </w:p>
          <w:p>
            <w:pPr>
              <w:pStyle w:val="Normal"/>
              <w:spacing w:lineRule="auto" w:line="240"/>
              <w:ind w:hanging="0" w:end="0"/>
              <w:jc w:val="center"/>
              <w:rPr>
                <w:b/>
              </w:rPr>
            </w:pPr>
            <w:r>
              <w:rPr>
                <w:b/>
              </w:rPr>
              <w:t>|</w:t>
            </w:r>
          </w:p>
          <w:p>
            <w:pPr>
              <w:pStyle w:val="Normal"/>
              <w:spacing w:lineRule="auto" w:line="240"/>
              <w:ind w:hanging="0" w:end="0"/>
              <w:jc w:val="center"/>
              <w:rPr>
                <w:b/>
              </w:rPr>
            </w:pPr>
            <w:r>
              <w:rPr>
                <w:b/>
              </w:rPr>
              <w:t>and</w:t>
            </w:r>
          </w:p>
          <w:p>
            <w:pPr>
              <w:pStyle w:val="Normal"/>
              <w:spacing w:lineRule="auto" w:line="240"/>
              <w:ind w:hanging="0" w:end="0"/>
              <w:jc w:val="center"/>
              <w:rPr>
                <w:b/>
              </w:rPr>
            </w:pPr>
            <w:r>
              <w:rPr>
                <w:b/>
              </w:rPr>
              <w:t>|</w:t>
            </w:r>
          </w:p>
          <w:p>
            <w:pPr>
              <w:pStyle w:val="Normal"/>
              <w:spacing w:lineRule="auto" w:line="240"/>
              <w:ind w:hanging="0" w:end="0"/>
              <w:jc w:val="center"/>
              <w:rPr>
                <w:b/>
              </w:rPr>
            </w:pPr>
            <w:r>
              <w:rPr>
                <w:b/>
              </w:rPr>
              <w:t>Subordinate clause</w:t>
            </w:r>
          </w:p>
        </w:tc>
      </w:tr>
    </w:tbl>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The main clause may have several subordinate clauses with different functions.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All </w:t>
      </w:r>
      <w:r>
        <w:rPr>
          <w:i/>
          <w:sz w:val="24"/>
        </w:rPr>
        <w:t>she saw</w:t>
      </w:r>
      <w:r>
        <w:rPr>
          <w:sz w:val="24"/>
        </w:rPr>
        <w:t xml:space="preserve"> was </w:t>
      </w:r>
      <w:r>
        <w:rPr>
          <w:i/>
          <w:sz w:val="24"/>
        </w:rPr>
        <w:t>that she might go to prison for a robbery she had committed years ago.</w:t>
      </w:r>
    </w:p>
    <w:p>
      <w:pPr>
        <w:pStyle w:val="Normal"/>
        <w:spacing w:lineRule="auto" w:line="240"/>
        <w:ind w:firstLine="284" w:end="0"/>
        <w:rPr>
          <w:b/>
          <w:i/>
          <w:i/>
          <w:sz w:val="24"/>
        </w:rPr>
      </w:pPr>
      <w:r>
        <w:rPr>
          <w:b/>
          <w:i/>
          <w:sz w:val="24"/>
        </w:rPr>
      </w:r>
    </w:p>
    <w:tbl>
      <w:tblPr>
        <w:tblW w:w="10730" w:type="dxa"/>
        <w:jc w:val="start"/>
        <w:tblInd w:w="250" w:type="dxa"/>
        <w:tblLayout w:type="fixed"/>
        <w:tblCellMar>
          <w:top w:w="0" w:type="dxa"/>
          <w:start w:w="108" w:type="dxa"/>
          <w:bottom w:w="0" w:type="dxa"/>
          <w:end w:w="108" w:type="dxa"/>
        </w:tblCellMar>
      </w:tblPr>
      <w:tblGrid>
        <w:gridCol w:w="1985"/>
        <w:gridCol w:w="283"/>
        <w:gridCol w:w="3686"/>
        <w:gridCol w:w="1116"/>
        <w:gridCol w:w="3660"/>
      </w:tblGrid>
      <w:tr>
        <w:trPr/>
        <w:tc>
          <w:tcPr>
            <w:tcW w:w="1985" w:type="dxa"/>
            <w:tcBorders/>
          </w:tcPr>
          <w:p>
            <w:pPr>
              <w:pStyle w:val="Normal"/>
              <w:spacing w:lineRule="auto" w:line="240"/>
              <w:ind w:hanging="0" w:end="0"/>
              <w:jc w:val="start"/>
              <w:rPr/>
            </w:pPr>
            <w:r>
              <w:rPr>
                <w:b/>
              </w:rPr>
              <w:t>Main clause</w:t>
            </w:r>
            <w:r>
              <w:rPr/>
              <w:t xml:space="preserve"> </w:t>
            </w:r>
          </w:p>
          <w:p>
            <w:pPr>
              <w:pStyle w:val="Normal"/>
              <w:spacing w:lineRule="auto" w:line="240"/>
              <w:ind w:hanging="0" w:end="0"/>
              <w:jc w:val="start"/>
              <w:rPr>
                <w:b/>
              </w:rPr>
            </w:pPr>
            <w:r>
              <w:rPr/>
              <w:t>All... was...</w:t>
            </w:r>
          </w:p>
        </w:tc>
        <w:tc>
          <w:tcPr>
            <w:tcW w:w="3969" w:type="dxa"/>
            <w:gridSpan w:val="2"/>
            <w:tcBorders/>
          </w:tcPr>
          <w:p>
            <w:pPr>
              <w:pStyle w:val="Normal"/>
              <w:spacing w:lineRule="auto" w:line="240"/>
              <w:ind w:hanging="0" w:end="0"/>
              <w:jc w:val="start"/>
              <w:rPr>
                <w:b/>
              </w:rPr>
            </w:pPr>
            <w:r>
              <w:rPr>
                <w:b/>
              </w:rPr>
              <w:t>&lt;——————————————</w:t>
            </w:r>
          </w:p>
        </w:tc>
        <w:tc>
          <w:tcPr>
            <w:tcW w:w="4776" w:type="dxa"/>
            <w:gridSpan w:val="2"/>
            <w:tcBorders/>
          </w:tcPr>
          <w:p>
            <w:pPr>
              <w:pStyle w:val="Normal"/>
              <w:spacing w:lineRule="auto" w:line="240"/>
              <w:ind w:hanging="0" w:end="0"/>
              <w:jc w:val="start"/>
              <w:rPr>
                <w:b/>
              </w:rPr>
            </w:pPr>
            <w:r>
              <w:rPr>
                <w:b/>
              </w:rPr>
              <w:t>Predicative clause</w:t>
            </w:r>
          </w:p>
          <w:p>
            <w:pPr>
              <w:pStyle w:val="Normal"/>
              <w:spacing w:lineRule="auto" w:line="240"/>
              <w:ind w:hanging="0" w:end="0"/>
              <w:jc w:val="start"/>
              <w:rPr>
                <w:b/>
              </w:rPr>
            </w:pPr>
            <w:r>
              <w:rPr/>
              <w:t xml:space="preserve">... </w:t>
            </w:r>
            <w:r>
              <w:rPr>
                <w:i/>
              </w:rPr>
              <w:t>that she might go to prison for a robbery...</w:t>
            </w:r>
          </w:p>
        </w:tc>
      </w:tr>
      <w:tr>
        <w:trPr/>
        <w:tc>
          <w:tcPr>
            <w:tcW w:w="2268" w:type="dxa"/>
            <w:gridSpan w:val="2"/>
            <w:tcBorders/>
          </w:tcPr>
          <w:p>
            <w:pPr>
              <w:pStyle w:val="Normal"/>
              <w:spacing w:lineRule="auto" w:line="240"/>
              <w:ind w:hanging="0" w:end="0"/>
              <w:jc w:val="center"/>
              <w:rPr>
                <w:b/>
              </w:rPr>
            </w:pPr>
            <w:r>
              <w:rPr>
                <w:b/>
              </w:rPr>
              <w:t>↑</w:t>
            </w:r>
          </w:p>
        </w:tc>
        <w:tc>
          <w:tcPr>
            <w:tcW w:w="4802" w:type="dxa"/>
            <w:gridSpan w:val="2"/>
            <w:tcBorders/>
          </w:tcPr>
          <w:p>
            <w:pPr>
              <w:pStyle w:val="Normal"/>
              <w:snapToGrid w:val="false"/>
              <w:spacing w:lineRule="auto" w:line="240"/>
              <w:ind w:hanging="0" w:end="0"/>
              <w:jc w:val="start"/>
              <w:rPr>
                <w:b/>
              </w:rPr>
            </w:pPr>
            <w:r>
              <w:rPr>
                <w:b/>
              </w:rPr>
            </w:r>
          </w:p>
        </w:tc>
        <w:tc>
          <w:tcPr>
            <w:tcW w:w="3660" w:type="dxa"/>
            <w:tcBorders/>
          </w:tcPr>
          <w:p>
            <w:pPr>
              <w:pStyle w:val="Normal"/>
              <w:spacing w:lineRule="auto" w:line="240"/>
              <w:ind w:hanging="0" w:end="0"/>
              <w:jc w:val="start"/>
              <w:rPr>
                <w:b/>
              </w:rPr>
            </w:pPr>
            <w:r>
              <w:rPr>
                <w:b/>
              </w:rPr>
              <w:t>↑</w:t>
            </w:r>
          </w:p>
        </w:tc>
      </w:tr>
      <w:tr>
        <w:trPr/>
        <w:tc>
          <w:tcPr>
            <w:tcW w:w="2268" w:type="dxa"/>
            <w:gridSpan w:val="2"/>
            <w:tcBorders/>
          </w:tcPr>
          <w:p>
            <w:pPr>
              <w:pStyle w:val="Normal"/>
              <w:spacing w:lineRule="auto" w:line="240"/>
              <w:ind w:hanging="0" w:end="0"/>
              <w:jc w:val="start"/>
              <w:rPr>
                <w:b/>
              </w:rPr>
            </w:pPr>
            <w:r>
              <w:rPr>
                <w:b/>
              </w:rPr>
              <w:t>Attributive clause</w:t>
            </w:r>
            <w:r>
              <w:rPr/>
              <w:t>.. ..</w:t>
            </w:r>
            <w:r>
              <w:rPr>
                <w:i/>
              </w:rPr>
              <w:t>.she saw...</w:t>
            </w:r>
          </w:p>
        </w:tc>
        <w:tc>
          <w:tcPr>
            <w:tcW w:w="3686" w:type="dxa"/>
            <w:tcBorders/>
          </w:tcPr>
          <w:p>
            <w:pPr>
              <w:pStyle w:val="Normal"/>
              <w:snapToGrid w:val="false"/>
              <w:spacing w:lineRule="auto" w:line="240"/>
              <w:ind w:hanging="0" w:end="0"/>
              <w:jc w:val="start"/>
              <w:rPr>
                <w:b/>
              </w:rPr>
            </w:pPr>
            <w:r>
              <w:rPr>
                <w:b/>
              </w:rPr>
            </w:r>
          </w:p>
        </w:tc>
        <w:tc>
          <w:tcPr>
            <w:tcW w:w="4776" w:type="dxa"/>
            <w:gridSpan w:val="2"/>
            <w:tcBorders/>
          </w:tcPr>
          <w:p>
            <w:pPr>
              <w:pStyle w:val="Normal"/>
              <w:spacing w:lineRule="auto" w:line="240"/>
              <w:ind w:hanging="0" w:end="0"/>
              <w:jc w:val="start"/>
              <w:rPr>
                <w:b/>
              </w:rPr>
            </w:pPr>
            <w:r>
              <w:rPr>
                <w:b/>
              </w:rPr>
              <w:t>Attributive clause</w:t>
            </w:r>
          </w:p>
          <w:p>
            <w:pPr>
              <w:pStyle w:val="Normal"/>
              <w:spacing w:lineRule="auto" w:line="240"/>
              <w:ind w:hanging="0" w:end="0"/>
              <w:jc w:val="start"/>
              <w:rPr>
                <w:b/>
              </w:rPr>
            </w:pPr>
            <w:r>
              <w:rPr>
                <w:i/>
              </w:rPr>
              <w:t>.. .she had committed years ago.</w:t>
            </w:r>
          </w:p>
        </w:tc>
      </w:tr>
    </w:tbl>
    <w:p>
      <w:pPr>
        <w:pStyle w:val="Normal"/>
        <w:spacing w:lineRule="auto" w:line="240"/>
        <w:ind w:firstLine="284" w:end="0"/>
        <w:rPr>
          <w:b/>
          <w:sz w:val="24"/>
        </w:rPr>
      </w:pPr>
      <w:r>
        <w:rPr>
          <w:b/>
          <w:sz w:val="24"/>
        </w:rPr>
      </w:r>
    </w:p>
    <w:p>
      <w:pPr>
        <w:pStyle w:val="Normal"/>
        <w:spacing w:lineRule="auto" w:line="240"/>
        <w:ind w:firstLine="284" w:end="0"/>
        <w:rPr/>
      </w:pPr>
      <w:r>
        <w:rPr>
          <w:sz w:val="24"/>
        </w:rPr>
        <w:t>Occasionally the two ways of joining clauses may result in a sentence of great complexity, when two or more main clauses are coordinated, each of them being the “main” in relation to their subordinate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walls were panelled, </w:t>
      </w:r>
      <w:r>
        <w:rPr>
          <w:i/>
          <w:sz w:val="24"/>
        </w:rPr>
        <w:t>because this was the office of the department chairman,</w:t>
      </w:r>
      <w:r>
        <w:rPr>
          <w:sz w:val="24"/>
        </w:rPr>
        <w:t xml:space="preserve"> and </w:t>
      </w:r>
      <w:r>
        <w:rPr>
          <w:i/>
          <w:sz w:val="24"/>
        </w:rPr>
        <w:t xml:space="preserve">because this </w:t>
      </w:r>
    </w:p>
    <w:p>
      <w:pPr>
        <w:pStyle w:val="Normal"/>
        <w:spacing w:lineRule="auto" w:line="240"/>
        <w:ind w:firstLine="284" w:start="284" w:end="0"/>
        <w:rPr/>
      </w:pPr>
      <w:r>
        <w:rPr>
          <w:i/>
          <w:sz w:val="24"/>
        </w:rPr>
        <w:t>department was physics,</w:t>
      </w:r>
      <w:r>
        <w:rPr>
          <w:sz w:val="24"/>
        </w:rPr>
        <w:t xml:space="preserve"> the panels held small engraved portraits of Newton, Leibnitz, Faraday, and other </w:t>
      </w:r>
    </w:p>
    <w:p>
      <w:pPr>
        <w:pStyle w:val="Normal"/>
        <w:spacing w:lineRule="auto" w:line="240"/>
        <w:ind w:firstLine="284" w:start="284" w:end="0"/>
        <w:rPr>
          <w:sz w:val="24"/>
        </w:rPr>
      </w:pPr>
      <w:r>
        <w:rPr>
          <w:sz w:val="24"/>
        </w:rPr>
        <w:t>scientists.</w:t>
      </w:r>
    </w:p>
    <w:p>
      <w:pPr>
        <w:pStyle w:val="Normal"/>
        <w:spacing w:lineRule="auto" w:line="240"/>
        <w:ind w:firstLine="284" w:end="0"/>
        <w:rPr>
          <w:b/>
          <w:sz w:val="24"/>
        </w:rPr>
      </w:pPr>
      <w:r>
        <w:rPr>
          <w:b/>
          <w:sz w:val="24"/>
        </w:rPr>
      </w:r>
    </w:p>
    <w:tbl>
      <w:tblPr>
        <w:tblW w:w="10980" w:type="dxa"/>
        <w:jc w:val="start"/>
        <w:tblInd w:w="0" w:type="dxa"/>
        <w:tblLayout w:type="fixed"/>
        <w:tblCellMar>
          <w:top w:w="0" w:type="dxa"/>
          <w:start w:w="108" w:type="dxa"/>
          <w:bottom w:w="0" w:type="dxa"/>
          <w:end w:w="108" w:type="dxa"/>
        </w:tblCellMar>
      </w:tblPr>
      <w:tblGrid>
        <w:gridCol w:w="3510"/>
        <w:gridCol w:w="3828"/>
        <w:gridCol w:w="3642"/>
      </w:tblGrid>
      <w:tr>
        <w:trPr/>
        <w:tc>
          <w:tcPr>
            <w:tcW w:w="3510" w:type="dxa"/>
            <w:tcBorders/>
          </w:tcPr>
          <w:p>
            <w:pPr>
              <w:pStyle w:val="Normal"/>
              <w:spacing w:lineRule="auto" w:line="240"/>
              <w:ind w:hanging="0" w:end="0"/>
              <w:jc w:val="start"/>
              <w:rPr/>
            </w:pPr>
            <w:r>
              <w:rPr>
                <w:b/>
                <w:sz w:val="24"/>
              </w:rPr>
              <w:t>Main clause</w:t>
            </w:r>
            <w:r>
              <w:rPr>
                <w:i/>
                <w:sz w:val="24"/>
              </w:rPr>
              <w:t xml:space="preserve"> </w:t>
            </w:r>
          </w:p>
          <w:p>
            <w:pPr>
              <w:pStyle w:val="Normal"/>
              <w:spacing w:lineRule="auto" w:line="240"/>
              <w:ind w:hanging="0" w:end="0"/>
              <w:jc w:val="start"/>
              <w:rPr>
                <w:b/>
                <w:sz w:val="24"/>
              </w:rPr>
            </w:pPr>
            <w:r>
              <w:rPr>
                <w:i/>
                <w:sz w:val="24"/>
              </w:rPr>
              <w:t>The walls were panelled</w:t>
            </w:r>
          </w:p>
        </w:tc>
        <w:tc>
          <w:tcPr>
            <w:tcW w:w="3828" w:type="dxa"/>
            <w:tcBorders/>
          </w:tcPr>
          <w:p>
            <w:pPr>
              <w:pStyle w:val="Normal"/>
              <w:spacing w:lineRule="auto" w:line="240"/>
              <w:ind w:hanging="0" w:end="0"/>
              <w:jc w:val="start"/>
              <w:rPr>
                <w:b/>
                <w:sz w:val="24"/>
              </w:rPr>
            </w:pPr>
            <w:r>
              <w:rPr>
                <w:sz w:val="24"/>
              </w:rPr>
              <w:t>—————</w:t>
            </w:r>
            <w:r>
              <w:rPr>
                <w:sz w:val="24"/>
              </w:rPr>
              <w:t>and————————</w:t>
            </w:r>
          </w:p>
        </w:tc>
        <w:tc>
          <w:tcPr>
            <w:tcW w:w="3642" w:type="dxa"/>
            <w:tcBorders/>
          </w:tcPr>
          <w:p>
            <w:pPr>
              <w:pStyle w:val="Normal"/>
              <w:spacing w:lineRule="auto" w:line="240"/>
              <w:ind w:hanging="0" w:end="0"/>
              <w:jc w:val="start"/>
              <w:rPr/>
            </w:pPr>
            <w:r>
              <w:rPr>
                <w:b/>
                <w:sz w:val="24"/>
              </w:rPr>
              <w:t>main clause</w:t>
            </w:r>
            <w:r>
              <w:rPr>
                <w:i/>
                <w:sz w:val="24"/>
              </w:rPr>
              <w:t xml:space="preserve"> </w:t>
            </w:r>
          </w:p>
          <w:p>
            <w:pPr>
              <w:pStyle w:val="Normal"/>
              <w:spacing w:lineRule="auto" w:line="240"/>
              <w:ind w:hanging="0" w:end="0"/>
              <w:jc w:val="start"/>
              <w:rPr>
                <w:b/>
                <w:sz w:val="24"/>
              </w:rPr>
            </w:pPr>
            <w:r>
              <w:rPr>
                <w:i/>
                <w:sz w:val="24"/>
              </w:rPr>
              <w:t>the panels held small engraved</w:t>
            </w:r>
            <w:r>
              <w:rPr>
                <w:sz w:val="24"/>
              </w:rPr>
              <w:t xml:space="preserve"> </w:t>
            </w:r>
            <w:r>
              <w:rPr>
                <w:i/>
                <w:sz w:val="24"/>
              </w:rPr>
              <w:t>portraits of... scientists</w:t>
            </w:r>
          </w:p>
        </w:tc>
      </w:tr>
      <w:tr>
        <w:trPr/>
        <w:tc>
          <w:tcPr>
            <w:tcW w:w="3510" w:type="dxa"/>
            <w:tcBorders/>
          </w:tcPr>
          <w:p>
            <w:pPr>
              <w:pStyle w:val="Normal"/>
              <w:spacing w:lineRule="auto" w:line="240"/>
              <w:ind w:hanging="0" w:end="0"/>
              <w:jc w:val="center"/>
              <w:rPr>
                <w:b/>
                <w:sz w:val="24"/>
              </w:rPr>
            </w:pPr>
            <w:r>
              <w:rPr>
                <w:b/>
                <w:sz w:val="24"/>
              </w:rPr>
              <w:t>↑</w:t>
            </w:r>
          </w:p>
        </w:tc>
        <w:tc>
          <w:tcPr>
            <w:tcW w:w="3828" w:type="dxa"/>
            <w:tcBorders/>
          </w:tcPr>
          <w:p>
            <w:pPr>
              <w:pStyle w:val="Normal"/>
              <w:snapToGrid w:val="false"/>
              <w:spacing w:lineRule="auto" w:line="240"/>
              <w:ind w:hanging="0" w:end="0"/>
              <w:jc w:val="start"/>
              <w:rPr>
                <w:b/>
                <w:sz w:val="24"/>
              </w:rPr>
            </w:pPr>
            <w:r>
              <w:rPr>
                <w:b/>
                <w:sz w:val="24"/>
              </w:rPr>
            </w:r>
          </w:p>
        </w:tc>
        <w:tc>
          <w:tcPr>
            <w:tcW w:w="3642" w:type="dxa"/>
            <w:tcBorders/>
          </w:tcPr>
          <w:p>
            <w:pPr>
              <w:pStyle w:val="Normal"/>
              <w:spacing w:lineRule="auto" w:line="240"/>
              <w:ind w:hanging="0" w:end="0"/>
              <w:jc w:val="center"/>
              <w:rPr>
                <w:b/>
                <w:sz w:val="24"/>
              </w:rPr>
            </w:pPr>
            <w:r>
              <w:rPr>
                <w:b/>
                <w:sz w:val="24"/>
              </w:rPr>
              <w:t>↑</w:t>
            </w:r>
          </w:p>
        </w:tc>
      </w:tr>
      <w:tr>
        <w:trPr/>
        <w:tc>
          <w:tcPr>
            <w:tcW w:w="3510" w:type="dxa"/>
            <w:tcBorders/>
          </w:tcPr>
          <w:p>
            <w:pPr>
              <w:pStyle w:val="Normal"/>
              <w:spacing w:lineRule="auto" w:line="240"/>
              <w:ind w:hanging="0" w:end="0"/>
              <w:jc w:val="start"/>
              <w:rPr>
                <w:b/>
                <w:sz w:val="24"/>
              </w:rPr>
            </w:pPr>
            <w:r>
              <w:rPr>
                <w:b/>
                <w:sz w:val="24"/>
              </w:rPr>
              <w:t>Subordinate clause of cause</w:t>
            </w:r>
            <w:r>
              <w:rPr>
                <w:i/>
                <w:sz w:val="24"/>
              </w:rPr>
              <w:t>...because this was the office of the department chairman</w:t>
            </w:r>
          </w:p>
        </w:tc>
        <w:tc>
          <w:tcPr>
            <w:tcW w:w="3828" w:type="dxa"/>
            <w:tcBorders/>
          </w:tcPr>
          <w:p>
            <w:pPr>
              <w:pStyle w:val="Normal"/>
              <w:snapToGrid w:val="false"/>
              <w:spacing w:lineRule="auto" w:line="240"/>
              <w:ind w:hanging="0" w:end="0"/>
              <w:jc w:val="start"/>
              <w:rPr>
                <w:b/>
                <w:sz w:val="24"/>
              </w:rPr>
            </w:pPr>
            <w:r>
              <w:rPr>
                <w:b/>
                <w:sz w:val="24"/>
              </w:rPr>
            </w:r>
          </w:p>
        </w:tc>
        <w:tc>
          <w:tcPr>
            <w:tcW w:w="3642" w:type="dxa"/>
            <w:tcBorders/>
          </w:tcPr>
          <w:p>
            <w:pPr>
              <w:pStyle w:val="Normal"/>
              <w:spacing w:lineRule="auto" w:line="240"/>
              <w:ind w:hanging="0" w:end="0"/>
              <w:jc w:val="start"/>
              <w:rPr>
                <w:b/>
                <w:sz w:val="24"/>
              </w:rPr>
            </w:pPr>
            <w:r>
              <w:rPr>
                <w:b/>
                <w:sz w:val="24"/>
              </w:rPr>
              <w:t>Subordinate clause of cause</w:t>
            </w:r>
          </w:p>
          <w:p>
            <w:pPr>
              <w:pStyle w:val="Normal"/>
              <w:spacing w:lineRule="auto" w:line="240"/>
              <w:ind w:hanging="0" w:end="0"/>
              <w:jc w:val="start"/>
              <w:rPr>
                <w:b/>
                <w:sz w:val="24"/>
              </w:rPr>
            </w:pPr>
            <w:r>
              <w:rPr>
                <w:i/>
                <w:sz w:val="24"/>
              </w:rPr>
              <w:t>...because this department was physics...</w:t>
            </w:r>
          </w:p>
        </w:tc>
      </w:tr>
    </w:tbl>
    <w:p>
      <w:pPr>
        <w:pStyle w:val="Normal"/>
        <w:spacing w:lineRule="auto" w:line="240"/>
        <w:ind w:firstLine="284" w:end="0"/>
        <w:rPr>
          <w:b/>
          <w:sz w:val="24"/>
        </w:rPr>
      </w:pPr>
      <w:r>
        <w:rPr>
          <w:b/>
          <w:sz w:val="24"/>
        </w:rPr>
      </w:r>
    </w:p>
    <w:p>
      <w:pPr>
        <w:pStyle w:val="Normal"/>
        <w:spacing w:lineRule="auto" w:line="240"/>
        <w:ind w:firstLine="284" w:end="0"/>
        <w:rPr/>
      </w:pPr>
      <w:r>
        <w:rPr>
          <w:b/>
          <w:sz w:val="24"/>
        </w:rPr>
        <w:t>§ 147.</w:t>
      </w:r>
      <w:r>
        <w:rPr>
          <w:sz w:val="24"/>
        </w:rPr>
        <w:t xml:space="preserve"> Subordination is used to join clauses with a different degree of interdependence or fusion, in the same way as parts of the sentence are joined to one another with a different intensity of connection. Therefore some clauses - subject, predicative, most object clauses - are obligatory for the completeness of main parts, which are otherwise deficient. For instance, in the sentence </w:t>
      </w:r>
      <w:r>
        <w:rPr>
          <w:i/>
          <w:sz w:val="24"/>
        </w:rPr>
        <w:t>I</w:t>
      </w:r>
      <w:r>
        <w:rPr>
          <w:sz w:val="24"/>
        </w:rPr>
        <w:t xml:space="preserve"> </w:t>
      </w:r>
      <w:r>
        <w:rPr>
          <w:i/>
          <w:sz w:val="24"/>
        </w:rPr>
        <w:t>think you are right</w:t>
      </w:r>
      <w:r>
        <w:rPr>
          <w:sz w:val="24"/>
        </w:rPr>
        <w:t xml:space="preserve"> it is impossible to drop the object clause, as the part </w:t>
      </w:r>
      <w:r>
        <w:rPr>
          <w:i/>
          <w:sz w:val="24"/>
        </w:rPr>
        <w:t>I</w:t>
      </w:r>
      <w:r>
        <w:rPr>
          <w:sz w:val="24"/>
        </w:rPr>
        <w:t xml:space="preserve"> </w:t>
      </w:r>
      <w:r>
        <w:rPr>
          <w:i/>
          <w:sz w:val="24"/>
        </w:rPr>
        <w:t>think</w:t>
      </w:r>
      <w:r>
        <w:rPr>
          <w:sz w:val="24"/>
        </w:rPr>
        <w:t xml:space="preserve"> makes no sense. In the same way if we drop the predicative clause in the sentence </w:t>
      </w:r>
      <w:r>
        <w:rPr>
          <w:i/>
          <w:sz w:val="24"/>
        </w:rPr>
        <w:t>My opinion was that there was something behind,</w:t>
      </w:r>
      <w:r>
        <w:rPr>
          <w:sz w:val="24"/>
        </w:rPr>
        <w:t xml:space="preserve"> the part left *</w:t>
      </w:r>
      <w:r>
        <w:rPr>
          <w:i/>
          <w:sz w:val="24"/>
        </w:rPr>
        <w:t>My opinion was</w:t>
      </w:r>
      <w:r>
        <w:rPr>
          <w:sz w:val="24"/>
        </w:rPr>
        <w:t xml:space="preserve"> is ungrammatical.</w:t>
      </w:r>
    </w:p>
    <w:p>
      <w:pPr>
        <w:pStyle w:val="Normal"/>
        <w:spacing w:lineRule="auto" w:line="240"/>
        <w:ind w:firstLine="284" w:end="0"/>
        <w:rPr>
          <w:sz w:val="24"/>
        </w:rPr>
      </w:pPr>
      <w:r>
        <w:rPr>
          <w:sz w:val="24"/>
        </w:rPr>
        <w:t>As can be seen from the examples given above, the role of a subordinate clause for the completeness of the main clause is closely connected with the function of the former.</w:t>
      </w:r>
    </w:p>
    <w:p>
      <w:pPr>
        <w:pStyle w:val="Normal"/>
        <w:spacing w:lineRule="auto" w:line="240"/>
        <w:ind w:firstLine="284" w:end="0"/>
        <w:rPr>
          <w:sz w:val="24"/>
        </w:rPr>
      </w:pPr>
      <w:r>
        <w:rPr>
          <w:sz w:val="24"/>
        </w:rPr>
        <w:t>Most adverbial clauses are optional, not essential for the completeness of the main clause. Thus if we drop the subordinate part in the following sentence, the part left will be identical with a simple sentence.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We’ll have dinner at 8 o’clock, </w:t>
      </w:r>
      <w:r>
        <w:rPr>
          <w:i/>
          <w:sz w:val="24"/>
        </w:rPr>
        <w:t xml:space="preserve">when you come. </w:t>
      </w:r>
    </w:p>
    <w:p>
      <w:pPr>
        <w:pStyle w:val="Normal"/>
        <w:spacing w:lineRule="auto" w:line="240"/>
        <w:ind w:firstLine="284" w:start="284" w:end="0"/>
        <w:rPr>
          <w:sz w:val="24"/>
        </w:rPr>
      </w:pPr>
      <w:r>
        <w:rPr>
          <w:sz w:val="24"/>
        </w:rPr>
        <w:t>We’ll have dinner at 8 o'clock.</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According to its syntactic function and the word it refers to, the subordinate clause may be placed before, after, or in the middle of the main clause. Punctuation also depends on these factors: if closely connected, a clause may be joined without any punctuation mark.</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know </w:t>
      </w:r>
      <w:r>
        <w:rPr>
          <w:i/>
          <w:sz w:val="24"/>
        </w:rPr>
        <w:t xml:space="preserve">he is here. </w:t>
      </w:r>
    </w:p>
    <w:p>
      <w:pPr>
        <w:pStyle w:val="Normal"/>
        <w:spacing w:lineRule="auto" w:line="240"/>
        <w:ind w:firstLine="284" w:start="284" w:end="0"/>
        <w:rPr/>
      </w:pPr>
      <w:r>
        <w:rPr>
          <w:sz w:val="24"/>
        </w:rPr>
        <w:t xml:space="preserve">This is the man </w:t>
      </w:r>
      <w:r>
        <w:rPr>
          <w:i/>
          <w:sz w:val="24"/>
        </w:rPr>
        <w:t>I</w:t>
      </w:r>
      <w:r>
        <w:rPr>
          <w:sz w:val="24"/>
        </w:rPr>
        <w:t xml:space="preserve"> </w:t>
      </w:r>
      <w:r>
        <w:rPr>
          <w:i/>
          <w:sz w:val="24"/>
        </w:rPr>
        <w:t>told</w:t>
      </w:r>
      <w:r>
        <w:rPr>
          <w:b/>
          <w:i/>
          <w:sz w:val="24"/>
        </w:rPr>
        <w:t xml:space="preserve"> </w:t>
      </w:r>
      <w:r>
        <w:rPr>
          <w:i/>
          <w:sz w:val="24"/>
        </w:rPr>
        <w:t>you about.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 xml:space="preserve">If the connection is rather loose the clause may be commad off. </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Should you see him,</w:t>
      </w:r>
      <w:r>
        <w:rPr>
          <w:sz w:val="24"/>
        </w:rPr>
        <w:t xml:space="preserve"> give him my regards.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some cases, especially in the case of asyndetic connection, a subordinate clause may be separated by a dash to mark the borderline be</w:t>
        <w:softHyphen/>
        <w:t>tween the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evil simply was - </w:t>
      </w:r>
      <w:r>
        <w:rPr>
          <w:i/>
          <w:sz w:val="24"/>
        </w:rPr>
        <w:t>he had missed his vocation:</w:t>
      </w:r>
      <w:r>
        <w:rPr>
          <w:sz w:val="24"/>
        </w:rPr>
        <w:t xml:space="preserve"> he should have been a soldier, and circumstances had </w:t>
      </w:r>
    </w:p>
    <w:p>
      <w:pPr>
        <w:pStyle w:val="Normal"/>
        <w:spacing w:lineRule="auto" w:line="240"/>
        <w:ind w:firstLine="284" w:start="284" w:end="0"/>
        <w:rPr>
          <w:sz w:val="24"/>
        </w:rPr>
      </w:pPr>
      <w:r>
        <w:rPr>
          <w:sz w:val="24"/>
        </w:rPr>
        <w:t>made him a priest.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Semantically the main clause generally dominates the subordinate clause, as it contains the main information of the utterance. However, there are cases when one part is as important as the other, and even cases when the subordinate clause is the central informative part of the sentence and the main clause is less important, introductory, maintaining only the immediate communicative connection with the listener:</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I asked him</w:t>
      </w:r>
      <w:r>
        <w:rPr>
          <w:i/>
          <w:sz w:val="24"/>
        </w:rPr>
        <w:t xml:space="preserve"> if he knew the man.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There are cases when the main clause is relegated to a link-verb only:</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 he says</w:t>
      </w:r>
      <w:r>
        <w:rPr>
          <w:b/>
          <w:i/>
          <w:sz w:val="24"/>
        </w:rPr>
        <w:t xml:space="preserve"> is not</w:t>
      </w:r>
      <w:r>
        <w:rPr>
          <w:i/>
          <w:sz w:val="24"/>
        </w:rPr>
        <w:t xml:space="preserve"> what he thinks.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Complex sentences are classified according to the function of the subordinate clauses (that is, according to their meaning and position in relation to the main clause).</w:t>
      </w:r>
    </w:p>
    <w:p>
      <w:pPr>
        <w:pStyle w:val="Normal"/>
        <w:spacing w:lineRule="auto" w:line="240"/>
        <w:ind w:firstLine="284" w:end="0"/>
        <w:rPr>
          <w:b/>
          <w:sz w:val="24"/>
        </w:rPr>
      </w:pPr>
      <w:r>
        <w:rPr>
          <w:b/>
          <w:sz w:val="24"/>
        </w:rPr>
      </w:r>
    </w:p>
    <w:p>
      <w:pPr>
        <w:pStyle w:val="Heading3"/>
        <w:rPr/>
      </w:pPr>
      <w:bookmarkStart w:id="143" w:name="__RefHeading___Toc5113082"/>
      <w:bookmarkEnd w:id="143"/>
      <w:r>
        <w:rPr/>
        <w:t>Functional classification of subordinate clauses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148.</w:t>
      </w:r>
      <w:r>
        <w:rPr>
          <w:sz w:val="24"/>
        </w:rPr>
        <w:t xml:space="preserve"> Subordinate clauses function as different parts of the sentence </w:t>
      </w:r>
      <w:r>
        <w:rPr>
          <w:i/>
          <w:sz w:val="24"/>
        </w:rPr>
        <w:t xml:space="preserve">(subject, predicative, object, apposition, attribute, adverbial modifier). </w:t>
      </w:r>
      <w:r>
        <w:rPr>
          <w:sz w:val="24"/>
        </w:rPr>
        <w:t xml:space="preserve">Traditionally these numerous types of clauses are arranged in three groups: </w:t>
      </w:r>
      <w:r>
        <w:rPr>
          <w:i/>
          <w:sz w:val="24"/>
        </w:rPr>
        <w:t>nominal clauses</w:t>
      </w:r>
      <w:r>
        <w:rPr>
          <w:sz w:val="24"/>
        </w:rPr>
        <w:t xml:space="preserve"> (that is, clauses functioning as nouns in various syntactical positions), </w:t>
      </w:r>
      <w:r>
        <w:rPr>
          <w:i/>
          <w:sz w:val="24"/>
        </w:rPr>
        <w:t>attributive clauses,</w:t>
      </w:r>
      <w:r>
        <w:rPr>
          <w:sz w:val="24"/>
        </w:rPr>
        <w:t xml:space="preserve"> and </w:t>
      </w:r>
      <w:r>
        <w:rPr>
          <w:i/>
          <w:sz w:val="24"/>
        </w:rPr>
        <w:t>adverbial clauses.</w:t>
      </w:r>
    </w:p>
    <w:p>
      <w:pPr>
        <w:pStyle w:val="Normal"/>
        <w:spacing w:lineRule="auto" w:line="240"/>
        <w:ind w:firstLine="284" w:end="0"/>
        <w:rPr>
          <w:b/>
          <w:i/>
          <w:i/>
          <w:sz w:val="24"/>
        </w:rPr>
      </w:pPr>
      <w:r>
        <w:rPr>
          <w:b/>
          <w:i/>
          <w:sz w:val="24"/>
        </w:rPr>
      </w:r>
    </w:p>
    <w:p>
      <w:pPr>
        <w:pStyle w:val="Heading3"/>
        <w:rPr/>
      </w:pPr>
      <w:bookmarkStart w:id="144" w:name="__RefHeading___Toc5113083"/>
      <w:bookmarkEnd w:id="144"/>
      <w:r>
        <w:rPr/>
        <w:t>The complex sentence with nominal clauses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149.</w:t>
      </w:r>
      <w:r>
        <w:rPr>
          <w:sz w:val="24"/>
        </w:rPr>
        <w:t xml:space="preserve"> All nominal clauses have a function approximating to that of a noun or a nominal phrase. They may fulfil the function of a basic part of the main clause: </w:t>
      </w:r>
      <w:r>
        <w:rPr>
          <w:i/>
          <w:sz w:val="24"/>
        </w:rPr>
        <w:t>a subject clause</w:t>
      </w:r>
      <w:r>
        <w:rPr>
          <w:sz w:val="24"/>
        </w:rPr>
        <w:t xml:space="preserve"> functions as subject of the main clause which has no subject of its own, </w:t>
      </w:r>
      <w:r>
        <w:rPr>
          <w:i/>
          <w:sz w:val="24"/>
        </w:rPr>
        <w:t>a predicative clause</w:t>
      </w:r>
      <w:r>
        <w:rPr>
          <w:sz w:val="24"/>
        </w:rPr>
        <w:t xml:space="preserve"> functions as predicative to the link verb within the main clause; </w:t>
      </w:r>
      <w:r>
        <w:rPr>
          <w:i/>
          <w:sz w:val="24"/>
        </w:rPr>
        <w:t>an object clause</w:t>
      </w:r>
      <w:r>
        <w:rPr>
          <w:sz w:val="24"/>
        </w:rPr>
        <w:t xml:space="preserve"> refers to verbs in different forms and functions, to adjectives, statives and occasionally to nouns, and may be obligatory or optional. Another type of the nominal clause - </w:t>
      </w:r>
      <w:r>
        <w:rPr>
          <w:i/>
          <w:sz w:val="24"/>
        </w:rPr>
        <w:t>an appositive clause,</w:t>
      </w:r>
      <w:r>
        <w:rPr>
          <w:sz w:val="24"/>
        </w:rPr>
        <w:t xml:space="preserve"> refers to a noun either with a very general meaning or requiring additional information and is therefore essential to the meaning of the sentence.</w:t>
      </w:r>
    </w:p>
    <w:p>
      <w:pPr>
        <w:pStyle w:val="Normal"/>
        <w:spacing w:lineRule="auto" w:line="240"/>
        <w:ind w:firstLine="284" w:end="0"/>
        <w:rPr>
          <w:sz w:val="24"/>
        </w:rPr>
      </w:pPr>
      <w:r>
        <w:rPr>
          <w:sz w:val="24"/>
        </w:rPr>
        <w:t>Owing to their essential structural and semantic role in the sentence, all nominal clauses are very closely connected with the main clause, and if such a clause is removed, both the structure and meaning of the sentence are changed or become ungrammatical. Because of the close relationship between the clauses the complex sentence is pronounced as one whole, and the subordinate clause is not commad off, unless it is much extended and contains constructions or detached parts.</w:t>
      </w:r>
    </w:p>
    <w:p>
      <w:pPr>
        <w:pStyle w:val="Normal"/>
        <w:spacing w:lineRule="auto" w:line="240"/>
        <w:ind w:firstLine="284" w:end="0"/>
        <w:rPr/>
      </w:pPr>
      <w:r>
        <w:rPr>
          <w:sz w:val="24"/>
        </w:rPr>
        <w:t xml:space="preserve">Since nominal clauses function as essential structural parts of the sentence, their relations to the main clause are confined to such purely grammatical sentential relations as </w:t>
      </w:r>
      <w:r>
        <w:rPr>
          <w:i/>
          <w:sz w:val="24"/>
        </w:rPr>
        <w:t>subjective, predicative, objective</w:t>
      </w:r>
      <w:r>
        <w:rPr>
          <w:sz w:val="24"/>
        </w:rPr>
        <w:t xml:space="preserve"> and </w:t>
      </w:r>
      <w:r>
        <w:rPr>
          <w:i/>
          <w:sz w:val="24"/>
        </w:rPr>
        <w:t>appositive.</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complex sentence with a subject clause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150.</w:t>
      </w:r>
      <w:r>
        <w:rPr>
          <w:sz w:val="24"/>
        </w:rPr>
        <w:t xml:space="preserve"> A subject clause may be introduced by conjunctions </w:t>
      </w:r>
      <w:r>
        <w:rPr>
          <w:i/>
          <w:sz w:val="24"/>
        </w:rPr>
        <w:t>(that, if, whether, whether... or, because, the way)</w:t>
      </w:r>
      <w:r>
        <w:rPr>
          <w:sz w:val="24"/>
        </w:rPr>
        <w:t xml:space="preserve"> or connectives. The latter may be either conjunctive pronouns </w:t>
      </w:r>
      <w:r>
        <w:rPr>
          <w:i/>
          <w:sz w:val="24"/>
        </w:rPr>
        <w:t>(who, whoever, what, whatever, which)</w:t>
      </w:r>
      <w:r>
        <w:rPr>
          <w:sz w:val="24"/>
        </w:rPr>
        <w:t xml:space="preserve"> or conjunctive adverbs </w:t>
      </w:r>
      <w:r>
        <w:rPr>
          <w:i/>
          <w:sz w:val="24"/>
        </w:rPr>
        <w:t>(where, wherever, when, whenever, how, why).</w:t>
      </w:r>
    </w:p>
    <w:p>
      <w:pPr>
        <w:pStyle w:val="Normal"/>
        <w:spacing w:lineRule="auto" w:line="240"/>
        <w:ind w:firstLine="284" w:end="0"/>
        <w:rPr>
          <w:i/>
          <w:i/>
          <w:sz w:val="24"/>
        </w:rPr>
      </w:pPr>
      <w:r>
        <w:rPr>
          <w:i/>
          <w:sz w:val="24"/>
        </w:rPr>
      </w:r>
    </w:p>
    <w:p>
      <w:pPr>
        <w:pStyle w:val="Normal"/>
        <w:spacing w:lineRule="auto" w:line="240"/>
        <w:ind w:firstLine="284" w:end="0"/>
        <w:jc w:val="center"/>
        <w:rPr>
          <w:spacing w:val="60"/>
          <w:sz w:val="24"/>
        </w:rPr>
      </w:pPr>
      <w:r>
        <w:rPr>
          <w:spacing w:val="60"/>
          <w:sz w:val="24"/>
        </w:rPr>
        <w:t>Types of subject clauses</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151.</w:t>
      </w:r>
      <w:r>
        <w:rPr>
          <w:sz w:val="24"/>
        </w:rPr>
        <w:t xml:space="preserve"> Complex sentences with subject clauses may be of two patterns: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 When a subject clause precedes the predicate of the main clause: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 I need</w:t>
      </w:r>
      <w:r>
        <w:rPr>
          <w:sz w:val="24"/>
        </w:rPr>
        <w:t xml:space="preserve"> is a piece of good advice.</w:t>
      </w:r>
    </w:p>
    <w:p>
      <w:pPr>
        <w:pStyle w:val="Normal"/>
        <w:spacing w:lineRule="auto" w:line="240"/>
        <w:ind w:firstLine="284" w:start="284" w:end="0"/>
        <w:rPr/>
      </w:pPr>
      <w:r>
        <w:rPr>
          <w:i/>
          <w:sz w:val="24"/>
        </w:rPr>
        <w:t>Whether I talked or not</w:t>
      </w:r>
      <w:r>
        <w:rPr>
          <w:sz w:val="24"/>
        </w:rPr>
        <w:t xml:space="preserve"> made little difference.</w:t>
      </w:r>
    </w:p>
    <w:p>
      <w:pPr>
        <w:pStyle w:val="Normal"/>
        <w:spacing w:lineRule="auto" w:line="240"/>
        <w:ind w:firstLine="284" w:start="284" w:end="0"/>
        <w:rPr/>
      </w:pPr>
      <w:r>
        <w:rPr>
          <w:i/>
          <w:sz w:val="24"/>
        </w:rPr>
        <w:t>Because I ask too many questions</w:t>
      </w:r>
      <w:r>
        <w:rPr>
          <w:sz w:val="24"/>
        </w:rPr>
        <w:t xml:space="preserve"> does not mean I am curious.</w:t>
      </w:r>
    </w:p>
    <w:p>
      <w:pPr>
        <w:pStyle w:val="Normal"/>
        <w:spacing w:lineRule="auto" w:line="240"/>
        <w:ind w:firstLine="284" w:start="284" w:end="0"/>
        <w:rPr/>
      </w:pPr>
      <w:r>
        <w:rPr>
          <w:i/>
          <w:sz w:val="24"/>
        </w:rPr>
        <w:t>How the book will sell</w:t>
      </w:r>
      <w:r>
        <w:rPr>
          <w:sz w:val="24"/>
        </w:rPr>
        <w:t xml:space="preserve"> depends on its plot and the author.</w:t>
      </w:r>
    </w:p>
    <w:p>
      <w:pPr>
        <w:pStyle w:val="Normal"/>
        <w:spacing w:lineRule="auto" w:line="240"/>
        <w:ind w:firstLine="284" w:start="284" w:end="0"/>
        <w:rPr/>
      </w:pPr>
      <w:r>
        <w:rPr>
          <w:i/>
          <w:sz w:val="24"/>
        </w:rPr>
        <w:t>That he is a madman in an advanced stage of mania</w:t>
      </w:r>
      <w:r>
        <w:rPr>
          <w:sz w:val="24"/>
        </w:rPr>
        <w:t xml:space="preserve"> goes without saying.</w:t>
      </w:r>
    </w:p>
    <w:p>
      <w:pPr>
        <w:pStyle w:val="Normal"/>
        <w:spacing w:lineRule="auto" w:line="240"/>
        <w:ind w:firstLine="284" w:start="284" w:end="0"/>
        <w:rPr/>
      </w:pPr>
      <w:r>
        <w:rPr>
          <w:i/>
          <w:sz w:val="24"/>
        </w:rPr>
        <w:t>Whoever moved in next</w:t>
      </w:r>
      <w:r>
        <w:rPr>
          <w:sz w:val="24"/>
        </w:rPr>
        <w:t xml:space="preserve"> would need it more than I.</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Subject clauses of this type cannot be joined asyndetically, as the opening words signal the subordinate status of the clause. The main clause having no subject is deficient in its structure and meaning unless joined with the subordinate clause. Thus the combination of words </w:t>
      </w:r>
      <w:r>
        <w:rPr>
          <w:i/>
          <w:sz w:val="24"/>
        </w:rPr>
        <w:t>*is a good piece of advice</w:t>
      </w:r>
      <w:r>
        <w:rPr>
          <w:sz w:val="24"/>
        </w:rPr>
        <w:t xml:space="preserve"> is neither complete in its structure nor in its meaning without the subject: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What you say</w:t>
      </w:r>
      <w:r>
        <w:rPr>
          <w:sz w:val="24"/>
        </w:rPr>
        <w:t xml:space="preserve"> is a</w:t>
      </w:r>
      <w:r>
        <w:rPr>
          <w:b/>
          <w:sz w:val="24"/>
        </w:rPr>
        <w:t xml:space="preserve"> </w:t>
      </w:r>
      <w:r>
        <w:rPr>
          <w:sz w:val="24"/>
        </w:rPr>
        <w:t>good piece of advice.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II. When a subject clause is in final position, the usual place of the subject being occupied by formal </w:t>
      </w:r>
      <w:r>
        <w:rPr>
          <w:i/>
          <w:sz w:val="24"/>
        </w:rPr>
        <w:t>it: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It seemed unfair to him </w:t>
      </w:r>
      <w:r>
        <w:rPr>
          <w:i/>
          <w:sz w:val="24"/>
        </w:rPr>
        <w:t xml:space="preserve">that he should suffer more than his wife. </w:t>
      </w:r>
    </w:p>
    <w:p>
      <w:pPr>
        <w:pStyle w:val="Normal"/>
        <w:spacing w:lineRule="auto" w:line="240"/>
        <w:ind w:firstLine="284" w:start="284" w:end="0"/>
        <w:rPr/>
      </w:pPr>
      <w:r>
        <w:rPr>
          <w:sz w:val="24"/>
        </w:rPr>
        <w:t xml:space="preserve">It is understood </w:t>
      </w:r>
      <w:r>
        <w:rPr>
          <w:i/>
          <w:sz w:val="24"/>
        </w:rPr>
        <w:t>that modern science allows such experiments.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In exclamatory sentences the formal </w:t>
      </w:r>
      <w:r>
        <w:rPr>
          <w:i/>
          <w:sz w:val="24"/>
        </w:rPr>
        <w:t>it</w:t>
      </w:r>
      <w:r>
        <w:rPr>
          <w:sz w:val="24"/>
        </w:rPr>
        <w:t xml:space="preserve"> may be only implied.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How wonderful </w:t>
      </w:r>
      <w:r>
        <w:rPr>
          <w:i/>
          <w:sz w:val="24"/>
        </w:rPr>
        <w:t>that they should meet at last!</w:t>
      </w:r>
      <w:r>
        <w:rPr>
          <w:sz w:val="24"/>
        </w:rPr>
        <w:t xml:space="preserve"> (How wonderful </w:t>
      </w:r>
      <w:r>
        <w:rPr>
          <w:i/>
          <w:sz w:val="24"/>
        </w:rPr>
        <w:t>it</w:t>
      </w:r>
      <w:r>
        <w:rPr>
          <w:sz w:val="24"/>
        </w:rPr>
        <w:t xml:space="preserve"> is...)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In this pattern of the complex sentence the subject clause may be joined asyndetically.</w:t>
      </w:r>
    </w:p>
    <w:p>
      <w:pPr>
        <w:pStyle w:val="Normal"/>
        <w:spacing w:lineRule="auto" w:line="240"/>
        <w:ind w:firstLine="284" w:end="0"/>
        <w:rPr>
          <w:b/>
          <w:sz w:val="24"/>
          <w:lang w:val="ru-RU"/>
        </w:rPr>
      </w:pPr>
      <w:r>
        <w:rPr>
          <w:b/>
          <w:sz w:val="24"/>
          <w:lang w:val="ru-RU"/>
        </w:rPr>
      </w:r>
    </w:p>
    <w:p>
      <w:pPr>
        <w:pStyle w:val="Normal"/>
        <w:spacing w:lineRule="auto" w:line="240"/>
        <w:ind w:firstLine="284" w:end="0"/>
        <w:rPr>
          <w:b/>
          <w:sz w:val="24"/>
        </w:rPr>
      </w:pPr>
      <w:r>
        <w:rPr>
          <w:b/>
          <w:sz w:val="24"/>
        </w:rPr>
        <w:t>The complex sentence with a predicative clause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152.</w:t>
      </w:r>
      <w:r>
        <w:rPr>
          <w:sz w:val="24"/>
        </w:rPr>
        <w:t xml:space="preserve"> A predicative clause may be introduced by conjunctions </w:t>
      </w:r>
      <w:r>
        <w:rPr>
          <w:i/>
          <w:sz w:val="24"/>
        </w:rPr>
        <w:t>(that, whether, whether... or, as, as if, as though, because, lest, the way),</w:t>
      </w:r>
      <w:r>
        <w:rPr>
          <w:sz w:val="24"/>
        </w:rPr>
        <w:t xml:space="preserve"> or connectives. The latter may be conjunctive pronouns </w:t>
      </w:r>
      <w:r>
        <w:rPr>
          <w:i/>
          <w:sz w:val="24"/>
        </w:rPr>
        <w:t>(who, whoever, what, whatever, which)</w:t>
      </w:r>
      <w:r>
        <w:rPr>
          <w:sz w:val="24"/>
        </w:rPr>
        <w:t xml:space="preserve"> or conjunctive adverbs </w:t>
      </w:r>
      <w:r>
        <w:rPr>
          <w:i/>
          <w:sz w:val="24"/>
        </w:rPr>
        <w:t>(where, wherever, when, whenever, how, why).</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fact was </w:t>
      </w:r>
      <w:r>
        <w:rPr>
          <w:i/>
          <w:sz w:val="24"/>
        </w:rPr>
        <w:t>that he had forgotten about it.</w:t>
      </w:r>
    </w:p>
    <w:p>
      <w:pPr>
        <w:pStyle w:val="Normal"/>
        <w:spacing w:lineRule="auto" w:line="240"/>
        <w:ind w:firstLine="284" w:start="284" w:end="0"/>
        <w:rPr/>
      </w:pPr>
      <w:r>
        <w:rPr>
          <w:sz w:val="24"/>
        </w:rPr>
        <w:t xml:space="preserve">The only reason for my coining is </w:t>
      </w:r>
      <w:r>
        <w:rPr>
          <w:i/>
          <w:sz w:val="24"/>
        </w:rPr>
        <w:t>because I hoped to see you again.</w:t>
      </w:r>
    </w:p>
    <w:p>
      <w:pPr>
        <w:pStyle w:val="Normal"/>
        <w:spacing w:lineRule="auto" w:line="240"/>
        <w:ind w:firstLine="284" w:start="284" w:end="0"/>
        <w:rPr/>
      </w:pPr>
      <w:r>
        <w:rPr>
          <w:sz w:val="24"/>
        </w:rPr>
        <w:t xml:space="preserve">Our fear was </w:t>
      </w:r>
      <w:r>
        <w:rPr>
          <w:i/>
          <w:sz w:val="24"/>
        </w:rPr>
        <w:t>lest we should miss him in the crowd.</w:t>
      </w:r>
    </w:p>
    <w:p>
      <w:pPr>
        <w:pStyle w:val="Normal"/>
        <w:spacing w:lineRule="auto" w:line="240"/>
        <w:ind w:firstLine="284" w:start="284" w:end="0"/>
        <w:rPr/>
      </w:pPr>
      <w:r>
        <w:rPr>
          <w:sz w:val="24"/>
        </w:rPr>
        <w:t xml:space="preserve">That’s </w:t>
      </w:r>
      <w:r>
        <w:rPr>
          <w:i/>
          <w:sz w:val="24"/>
        </w:rPr>
        <w:t>what he wants you to think.</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The choice of conjunction is closely connected with the meaning of the word functioning as the subject of the main clause. Thus the conjunction </w:t>
      </w:r>
      <w:r>
        <w:rPr>
          <w:i/>
          <w:sz w:val="24"/>
        </w:rPr>
        <w:t>because</w:t>
      </w:r>
      <w:r>
        <w:rPr>
          <w:sz w:val="24"/>
        </w:rPr>
        <w:t xml:space="preserve"> is used when the word functioning as subject expresses</w:t>
      </w:r>
      <w:r>
        <w:rPr>
          <w:b/>
          <w:sz w:val="24"/>
        </w:rPr>
        <w:t xml:space="preserve"> reason,</w:t>
      </w:r>
      <w:r>
        <w:rPr>
          <w:sz w:val="24"/>
        </w:rPr>
        <w:t xml:space="preserve"> the conjunction </w:t>
      </w:r>
      <w:r>
        <w:rPr>
          <w:i/>
          <w:sz w:val="24"/>
        </w:rPr>
        <w:t>whether —</w:t>
      </w:r>
      <w:r>
        <w:rPr>
          <w:sz w:val="24"/>
        </w:rPr>
        <w:t xml:space="preserve"> when it</w:t>
      </w:r>
      <w:r>
        <w:rPr>
          <w:b/>
          <w:sz w:val="24"/>
        </w:rPr>
        <w:t xml:space="preserve"> expresses doubt or implies choice.</w:t>
      </w:r>
      <w:r>
        <w:rPr>
          <w:sz w:val="24"/>
        </w:rPr>
        <w:t xml:space="preserve"> The connective </w:t>
      </w:r>
      <w:r>
        <w:rPr>
          <w:i/>
          <w:sz w:val="24"/>
        </w:rPr>
        <w:t>when</w:t>
      </w:r>
      <w:r>
        <w:rPr>
          <w:sz w:val="24"/>
        </w:rPr>
        <w:t xml:space="preserve"> is used when the noun functioning as subject</w:t>
      </w:r>
      <w:r>
        <w:rPr>
          <w:b/>
          <w:sz w:val="24"/>
        </w:rPr>
        <w:t xml:space="preserve"> expresses a temporal notion</w:t>
      </w:r>
      <w:r>
        <w:rPr>
          <w:sz w:val="24"/>
        </w:rPr>
        <w:t xml:space="preserve"> (time, day, evening, moment) and the connective </w:t>
      </w:r>
      <w:r>
        <w:rPr>
          <w:i/>
          <w:sz w:val="24"/>
        </w:rPr>
        <w:t xml:space="preserve">where </w:t>
      </w:r>
      <w:r>
        <w:rPr>
          <w:sz w:val="24"/>
        </w:rPr>
        <w:t>is used when it denotes</w:t>
      </w:r>
      <w:r>
        <w:rPr>
          <w:b/>
          <w:sz w:val="24"/>
        </w:rPr>
        <w:t xml:space="preserve"> a place.</w:t>
      </w:r>
      <w:r>
        <w:rPr>
          <w:sz w:val="24"/>
        </w:rPr>
        <w:t xml:space="preserve"> Thus in the sentence given above </w:t>
      </w:r>
      <w:r>
        <w:rPr>
          <w:i/>
          <w:sz w:val="24"/>
        </w:rPr>
        <w:t>The only reason for my coming is because I hoped to see you again</w:t>
      </w:r>
      <w:r>
        <w:rPr>
          <w:sz w:val="24"/>
        </w:rPr>
        <w:t xml:space="preserve"> the meaning of the subject </w:t>
      </w:r>
      <w:r>
        <w:rPr>
          <w:i/>
          <w:sz w:val="24"/>
        </w:rPr>
        <w:t>reason</w:t>
      </w:r>
      <w:r>
        <w:rPr>
          <w:sz w:val="24"/>
        </w:rPr>
        <w:t xml:space="preserve"> predetermines the use of the conjunction </w:t>
      </w:r>
      <w:r>
        <w:rPr>
          <w:i/>
          <w:sz w:val="24"/>
        </w:rPr>
        <w:t>because.</w:t>
      </w:r>
      <w:r>
        <w:rPr>
          <w:sz w:val="24"/>
        </w:rPr>
        <w:t xml:space="preserve"> In the same way in the sentence </w:t>
      </w:r>
      <w:r>
        <w:rPr>
          <w:i/>
          <w:sz w:val="24"/>
        </w:rPr>
        <w:t xml:space="preserve">The question is whether we can manage without him </w:t>
      </w:r>
      <w:r>
        <w:rPr>
          <w:sz w:val="24"/>
        </w:rPr>
        <w:t xml:space="preserve">the meaning of the subject </w:t>
      </w:r>
      <w:r>
        <w:rPr>
          <w:i/>
          <w:sz w:val="24"/>
        </w:rPr>
        <w:t>question</w:t>
      </w:r>
      <w:r>
        <w:rPr>
          <w:sz w:val="24"/>
        </w:rPr>
        <w:t xml:space="preserve"> predetermines the conjunction </w:t>
      </w:r>
      <w:r>
        <w:rPr>
          <w:i/>
          <w:sz w:val="24"/>
        </w:rPr>
        <w:t>whether.</w:t>
      </w:r>
    </w:p>
    <w:p>
      <w:pPr>
        <w:pStyle w:val="Normal"/>
        <w:spacing w:lineRule="auto" w:line="240"/>
        <w:ind w:firstLine="284" w:end="0"/>
        <w:rPr>
          <w:sz w:val="24"/>
        </w:rPr>
      </w:pPr>
      <w:r>
        <w:rPr>
          <w:sz w:val="24"/>
        </w:rPr>
        <w:t>This, however, does not mean that a certain conjunction is the only possible one, and that no other can be used after a certain word functioning as subject.</w:t>
      </w:r>
    </w:p>
    <w:p>
      <w:pPr>
        <w:pStyle w:val="Normal"/>
        <w:spacing w:lineRule="auto" w:line="240"/>
        <w:ind w:firstLine="284" w:end="0"/>
        <w:rPr/>
      </w:pPr>
      <w:r>
        <w:rPr>
          <w:sz w:val="24"/>
        </w:rPr>
        <w:t>If the subject denotes</w:t>
      </w:r>
      <w:r>
        <w:rPr>
          <w:b/>
          <w:sz w:val="24"/>
        </w:rPr>
        <w:t xml:space="preserve"> order, proposal, request, suggestion, arrangement, desire,</w:t>
      </w:r>
      <w:r>
        <w:rPr>
          <w:sz w:val="24"/>
        </w:rPr>
        <w:t xml:space="preserve"> etc., the conjunction </w:t>
      </w:r>
      <w:r>
        <w:rPr>
          <w:i/>
          <w:sz w:val="24"/>
        </w:rPr>
        <w:t>that</w:t>
      </w:r>
      <w:r>
        <w:rPr>
          <w:sz w:val="24"/>
        </w:rPr>
        <w:t xml:space="preserve"> is generally used, followed by a clause with the predicate in the subjunctive mood </w:t>
      </w:r>
      <w:r>
        <w:rPr>
          <w:i/>
          <w:sz w:val="24"/>
        </w:rPr>
        <w:t>(should</w:t>
      </w:r>
      <w:r>
        <w:rPr>
          <w:sz w:val="24"/>
        </w:rPr>
        <w:t xml:space="preserve"> + </w:t>
      </w:r>
      <w:r>
        <w:rPr>
          <w:i/>
          <w:sz w:val="24"/>
        </w:rPr>
        <w:t>infinitive).</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The regulation was </w:t>
      </w:r>
      <w:r>
        <w:rPr>
          <w:i/>
          <w:sz w:val="24"/>
        </w:rPr>
        <w:t>that the first examination should be done in writing.</w:t>
      </w:r>
    </w:p>
    <w:p>
      <w:pPr>
        <w:pStyle w:val="Normal"/>
        <w:spacing w:lineRule="auto" w:line="240"/>
        <w:ind w:firstLine="284" w:start="284" w:end="0"/>
        <w:rPr/>
      </w:pPr>
      <w:r>
        <w:rPr>
          <w:sz w:val="24"/>
        </w:rPr>
        <w:t xml:space="preserve">Our proposal is </w:t>
      </w:r>
      <w:r>
        <w:rPr>
          <w:i/>
          <w:sz w:val="24"/>
        </w:rPr>
        <w:t>that you should join in.</w:t>
      </w:r>
    </w:p>
    <w:p>
      <w:pPr>
        <w:pStyle w:val="Normal"/>
        <w:spacing w:lineRule="auto" w:line="240"/>
        <w:ind w:firstLine="284" w:start="284" w:end="0"/>
        <w:rPr/>
      </w:pPr>
      <w:r>
        <w:rPr>
          <w:sz w:val="24"/>
        </w:rPr>
        <w:t xml:space="preserve">Their suggestion was </w:t>
      </w:r>
      <w:r>
        <w:rPr>
          <w:i/>
          <w:sz w:val="24"/>
        </w:rPr>
        <w:t>that no one should interfere.</w:t>
      </w:r>
    </w:p>
    <w:p>
      <w:pPr>
        <w:pStyle w:val="Normal"/>
        <w:spacing w:lineRule="auto" w:line="240"/>
        <w:ind w:firstLine="284" w:end="0"/>
        <w:rPr>
          <w:i/>
          <w:i/>
          <w:sz w:val="24"/>
        </w:rPr>
      </w:pPr>
      <w:r>
        <w:rPr>
          <w:i/>
          <w:sz w:val="24"/>
        </w:rPr>
      </w:r>
    </w:p>
    <w:p>
      <w:pPr>
        <w:pStyle w:val="Normal"/>
        <w:spacing w:lineRule="auto" w:line="240"/>
        <w:ind w:firstLine="284" w:end="0"/>
        <w:rPr/>
      </w:pPr>
      <w:r>
        <w:rPr>
          <w:sz w:val="24"/>
        </w:rPr>
        <w:t>Predicative clauses with</w:t>
      </w:r>
      <w:r>
        <w:rPr>
          <w:b/>
          <w:sz w:val="24"/>
        </w:rPr>
        <w:t xml:space="preserve"> comparative meaning</w:t>
      </w:r>
      <w:r>
        <w:rPr>
          <w:sz w:val="24"/>
        </w:rPr>
        <w:t xml:space="preserve"> are introduced by the comparative conjunctions </w:t>
      </w:r>
      <w:r>
        <w:rPr>
          <w:i/>
          <w:sz w:val="24"/>
        </w:rPr>
        <w:t>as, as if, as though.</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It was </w:t>
      </w:r>
      <w:r>
        <w:rPr>
          <w:i/>
          <w:sz w:val="24"/>
        </w:rPr>
        <w:t xml:space="preserve">as though our last meeting was forgotten. </w:t>
      </w:r>
    </w:p>
    <w:p>
      <w:pPr>
        <w:pStyle w:val="Normal"/>
        <w:spacing w:lineRule="auto" w:line="240"/>
        <w:ind w:firstLine="284" w:start="284" w:end="0"/>
        <w:rPr/>
      </w:pPr>
      <w:r>
        <w:rPr>
          <w:sz w:val="24"/>
        </w:rPr>
        <w:t xml:space="preserve">Everything remained </w:t>
      </w:r>
      <w:r>
        <w:rPr>
          <w:i/>
          <w:sz w:val="24"/>
        </w:rPr>
        <w:t xml:space="preserve">as it used to be in this room. </w:t>
      </w:r>
    </w:p>
    <w:p>
      <w:pPr>
        <w:pStyle w:val="Normal"/>
        <w:spacing w:lineRule="auto" w:line="240"/>
        <w:ind w:firstLine="284" w:start="284" w:end="0"/>
        <w:rPr/>
      </w:pPr>
      <w:r>
        <w:rPr>
          <w:sz w:val="24"/>
        </w:rPr>
        <w:t xml:space="preserve">She looks </w:t>
      </w:r>
      <w:r>
        <w:rPr>
          <w:i/>
          <w:sz w:val="24"/>
        </w:rPr>
        <w:t>as if she were ill.</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Predicative clauses introduced by the conjunctions </w:t>
      </w:r>
      <w:r>
        <w:rPr>
          <w:i/>
          <w:sz w:val="24"/>
        </w:rPr>
        <w:t>as, as if, as though</w:t>
      </w:r>
      <w:r>
        <w:rPr>
          <w:sz w:val="24"/>
        </w:rPr>
        <w:t xml:space="preserve"> should not be confused with adverbial clauses of comparison introduced by the same conjunctions. A predicative clause immediately follows the link verb, which does not express complete predication without the clause. In the case of an adverbial clause, the preceding verb is that of complete predication and the clause may be distant from the verb it modifies, for instance: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Mrs Abinger hated to be talked to </w:t>
      </w:r>
      <w:r>
        <w:rPr>
          <w:i/>
          <w:sz w:val="24"/>
        </w:rPr>
        <w:t>as if she were a child.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The Frenchman nodded vigorously, </w:t>
      </w:r>
      <w:r>
        <w:rPr>
          <w:i/>
          <w:sz w:val="24"/>
        </w:rPr>
        <w:t>as though it were the most reasonable statement in the world.</w:t>
      </w:r>
    </w:p>
    <w:p>
      <w:pPr>
        <w:pStyle w:val="Normal"/>
        <w:spacing w:lineRule="auto" w:line="240"/>
        <w:ind w:firstLine="284" w:end="0"/>
        <w:rPr>
          <w:i/>
          <w:i/>
          <w:sz w:val="24"/>
        </w:rPr>
      </w:pPr>
      <w:r>
        <w:rPr>
          <w:i/>
          <w:sz w:val="24"/>
        </w:rPr>
      </w:r>
    </w:p>
    <w:p>
      <w:pPr>
        <w:pStyle w:val="Normal"/>
        <w:spacing w:lineRule="auto" w:line="240"/>
        <w:ind w:firstLine="284" w:end="0"/>
        <w:rPr/>
      </w:pPr>
      <w:r>
        <w:rPr>
          <w:sz w:val="24"/>
        </w:rPr>
        <w:t>Predicative clauses may be joined</w:t>
      </w:r>
      <w:r>
        <w:rPr>
          <w:b/>
          <w:sz w:val="24"/>
        </w:rPr>
        <w:t xml:space="preserve"> asyndetically.</w:t>
      </w:r>
      <w:r>
        <w:rPr>
          <w:sz w:val="24"/>
        </w:rPr>
        <w:t xml:space="preserve"> In this case they</w:t>
      </w:r>
      <w:r>
        <w:rPr>
          <w:b/>
          <w:sz w:val="24"/>
        </w:rPr>
        <w:t xml:space="preserve"> </w:t>
      </w:r>
      <w:r>
        <w:rPr>
          <w:sz w:val="24"/>
        </w:rPr>
        <w:t>are</w:t>
      </w:r>
      <w:r>
        <w:rPr>
          <w:b/>
          <w:sz w:val="24"/>
        </w:rPr>
        <w:t xml:space="preserve"> </w:t>
      </w:r>
      <w:r>
        <w:rPr>
          <w:sz w:val="24"/>
        </w:rPr>
        <w:t>usually separated by a comma or a dash.</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result was, </w:t>
      </w:r>
      <w:r>
        <w:rPr>
          <w:i/>
          <w:sz w:val="24"/>
        </w:rPr>
        <w:t>his master raised his wages a hundred a month.</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As can be seen from the above examples, a predicative clause has a fixed position in the sentence - it always follows a link verb, with which it forms a compound nominal predicate. The link verbs used with predicative clauses are far less numerous than those used with the nonclausal predicatives. The most common are </w:t>
      </w:r>
      <w:r>
        <w:rPr>
          <w:i/>
          <w:sz w:val="24"/>
        </w:rPr>
        <w:t>to be, to feel, to look, to seem.</w:t>
      </w:r>
      <w:r>
        <w:rPr>
          <w:sz w:val="24"/>
        </w:rPr>
        <w:t xml:space="preserve"> Less frequent are </w:t>
      </w:r>
      <w:r>
        <w:rPr>
          <w:i/>
          <w:sz w:val="24"/>
        </w:rPr>
        <w:t>to appear, to remain, to become, to sound, to taste.</w:t>
      </w:r>
    </w:p>
    <w:p>
      <w:pPr>
        <w:pStyle w:val="Normal"/>
        <w:spacing w:lineRule="auto" w:line="240"/>
        <w:ind w:firstLine="284" w:end="0"/>
        <w:rPr>
          <w:i/>
          <w:i/>
          <w:sz w:val="24"/>
        </w:rPr>
      </w:pPr>
      <w:r>
        <w:rPr>
          <w:i/>
          <w:sz w:val="24"/>
        </w:rPr>
      </w:r>
    </w:p>
    <w:p>
      <w:pPr>
        <w:pStyle w:val="Normal"/>
        <w:spacing w:lineRule="auto" w:line="240"/>
        <w:ind w:firstLine="284" w:end="0"/>
        <w:jc w:val="center"/>
        <w:rPr>
          <w:spacing w:val="60"/>
          <w:sz w:val="24"/>
        </w:rPr>
      </w:pPr>
      <w:r>
        <w:rPr>
          <w:spacing w:val="60"/>
          <w:sz w:val="24"/>
        </w:rPr>
        <w:t>Types of predicative clauses</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153.</w:t>
      </w:r>
      <w:r>
        <w:rPr>
          <w:sz w:val="24"/>
        </w:rPr>
        <w:t xml:space="preserve"> Predicative clauses may occur as parts of two structurally different kinds of sentences: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 They may follow the main clause in which the subject is a notional word, although it usually has a very general meaning </w:t>
      </w:r>
      <w:r>
        <w:rPr>
          <w:i/>
          <w:sz w:val="24"/>
        </w:rPr>
        <w:t>(thing, question, problem, news, sensation, evil, rule, trouble,</w:t>
      </w:r>
      <w:r>
        <w:rPr>
          <w:sz w:val="24"/>
        </w:rPr>
        <w:t xml:space="preserve"> etc.). In this case the predicative clause discloses the meaning of the subject.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w:t>
      </w:r>
      <w:r>
        <w:rPr>
          <w:b/>
          <w:sz w:val="24"/>
        </w:rPr>
        <w:t xml:space="preserve"> rule</w:t>
      </w:r>
      <w:r>
        <w:rPr>
          <w:sz w:val="24"/>
        </w:rPr>
        <w:t xml:space="preserve"> was </w:t>
      </w:r>
      <w:r>
        <w:rPr>
          <w:i/>
          <w:sz w:val="24"/>
        </w:rPr>
        <w:t>that they walked down to the cliff path and travelled up in the lift.</w:t>
      </w:r>
    </w:p>
    <w:p>
      <w:pPr>
        <w:pStyle w:val="Normal"/>
        <w:spacing w:lineRule="auto" w:line="240"/>
        <w:ind w:firstLine="284" w:start="284" w:end="0"/>
        <w:rPr/>
      </w:pPr>
      <w:r>
        <w:rPr>
          <w:sz w:val="24"/>
        </w:rPr>
        <w:t>The</w:t>
      </w:r>
      <w:r>
        <w:rPr>
          <w:b/>
          <w:sz w:val="24"/>
        </w:rPr>
        <w:t xml:space="preserve"> trouble</w:t>
      </w:r>
      <w:r>
        <w:rPr>
          <w:sz w:val="24"/>
        </w:rPr>
        <w:t xml:space="preserve"> was </w:t>
      </w:r>
      <w:r>
        <w:rPr>
          <w:i/>
          <w:sz w:val="24"/>
        </w:rPr>
        <w:t xml:space="preserve">whether we could manage it ourselves or not. </w:t>
      </w:r>
    </w:p>
    <w:p>
      <w:pPr>
        <w:pStyle w:val="Normal"/>
        <w:spacing w:lineRule="auto" w:line="240"/>
        <w:ind w:firstLine="284" w:start="284" w:end="0"/>
        <w:rPr/>
      </w:pPr>
      <w:r>
        <w:rPr>
          <w:sz w:val="24"/>
        </w:rPr>
        <w:t>The</w:t>
      </w:r>
      <w:r>
        <w:rPr>
          <w:b/>
          <w:sz w:val="24"/>
        </w:rPr>
        <w:t xml:space="preserve"> problem</w:t>
      </w:r>
      <w:r>
        <w:rPr>
          <w:sz w:val="24"/>
        </w:rPr>
        <w:t xml:space="preserve"> is not </w:t>
      </w:r>
      <w:r>
        <w:rPr>
          <w:i/>
          <w:sz w:val="24"/>
        </w:rPr>
        <w:t>who will go, but who will stay.</w:t>
      </w:r>
    </w:p>
    <w:p>
      <w:pPr>
        <w:pStyle w:val="Normal"/>
        <w:spacing w:lineRule="auto" w:line="240"/>
        <w:ind w:firstLine="284" w:end="0"/>
        <w:rPr>
          <w:i/>
          <w:i/>
          <w:sz w:val="24"/>
        </w:rPr>
      </w:pPr>
      <w:r>
        <w:rPr>
          <w:i/>
          <w:sz w:val="24"/>
        </w:rPr>
      </w:r>
    </w:p>
    <w:p>
      <w:pPr>
        <w:pStyle w:val="Normal"/>
        <w:spacing w:lineRule="auto" w:line="240"/>
        <w:ind w:firstLine="284" w:end="0"/>
        <w:rPr/>
      </w:pPr>
      <w:r>
        <w:rPr>
          <w:sz w:val="24"/>
        </w:rPr>
        <w:t>II. The predicative clause may follow the main clause in which the subject is expressed by the</w:t>
      </w:r>
      <w:r>
        <w:rPr>
          <w:b/>
          <w:sz w:val="24"/>
        </w:rPr>
        <w:t xml:space="preserve"> impersonal pronoun</w:t>
      </w:r>
      <w:r>
        <w:rPr>
          <w:sz w:val="24"/>
        </w:rPr>
        <w:t xml:space="preserve"> </w:t>
      </w:r>
      <w:r>
        <w:rPr>
          <w:i/>
          <w:sz w:val="24"/>
        </w:rPr>
        <w:t>it</w:t>
      </w:r>
      <w:r>
        <w:rPr>
          <w:sz w:val="24"/>
        </w:rPr>
        <w:t>. In this case the predicative clause describes the situation, either directly or by means of comparison.</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It appears</w:t>
      </w:r>
      <w:r>
        <w:rPr>
          <w:sz w:val="24"/>
        </w:rPr>
        <w:t xml:space="preserve"> </w:t>
      </w:r>
      <w:r>
        <w:rPr>
          <w:i/>
          <w:sz w:val="24"/>
        </w:rPr>
        <w:t xml:space="preserve">he hasn’t been there. </w:t>
      </w:r>
    </w:p>
    <w:p>
      <w:pPr>
        <w:pStyle w:val="Normal"/>
        <w:spacing w:lineRule="auto" w:line="240"/>
        <w:ind w:firstLine="284" w:start="284" w:end="0"/>
        <w:rPr/>
      </w:pPr>
      <w:r>
        <w:rPr>
          <w:b/>
          <w:sz w:val="24"/>
        </w:rPr>
        <w:t>It sounded</w:t>
      </w:r>
      <w:r>
        <w:rPr>
          <w:sz w:val="24"/>
        </w:rPr>
        <w:t xml:space="preserve"> </w:t>
      </w:r>
      <w:r>
        <w:rPr>
          <w:i/>
          <w:sz w:val="24"/>
        </w:rPr>
        <w:t>as if even the spring began by act of Parliament.</w:t>
      </w:r>
    </w:p>
    <w:p>
      <w:pPr>
        <w:pStyle w:val="Normal"/>
        <w:spacing w:lineRule="auto" w:line="240"/>
        <w:ind w:firstLine="284" w:start="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Care should be taken not to confuse this last type</w:t>
      </w:r>
      <w:r>
        <w:rPr>
          <w:b/>
          <w:sz w:val="24"/>
        </w:rPr>
        <w:t xml:space="preserve"> </w:t>
      </w:r>
      <w:r>
        <w:rPr>
          <w:sz w:val="24"/>
        </w:rPr>
        <w:t>of</w:t>
      </w:r>
      <w:r>
        <w:rPr>
          <w:b/>
          <w:sz w:val="24"/>
        </w:rPr>
        <w:t xml:space="preserve"> </w:t>
      </w:r>
      <w:r>
        <w:rPr>
          <w:sz w:val="24"/>
        </w:rPr>
        <w:t xml:space="preserve">sentence with complex sentences with a subject clause, which also begins with </w:t>
      </w:r>
      <w:r>
        <w:rPr>
          <w:i/>
          <w:sz w:val="24"/>
        </w:rPr>
        <w:t>it</w:t>
      </w:r>
      <w:r>
        <w:rPr>
          <w:sz w:val="24"/>
        </w:rPr>
        <w:t>. In the latter case the predicate of the main clause is complete, whereas in the case of a predicative clause it consists only of the link verb. Compare the following sentences: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It seems </w:t>
      </w:r>
      <w:r>
        <w:rPr>
          <w:i/>
          <w:sz w:val="24"/>
        </w:rPr>
        <w:t>that there is no cure.</w:t>
      </w:r>
      <w:r>
        <w:rPr>
          <w:sz w:val="24"/>
        </w:rPr>
        <w:t xml:space="preserve"> (a predicative clause)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It seems evident </w:t>
      </w:r>
      <w:r>
        <w:rPr>
          <w:i/>
          <w:sz w:val="24"/>
        </w:rPr>
        <w:t>that there is no cure.</w:t>
      </w:r>
      <w:r>
        <w:rPr>
          <w:sz w:val="24"/>
        </w:rPr>
        <w:t xml:space="preserve"> (a subject clause, the predicate ‘seem evident’ is complete)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The complex sentence with an object clause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154.</w:t>
      </w:r>
      <w:r>
        <w:rPr>
          <w:sz w:val="24"/>
        </w:rPr>
        <w:t xml:space="preserve"> An object clause may be introduced by conjunctions </w:t>
      </w:r>
      <w:r>
        <w:rPr>
          <w:i/>
          <w:sz w:val="24"/>
        </w:rPr>
        <w:t>(that, if, whether, whether... or, lest),</w:t>
      </w:r>
      <w:r>
        <w:rPr>
          <w:sz w:val="24"/>
        </w:rPr>
        <w:t xml:space="preserve"> or connectives. The latter may be conjunctive pronouns (</w:t>
      </w:r>
      <w:r>
        <w:rPr>
          <w:i/>
          <w:sz w:val="24"/>
        </w:rPr>
        <w:t>who, whoever, what, whatever, which),</w:t>
      </w:r>
      <w:r>
        <w:rPr>
          <w:sz w:val="24"/>
        </w:rPr>
        <w:t xml:space="preserve"> or conjunctive adverbs </w:t>
      </w:r>
      <w:r>
        <w:rPr>
          <w:i/>
          <w:sz w:val="24"/>
        </w:rPr>
        <w:t>(where, wherever, when, whenever, why, how).</w:t>
      </w:r>
    </w:p>
    <w:p>
      <w:pPr>
        <w:pStyle w:val="Normal"/>
        <w:spacing w:lineRule="auto" w:line="240"/>
        <w:ind w:firstLine="284" w:end="0"/>
        <w:rPr/>
      </w:pPr>
      <w:r>
        <w:rPr>
          <w:sz w:val="24"/>
        </w:rPr>
        <w:t>An object clause may refer to</w:t>
      </w:r>
      <w:r>
        <w:rPr>
          <w:b/>
          <w:sz w:val="24"/>
        </w:rPr>
        <w:t xml:space="preserve"> any verbal form, either finite or nonfinite</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Jon followed, wondering </w:t>
      </w:r>
      <w:r>
        <w:rPr>
          <w:i/>
          <w:sz w:val="24"/>
        </w:rPr>
        <w:t>if he had offended her.</w:t>
      </w:r>
    </w:p>
    <w:p>
      <w:pPr>
        <w:pStyle w:val="Normal"/>
        <w:spacing w:lineRule="auto" w:line="240"/>
        <w:ind w:firstLine="284" w:start="284" w:end="0"/>
        <w:rPr/>
      </w:pPr>
      <w:r>
        <w:rPr>
          <w:sz w:val="24"/>
        </w:rPr>
        <w:t xml:space="preserve">I don’t know </w:t>
      </w:r>
      <w:r>
        <w:rPr>
          <w:i/>
          <w:sz w:val="24"/>
        </w:rPr>
        <w:t>why I like you so much.</w:t>
      </w:r>
    </w:p>
    <w:p>
      <w:pPr>
        <w:pStyle w:val="Normal"/>
        <w:spacing w:lineRule="auto" w:line="240"/>
        <w:ind w:firstLine="284" w:start="284" w:end="0"/>
        <w:rPr/>
      </w:pPr>
      <w:r>
        <w:rPr>
          <w:sz w:val="24"/>
        </w:rPr>
        <w:t xml:space="preserve">I left her to do </w:t>
      </w:r>
      <w:r>
        <w:rPr>
          <w:i/>
          <w:sz w:val="24"/>
        </w:rPr>
        <w:t>whatever she thought  fit.</w:t>
      </w:r>
    </w:p>
    <w:p>
      <w:pPr>
        <w:pStyle w:val="Normal"/>
        <w:spacing w:lineRule="auto" w:line="240"/>
        <w:ind w:firstLine="284" w:start="284" w:end="0"/>
        <w:rPr/>
      </w:pPr>
      <w:r>
        <w:rPr>
          <w:sz w:val="24"/>
        </w:rPr>
        <w:t xml:space="preserve">She often reproached herself </w:t>
      </w:r>
      <w:r>
        <w:rPr>
          <w:i/>
          <w:sz w:val="24"/>
        </w:rPr>
        <w:t>for what she had said.</w:t>
      </w:r>
    </w:p>
    <w:p>
      <w:pPr>
        <w:pStyle w:val="Normal"/>
        <w:spacing w:lineRule="auto" w:line="240"/>
        <w:ind w:firstLine="284" w:start="284" w:end="0"/>
        <w:rPr/>
      </w:pPr>
      <w:r>
        <w:rPr>
          <w:sz w:val="24"/>
        </w:rPr>
        <w:t xml:space="preserve">He was terrified </w:t>
      </w:r>
      <w:r>
        <w:rPr>
          <w:i/>
          <w:sz w:val="24"/>
        </w:rPr>
        <w:t>that she would forget about it soon.</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An object clause may either follow or precede the main clause; it may be joined asyndetically and in this case it always follows the main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Swithin said </w:t>
      </w:r>
      <w:r>
        <w:rPr>
          <w:i/>
          <w:sz w:val="24"/>
        </w:rPr>
        <w:t xml:space="preserve">he would go back to lunch at Timothy’s. </w:t>
      </w:r>
    </w:p>
    <w:p>
      <w:pPr>
        <w:pStyle w:val="Normal"/>
        <w:spacing w:lineRule="auto" w:line="240"/>
        <w:ind w:firstLine="284" w:start="284" w:end="0"/>
        <w:rPr/>
      </w:pPr>
      <w:r>
        <w:rPr>
          <w:i/>
          <w:sz w:val="24"/>
        </w:rPr>
        <w:t>What she thinks</w:t>
      </w:r>
      <w:r>
        <w:rPr>
          <w:sz w:val="24"/>
        </w:rPr>
        <w:t xml:space="preserve"> it would be impossible to say.</w:t>
      </w:r>
    </w:p>
    <w:p>
      <w:pPr>
        <w:pStyle w:val="Normal"/>
        <w:spacing w:lineRule="auto" w:line="240"/>
        <w:ind w:firstLine="284" w:end="0"/>
        <w:rPr>
          <w:sz w:val="24"/>
        </w:rPr>
      </w:pPr>
      <w:r>
        <w:rPr>
          <w:sz w:val="24"/>
        </w:rPr>
      </w:r>
    </w:p>
    <w:p>
      <w:pPr>
        <w:pStyle w:val="Normal"/>
        <w:spacing w:lineRule="auto" w:line="240"/>
        <w:ind w:firstLine="284" w:end="0"/>
        <w:rPr/>
      </w:pPr>
      <w:r>
        <w:rPr>
          <w:sz w:val="24"/>
        </w:rPr>
        <w:t>Object clauses may refer to some</w:t>
      </w:r>
      <w:r>
        <w:rPr>
          <w:b/>
          <w:sz w:val="24"/>
        </w:rPr>
        <w:t xml:space="preserve"> adjectives expressing perception, desire, feeling, assurance</w:t>
      </w:r>
      <w:r>
        <w:rPr>
          <w:sz w:val="24"/>
        </w:rPr>
        <w:t xml:space="preserve"> </w:t>
      </w:r>
      <w:r>
        <w:rPr>
          <w:i/>
          <w:sz w:val="24"/>
        </w:rPr>
        <w:t>(certain, sure, sorry, pleased, desirous, jealous, anxious,</w:t>
      </w:r>
      <w:r>
        <w:rPr>
          <w:sz w:val="24"/>
        </w:rPr>
        <w:t xml:space="preserve"> etc.), and to</w:t>
      </w:r>
      <w:r>
        <w:rPr>
          <w:b/>
          <w:sz w:val="24"/>
        </w:rPr>
        <w:t xml:space="preserve"> statives</w:t>
      </w:r>
      <w:r>
        <w:rPr>
          <w:sz w:val="24"/>
        </w:rPr>
        <w:t xml:space="preserve"> </w:t>
      </w:r>
      <w:r>
        <w:rPr>
          <w:i/>
          <w:sz w:val="24"/>
        </w:rPr>
        <w:t>(aware, afraid,</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Certain</w:t>
      </w:r>
      <w:r>
        <w:rPr>
          <w:sz w:val="24"/>
        </w:rPr>
        <w:t xml:space="preserve"> </w:t>
      </w:r>
      <w:r>
        <w:rPr>
          <w:i/>
          <w:sz w:val="24"/>
        </w:rPr>
        <w:t>that Hugh was really following the girl,</w:t>
      </w:r>
      <w:r>
        <w:rPr>
          <w:sz w:val="24"/>
        </w:rPr>
        <w:t xml:space="preserve"> he had but to keep him in sight and remain unseen.</w:t>
      </w:r>
    </w:p>
    <w:p>
      <w:pPr>
        <w:pStyle w:val="Normal"/>
        <w:spacing w:lineRule="auto" w:line="240"/>
        <w:ind w:firstLine="284" w:start="284" w:end="0"/>
        <w:rPr/>
      </w:pPr>
      <w:r>
        <w:rPr>
          <w:sz w:val="24"/>
        </w:rPr>
        <w:t>I’m very</w:t>
      </w:r>
      <w:r>
        <w:rPr>
          <w:b/>
          <w:sz w:val="24"/>
        </w:rPr>
        <w:t xml:space="preserve"> sorry</w:t>
      </w:r>
      <w:r>
        <w:rPr>
          <w:sz w:val="24"/>
        </w:rPr>
        <w:t xml:space="preserve"> </w:t>
      </w:r>
      <w:r>
        <w:rPr>
          <w:i/>
          <w:sz w:val="24"/>
        </w:rPr>
        <w:t>I</w:t>
      </w:r>
      <w:r>
        <w:rPr>
          <w:sz w:val="24"/>
        </w:rPr>
        <w:t xml:space="preserve"> </w:t>
      </w:r>
      <w:r>
        <w:rPr>
          <w:i/>
          <w:sz w:val="24"/>
        </w:rPr>
        <w:t>disturbed you.</w:t>
      </w:r>
    </w:p>
    <w:p>
      <w:pPr>
        <w:pStyle w:val="Normal"/>
        <w:spacing w:lineRule="auto" w:line="240"/>
        <w:ind w:firstLine="284" w:start="284" w:end="0"/>
        <w:rPr/>
      </w:pPr>
      <w:r>
        <w:rPr>
          <w:sz w:val="24"/>
        </w:rPr>
        <w:t>He was</w:t>
      </w:r>
      <w:r>
        <w:rPr>
          <w:b/>
          <w:sz w:val="24"/>
        </w:rPr>
        <w:t xml:space="preserve"> anxious</w:t>
      </w:r>
      <w:r>
        <w:rPr>
          <w:sz w:val="24"/>
        </w:rPr>
        <w:t xml:space="preserve"> </w:t>
      </w:r>
      <w:r>
        <w:rPr>
          <w:i/>
          <w:sz w:val="24"/>
        </w:rPr>
        <w:t>lest somebody should guess his secret.</w:t>
      </w:r>
    </w:p>
    <w:p>
      <w:pPr>
        <w:pStyle w:val="Normal"/>
        <w:spacing w:lineRule="auto" w:line="240"/>
        <w:ind w:firstLine="284" w:start="284" w:end="0"/>
        <w:rPr/>
      </w:pPr>
      <w:r>
        <w:rPr>
          <w:sz w:val="24"/>
        </w:rPr>
        <w:t>He was</w:t>
      </w:r>
      <w:r>
        <w:rPr>
          <w:b/>
          <w:sz w:val="24"/>
        </w:rPr>
        <w:t xml:space="preserve"> glad</w:t>
      </w:r>
      <w:r>
        <w:rPr>
          <w:sz w:val="24"/>
        </w:rPr>
        <w:t xml:space="preserve"> </w:t>
      </w:r>
      <w:r>
        <w:rPr>
          <w:i/>
          <w:sz w:val="24"/>
        </w:rPr>
        <w:t>that no one was at home.</w:t>
      </w:r>
    </w:p>
    <w:p>
      <w:pPr>
        <w:pStyle w:val="Normal"/>
        <w:spacing w:lineRule="auto" w:line="240"/>
        <w:ind w:firstLine="284" w:start="284" w:end="0"/>
        <w:rPr>
          <w:i/>
          <w:i/>
          <w:sz w:val="24"/>
        </w:rPr>
      </w:pPr>
      <w:r>
        <w:rPr>
          <w:i/>
          <w:sz w:val="24"/>
        </w:rPr>
      </w:r>
    </w:p>
    <w:p>
      <w:pPr>
        <w:pStyle w:val="Normal"/>
        <w:spacing w:lineRule="auto" w:line="240"/>
        <w:ind w:firstLine="284" w:end="0"/>
        <w:rPr/>
      </w:pPr>
      <w:r>
        <w:rPr>
          <w:sz w:val="24"/>
        </w:rPr>
        <w:t xml:space="preserve">After some adjectives denoting a </w:t>
      </w:r>
      <w:r>
        <w:rPr>
          <w:i/>
          <w:sz w:val="24"/>
        </w:rPr>
        <w:t>state (glad, sorry, happy,</w:t>
      </w:r>
      <w:r>
        <w:rPr>
          <w:sz w:val="24"/>
        </w:rPr>
        <w:t xml:space="preserve"> etc.) the object clause may imply semantically the cause of that state. This similarity to an adverbial clause of cause may present some difficulty in analysing such sentences as: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am very sorry </w:t>
      </w:r>
      <w:r>
        <w:rPr>
          <w:i/>
          <w:sz w:val="24"/>
        </w:rPr>
        <w:t>I disturbed you ——</w:t>
      </w:r>
      <w:r>
        <w:rPr>
          <w:sz w:val="24"/>
        </w:rPr>
        <w:t>→ I am very sorry because I disturbed you.</w:t>
      </w:r>
    </w:p>
    <w:p>
      <w:pPr>
        <w:pStyle w:val="Normal"/>
        <w:spacing w:lineRule="auto" w:line="240"/>
        <w:ind w:firstLine="284" w:end="0"/>
        <w:rPr>
          <w:sz w:val="24"/>
        </w:rPr>
      </w:pPr>
      <w:r>
        <w:rPr>
          <w:sz w:val="24"/>
        </w:rPr>
      </w:r>
    </w:p>
    <w:p>
      <w:pPr>
        <w:pStyle w:val="Normal"/>
        <w:spacing w:lineRule="auto" w:line="240"/>
        <w:ind w:firstLine="284" w:end="0"/>
        <w:rPr/>
      </w:pPr>
      <w:r>
        <w:rPr>
          <w:sz w:val="24"/>
        </w:rPr>
        <w:t>After</w:t>
      </w:r>
      <w:r>
        <w:rPr>
          <w:b/>
          <w:sz w:val="24"/>
        </w:rPr>
        <w:t xml:space="preserve"> adjectives and participles denoting wish or intention</w:t>
      </w:r>
      <w:r>
        <w:rPr>
          <w:sz w:val="24"/>
        </w:rPr>
        <w:t xml:space="preserve"> </w:t>
      </w:r>
      <w:r>
        <w:rPr>
          <w:i/>
          <w:sz w:val="24"/>
        </w:rPr>
        <w:t>(anxious, determined, interested,</w:t>
      </w:r>
      <w:r>
        <w:rPr>
          <w:sz w:val="24"/>
        </w:rPr>
        <w:t xml:space="preserve"> etc.) the object clause may imply purpose: </w:t>
      </w:r>
      <w:r>
        <w:rPr>
          <w:i/>
          <w:sz w:val="24"/>
        </w:rPr>
        <w:t>I</w:t>
      </w:r>
      <w:r>
        <w:rPr>
          <w:sz w:val="24"/>
        </w:rPr>
        <w:t xml:space="preserve"> </w:t>
      </w:r>
      <w:r>
        <w:rPr>
          <w:i/>
          <w:sz w:val="24"/>
        </w:rPr>
        <w:t>am anxious that you should succeed.</w:t>
      </w:r>
    </w:p>
    <w:p>
      <w:pPr>
        <w:pStyle w:val="Normal"/>
        <w:spacing w:lineRule="auto" w:line="240"/>
        <w:ind w:firstLine="284" w:end="0"/>
        <w:rPr>
          <w:sz w:val="24"/>
        </w:rPr>
      </w:pPr>
      <w:r>
        <w:rPr>
          <w:sz w:val="24"/>
        </w:rPr>
        <w:t>Occasionally an object clause may refer to a verbal noun.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She had green eyes and a</w:t>
      </w:r>
      <w:r>
        <w:rPr>
          <w:b/>
          <w:sz w:val="24"/>
        </w:rPr>
        <w:t xml:space="preserve"> spattering</w:t>
      </w:r>
      <w:r>
        <w:rPr>
          <w:sz w:val="24"/>
        </w:rPr>
        <w:t xml:space="preserve"> </w:t>
      </w:r>
      <w:r>
        <w:rPr>
          <w:i/>
          <w:sz w:val="24"/>
        </w:rPr>
        <w:t>of what Joseph called American freckles</w:t>
      </w:r>
      <w:r>
        <w:rPr>
          <w:sz w:val="24"/>
        </w:rPr>
        <w:t xml:space="preserve"> across the bridge of her </w:t>
      </w:r>
    </w:p>
    <w:p>
      <w:pPr>
        <w:pStyle w:val="Normal"/>
        <w:spacing w:lineRule="auto" w:line="240"/>
        <w:ind w:firstLine="284" w:start="284" w:end="0"/>
        <w:rPr>
          <w:sz w:val="24"/>
        </w:rPr>
      </w:pPr>
      <w:r>
        <w:rPr>
          <w:sz w:val="24"/>
        </w:rPr>
        <w:t>nose.</w:t>
      </w:r>
    </w:p>
    <w:p>
      <w:pPr>
        <w:pStyle w:val="Normal"/>
        <w:spacing w:lineRule="auto" w:line="240"/>
        <w:ind w:firstLine="284" w:end="0"/>
        <w:rPr>
          <w:sz w:val="24"/>
        </w:rPr>
      </w:pPr>
      <w:r>
        <w:rPr>
          <w:sz w:val="24"/>
        </w:rPr>
      </w:r>
    </w:p>
    <w:p>
      <w:pPr>
        <w:pStyle w:val="Normal"/>
        <w:spacing w:lineRule="auto" w:line="240"/>
        <w:ind w:firstLine="284" w:end="0"/>
        <w:jc w:val="center"/>
        <w:rPr>
          <w:spacing w:val="60"/>
          <w:sz w:val="24"/>
        </w:rPr>
      </w:pPr>
      <w:r>
        <w:rPr>
          <w:spacing w:val="60"/>
          <w:sz w:val="24"/>
        </w:rPr>
        <w:t>Types of object clauses</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155.</w:t>
      </w:r>
      <w:r>
        <w:rPr>
          <w:sz w:val="24"/>
        </w:rPr>
        <w:t xml:space="preserve"> Like objects in a simple sentence, object clauses may vary in their relation to the principal clause and in the way they are attached to the word they refer to or depend 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An object clause may directly follow the word it refers to (a non-prepositional object clause). In this case it is  </w:t>
      </w:r>
      <w:r>
        <w:rPr>
          <w:spacing w:val="60"/>
          <w:sz w:val="24"/>
        </w:rPr>
        <w:t>parallel in function to a direct object.</w:t>
      </w:r>
    </w:p>
    <w:p>
      <w:pPr>
        <w:pStyle w:val="Normal"/>
        <w:spacing w:lineRule="auto" w:line="240"/>
        <w:ind w:firstLine="284" w:end="0"/>
        <w:rPr>
          <w:spacing w:val="60"/>
          <w:sz w:val="24"/>
        </w:rPr>
      </w:pPr>
      <w:r>
        <w:rPr>
          <w:spacing w:val="60"/>
          <w:sz w:val="24"/>
        </w:rPr>
      </w:r>
    </w:p>
    <w:p>
      <w:pPr>
        <w:pStyle w:val="Normal"/>
        <w:spacing w:lineRule="auto" w:line="240"/>
        <w:ind w:firstLine="284" w:start="284" w:end="0"/>
        <w:rPr/>
      </w:pPr>
      <w:r>
        <w:rPr>
          <w:sz w:val="24"/>
        </w:rPr>
        <w:t xml:space="preserve">Jon wondered </w:t>
      </w:r>
      <w:r>
        <w:rPr>
          <w:i/>
          <w:sz w:val="24"/>
        </w:rPr>
        <w:t xml:space="preserve">if he had offended her. </w:t>
      </w:r>
    </w:p>
    <w:p>
      <w:pPr>
        <w:pStyle w:val="Normal"/>
        <w:spacing w:lineRule="auto" w:line="240"/>
        <w:ind w:firstLine="284" w:start="284" w:end="0"/>
        <w:rPr/>
      </w:pPr>
      <w:r>
        <w:rPr>
          <w:sz w:val="24"/>
        </w:rPr>
        <w:t xml:space="preserve">I know </w:t>
      </w:r>
      <w:r>
        <w:rPr>
          <w:i/>
          <w:sz w:val="24"/>
        </w:rPr>
        <w:t>when I am wasting time.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 typical most recurrent type of object clauses is indirect speech following verbs of saying.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said </w:t>
      </w:r>
      <w:r>
        <w:rPr>
          <w:i/>
          <w:sz w:val="24"/>
        </w:rPr>
        <w:t xml:space="preserve">he had never heard of it. </w:t>
      </w:r>
    </w:p>
    <w:p>
      <w:pPr>
        <w:pStyle w:val="Normal"/>
        <w:spacing w:lineRule="auto" w:line="240"/>
        <w:ind w:firstLine="284" w:start="284" w:end="0"/>
        <w:rPr/>
      </w:pPr>
      <w:r>
        <w:rPr>
          <w:sz w:val="24"/>
        </w:rPr>
        <w:t xml:space="preserve">He asked me </w:t>
      </w:r>
      <w:r>
        <w:rPr>
          <w:i/>
          <w:sz w:val="24"/>
        </w:rPr>
        <w:t>if I wanted to stay.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Object clauses of this subtype are more informative than their main clauses, the role of the latter being relegated to that of introducing the source of information.</w:t>
      </w:r>
    </w:p>
    <w:p>
      <w:pPr>
        <w:pStyle w:val="Normal"/>
        <w:spacing w:lineRule="auto" w:line="240"/>
        <w:ind w:firstLine="284" w:end="0"/>
        <w:rPr>
          <w:sz w:val="24"/>
        </w:rPr>
      </w:pPr>
      <w:r>
        <w:rPr>
          <w:sz w:val="24"/>
        </w:rPr>
      </w:r>
    </w:p>
    <w:p>
      <w:pPr>
        <w:pStyle w:val="Normal"/>
        <w:spacing w:lineRule="auto" w:line="240"/>
        <w:ind w:firstLine="284" w:end="0"/>
        <w:rPr/>
      </w:pPr>
      <w:r>
        <w:rPr>
          <w:sz w:val="24"/>
        </w:rPr>
        <w:t>Like subject clauses, object clauses may be preceded by the formal</w:t>
      </w:r>
      <w:r>
        <w:rPr>
          <w:b/>
          <w:sz w:val="24"/>
        </w:rPr>
        <w:t xml:space="preserve"> </w:t>
      </w:r>
      <w:r>
        <w:rPr>
          <w:b/>
          <w:i/>
          <w:sz w:val="24"/>
        </w:rPr>
        <w:t>it</w:t>
      </w:r>
      <w:r>
        <w:rPr>
          <w:b/>
          <w:sz w:val="24"/>
        </w:rPr>
        <w:t xml:space="preserve">, </w:t>
      </w:r>
      <w:r>
        <w:rPr>
          <w:sz w:val="24"/>
        </w:rPr>
        <w:t xml:space="preserve">usually after the verbs </w:t>
      </w:r>
      <w:r>
        <w:rPr>
          <w:i/>
          <w:sz w:val="24"/>
        </w:rPr>
        <w:t>to feel, to believe, to consider, to find, to take, to like, to insist on,</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You may take</w:t>
      </w:r>
      <w:r>
        <w:rPr>
          <w:b/>
          <w:sz w:val="24"/>
        </w:rPr>
        <w:t xml:space="preserve"> </w:t>
      </w:r>
      <w:r>
        <w:rPr>
          <w:b/>
          <w:i/>
          <w:sz w:val="24"/>
        </w:rPr>
        <w:t>it</w:t>
      </w:r>
      <w:r>
        <w:rPr>
          <w:i/>
          <w:sz w:val="24"/>
        </w:rPr>
        <w:t xml:space="preserve"> that it is a genuine check.</w:t>
      </w:r>
    </w:p>
    <w:p>
      <w:pPr>
        <w:pStyle w:val="Normal"/>
        <w:spacing w:lineRule="auto" w:line="240"/>
        <w:ind w:firstLine="284" w:start="284" w:end="0"/>
        <w:rPr/>
      </w:pPr>
      <w:r>
        <w:rPr>
          <w:sz w:val="24"/>
        </w:rPr>
        <w:t>I like</w:t>
      </w:r>
      <w:r>
        <w:rPr>
          <w:b/>
          <w:sz w:val="24"/>
        </w:rPr>
        <w:t xml:space="preserve"> </w:t>
      </w:r>
      <w:r>
        <w:rPr>
          <w:b/>
          <w:i/>
          <w:sz w:val="24"/>
        </w:rPr>
        <w:t>it</w:t>
      </w:r>
      <w:r>
        <w:rPr>
          <w:i/>
          <w:sz w:val="24"/>
        </w:rPr>
        <w:t xml:space="preserve"> when people are nice to me.</w:t>
      </w:r>
    </w:p>
    <w:p>
      <w:pPr>
        <w:pStyle w:val="Normal"/>
        <w:spacing w:lineRule="auto" w:line="240"/>
        <w:ind w:firstLine="284" w:start="284" w:end="0"/>
        <w:rPr/>
      </w:pPr>
      <w:r>
        <w:rPr>
          <w:sz w:val="24"/>
        </w:rPr>
        <w:t>I insist upon</w:t>
      </w:r>
      <w:r>
        <w:rPr>
          <w:b/>
          <w:sz w:val="24"/>
        </w:rPr>
        <w:t xml:space="preserve"> </w:t>
      </w:r>
      <w:r>
        <w:rPr>
          <w:b/>
          <w:i/>
          <w:sz w:val="24"/>
        </w:rPr>
        <w:t>it</w:t>
      </w:r>
      <w:r>
        <w:rPr>
          <w:sz w:val="24"/>
        </w:rPr>
        <w:t xml:space="preserve"> </w:t>
      </w:r>
      <w:r>
        <w:rPr>
          <w:i/>
          <w:sz w:val="24"/>
        </w:rPr>
        <w:t>that you tell me all the details.</w:t>
      </w:r>
    </w:p>
    <w:p>
      <w:pPr>
        <w:pStyle w:val="Normal"/>
        <w:spacing w:lineRule="auto" w:line="240"/>
        <w:ind w:firstLine="284" w:start="284" w:end="0"/>
        <w:rPr/>
      </w:pPr>
      <w:r>
        <w:rPr>
          <w:sz w:val="24"/>
        </w:rPr>
        <w:t>You are to see to</w:t>
      </w:r>
      <w:r>
        <w:rPr>
          <w:b/>
          <w:sz w:val="24"/>
        </w:rPr>
        <w:t xml:space="preserve"> </w:t>
      </w:r>
      <w:r>
        <w:rPr>
          <w:b/>
          <w:i/>
          <w:sz w:val="24"/>
        </w:rPr>
        <w:t>it</w:t>
      </w:r>
      <w:r>
        <w:rPr>
          <w:i/>
          <w:sz w:val="24"/>
        </w:rPr>
        <w:t xml:space="preserve"> that there should be no quarrel.</w:t>
      </w:r>
    </w:p>
    <w:p>
      <w:pPr>
        <w:pStyle w:val="Normal"/>
        <w:spacing w:lineRule="auto" w:line="240"/>
        <w:ind w:firstLine="284" w:end="0"/>
        <w:rPr>
          <w:i/>
          <w:i/>
          <w:sz w:val="24"/>
        </w:rPr>
      </w:pPr>
      <w:r>
        <w:rPr>
          <w:i/>
          <w:sz w:val="24"/>
        </w:rPr>
      </w:r>
    </w:p>
    <w:p>
      <w:pPr>
        <w:pStyle w:val="Normal"/>
        <w:spacing w:lineRule="auto" w:line="240"/>
        <w:ind w:firstLine="284" w:end="0"/>
        <w:rPr/>
      </w:pPr>
      <w:r>
        <w:rPr>
          <w:sz w:val="24"/>
        </w:rPr>
        <w:t>An object clause may refer to formal</w:t>
      </w:r>
      <w:r>
        <w:rPr>
          <w:b/>
          <w:sz w:val="24"/>
        </w:rPr>
        <w:t xml:space="preserve"> </w:t>
      </w:r>
      <w:r>
        <w:rPr>
          <w:b/>
          <w:i/>
          <w:sz w:val="24"/>
        </w:rPr>
        <w:t>it</w:t>
      </w:r>
      <w:r>
        <w:rPr>
          <w:sz w:val="24"/>
        </w:rPr>
        <w:t xml:space="preserve"> followed by the objective predicative after the verbs </w:t>
      </w:r>
      <w:r>
        <w:rPr>
          <w:i/>
          <w:sz w:val="24"/>
        </w:rPr>
        <w:t>to think, to find, to make, to consider,</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 found</w:t>
      </w:r>
      <w:r>
        <w:rPr>
          <w:b/>
          <w:sz w:val="24"/>
        </w:rPr>
        <w:t xml:space="preserve"> it strange</w:t>
      </w:r>
      <w:r>
        <w:rPr>
          <w:sz w:val="24"/>
        </w:rPr>
        <w:t xml:space="preserve"> </w:t>
      </w:r>
      <w:r>
        <w:rPr>
          <w:i/>
          <w:sz w:val="24"/>
        </w:rPr>
        <w:t xml:space="preserve">that she could speak so calmly. </w:t>
      </w:r>
    </w:p>
    <w:p>
      <w:pPr>
        <w:pStyle w:val="Normal"/>
        <w:spacing w:lineRule="auto" w:line="240"/>
        <w:ind w:firstLine="284" w:start="284" w:end="0"/>
        <w:rPr/>
      </w:pPr>
      <w:r>
        <w:rPr>
          <w:sz w:val="24"/>
        </w:rPr>
        <w:t>I think</w:t>
      </w:r>
      <w:r>
        <w:rPr>
          <w:b/>
          <w:sz w:val="24"/>
        </w:rPr>
        <w:t xml:space="preserve"> it necessary</w:t>
      </w:r>
      <w:r>
        <w:rPr>
          <w:sz w:val="24"/>
        </w:rPr>
        <w:t xml:space="preserve"> </w:t>
      </w:r>
      <w:r>
        <w:rPr>
          <w:i/>
          <w:sz w:val="24"/>
        </w:rPr>
        <w:t xml:space="preserve">that you should go there at once. </w:t>
      </w:r>
    </w:p>
    <w:p>
      <w:pPr>
        <w:pStyle w:val="Normal"/>
        <w:spacing w:lineRule="auto" w:line="240"/>
        <w:ind w:firstLine="284" w:start="284" w:end="0"/>
        <w:rPr/>
      </w:pPr>
      <w:r>
        <w:rPr>
          <w:sz w:val="24"/>
        </w:rPr>
        <w:t>He made</w:t>
      </w:r>
      <w:r>
        <w:rPr>
          <w:b/>
          <w:sz w:val="24"/>
        </w:rPr>
        <w:t xml:space="preserve"> it clear</w:t>
      </w:r>
      <w:r>
        <w:rPr>
          <w:sz w:val="24"/>
        </w:rPr>
        <w:t xml:space="preserve"> </w:t>
      </w:r>
      <w:r>
        <w:rPr>
          <w:i/>
          <w:sz w:val="24"/>
        </w:rPr>
        <w:t>that his intentions were honest.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2. Object clauses </w:t>
      </w:r>
      <w:r>
        <w:rPr>
          <w:spacing w:val="60"/>
          <w:sz w:val="24"/>
        </w:rPr>
        <w:t>parallel in function to indirect objects</w:t>
      </w:r>
      <w:r>
        <w:rPr>
          <w:sz w:val="24"/>
        </w:rPr>
        <w:t xml:space="preserve"> are very rare. However, they are possible, the necessary condition for it being that the object clause should be followed by a direct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may give </w:t>
      </w:r>
      <w:r>
        <w:rPr>
          <w:i/>
          <w:sz w:val="24"/>
        </w:rPr>
        <w:t>whoever you like</w:t>
      </w:r>
      <w:r>
        <w:rPr>
          <w:sz w:val="24"/>
        </w:rPr>
        <w:t xml:space="preserve"> any presents.</w:t>
      </w:r>
    </w:p>
    <w:p>
      <w:pPr>
        <w:pStyle w:val="Normal"/>
        <w:spacing w:lineRule="auto" w:line="240"/>
        <w:ind w:firstLine="284" w:end="0"/>
        <w:rPr>
          <w:b/>
          <w:sz w:val="24"/>
        </w:rPr>
      </w:pPr>
      <w:r>
        <w:rPr>
          <w:b/>
          <w:sz w:val="24"/>
        </w:rPr>
      </w:r>
    </w:p>
    <w:p>
      <w:pPr>
        <w:pStyle w:val="Normal"/>
        <w:spacing w:lineRule="auto" w:line="240"/>
        <w:ind w:firstLine="284" w:end="0"/>
        <w:rPr/>
      </w:pPr>
      <w:r>
        <w:rPr>
          <w:sz w:val="24"/>
        </w:rPr>
        <w:t>3. There are also cases when</w:t>
      </w:r>
      <w:r>
        <w:rPr>
          <w:b/>
          <w:sz w:val="24"/>
        </w:rPr>
        <w:t xml:space="preserve"> </w:t>
      </w:r>
      <w:r>
        <w:rPr>
          <w:sz w:val="24"/>
        </w:rPr>
        <w:t xml:space="preserve">an object clause functions like a  </w:t>
      </w:r>
      <w:r>
        <w:rPr>
          <w:spacing w:val="60"/>
          <w:sz w:val="24"/>
        </w:rPr>
        <w:t>cognate object</w:t>
      </w:r>
      <w:r>
        <w:rPr>
          <w:sz w:val="24"/>
        </w:rPr>
        <w:t xml:space="preserve"> to a verb.</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and his mamma knew very few people and lived </w:t>
      </w:r>
      <w:r>
        <w:rPr>
          <w:i/>
          <w:sz w:val="24"/>
        </w:rPr>
        <w:t>what might have been thought very lonely lives.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4. An object clause may be joined to the main clause by the preposi</w:t>
        <w:softHyphen/>
        <w:t xml:space="preserve">tions </w:t>
      </w:r>
      <w:r>
        <w:rPr>
          <w:i/>
          <w:sz w:val="24"/>
        </w:rPr>
        <w:t>after, about, before, beyond, for, near, of, as to, except,</w:t>
      </w:r>
      <w:r>
        <w:rPr>
          <w:sz w:val="24"/>
        </w:rPr>
        <w:t xml:space="preserve"> etc. (a prepositional object clause). In this case it is parallel in function to a prepositional non-recipient object. If a preposition is very closely attached to the preceding verb or adjective </w:t>
      </w:r>
      <w:r>
        <w:rPr>
          <w:i/>
          <w:sz w:val="24"/>
        </w:rPr>
        <w:t>(to agree upon, to call for, to comment upon, to depend on, to hear of, to insist on, to be certain of, to be sorry for,</w:t>
      </w:r>
      <w:r>
        <w:rPr>
          <w:sz w:val="24"/>
        </w:rPr>
        <w:t xml:space="preserve"> etc.) it generally precedes the object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am not certain </w:t>
      </w:r>
      <w:r>
        <w:rPr>
          <w:i/>
          <w:sz w:val="24"/>
        </w:rPr>
        <w:t xml:space="preserve">of what he did. </w:t>
      </w:r>
    </w:p>
    <w:p>
      <w:pPr>
        <w:pStyle w:val="Normal"/>
        <w:spacing w:lineRule="auto" w:line="240"/>
        <w:ind w:firstLine="284" w:start="284" w:end="0"/>
        <w:rPr/>
      </w:pPr>
      <w:r>
        <w:rPr>
          <w:sz w:val="24"/>
        </w:rPr>
        <w:t xml:space="preserve">I want to be paid </w:t>
      </w:r>
      <w:r>
        <w:rPr>
          <w:i/>
          <w:sz w:val="24"/>
        </w:rPr>
        <w:t>for what I do.</w:t>
      </w:r>
    </w:p>
    <w:p>
      <w:pPr>
        <w:pStyle w:val="Normal"/>
        <w:spacing w:lineRule="auto" w:line="240"/>
        <w:ind w:firstLine="284" w:end="0"/>
        <w:rPr>
          <w:i/>
          <w:i/>
          <w:sz w:val="24"/>
        </w:rPr>
      </w:pPr>
      <w:r>
        <w:rPr>
          <w:i/>
          <w:sz w:val="24"/>
        </w:rPr>
      </w:r>
    </w:p>
    <w:p>
      <w:pPr>
        <w:pStyle w:val="Normal"/>
        <w:spacing w:lineRule="auto" w:line="240"/>
        <w:ind w:firstLine="284" w:end="0"/>
        <w:rPr/>
      </w:pPr>
      <w:r>
        <w:rPr>
          <w:sz w:val="24"/>
        </w:rPr>
        <w:t>Some prepositions which would be indispensable before nouns</w:t>
      </w:r>
      <w:r>
        <w:rPr>
          <w:b/>
          <w:sz w:val="24"/>
        </w:rPr>
        <w:t xml:space="preserve"> </w:t>
      </w:r>
      <w:r>
        <w:rPr>
          <w:sz w:val="24"/>
        </w:rPr>
        <w:t>or gerunds used as objects are not always necessary before object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 insisted </w:t>
      </w:r>
      <w:r>
        <w:rPr>
          <w:i/>
          <w:sz w:val="24"/>
        </w:rPr>
        <w:t xml:space="preserve">that he should stay with us. </w:t>
      </w:r>
    </w:p>
    <w:p>
      <w:pPr>
        <w:pStyle w:val="Normal"/>
        <w:spacing w:lineRule="auto" w:line="240"/>
        <w:ind w:firstLine="284" w:start="284" w:end="0"/>
        <w:rPr>
          <w:sz w:val="24"/>
        </w:rPr>
      </w:pPr>
      <w:r>
        <w:rPr>
          <w:sz w:val="24"/>
        </w:rPr>
        <w:t>(We insisted on his staying with us.)</w:t>
      </w:r>
    </w:p>
    <w:p>
      <w:pPr>
        <w:pStyle w:val="Normal"/>
        <w:spacing w:lineRule="auto" w:line="240"/>
        <w:ind w:firstLine="284" w:start="284" w:end="0"/>
        <w:rPr/>
      </w:pPr>
      <w:r>
        <w:rPr>
          <w:sz w:val="24"/>
        </w:rPr>
        <w:t xml:space="preserve">We agreed </w:t>
      </w:r>
      <w:r>
        <w:rPr>
          <w:i/>
          <w:sz w:val="24"/>
        </w:rPr>
        <w:t xml:space="preserve">that the experiment should be stopped. </w:t>
      </w:r>
    </w:p>
    <w:p>
      <w:pPr>
        <w:pStyle w:val="Normal"/>
        <w:spacing w:lineRule="auto" w:line="240"/>
        <w:ind w:firstLine="284" w:start="284" w:end="0"/>
        <w:rPr/>
      </w:pPr>
      <w:r>
        <w:rPr>
          <w:sz w:val="24"/>
        </w:rPr>
        <w:t xml:space="preserve">(We agreed </w:t>
      </w:r>
      <w:r>
        <w:rPr>
          <w:i/>
          <w:sz w:val="24"/>
        </w:rPr>
        <w:t>upon</w:t>
      </w:r>
      <w:r>
        <w:rPr>
          <w:sz w:val="24"/>
        </w:rPr>
        <w:t xml:space="preserve"> stopping the experiment.)</w:t>
      </w:r>
    </w:p>
    <w:p>
      <w:pPr>
        <w:pStyle w:val="Normal"/>
        <w:spacing w:lineRule="auto" w:line="240"/>
        <w:ind w:firstLine="284" w:end="0"/>
        <w:rPr>
          <w:sz w:val="24"/>
        </w:rPr>
      </w:pPr>
      <w:r>
        <w:rPr>
          <w:sz w:val="24"/>
        </w:rPr>
      </w:r>
    </w:p>
    <w:p>
      <w:pPr>
        <w:pStyle w:val="Normal"/>
        <w:spacing w:lineRule="auto" w:line="240"/>
        <w:ind w:firstLine="284" w:end="0"/>
        <w:rPr/>
      </w:pPr>
      <w:r>
        <w:rPr>
          <w:sz w:val="24"/>
        </w:rPr>
        <w:t>The preposition is retained when there is a formal object</w:t>
      </w:r>
      <w:r>
        <w:rPr>
          <w:b/>
          <w:sz w:val="24"/>
        </w:rPr>
        <w:t xml:space="preserve"> </w:t>
      </w:r>
      <w:r>
        <w:rPr>
          <w:b/>
          <w:i/>
          <w:sz w:val="24"/>
        </w:rPr>
        <w:t>it</w:t>
      </w:r>
      <w:r>
        <w:rPr>
          <w:sz w:val="24"/>
        </w:rPr>
        <w:t xml:space="preserve"> foilowed by an object clause.                </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We insisted</w:t>
      </w:r>
      <w:r>
        <w:rPr>
          <w:b/>
          <w:sz w:val="24"/>
        </w:rPr>
        <w:t xml:space="preserve"> </w:t>
      </w:r>
      <w:r>
        <w:rPr>
          <w:b/>
          <w:i/>
          <w:sz w:val="24"/>
        </w:rPr>
        <w:t>on it</w:t>
      </w:r>
      <w:r>
        <w:rPr>
          <w:i/>
          <w:sz w:val="24"/>
        </w:rPr>
        <w:t xml:space="preserve"> that he should stay with us. </w:t>
      </w:r>
    </w:p>
    <w:p>
      <w:pPr>
        <w:pStyle w:val="Normal"/>
        <w:spacing w:lineRule="auto" w:line="240"/>
        <w:ind w:firstLine="284" w:start="284" w:end="0"/>
        <w:rPr/>
      </w:pPr>
      <w:r>
        <w:rPr>
          <w:sz w:val="24"/>
        </w:rPr>
        <w:t>We agreed</w:t>
      </w:r>
      <w:r>
        <w:rPr>
          <w:b/>
          <w:sz w:val="24"/>
        </w:rPr>
        <w:t xml:space="preserve"> </w:t>
      </w:r>
      <w:r>
        <w:rPr>
          <w:b/>
          <w:i/>
          <w:sz w:val="24"/>
        </w:rPr>
        <w:t>upon it</w:t>
      </w:r>
      <w:r>
        <w:rPr>
          <w:i/>
          <w:sz w:val="24"/>
        </w:rPr>
        <w:t xml:space="preserve"> that the experiment should be stopped.</w:t>
      </w:r>
    </w:p>
    <w:p>
      <w:pPr>
        <w:pStyle w:val="Normal"/>
        <w:spacing w:lineRule="auto" w:line="240"/>
        <w:ind w:firstLine="284" w:end="0"/>
        <w:rPr>
          <w:b/>
          <w:i/>
          <w:i/>
          <w:sz w:val="24"/>
        </w:rPr>
      </w:pPr>
      <w:r>
        <w:rPr>
          <w:b/>
          <w:i/>
          <w:sz w:val="24"/>
        </w:rPr>
      </w:r>
    </w:p>
    <w:p>
      <w:pPr>
        <w:pStyle w:val="Normal"/>
        <w:spacing w:lineRule="auto" w:line="240"/>
        <w:ind w:firstLine="284" w:end="0"/>
        <w:rPr>
          <w:b/>
          <w:sz w:val="24"/>
        </w:rPr>
      </w:pPr>
      <w:r>
        <w:rPr>
          <w:b/>
          <w:sz w:val="24"/>
        </w:rPr>
        <w:t>The complex sentence with an appositive (content) clause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156.</w:t>
      </w:r>
      <w:r>
        <w:rPr>
          <w:sz w:val="24"/>
        </w:rPr>
        <w:t xml:space="preserve"> An appositive clause may be introduced by conjunctions </w:t>
      </w:r>
      <w:r>
        <w:rPr>
          <w:i/>
          <w:sz w:val="24"/>
        </w:rPr>
        <w:t>(that, if, whether, as if, as though),</w:t>
      </w:r>
      <w:r>
        <w:rPr>
          <w:sz w:val="24"/>
        </w:rPr>
        <w:t xml:space="preserve"> conjunctive pronouns and adverbs </w:t>
      </w:r>
      <w:r>
        <w:rPr>
          <w:i/>
          <w:sz w:val="24"/>
        </w:rPr>
        <w:t>(why, how).</w:t>
      </w:r>
      <w:r>
        <w:rPr>
          <w:sz w:val="24"/>
        </w:rPr>
        <w:t xml:space="preserve"> They are not separated by a comma and cannot be joined asyndetically.</w:t>
      </w:r>
    </w:p>
    <w:p>
      <w:pPr>
        <w:pStyle w:val="Normal"/>
        <w:spacing w:lineRule="auto" w:line="240"/>
        <w:ind w:firstLine="284" w:end="0"/>
        <w:rPr/>
      </w:pPr>
      <w:r>
        <w:rPr>
          <w:sz w:val="24"/>
        </w:rPr>
        <w:t xml:space="preserve">Unlike an apposition in a simple sentence, which usually gives another name to the person or thing designated by the antecedent, an appositive clause discloses the meaning of a noun (which is also called the antecedent) with a very general meaning, such as:, </w:t>
      </w:r>
      <w:r>
        <w:rPr>
          <w:i/>
          <w:sz w:val="24"/>
        </w:rPr>
        <w:t xml:space="preserve">thing, reason, point, moral, comment, remark, probability, idea, fact, consequence, feature, </w:t>
      </w:r>
      <w:r>
        <w:rPr>
          <w:sz w:val="24"/>
        </w:rPr>
        <w:t>etc. The following sentences can be given as examples: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question </w:t>
      </w:r>
      <w:r>
        <w:rPr>
          <w:i/>
          <w:sz w:val="24"/>
        </w:rPr>
        <w:t>whether it was he or his enemy</w:t>
      </w:r>
      <w:r>
        <w:rPr>
          <w:sz w:val="24"/>
        </w:rPr>
        <w:t xml:space="preserve"> was hotly discussed. </w:t>
      </w:r>
    </w:p>
    <w:p>
      <w:pPr>
        <w:pStyle w:val="Normal"/>
        <w:spacing w:lineRule="auto" w:line="240"/>
        <w:ind w:firstLine="284" w:start="284" w:end="0"/>
        <w:rPr/>
      </w:pPr>
      <w:r>
        <w:rPr>
          <w:sz w:val="24"/>
        </w:rPr>
        <w:t xml:space="preserve">She had a strange sensation </w:t>
      </w:r>
      <w:r>
        <w:rPr>
          <w:i/>
          <w:sz w:val="24"/>
        </w:rPr>
        <w:t xml:space="preserve">as if something had happened. </w:t>
      </w:r>
    </w:p>
    <w:p>
      <w:pPr>
        <w:pStyle w:val="Normal"/>
        <w:spacing w:lineRule="auto" w:line="240"/>
        <w:ind w:firstLine="284" w:start="284" w:end="0"/>
        <w:rPr/>
      </w:pPr>
      <w:r>
        <w:rPr>
          <w:sz w:val="24"/>
        </w:rPr>
        <w:t xml:space="preserve">Andrew had a warm desire </w:t>
      </w:r>
      <w:r>
        <w:rPr>
          <w:i/>
          <w:sz w:val="24"/>
        </w:rPr>
        <w:t xml:space="preserve">that the conversation might continue. </w:t>
      </w:r>
    </w:p>
    <w:p>
      <w:pPr>
        <w:pStyle w:val="Normal"/>
        <w:spacing w:lineRule="auto" w:line="240"/>
        <w:ind w:firstLine="284" w:start="284" w:end="0"/>
        <w:rPr/>
      </w:pPr>
      <w:r>
        <w:rPr>
          <w:sz w:val="24"/>
        </w:rPr>
        <w:t xml:space="preserve">The question </w:t>
      </w:r>
      <w:r>
        <w:rPr>
          <w:i/>
          <w:sz w:val="24"/>
        </w:rPr>
        <w:t>how and why those people got the information</w:t>
      </w:r>
      <w:r>
        <w:rPr>
          <w:sz w:val="24"/>
        </w:rPr>
        <w:t xml:space="preserve"> still worried him.</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Appositive clauses may refer to a whole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Cecilia at once noted</w:t>
      </w:r>
      <w:r>
        <w:rPr>
          <w:b/>
          <w:sz w:val="24"/>
        </w:rPr>
        <w:t xml:space="preserve"> </w:t>
      </w:r>
      <w:r>
        <w:rPr>
          <w:b/>
          <w:i/>
          <w:sz w:val="24"/>
        </w:rPr>
        <w:t>what Stephen in his preoccupation had not</w:t>
      </w:r>
      <w:r>
        <w:rPr>
          <w:i/>
          <w:sz w:val="24"/>
        </w:rPr>
        <w:t xml:space="preserve">  that Hilary had come to tell them </w:t>
      </w:r>
    </w:p>
    <w:p>
      <w:pPr>
        <w:pStyle w:val="Normal"/>
        <w:spacing w:lineRule="auto" w:line="240"/>
        <w:ind w:firstLine="284" w:start="284" w:end="0"/>
        <w:rPr>
          <w:i/>
          <w:i/>
          <w:sz w:val="24"/>
        </w:rPr>
      </w:pPr>
      <w:r>
        <w:rPr>
          <w:i/>
          <w:sz w:val="24"/>
        </w:rPr>
        <w:t xml:space="preserve">something. </w:t>
      </w:r>
    </w:p>
    <w:p>
      <w:pPr>
        <w:pStyle w:val="Normal"/>
        <w:spacing w:lineRule="auto" w:line="240"/>
        <w:ind w:firstLine="284" w:start="284" w:end="0"/>
        <w:rPr/>
      </w:pPr>
      <w:r>
        <w:rPr>
          <w:sz w:val="24"/>
        </w:rPr>
        <w:t>She said it had only convinced her of</w:t>
      </w:r>
      <w:r>
        <w:rPr>
          <w:b/>
          <w:sz w:val="24"/>
        </w:rPr>
        <w:t xml:space="preserve"> </w:t>
      </w:r>
      <w:r>
        <w:rPr>
          <w:b/>
          <w:i/>
          <w:sz w:val="24"/>
        </w:rPr>
        <w:t>what she had known from the first,</w:t>
      </w:r>
      <w:r>
        <w:rPr>
          <w:i/>
          <w:sz w:val="24"/>
        </w:rPr>
        <w:t xml:space="preserve"> that the creature had low taste.</w:t>
      </w:r>
    </w:p>
    <w:p>
      <w:pPr>
        <w:pStyle w:val="Normal"/>
        <w:spacing w:lineRule="auto" w:line="240"/>
        <w:ind w:firstLine="284" w:start="284" w:end="0"/>
        <w:rPr>
          <w:b/>
          <w:i/>
          <w:i/>
          <w:sz w:val="24"/>
        </w:rPr>
      </w:pPr>
      <w:r>
        <w:rPr>
          <w:b/>
          <w:i/>
          <w:sz w:val="24"/>
        </w:rPr>
      </w:r>
    </w:p>
    <w:p>
      <w:pPr>
        <w:pStyle w:val="Heading3"/>
        <w:rPr/>
      </w:pPr>
      <w:bookmarkStart w:id="145" w:name="__RefHeading___Toc5113084"/>
      <w:bookmarkEnd w:id="145"/>
      <w:r>
        <w:rPr/>
        <w:t>The complex sentence with an attributive clause</w:t>
      </w:r>
    </w:p>
    <w:p>
      <w:pPr>
        <w:pStyle w:val="Normal"/>
        <w:spacing w:lineRule="auto" w:line="240"/>
        <w:ind w:firstLine="284" w:end="0"/>
        <w:rPr>
          <w:sz w:val="24"/>
        </w:rPr>
      </w:pPr>
      <w:r>
        <w:rPr>
          <w:sz w:val="24"/>
        </w:rPr>
      </w:r>
    </w:p>
    <w:p>
      <w:pPr>
        <w:pStyle w:val="Normal"/>
        <w:spacing w:lineRule="auto" w:line="240"/>
        <w:ind w:firstLine="284" w:end="0"/>
        <w:rPr/>
      </w:pPr>
      <w:r>
        <w:rPr>
          <w:b/>
          <w:sz w:val="24"/>
        </w:rPr>
        <w:t>§ 157.</w:t>
      </w:r>
      <w:r>
        <w:rPr>
          <w:sz w:val="24"/>
        </w:rPr>
        <w:t xml:space="preserve"> Attributive clauses function as modifiers to a word of nominal character, which is generally called </w:t>
      </w:r>
      <w:r>
        <w:rPr>
          <w:i/>
          <w:sz w:val="24"/>
        </w:rPr>
        <w:t>the antecedent.</w:t>
      </w:r>
      <w:r>
        <w:rPr>
          <w:sz w:val="24"/>
        </w:rPr>
        <w:t xml:space="preserve"> Usually an attributive clause immediately follows its antecedent, although some types may occasionally be distant.</w:t>
      </w:r>
    </w:p>
    <w:p>
      <w:pPr>
        <w:pStyle w:val="Normal"/>
        <w:spacing w:lineRule="auto" w:line="240"/>
        <w:ind w:firstLine="284" w:end="0"/>
        <w:rPr/>
      </w:pPr>
      <w:r>
        <w:rPr>
          <w:sz w:val="24"/>
        </w:rPr>
        <w:t xml:space="preserve">An attributive clause may be introduced by connectives - relative pronouns </w:t>
      </w:r>
      <w:r>
        <w:rPr>
          <w:i/>
          <w:sz w:val="24"/>
        </w:rPr>
        <w:t>(who, whose, whom, what, which, that, as),</w:t>
      </w:r>
      <w:r>
        <w:rPr>
          <w:sz w:val="24"/>
        </w:rPr>
        <w:t xml:space="preserve"> or relative adverbs </w:t>
      </w:r>
      <w:r>
        <w:rPr>
          <w:i/>
          <w:sz w:val="24"/>
        </w:rPr>
        <w:t>(when, where, whence, wherein).</w:t>
      </w:r>
      <w:r>
        <w:rPr>
          <w:sz w:val="24"/>
        </w:rPr>
        <w:t xml:space="preserve"> The choice of relative word depends on the categorical meaning of the antecedent.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If the antecedent denotes a living being, the relative pronoun </w:t>
      </w:r>
      <w:r>
        <w:rPr>
          <w:i/>
          <w:sz w:val="24"/>
        </w:rPr>
        <w:t>who, whom, whose,</w:t>
      </w:r>
      <w:r>
        <w:rPr>
          <w:sz w:val="24"/>
        </w:rPr>
        <w:t xml:space="preserve"> or </w:t>
      </w:r>
      <w:r>
        <w:rPr>
          <w:i/>
          <w:sz w:val="24"/>
        </w:rPr>
        <w:t>that</w:t>
      </w:r>
      <w:r>
        <w:rPr>
          <w:sz w:val="24"/>
        </w:rPr>
        <w:t xml:space="preserve"> is used.</w:t>
      </w:r>
    </w:p>
    <w:p>
      <w:pPr>
        <w:pStyle w:val="Normal"/>
        <w:spacing w:lineRule="auto" w:line="240"/>
        <w:ind w:firstLine="284" w:end="0"/>
        <w:rPr>
          <w:b/>
          <w:sz w:val="24"/>
        </w:rPr>
      </w:pPr>
      <w:r>
        <w:rPr>
          <w:b/>
          <w:sz w:val="24"/>
        </w:rPr>
      </w:r>
    </w:p>
    <w:p>
      <w:pPr>
        <w:pStyle w:val="Normal"/>
        <w:spacing w:lineRule="auto" w:line="240"/>
        <w:ind w:firstLine="284" w:start="284" w:end="0"/>
        <w:rPr/>
      </w:pPr>
      <w:r>
        <w:rPr>
          <w:b/>
          <w:sz w:val="24"/>
        </w:rPr>
        <w:t>A man</w:t>
      </w:r>
      <w:r>
        <w:rPr>
          <w:sz w:val="24"/>
        </w:rPr>
        <w:t xml:space="preserve"> </w:t>
      </w:r>
      <w:r>
        <w:rPr>
          <w:i/>
          <w:sz w:val="24"/>
        </w:rPr>
        <w:t>whose voice seemed familiar to me</w:t>
      </w:r>
      <w:r>
        <w:rPr>
          <w:sz w:val="24"/>
        </w:rPr>
        <w:t xml:space="preserve"> gave commands. </w:t>
      </w:r>
    </w:p>
    <w:p>
      <w:pPr>
        <w:pStyle w:val="Normal"/>
        <w:spacing w:lineRule="auto" w:line="240"/>
        <w:ind w:firstLine="284" w:start="284" w:end="0"/>
        <w:rPr/>
      </w:pPr>
      <w:r>
        <w:rPr>
          <w:b/>
          <w:sz w:val="24"/>
        </w:rPr>
        <w:t>Those of Big Lanny’s friends</w:t>
      </w:r>
      <w:r>
        <w:rPr>
          <w:sz w:val="24"/>
        </w:rPr>
        <w:t xml:space="preserve"> </w:t>
      </w:r>
      <w:r>
        <w:rPr>
          <w:i/>
          <w:sz w:val="24"/>
        </w:rPr>
        <w:t>who saw him for the first time</w:t>
      </w:r>
      <w:r>
        <w:rPr>
          <w:sz w:val="24"/>
        </w:rPr>
        <w:t xml:space="preserve"> had to be told that he couldn’t see.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If the antecedent denotes a thing or notion, the relative word </w:t>
      </w:r>
      <w:r>
        <w:rPr>
          <w:i/>
          <w:sz w:val="24"/>
        </w:rPr>
        <w:t>which, whose,</w:t>
      </w:r>
      <w:r>
        <w:rPr>
          <w:sz w:val="24"/>
        </w:rPr>
        <w:t xml:space="preserve"> or </w:t>
      </w:r>
      <w:r>
        <w:rPr>
          <w:i/>
          <w:sz w:val="24"/>
        </w:rPr>
        <w:t>that</w:t>
      </w:r>
      <w:r>
        <w:rPr>
          <w:sz w:val="24"/>
        </w:rPr>
        <w:t xml:space="preserve"> is used; of these </w:t>
      </w:r>
      <w:r>
        <w:rPr>
          <w:i/>
          <w:sz w:val="24"/>
        </w:rPr>
        <w:t>that</w:t>
      </w:r>
      <w:r>
        <w:rPr>
          <w:sz w:val="24"/>
        </w:rPr>
        <w:t xml:space="preserve"> is less formal.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At this</w:t>
      </w:r>
      <w:r>
        <w:rPr>
          <w:b/>
          <w:sz w:val="24"/>
        </w:rPr>
        <w:t xml:space="preserve"> remark,</w:t>
      </w:r>
      <w:r>
        <w:rPr>
          <w:sz w:val="24"/>
        </w:rPr>
        <w:t xml:space="preserve"> </w:t>
      </w:r>
      <w:r>
        <w:rPr>
          <w:i/>
          <w:sz w:val="24"/>
        </w:rPr>
        <w:t>to which he did not reply,</w:t>
      </w:r>
      <w:r>
        <w:rPr>
          <w:sz w:val="24"/>
        </w:rPr>
        <w:t xml:space="preserve"> Gerald's ears grew hot.</w:t>
      </w:r>
    </w:p>
    <w:p>
      <w:pPr>
        <w:pStyle w:val="Normal"/>
        <w:spacing w:lineRule="auto" w:line="240"/>
        <w:ind w:firstLine="284" w:start="284" w:end="0"/>
        <w:rPr/>
      </w:pPr>
      <w:r>
        <w:rPr>
          <w:sz w:val="24"/>
        </w:rPr>
        <w:t>He went to the next</w:t>
      </w:r>
      <w:r>
        <w:rPr>
          <w:b/>
          <w:sz w:val="24"/>
        </w:rPr>
        <w:t xml:space="preserve"> house,</w:t>
      </w:r>
      <w:r>
        <w:rPr>
          <w:sz w:val="24"/>
        </w:rPr>
        <w:t xml:space="preserve"> </w:t>
      </w:r>
      <w:r>
        <w:rPr>
          <w:i/>
          <w:sz w:val="24"/>
        </w:rPr>
        <w:t>which stood in a small garden.</w:t>
      </w:r>
    </w:p>
    <w:p>
      <w:pPr>
        <w:pStyle w:val="Normal"/>
        <w:spacing w:lineRule="auto" w:line="240"/>
        <w:ind w:firstLine="284" w:start="284" w:end="0"/>
        <w:rPr/>
      </w:pPr>
      <w:r>
        <w:rPr>
          <w:sz w:val="24"/>
        </w:rPr>
        <w:t>Clyde bowed and then took the cool</w:t>
      </w:r>
      <w:r>
        <w:rPr>
          <w:b/>
          <w:sz w:val="24"/>
        </w:rPr>
        <w:t xml:space="preserve"> hand</w:t>
      </w:r>
      <w:r>
        <w:rPr>
          <w:sz w:val="24"/>
        </w:rPr>
        <w:t xml:space="preserve"> </w:t>
      </w:r>
      <w:r>
        <w:rPr>
          <w:i/>
          <w:sz w:val="24"/>
        </w:rPr>
        <w:t>that Myra extended to him.</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Which</w:t>
      </w:r>
      <w:r>
        <w:rPr>
          <w:sz w:val="24"/>
        </w:rPr>
        <w:t xml:space="preserve"> may be used with reference to animals, although they are living beings.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He called back his</w:t>
      </w:r>
      <w:r>
        <w:rPr>
          <w:b/>
          <w:sz w:val="24"/>
        </w:rPr>
        <w:t xml:space="preserve"> dog,</w:t>
      </w:r>
      <w:r>
        <w:rPr>
          <w:sz w:val="24"/>
        </w:rPr>
        <w:t xml:space="preserve"> </w:t>
      </w:r>
      <w:r>
        <w:rPr>
          <w:i/>
          <w:sz w:val="24"/>
        </w:rPr>
        <w:t>which returned obediently to its master.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 If the antecedent is expressed by </w:t>
      </w:r>
      <w:r>
        <w:rPr>
          <w:i/>
          <w:sz w:val="24"/>
        </w:rPr>
        <w:t>all</w:t>
      </w:r>
      <w:r>
        <w:rPr>
          <w:sz w:val="24"/>
        </w:rPr>
        <w:t xml:space="preserve"> denoting a living being the pronoun </w:t>
      </w:r>
      <w:r>
        <w:rPr>
          <w:i/>
          <w:sz w:val="24"/>
        </w:rPr>
        <w:t>who</w:t>
      </w:r>
      <w:r>
        <w:rPr>
          <w:sz w:val="24"/>
        </w:rPr>
        <w:t xml:space="preserve"> or </w:t>
      </w:r>
      <w:r>
        <w:rPr>
          <w:i/>
          <w:sz w:val="24"/>
        </w:rPr>
        <w:t>that</w:t>
      </w:r>
      <w:r>
        <w:rPr>
          <w:sz w:val="24"/>
        </w:rPr>
        <w:t xml:space="preserve"> is used; if it denotes a thing or notion only the pronoun </w:t>
      </w:r>
      <w:r>
        <w:rPr>
          <w:i/>
          <w:sz w:val="24"/>
        </w:rPr>
        <w:t>that</w:t>
      </w:r>
      <w:r>
        <w:rPr>
          <w:sz w:val="24"/>
        </w:rPr>
        <w:t xml:space="preserve"> is generally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All </w:t>
      </w:r>
      <w:r>
        <w:rPr>
          <w:i/>
          <w:sz w:val="24"/>
        </w:rPr>
        <w:t>that remained</w:t>
      </w:r>
      <w:r>
        <w:rPr>
          <w:sz w:val="24"/>
        </w:rPr>
        <w:t xml:space="preserve"> was to enter his name and send off the high entrance fees for the examination.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d) If the antecedent is expressed by </w:t>
      </w:r>
      <w:r>
        <w:rPr>
          <w:i/>
          <w:sz w:val="24"/>
        </w:rPr>
        <w:t xml:space="preserve">everything, something, anything </w:t>
      </w:r>
      <w:r>
        <w:rPr>
          <w:sz w:val="24"/>
        </w:rPr>
        <w:t xml:space="preserve">or </w:t>
      </w:r>
      <w:r>
        <w:rPr>
          <w:i/>
          <w:sz w:val="24"/>
        </w:rPr>
        <w:t>nothing</w:t>
      </w:r>
      <w:r>
        <w:rPr>
          <w:sz w:val="24"/>
        </w:rPr>
        <w:t xml:space="preserve"> the relative pronoun </w:t>
      </w:r>
      <w:r>
        <w:rPr>
          <w:i/>
          <w:sz w:val="24"/>
        </w:rPr>
        <w:t>that</w:t>
      </w:r>
      <w:r>
        <w:rPr>
          <w:sz w:val="24"/>
        </w:rPr>
        <w:t xml:space="preserve"> is generally used, or else the clause is joined asyndetically.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There was</w:t>
      </w:r>
      <w:r>
        <w:rPr>
          <w:b/>
          <w:sz w:val="24"/>
        </w:rPr>
        <w:t xml:space="preserve"> nothing</w:t>
      </w:r>
      <w:r>
        <w:rPr>
          <w:sz w:val="24"/>
        </w:rPr>
        <w:t xml:space="preserve"> in his face </w:t>
      </w:r>
      <w:r>
        <w:rPr>
          <w:i/>
          <w:sz w:val="24"/>
        </w:rPr>
        <w:t>that spoke of his character.</w:t>
      </w:r>
    </w:p>
    <w:p>
      <w:pPr>
        <w:pStyle w:val="Normal"/>
        <w:spacing w:lineRule="auto" w:line="240"/>
        <w:ind w:firstLine="284" w:start="284" w:end="0"/>
        <w:rPr/>
      </w:pPr>
      <w:r>
        <w:rPr>
          <w:b/>
          <w:sz w:val="24"/>
        </w:rPr>
        <w:t>Everything</w:t>
      </w:r>
      <w:r>
        <w:rPr>
          <w:sz w:val="24"/>
        </w:rPr>
        <w:t xml:space="preserve"> </w:t>
      </w:r>
      <w:r>
        <w:rPr>
          <w:i/>
          <w:sz w:val="24"/>
        </w:rPr>
        <w:t>that you may want</w:t>
      </w:r>
      <w:r>
        <w:rPr>
          <w:sz w:val="24"/>
        </w:rPr>
        <w:t xml:space="preserve"> is in the wardrobe.</w:t>
      </w:r>
    </w:p>
    <w:p>
      <w:pPr>
        <w:pStyle w:val="Normal"/>
        <w:spacing w:lineRule="auto" w:line="240"/>
        <w:ind w:firstLine="284" w:start="284" w:end="0"/>
        <w:rPr/>
      </w:pPr>
      <w:r>
        <w:rPr>
          <w:sz w:val="24"/>
        </w:rPr>
        <w:t>There was</w:t>
      </w:r>
      <w:r>
        <w:rPr>
          <w:b/>
          <w:sz w:val="24"/>
        </w:rPr>
        <w:t xml:space="preserve"> something</w:t>
      </w:r>
      <w:r>
        <w:rPr>
          <w:sz w:val="24"/>
        </w:rPr>
        <w:t xml:space="preserve"> in his low, languid voice </w:t>
      </w:r>
      <w:r>
        <w:rPr>
          <w:i/>
          <w:sz w:val="24"/>
        </w:rPr>
        <w:t>that was absolutely fascinating.</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e) If the antecedent is modified by the adjective </w:t>
      </w:r>
      <w:r>
        <w:rPr>
          <w:i/>
          <w:sz w:val="24"/>
        </w:rPr>
        <w:t>only,</w:t>
      </w:r>
      <w:r>
        <w:rPr>
          <w:sz w:val="24"/>
        </w:rPr>
        <w:t xml:space="preserve"> the pronoun </w:t>
      </w:r>
      <w:r>
        <w:rPr>
          <w:i/>
          <w:sz w:val="24"/>
        </w:rPr>
        <w:t>any,</w:t>
      </w:r>
      <w:r>
        <w:rPr>
          <w:sz w:val="24"/>
        </w:rPr>
        <w:t xml:space="preserve"> or by an adjective in the superlative degree, the attributive clause is introduced by the pronoun </w:t>
      </w:r>
      <w:r>
        <w:rPr>
          <w:i/>
          <w:sz w:val="24"/>
        </w:rPr>
        <w:t>that</w:t>
      </w:r>
      <w:r>
        <w:rPr>
          <w:sz w:val="24"/>
        </w:rPr>
        <w:t xml:space="preserve"> or is joined asyndetically.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w:t>
      </w:r>
      <w:r>
        <w:rPr>
          <w:b/>
          <w:sz w:val="24"/>
        </w:rPr>
        <w:t xml:space="preserve"> only</w:t>
      </w:r>
      <w:r>
        <w:rPr>
          <w:sz w:val="24"/>
        </w:rPr>
        <w:t xml:space="preserve"> object </w:t>
      </w:r>
      <w:r>
        <w:rPr>
          <w:i/>
          <w:sz w:val="24"/>
        </w:rPr>
        <w:t>that gave her satisfaction during those days</w:t>
      </w:r>
      <w:r>
        <w:rPr>
          <w:sz w:val="24"/>
        </w:rPr>
        <w:t xml:space="preserve"> was the white monkey.</w:t>
      </w:r>
    </w:p>
    <w:p>
      <w:pPr>
        <w:pStyle w:val="Normal"/>
        <w:spacing w:lineRule="auto" w:line="240"/>
        <w:ind w:firstLine="284" w:start="284" w:end="0"/>
        <w:rPr/>
      </w:pPr>
      <w:r>
        <w:rPr>
          <w:sz w:val="24"/>
        </w:rPr>
        <w:t>This is the</w:t>
      </w:r>
      <w:r>
        <w:rPr>
          <w:b/>
          <w:sz w:val="24"/>
        </w:rPr>
        <w:t xml:space="preserve"> best</w:t>
      </w:r>
      <w:r>
        <w:rPr>
          <w:sz w:val="24"/>
        </w:rPr>
        <w:t xml:space="preserve"> chance </w:t>
      </w:r>
      <w:r>
        <w:rPr>
          <w:i/>
          <w:sz w:val="24"/>
        </w:rPr>
        <w:t>that we have.</w:t>
      </w:r>
    </w:p>
    <w:p>
      <w:pPr>
        <w:pStyle w:val="Normal"/>
        <w:spacing w:lineRule="auto" w:line="240"/>
        <w:ind w:firstLine="284" w:start="284" w:end="0"/>
        <w:rPr/>
      </w:pPr>
      <w:r>
        <w:rPr>
          <w:sz w:val="24"/>
        </w:rPr>
        <w:t>She could jump at</w:t>
      </w:r>
      <w:r>
        <w:rPr>
          <w:b/>
          <w:sz w:val="24"/>
        </w:rPr>
        <w:t xml:space="preserve"> any</w:t>
      </w:r>
      <w:r>
        <w:rPr>
          <w:sz w:val="24"/>
        </w:rPr>
        <w:t xml:space="preserve"> opportunity </w:t>
      </w:r>
      <w:r>
        <w:rPr>
          <w:i/>
          <w:sz w:val="24"/>
        </w:rPr>
        <w:t>that she might have.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f) If the antecedent is modified by the demonstrative pronoun </w:t>
      </w:r>
      <w:r>
        <w:rPr>
          <w:i/>
          <w:sz w:val="24"/>
        </w:rPr>
        <w:t xml:space="preserve">such, </w:t>
      </w:r>
      <w:r>
        <w:rPr>
          <w:sz w:val="24"/>
        </w:rPr>
        <w:t xml:space="preserve">the relative pronoun </w:t>
      </w:r>
      <w:r>
        <w:rPr>
          <w:i/>
          <w:sz w:val="24"/>
        </w:rPr>
        <w:t>as</w:t>
      </w:r>
      <w:r>
        <w:rPr>
          <w:sz w:val="24"/>
        </w:rPr>
        <w:t xml:space="preserve">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She was playing the piano with</w:t>
      </w:r>
      <w:r>
        <w:rPr>
          <w:b/>
          <w:sz w:val="24"/>
        </w:rPr>
        <w:t xml:space="preserve"> such</w:t>
      </w:r>
      <w:r>
        <w:rPr>
          <w:sz w:val="24"/>
        </w:rPr>
        <w:t xml:space="preserve"> feeling </w:t>
      </w:r>
      <w:r>
        <w:rPr>
          <w:i/>
          <w:sz w:val="24"/>
        </w:rPr>
        <w:t>as couldn't he expected from a girl of her age.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g) After the antecedent modified by </w:t>
      </w:r>
      <w:r>
        <w:rPr>
          <w:i/>
          <w:sz w:val="24"/>
        </w:rPr>
        <w:t>same,</w:t>
      </w:r>
      <w:r>
        <w:rPr>
          <w:sz w:val="24"/>
        </w:rPr>
        <w:t xml:space="preserve"> several relative expressions may be used:</w:t>
      </w:r>
    </w:p>
    <w:p>
      <w:pPr>
        <w:pStyle w:val="Normal"/>
        <w:spacing w:lineRule="auto" w:line="240"/>
        <w:ind w:firstLine="284" w:end="0"/>
        <w:rPr>
          <w:i/>
          <w:i/>
          <w:sz w:val="24"/>
        </w:rPr>
      </w:pPr>
      <w:r>
        <w:rPr>
          <w:i/>
          <w:sz w:val="24"/>
        </w:rPr>
      </w:r>
    </w:p>
    <w:p>
      <w:pPr>
        <w:pStyle w:val="Normal"/>
        <w:spacing w:lineRule="auto" w:line="240"/>
        <w:ind w:firstLine="284" w:start="284" w:end="0"/>
        <w:rPr>
          <w:i/>
          <w:i/>
          <w:sz w:val="24"/>
        </w:rPr>
      </w:pPr>
      <w:r>
        <w:rPr>
          <w:i/>
          <w:sz w:val="24"/>
        </w:rPr>
        <w:t xml:space="preserve">the same children as..., the same person who..., the same island that..., </w:t>
      </w:r>
    </w:p>
    <w:p>
      <w:pPr>
        <w:pStyle w:val="Normal"/>
        <w:spacing w:lineRule="auto" w:line="240"/>
        <w:ind w:firstLine="284" w:start="284" w:end="0"/>
        <w:rPr/>
      </w:pPr>
      <w:r>
        <w:rPr>
          <w:i/>
          <w:sz w:val="24"/>
        </w:rPr>
        <w:t>the same time when..., the same place where...,</w:t>
      </w:r>
      <w:r>
        <w:rPr>
          <w:sz w:val="24"/>
        </w:rPr>
        <w:t xml:space="preserve"> etc.</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h) Attributive clauses joined by the relative adverbs </w:t>
      </w:r>
      <w:r>
        <w:rPr>
          <w:i/>
          <w:sz w:val="24"/>
        </w:rPr>
        <w:t>when, where, whence, whereon</w:t>
      </w:r>
      <w:r>
        <w:rPr>
          <w:sz w:val="24"/>
        </w:rPr>
        <w:t xml:space="preserve"> (rather obsolete) refer to antecedents designating spatial or temporal notions.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It is the</w:t>
      </w:r>
      <w:r>
        <w:rPr>
          <w:b/>
          <w:sz w:val="24"/>
        </w:rPr>
        <w:t xml:space="preserve"> hour</w:t>
      </w:r>
      <w:r>
        <w:rPr>
          <w:sz w:val="24"/>
        </w:rPr>
        <w:t xml:space="preserve"> </w:t>
      </w:r>
      <w:r>
        <w:rPr>
          <w:i/>
          <w:sz w:val="24"/>
        </w:rPr>
        <w:t>when we sleep.</w:t>
      </w:r>
    </w:p>
    <w:p>
      <w:pPr>
        <w:pStyle w:val="Normal"/>
        <w:spacing w:lineRule="auto" w:line="240"/>
        <w:ind w:firstLine="284" w:start="284" w:end="0"/>
        <w:rPr/>
      </w:pPr>
      <w:r>
        <w:rPr>
          <w:sz w:val="24"/>
        </w:rPr>
        <w:t>He turned to that huge</w:t>
      </w:r>
      <w:r>
        <w:rPr>
          <w:b/>
          <w:sz w:val="24"/>
        </w:rPr>
        <w:t xml:space="preserve"> globe</w:t>
      </w:r>
      <w:r>
        <w:rPr>
          <w:sz w:val="24"/>
        </w:rPr>
        <w:t xml:space="preserve"> </w:t>
      </w:r>
      <w:r>
        <w:rPr>
          <w:i/>
          <w:sz w:val="24"/>
        </w:rPr>
        <w:t xml:space="preserve">whereon were marked all discoveries of the moment concerning the origin </w:t>
      </w:r>
    </w:p>
    <w:p>
      <w:pPr>
        <w:pStyle w:val="Normal"/>
        <w:spacing w:lineRule="auto" w:line="240"/>
        <w:ind w:firstLine="284" w:start="284" w:end="0"/>
        <w:rPr>
          <w:i/>
          <w:i/>
          <w:sz w:val="24"/>
        </w:rPr>
      </w:pPr>
      <w:r>
        <w:rPr>
          <w:i/>
          <w:sz w:val="24"/>
        </w:rPr>
        <w:t>of modern Man...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 The relative adverb </w:t>
      </w:r>
      <w:r>
        <w:rPr>
          <w:i/>
          <w:sz w:val="24"/>
        </w:rPr>
        <w:t>why</w:t>
      </w:r>
      <w:r>
        <w:rPr>
          <w:sz w:val="24"/>
        </w:rPr>
        <w:t xml:space="preserve"> refers to antecedents denoting cause or reason.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They see no</w:t>
      </w:r>
      <w:r>
        <w:rPr>
          <w:b/>
          <w:sz w:val="24"/>
        </w:rPr>
        <w:t xml:space="preserve"> reason</w:t>
      </w:r>
      <w:r>
        <w:rPr>
          <w:sz w:val="24"/>
        </w:rPr>
        <w:t xml:space="preserve"> </w:t>
      </w:r>
      <w:r>
        <w:rPr>
          <w:i/>
          <w:sz w:val="24"/>
        </w:rPr>
        <w:t>why they should not do so.</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As the word-forms coincide, care should be taken not to confuse relative pronouns and adverbs with conjunctive pronouns and adverbs, which are used to introduce nominal clauses. The difference between the two functions lies in that the relative words al</w:t>
        <w:softHyphen/>
        <w:t xml:space="preserve">ways refer to an antecedent, whereas in the case of conjunctive words there is no such reference. Compare the following three sentences: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That is the place </w:t>
      </w:r>
      <w:r>
        <w:rPr>
          <w:i/>
          <w:sz w:val="24"/>
        </w:rPr>
        <w:t>where we always meet.</w:t>
      </w:r>
      <w:r>
        <w:rPr>
          <w:sz w:val="24"/>
        </w:rPr>
        <w:t xml:space="preserve"> (a relative adverb)</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That is </w:t>
      </w:r>
      <w:r>
        <w:rPr>
          <w:i/>
          <w:sz w:val="24"/>
        </w:rPr>
        <w:t>where we always meet.</w:t>
      </w:r>
      <w:r>
        <w:rPr>
          <w:sz w:val="24"/>
        </w:rPr>
        <w:t xml:space="preserve"> (a conjunctive adverb)</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 know </w:t>
      </w:r>
      <w:r>
        <w:rPr>
          <w:i/>
          <w:sz w:val="24"/>
        </w:rPr>
        <w:t>where you always meet.</w:t>
      </w:r>
      <w:r>
        <w:rPr>
          <w:sz w:val="24"/>
        </w:rPr>
        <w:t xml:space="preserve"> (a conjunctive adverb)</w:t>
      </w:r>
    </w:p>
    <w:p>
      <w:pPr>
        <w:pStyle w:val="Normal"/>
        <w:spacing w:lineRule="auto" w:line="240"/>
        <w:ind w:firstLine="284" w:end="0"/>
        <w:rPr>
          <w:sz w:val="24"/>
        </w:rPr>
      </w:pPr>
      <w:r>
        <w:rPr>
          <w:sz w:val="24"/>
        </w:rPr>
      </w:r>
    </w:p>
    <w:p>
      <w:pPr>
        <w:pStyle w:val="Normal"/>
        <w:spacing w:lineRule="auto" w:line="240"/>
        <w:ind w:firstLine="284" w:end="0"/>
        <w:jc w:val="center"/>
        <w:rPr>
          <w:spacing w:val="60"/>
          <w:sz w:val="24"/>
        </w:rPr>
      </w:pPr>
      <w:r>
        <w:rPr>
          <w:spacing w:val="60"/>
          <w:sz w:val="24"/>
        </w:rPr>
        <w:t>Types of attributive clauses</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b/>
          <w:sz w:val="24"/>
        </w:rPr>
        <w:t>§ 158.</w:t>
      </w:r>
      <w:r>
        <w:rPr>
          <w:sz w:val="24"/>
        </w:rPr>
        <w:t xml:space="preserve"> Attributive clauses fall into two types, depending on the degree of connection and the relation they bear to the antecedent: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attributive limiting (restrictive) clauses</w:t>
      </w:r>
      <w:r>
        <w:rPr>
          <w:sz w:val="24"/>
        </w:rPr>
        <w:t xml:space="preserve"> and </w:t>
      </w:r>
      <w:r>
        <w:rPr>
          <w:i/>
          <w:sz w:val="24"/>
        </w:rPr>
        <w:t>attributive descriptive (non-restrictive) clauses.</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159.</w:t>
      </w:r>
      <w:r>
        <w:rPr>
          <w:sz w:val="24"/>
        </w:rPr>
        <w:t xml:space="preserve"> </w:t>
      </w:r>
      <w:r>
        <w:rPr>
          <w:spacing w:val="60"/>
          <w:sz w:val="24"/>
        </w:rPr>
        <w:t xml:space="preserve">Attributive limiting clauses </w:t>
      </w:r>
      <w:r>
        <w:rPr>
          <w:sz w:val="24"/>
        </w:rPr>
        <w:t>are very closely connected with the antecedent and cannot be removed from the sentence, because the information contained in the attributive clause singles out, determines, or particularizes the person, thing, idea, etc., expressed by the antecedent. Therefore the meaning of the main clause is not complete or is altogether changed without the subordinate clause. The lack of completeness is manifested by some</w:t>
      </w:r>
      <w:r>
        <w:rPr>
          <w:b/>
          <w:sz w:val="24"/>
        </w:rPr>
        <w:t xml:space="preserve"> deictic elements</w:t>
      </w:r>
      <w:r>
        <w:rPr>
          <w:sz w:val="24"/>
        </w:rPr>
        <w:t xml:space="preserve"> (determinants) before the antecedent (mainly articles, demonstrative pronouns, or words with a demonstrative or particularizing meaning, such as </w:t>
      </w:r>
      <w:r>
        <w:rPr>
          <w:i/>
          <w:sz w:val="24"/>
        </w:rPr>
        <w:t>the same, the only, the best).</w:t>
      </w:r>
      <w:r>
        <w:rPr>
          <w:sz w:val="24"/>
        </w:rPr>
        <w:t xml:space="preserve"> The presence of such elements is justified only if the attributive clause is following. For example: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 library is</w:t>
      </w:r>
      <w:r>
        <w:rPr>
          <w:b/>
          <w:sz w:val="24"/>
        </w:rPr>
        <w:t xml:space="preserve"> a place</w:t>
      </w:r>
      <w:r>
        <w:rPr>
          <w:sz w:val="24"/>
        </w:rPr>
        <w:t xml:space="preserve"> </w:t>
      </w:r>
      <w:r>
        <w:rPr>
          <w:i/>
          <w:sz w:val="24"/>
        </w:rPr>
        <w:t xml:space="preserve">where they keep books. </w:t>
      </w:r>
    </w:p>
    <w:p>
      <w:pPr>
        <w:pStyle w:val="Normal"/>
        <w:spacing w:lineRule="auto" w:line="240"/>
        <w:ind w:firstLine="284" w:start="284" w:end="0"/>
        <w:rPr/>
      </w:pPr>
      <w:r>
        <w:rPr>
          <w:sz w:val="24"/>
        </w:rPr>
        <w:t>She had become aware of</w:t>
      </w:r>
      <w:r>
        <w:rPr>
          <w:b/>
          <w:sz w:val="24"/>
        </w:rPr>
        <w:t xml:space="preserve"> the fact</w:t>
      </w:r>
      <w:r>
        <w:rPr>
          <w:sz w:val="24"/>
        </w:rPr>
        <w:t xml:space="preserve"> </w:t>
      </w:r>
      <w:r>
        <w:rPr>
          <w:i/>
          <w:sz w:val="24"/>
        </w:rPr>
        <w:t>that she was talking loudly.</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In these sentences the main part taken separately is not clear because of the article which has a classifying (the first sentence) or a demonstrative force (the second sentence) and therefore requires some explanation in the form of an attributive clause or some context to make explicit what kind of place the library was, what fact was meant.</w:t>
      </w:r>
    </w:p>
    <w:p>
      <w:pPr>
        <w:pStyle w:val="2"/>
        <w:suppressAutoHyphens w:val="false"/>
        <w:rPr/>
      </w:pPr>
      <w:r>
        <w:rPr/>
        <w:t>In some cases the dropping of the attributive clause does not make the main clause incomplete, but its meaning becomes altogether different from the meaning it has in the complex sentence. For example, compare the sentences: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a) Aren’t you the young man </w:t>
      </w:r>
      <w:r>
        <w:rPr>
          <w:i/>
          <w:sz w:val="24"/>
        </w:rPr>
        <w:t>who married Fleur Forsyte?</w:t>
      </w:r>
      <w:r>
        <w:rPr>
          <w:sz w:val="24"/>
        </w:rPr>
        <w:t xml:space="preserve"> (that particular man, Fleur Forsyte’s husband)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b) Aren’t you the young man? (that particular man known to the speaker and the listener, with no further  </w:t>
      </w:r>
    </w:p>
    <w:p>
      <w:pPr>
        <w:pStyle w:val="Normal"/>
        <w:spacing w:lineRule="auto" w:line="240"/>
        <w:ind w:firstLine="284" w:end="0"/>
        <w:rPr>
          <w:sz w:val="24"/>
        </w:rPr>
      </w:pPr>
      <w:r>
        <w:rPr>
          <w:sz w:val="24"/>
        </w:rPr>
        <w:t xml:space="preserve">     </w:t>
      </w:r>
      <w:r>
        <w:rPr>
          <w:sz w:val="24"/>
        </w:rPr>
        <w:t>information for the reader)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Limiting clauses may be joined by a connective with a preposition. These are analogous to prepositional attributes.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This is the man </w:t>
      </w:r>
      <w:r>
        <w:rPr>
          <w:i/>
          <w:sz w:val="24"/>
        </w:rPr>
        <w:t>about whom we spoke yesterday.</w:t>
      </w:r>
    </w:p>
    <w:p>
      <w:pPr>
        <w:pStyle w:val="Normal"/>
        <w:spacing w:lineRule="auto" w:line="240"/>
        <w:ind w:firstLine="284" w:start="284" w:end="0"/>
        <w:rPr/>
      </w:pPr>
      <w:r>
        <w:rPr>
          <w:sz w:val="24"/>
        </w:rPr>
        <w:t xml:space="preserve">She inclined more and more to that peace and quietness </w:t>
      </w:r>
      <w:r>
        <w:rPr>
          <w:i/>
          <w:sz w:val="24"/>
        </w:rPr>
        <w:t xml:space="preserve">of which Montague Dartie had deprived her in </w:t>
      </w:r>
    </w:p>
    <w:p>
      <w:pPr>
        <w:pStyle w:val="Normal"/>
        <w:spacing w:lineRule="auto" w:line="240"/>
        <w:ind w:firstLine="284" w:start="284" w:end="0"/>
        <w:rPr>
          <w:i/>
          <w:i/>
          <w:sz w:val="24"/>
        </w:rPr>
      </w:pPr>
      <w:r>
        <w:rPr>
          <w:i/>
          <w:sz w:val="24"/>
        </w:rPr>
        <w:t>her youth.</w:t>
      </w:r>
    </w:p>
    <w:p>
      <w:pPr>
        <w:pStyle w:val="Normal"/>
        <w:spacing w:lineRule="auto" w:line="240"/>
        <w:ind w:firstLine="284" w:end="0"/>
        <w:rPr>
          <w:b/>
          <w:i/>
          <w:i/>
          <w:sz w:val="24"/>
        </w:rPr>
      </w:pPr>
      <w:r>
        <w:rPr>
          <w:b/>
          <w:i/>
          <w:sz w:val="24"/>
        </w:rPr>
      </w:r>
    </w:p>
    <w:p>
      <w:pPr>
        <w:pStyle w:val="Normal"/>
        <w:spacing w:lineRule="auto" w:line="240"/>
        <w:ind w:firstLine="284" w:end="0"/>
        <w:rPr/>
      </w:pPr>
      <w:r>
        <w:rPr>
          <w:b/>
          <w:sz w:val="24"/>
        </w:rPr>
        <w:t>§ 160.</w:t>
      </w:r>
      <w:r>
        <w:rPr>
          <w:sz w:val="24"/>
        </w:rPr>
        <w:t xml:space="preserve"> Attributive clauses may be joined to the main clause without a relative word, that is,</w:t>
      </w:r>
      <w:r>
        <w:rPr>
          <w:b/>
          <w:sz w:val="24"/>
        </w:rPr>
        <w:t xml:space="preserve"> asyndetically.</w:t>
      </w:r>
      <w:r>
        <w:rPr>
          <w:sz w:val="24"/>
        </w:rPr>
        <w:t xml:space="preserve"> They are called </w:t>
      </w:r>
      <w:r>
        <w:rPr>
          <w:i/>
          <w:sz w:val="24"/>
        </w:rPr>
        <w:t>contact clauses.</w:t>
      </w:r>
    </w:p>
    <w:p>
      <w:pPr>
        <w:pStyle w:val="Normal"/>
        <w:spacing w:lineRule="auto" w:line="240"/>
        <w:ind w:firstLine="284" w:end="0"/>
        <w:rPr/>
      </w:pPr>
      <w:r>
        <w:rPr>
          <w:spacing w:val="60"/>
          <w:sz w:val="24"/>
        </w:rPr>
        <w:t>Contact clauses</w:t>
      </w:r>
      <w:r>
        <w:rPr>
          <w:sz w:val="24"/>
        </w:rPr>
        <w:t xml:space="preserve"> are always limiting, for both the main and the subordinate clause complete each other. Thus in the sentence </w:t>
      </w:r>
      <w:r>
        <w:rPr>
          <w:i/>
          <w:sz w:val="24"/>
        </w:rPr>
        <w:t>The hum I had heard was the combined result of their whispered repetitions</w:t>
      </w:r>
      <w:r>
        <w:rPr>
          <w:sz w:val="24"/>
        </w:rPr>
        <w:t xml:space="preserve"> the clause </w:t>
      </w:r>
      <w:r>
        <w:rPr>
          <w:i/>
          <w:sz w:val="24"/>
        </w:rPr>
        <w:t>I</w:t>
      </w:r>
      <w:r>
        <w:rPr>
          <w:sz w:val="24"/>
        </w:rPr>
        <w:t xml:space="preserve"> </w:t>
      </w:r>
      <w:r>
        <w:rPr>
          <w:i/>
          <w:sz w:val="24"/>
        </w:rPr>
        <w:t>had heard</w:t>
      </w:r>
      <w:r>
        <w:rPr>
          <w:sz w:val="24"/>
        </w:rPr>
        <w:t xml:space="preserve"> makes no sense unless the antecedent </w:t>
      </w:r>
      <w:r>
        <w:rPr>
          <w:i/>
          <w:sz w:val="24"/>
        </w:rPr>
        <w:t>hum</w:t>
      </w:r>
      <w:r>
        <w:rPr>
          <w:sz w:val="24"/>
        </w:rPr>
        <w:t xml:space="preserve"> in the main clause makes the meaning of the predicate </w:t>
      </w:r>
      <w:r>
        <w:rPr>
          <w:i/>
          <w:sz w:val="24"/>
        </w:rPr>
        <w:t>had heard</w:t>
      </w:r>
      <w:r>
        <w:rPr>
          <w:sz w:val="24"/>
        </w:rPr>
        <w:t xml:space="preserve"> (and thus the clause itself) complete, though formally the word </w:t>
      </w:r>
      <w:r>
        <w:rPr>
          <w:i/>
          <w:sz w:val="24"/>
        </w:rPr>
        <w:t>hum</w:t>
      </w:r>
      <w:r>
        <w:rPr>
          <w:sz w:val="24"/>
        </w:rPr>
        <w:t xml:space="preserve"> cannot be considered as the direct object of the predicate. Some more examples of the same kind: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a man </w:t>
      </w:r>
      <w:r>
        <w:rPr>
          <w:i/>
          <w:sz w:val="24"/>
        </w:rPr>
        <w:t>one always forgot.</w:t>
      </w:r>
    </w:p>
    <w:p>
      <w:pPr>
        <w:pStyle w:val="Normal"/>
        <w:spacing w:lineRule="auto" w:line="240"/>
        <w:ind w:firstLine="284" w:start="284" w:end="0"/>
        <w:rPr/>
      </w:pPr>
      <w:r>
        <w:rPr>
          <w:sz w:val="24"/>
        </w:rPr>
        <w:t xml:space="preserve">I know where she kept that packet </w:t>
      </w:r>
      <w:r>
        <w:rPr>
          <w:i/>
          <w:sz w:val="24"/>
        </w:rPr>
        <w:t>she had.</w:t>
      </w:r>
    </w:p>
    <w:p>
      <w:pPr>
        <w:pStyle w:val="Normal"/>
        <w:spacing w:lineRule="auto" w:line="240"/>
        <w:ind w:firstLine="284" w:start="284" w:end="0"/>
        <w:rPr/>
      </w:pPr>
      <w:r>
        <w:rPr>
          <w:sz w:val="24"/>
        </w:rPr>
        <w:t xml:space="preserve">I used to learn by heart the things </w:t>
      </w:r>
      <w:r>
        <w:rPr>
          <w:i/>
          <w:sz w:val="24"/>
        </w:rPr>
        <w:t>they’d written.</w:t>
      </w:r>
    </w:p>
    <w:p>
      <w:pPr>
        <w:pStyle w:val="Normal"/>
        <w:spacing w:lineRule="auto" w:line="240"/>
        <w:ind w:firstLine="284" w:start="284" w:end="0"/>
        <w:rPr/>
      </w:pPr>
      <w:r>
        <w:rPr>
          <w:sz w:val="24"/>
        </w:rPr>
        <w:t>This is the kind of job</w:t>
      </w:r>
      <w:r>
        <w:rPr>
          <w:sz w:val="24"/>
          <w:lang w:val="ru-RU"/>
        </w:rPr>
        <w:t xml:space="preserve"> </w:t>
      </w:r>
      <w:r>
        <w:rPr>
          <w:i/>
          <w:sz w:val="24"/>
        </w:rPr>
        <w:t>I’d like.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As can be seen from the above examples, contact clauses are possible only in cases where the antecedent is semantically acceptable in the position of a direct object, prepositional object, or of a predicative in the subordinate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a man </w:t>
      </w:r>
      <w:r>
        <w:rPr>
          <w:i/>
          <w:sz w:val="24"/>
        </w:rPr>
        <w:t>one always forgot -</w:t>
      </w:r>
      <w:r>
        <w:rPr>
          <w:sz w:val="24"/>
        </w:rPr>
        <w:t xml:space="preserve"> One always forgot such a man. </w:t>
      </w:r>
    </w:p>
    <w:p>
      <w:pPr>
        <w:pStyle w:val="Normal"/>
        <w:spacing w:lineRule="auto" w:line="240"/>
        <w:ind w:firstLine="284" w:start="284" w:end="0"/>
        <w:rPr/>
      </w:pPr>
      <w:r>
        <w:rPr>
          <w:sz w:val="24"/>
        </w:rPr>
        <w:t xml:space="preserve">I used to learn by heart the things </w:t>
      </w:r>
      <w:r>
        <w:rPr>
          <w:i/>
          <w:sz w:val="24"/>
        </w:rPr>
        <w:t>they’d written –</w:t>
      </w:r>
      <w:r>
        <w:rPr>
          <w:sz w:val="24"/>
        </w:rPr>
        <w:t xml:space="preserve"> They’d written things.</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Sentences in which the main and the subordinate clauses have a common part which functions as the subject in the subordinate clause are used nowadays only in dialects and in fiction to give the narration local colour. These are called </w:t>
      </w:r>
      <w:r>
        <w:rPr>
          <w:i/>
          <w:sz w:val="24"/>
        </w:rPr>
        <w:t>apokoinu sentences:</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Perhaps it was</w:t>
      </w:r>
      <w:r>
        <w:rPr>
          <w:b/>
          <w:sz w:val="24"/>
        </w:rPr>
        <w:t xml:space="preserve"> his scars</w:t>
      </w:r>
      <w:r>
        <w:rPr>
          <w:sz w:val="24"/>
        </w:rPr>
        <w:t xml:space="preserve"> </w:t>
      </w:r>
      <w:r>
        <w:rPr>
          <w:i/>
          <w:sz w:val="24"/>
        </w:rPr>
        <w:t>suggested it</w:t>
      </w:r>
      <w:r>
        <w:rPr>
          <w:sz w:val="24"/>
        </w:rPr>
        <w:t xml:space="preserve"> (his scars suggested it). </w:t>
      </w:r>
    </w:p>
    <w:p>
      <w:pPr>
        <w:pStyle w:val="Normal"/>
        <w:spacing w:lineRule="auto" w:line="240"/>
        <w:ind w:firstLine="284" w:start="284" w:end="0"/>
        <w:rPr/>
      </w:pPr>
      <w:r>
        <w:rPr>
          <w:sz w:val="24"/>
        </w:rPr>
        <w:t>John’s was</w:t>
      </w:r>
      <w:r>
        <w:rPr>
          <w:b/>
          <w:sz w:val="24"/>
        </w:rPr>
        <w:t xml:space="preserve"> the last name</w:t>
      </w:r>
      <w:r>
        <w:rPr>
          <w:sz w:val="24"/>
        </w:rPr>
        <w:t xml:space="preserve"> </w:t>
      </w:r>
      <w:r>
        <w:rPr>
          <w:i/>
          <w:sz w:val="24"/>
        </w:rPr>
        <w:t>would have occurred to me</w:t>
      </w:r>
      <w:r>
        <w:rPr>
          <w:sz w:val="24"/>
        </w:rPr>
        <w:t xml:space="preserve"> (the last name would have occurred to me). </w:t>
      </w:r>
    </w:p>
    <w:p>
      <w:pPr>
        <w:pStyle w:val="Normal"/>
        <w:spacing w:lineRule="auto" w:line="240"/>
        <w:ind w:firstLine="284" w:start="284" w:end="0"/>
        <w:rPr/>
      </w:pPr>
      <w:r>
        <w:rPr>
          <w:sz w:val="24"/>
        </w:rPr>
        <w:t>The next morning there was</w:t>
      </w:r>
      <w:r>
        <w:rPr>
          <w:b/>
          <w:sz w:val="24"/>
        </w:rPr>
        <w:t xml:space="preserve"> a boy </w:t>
      </w:r>
      <w:r>
        <w:rPr>
          <w:i/>
          <w:sz w:val="24"/>
        </w:rPr>
        <w:t>came to see me</w:t>
      </w:r>
      <w:r>
        <w:rPr>
          <w:sz w:val="24"/>
        </w:rPr>
        <w:t xml:space="preserve"> (a boy came to</w:t>
      </w:r>
      <w:r>
        <w:rPr>
          <w:b/>
          <w:sz w:val="24"/>
        </w:rPr>
        <w:t xml:space="preserve"> </w:t>
      </w:r>
      <w:r>
        <w:rPr>
          <w:sz w:val="24"/>
        </w:rPr>
        <w:t>see me).</w:t>
      </w:r>
    </w:p>
    <w:p>
      <w:pPr>
        <w:pStyle w:val="Normal"/>
        <w:spacing w:lineRule="auto" w:line="240"/>
        <w:ind w:firstLine="284" w:end="0"/>
        <w:rPr>
          <w:b/>
          <w:sz w:val="24"/>
        </w:rPr>
      </w:pPr>
      <w:r>
        <w:rPr>
          <w:b/>
          <w:sz w:val="24"/>
        </w:rPr>
      </w:r>
    </w:p>
    <w:p>
      <w:pPr>
        <w:pStyle w:val="Normal"/>
        <w:spacing w:lineRule="auto" w:line="240"/>
        <w:ind w:firstLine="284" w:end="0"/>
        <w:rPr/>
      </w:pPr>
      <w:r>
        <w:rPr>
          <w:b/>
          <w:sz w:val="24"/>
        </w:rPr>
        <w:t>§161.</w:t>
      </w:r>
      <w:r>
        <w:rPr>
          <w:sz w:val="24"/>
        </w:rPr>
        <w:t xml:space="preserve"> </w:t>
      </w:r>
      <w:r>
        <w:rPr>
          <w:spacing w:val="60"/>
          <w:sz w:val="24"/>
        </w:rPr>
        <w:t>An attributive descriptive clause</w:t>
      </w:r>
      <w:r>
        <w:rPr>
          <w:sz w:val="24"/>
        </w:rPr>
        <w:t xml:space="preserve"> is characterized by a looser connection with the main clause. Usually it contains additional information about the antecedent and may be left out without any serious change in the meaning of the main clause. Attributive descriptive clauses are generally commad off. They are joined by the same connectives as limiting clauses, except the relative pronoun </w:t>
      </w:r>
      <w:r>
        <w:rPr>
          <w:i/>
          <w:sz w:val="24"/>
        </w:rPr>
        <w:t>that,</w:t>
      </w:r>
      <w:r>
        <w:rPr>
          <w:sz w:val="24"/>
        </w:rPr>
        <w:t xml:space="preserve"> and asyndetic connection hardly ever occurs.</w:t>
      </w:r>
    </w:p>
    <w:p>
      <w:pPr>
        <w:pStyle w:val="2"/>
        <w:suppressAutoHyphens w:val="false"/>
        <w:rPr/>
      </w:pPr>
      <w:r>
        <w:rPr/>
        <w:t>The additional descriptive character of the attributive clause is determined by the fact that the antecedent denotes a definite person, place, thing, notion, etc. It is either specified by a limiting attribute, or is expressed by a proper name, or else denotes a unique notion (or one specified by the situation).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At this age, </w:t>
      </w:r>
      <w:r>
        <w:rPr>
          <w:i/>
          <w:sz w:val="24"/>
        </w:rPr>
        <w:t>which I judged to be near fifty,</w:t>
      </w:r>
      <w:r>
        <w:rPr>
          <w:sz w:val="24"/>
        </w:rPr>
        <w:t xml:space="preserve"> he looked extremely young.</w:t>
      </w:r>
    </w:p>
    <w:p>
      <w:pPr>
        <w:pStyle w:val="Normal"/>
        <w:spacing w:lineRule="auto" w:line="240"/>
        <w:ind w:firstLine="284" w:start="284" w:end="0"/>
        <w:rPr/>
      </w:pPr>
      <w:r>
        <w:rPr>
          <w:sz w:val="24"/>
        </w:rPr>
        <w:t xml:space="preserve">I returned to London, </w:t>
      </w:r>
      <w:r>
        <w:rPr>
          <w:i/>
          <w:sz w:val="24"/>
        </w:rPr>
        <w:t>where I remained for a week.</w:t>
      </w:r>
    </w:p>
    <w:p>
      <w:pPr>
        <w:pStyle w:val="Normal"/>
        <w:spacing w:lineRule="auto" w:line="240"/>
        <w:ind w:firstLine="284" w:start="284" w:end="0"/>
        <w:rPr/>
      </w:pPr>
      <w:r>
        <w:rPr>
          <w:sz w:val="24"/>
        </w:rPr>
        <w:t xml:space="preserve">I consulted my father, </w:t>
      </w:r>
      <w:r>
        <w:rPr>
          <w:i/>
          <w:sz w:val="24"/>
        </w:rPr>
        <w:t>who promised to help me.</w:t>
      </w:r>
    </w:p>
    <w:p>
      <w:pPr>
        <w:pStyle w:val="Normal"/>
        <w:spacing w:lineRule="auto" w:line="240"/>
        <w:ind w:firstLine="284" w:start="284" w:end="0"/>
        <w:rPr/>
      </w:pPr>
      <w:r>
        <w:rPr>
          <w:sz w:val="24"/>
        </w:rPr>
        <w:t xml:space="preserve">She was thinking how little the opening of this war - </w:t>
      </w:r>
      <w:r>
        <w:rPr>
          <w:i/>
          <w:sz w:val="24"/>
        </w:rPr>
        <w:t xml:space="preserve">which had started that morning at five-eleven with </w:t>
      </w:r>
    </w:p>
    <w:p>
      <w:pPr>
        <w:pStyle w:val="Normal"/>
        <w:spacing w:lineRule="auto" w:line="240"/>
        <w:ind w:firstLine="284" w:start="284" w:end="0"/>
        <w:rPr/>
      </w:pPr>
      <w:r>
        <w:rPr>
          <w:i/>
          <w:sz w:val="24"/>
        </w:rPr>
        <w:t>the German army’s marching into Poland -</w:t>
      </w:r>
      <w:r>
        <w:rPr>
          <w:sz w:val="24"/>
        </w:rPr>
        <w:t xml:space="preserve"> was like the opening of the last.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supplementary status of the attributive clauses can be illustrated by the following transformation of the first sentence given above.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At this age</w:t>
      </w:r>
      <w:r>
        <w:rPr>
          <w:b/>
          <w:sz w:val="24"/>
        </w:rPr>
        <w:t xml:space="preserve"> </w:t>
      </w:r>
      <w:r>
        <w:rPr>
          <w:i/>
          <w:sz w:val="24"/>
        </w:rPr>
        <w:t>(</w:t>
      </w:r>
      <w:r>
        <w:rPr>
          <w:b/>
          <w:i/>
          <w:sz w:val="24"/>
        </w:rPr>
        <w:t>and</w:t>
      </w:r>
      <w:r>
        <w:rPr>
          <w:i/>
          <w:sz w:val="24"/>
        </w:rPr>
        <w:t xml:space="preserve"> I judged him to be neat-fifty)</w:t>
      </w:r>
      <w:r>
        <w:rPr>
          <w:sz w:val="24"/>
        </w:rPr>
        <w:t xml:space="preserve"> he looked extremely young.</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formal English relative pronouns and adverbs introducing descriptive clauses may also occur in prepositional phrases opening the subordinate clause, for example: </w:t>
      </w:r>
      <w:r>
        <w:rPr>
          <w:i/>
          <w:sz w:val="24"/>
        </w:rPr>
        <w:t>according to which, instead of which, in spite of which, on which, of which, to whom, since when,</w:t>
      </w:r>
      <w:r>
        <w:rPr>
          <w:sz w:val="24"/>
        </w:rPr>
        <w:t xml:space="preserve"> etc.; also within nominal phrases of the type: </w:t>
      </w:r>
      <w:r>
        <w:rPr>
          <w:i/>
          <w:sz w:val="24"/>
        </w:rPr>
        <w:t>the largest part of which, each of which, many examples of which, during which time, which fact,</w:t>
      </w:r>
      <w:r>
        <w:rPr>
          <w:sz w:val="24"/>
        </w:rPr>
        <w:t xml:space="preserve"> etc. The relative pronoun approaches in its function the anaphoric demonstrative pronoun </w:t>
      </w:r>
      <w:r>
        <w:rPr>
          <w:i/>
          <w:sz w:val="24"/>
        </w:rPr>
        <w:t>this,</w:t>
      </w:r>
      <w:r>
        <w:rPr>
          <w:sz w:val="24"/>
        </w:rPr>
        <w:t xml:space="preserve"> and the clause can be paraphrased by a coordinate or parenthetical clause. For example: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Then a breakfast was given in his honour, </w:t>
      </w:r>
      <w:r>
        <w:rPr>
          <w:i/>
          <w:sz w:val="24"/>
        </w:rPr>
        <w:t>on which occasion many speeches were pronounced</w:t>
      </w:r>
      <w:r>
        <w:rPr>
          <w:sz w:val="24"/>
        </w:rPr>
        <w:t xml:space="preserve"> (and on </w:t>
      </w:r>
    </w:p>
    <w:p>
      <w:pPr>
        <w:pStyle w:val="Normal"/>
        <w:spacing w:lineRule="auto" w:line="240"/>
        <w:ind w:firstLine="284" w:start="284" w:end="0"/>
        <w:rPr>
          <w:sz w:val="24"/>
        </w:rPr>
      </w:pPr>
      <w:r>
        <w:rPr>
          <w:sz w:val="24"/>
        </w:rPr>
        <w:t>this occasion many speeches were pronounced).</w:t>
      </w:r>
    </w:p>
    <w:p>
      <w:pPr>
        <w:pStyle w:val="Normal"/>
        <w:spacing w:lineRule="auto" w:line="240"/>
        <w:ind w:firstLine="284" w:start="284" w:end="0"/>
        <w:rPr/>
      </w:pPr>
      <w:r>
        <w:rPr>
          <w:sz w:val="24"/>
        </w:rPr>
        <w:t xml:space="preserve">The medicine was overdosed, </w:t>
      </w:r>
      <w:r>
        <w:rPr>
          <w:i/>
          <w:sz w:val="24"/>
        </w:rPr>
        <w:t>which fact caused the immediate death of the patient</w:t>
      </w:r>
      <w:r>
        <w:rPr>
          <w:sz w:val="24"/>
        </w:rPr>
        <w:t xml:space="preserve"> (and this fact caused </w:t>
      </w:r>
    </w:p>
    <w:p>
      <w:pPr>
        <w:pStyle w:val="Normal"/>
        <w:spacing w:lineRule="auto" w:line="240"/>
        <w:ind w:firstLine="284" w:start="284" w:end="0"/>
        <w:rPr>
          <w:sz w:val="24"/>
        </w:rPr>
      </w:pPr>
      <w:r>
        <w:rPr>
          <w:sz w:val="24"/>
        </w:rPr>
        <w:t>the immediate death of the patient).</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Compounds of </w:t>
      </w:r>
      <w:r>
        <w:rPr>
          <w:i/>
          <w:sz w:val="24"/>
        </w:rPr>
        <w:t>where</w:t>
      </w:r>
      <w:r>
        <w:rPr>
          <w:sz w:val="24"/>
        </w:rPr>
        <w:t xml:space="preserve"> and a preposition, such as </w:t>
      </w:r>
      <w:r>
        <w:rPr>
          <w:i/>
          <w:sz w:val="24"/>
        </w:rPr>
        <w:t>whereby, wherefore, whereto,</w:t>
      </w:r>
      <w:r>
        <w:rPr>
          <w:sz w:val="24"/>
        </w:rPr>
        <w:t xml:space="preserve"> etc., are now confined to extremely formal English only and are replaced in less formal style by </w:t>
      </w:r>
      <w:r>
        <w:rPr>
          <w:i/>
          <w:sz w:val="24"/>
        </w:rPr>
        <w:t>for which, by which, to which,</w:t>
      </w:r>
      <w:r>
        <w:rPr>
          <w:sz w:val="24"/>
        </w:rPr>
        <w:t xml:space="preserve"> etc.</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162.</w:t>
      </w:r>
      <w:r>
        <w:rPr>
          <w:sz w:val="24"/>
        </w:rPr>
        <w:t xml:space="preserve"> An attributive descriptive clause referring to a whole clause, sentence, series of sentences, or even a whole story is called </w:t>
      </w:r>
      <w:r>
        <w:rPr>
          <w:i/>
          <w:sz w:val="24"/>
        </w:rPr>
        <w:t xml:space="preserve">a </w:t>
      </w:r>
      <w:r>
        <w:rPr>
          <w:i/>
          <w:spacing w:val="60"/>
          <w:sz w:val="24"/>
        </w:rPr>
        <w:t xml:space="preserve">continuative </w:t>
      </w:r>
      <w:r>
        <w:rPr>
          <w:spacing w:val="60"/>
          <w:sz w:val="24"/>
        </w:rPr>
        <w:t xml:space="preserve">(or sentential) </w:t>
      </w:r>
      <w:r>
        <w:rPr>
          <w:i/>
          <w:spacing w:val="60"/>
          <w:sz w:val="24"/>
        </w:rPr>
        <w:t>attributive clause</w:t>
      </w:r>
      <w:r>
        <w:rPr>
          <w:i/>
          <w:sz w:val="24"/>
        </w:rPr>
        <w:t>.</w:t>
      </w:r>
      <w:r>
        <w:rPr>
          <w:sz w:val="24"/>
        </w:rPr>
        <w:t xml:space="preserve"> It is generally introduced by the connective </w:t>
      </w:r>
      <w:r>
        <w:rPr>
          <w:i/>
          <w:sz w:val="24"/>
        </w:rPr>
        <w:t>which,</w:t>
      </w:r>
      <w:r>
        <w:rPr>
          <w:sz w:val="24"/>
        </w:rPr>
        <w:t xml:space="preserve"> occasionally by </w:t>
      </w:r>
      <w:r>
        <w:rPr>
          <w:i/>
          <w:sz w:val="24"/>
        </w:rPr>
        <w:t>that.</w:t>
      </w:r>
    </w:p>
    <w:p>
      <w:pPr>
        <w:pStyle w:val="2"/>
        <w:suppressAutoHyphens w:val="false"/>
        <w:rPr/>
      </w:pPr>
      <w:r>
        <w:rPr/>
        <w:t>When the attributive continuative clause refers to a sentence, it may be separated by a semicolon, a dash, or even by a full stop.</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lived in two rooms over a teashop, </w:t>
      </w:r>
      <w:r>
        <w:rPr>
          <w:i/>
          <w:sz w:val="24"/>
        </w:rPr>
        <w:t xml:space="preserve">which was convenient, </w:t>
      </w:r>
      <w:r>
        <w:rPr>
          <w:sz w:val="24"/>
        </w:rPr>
        <w:t xml:space="preserve">since she could send down for cakes and </w:t>
      </w:r>
    </w:p>
    <w:p>
      <w:pPr>
        <w:pStyle w:val="Normal"/>
        <w:spacing w:lineRule="auto" w:line="240"/>
        <w:ind w:firstLine="284" w:start="284" w:end="0"/>
        <w:rPr/>
      </w:pPr>
      <w:r>
        <w:rPr>
          <w:sz w:val="24"/>
        </w:rPr>
        <w:t xml:space="preserve">scones if she had visitors. </w:t>
      </w:r>
      <w:r>
        <w:rPr>
          <w:sz w:val="24"/>
          <w:lang w:val="ru-RU"/>
        </w:rPr>
        <w:t>(...Что было удобно... поскольку...).</w:t>
      </w:r>
    </w:p>
    <w:p>
      <w:pPr>
        <w:pStyle w:val="Normal"/>
        <w:spacing w:lineRule="auto" w:line="240"/>
        <w:ind w:firstLine="284" w:start="284" w:end="0"/>
        <w:rPr/>
      </w:pPr>
      <w:r>
        <w:rPr>
          <w:sz w:val="24"/>
        </w:rPr>
        <w:t xml:space="preserve">Several times he caught her looking at him with a hurt, puzzled expression, </w:t>
      </w:r>
      <w:r>
        <w:rPr>
          <w:i/>
          <w:sz w:val="24"/>
        </w:rPr>
        <w:t>which pleased his evil mood</w:t>
      </w:r>
      <w:r>
        <w:rPr>
          <w:sz w:val="24"/>
          <w:lang w:val="ru-RU"/>
        </w:rPr>
        <w:t xml:space="preserve"> </w:t>
      </w:r>
    </w:p>
    <w:p>
      <w:pPr>
        <w:pStyle w:val="Normal"/>
        <w:spacing w:lineRule="auto" w:line="240"/>
        <w:ind w:firstLine="284" w:start="284" w:end="0"/>
        <w:rPr>
          <w:sz w:val="24"/>
          <w:lang w:val="ru-RU"/>
        </w:rPr>
      </w:pPr>
      <w:r>
        <w:rPr>
          <w:sz w:val="24"/>
          <w:lang w:val="ru-RU"/>
        </w:rPr>
        <w:t>(...что тешило его злобу).</w:t>
      </w:r>
    </w:p>
    <w:p>
      <w:pPr>
        <w:pStyle w:val="Normal"/>
        <w:spacing w:lineRule="auto" w:line="240"/>
        <w:ind w:firstLine="284" w:end="0"/>
        <w:rPr>
          <w:b/>
          <w:sz w:val="24"/>
          <w:lang w:val="ru-RU"/>
        </w:rPr>
      </w:pPr>
      <w:r>
        <w:rPr>
          <w:b/>
          <w:sz w:val="24"/>
          <w:lang w:val="ru-RU"/>
        </w:rPr>
      </w:r>
    </w:p>
    <w:p>
      <w:pPr>
        <w:pStyle w:val="Heading3"/>
        <w:rPr/>
      </w:pPr>
      <w:bookmarkStart w:id="146" w:name="__RefHeading___Toc5113085"/>
      <w:bookmarkEnd w:id="146"/>
      <w:r>
        <w:rPr/>
        <w:t>The complex sentence with an adverbial clause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163.</w:t>
      </w:r>
      <w:r>
        <w:rPr>
          <w:sz w:val="24"/>
        </w:rPr>
        <w:t xml:space="preserve"> Adverbial clauses are usually classified according to their meaning, that is, according to the relation they bear to the main clause. They differ from nominal and attributive clauses in that they are introduced by conjunctions with a more distinct meaning. Some types of adverbial clauses may be introduced by at least a dozen different conjunctions (as for instance adverbial clauses of time). On the other hand, many of the conjunctions are used to introduce more than one kind of clause </w:t>
      </w:r>
      <w:r>
        <w:rPr>
          <w:i/>
          <w:sz w:val="24"/>
        </w:rPr>
        <w:t>(as, since, that, when, now that).</w:t>
      </w:r>
      <w:r>
        <w:rPr>
          <w:sz w:val="24"/>
        </w:rPr>
        <w:t xml:space="preserve"> In some cases the meanings and functions of the conjunction are so numerous that it is really difficult to say what the basic meaning of the conjunction is, as its function depends on the meaning of the clauses and their relationship.</w:t>
      </w:r>
    </w:p>
    <w:p>
      <w:pPr>
        <w:pStyle w:val="Normal"/>
        <w:spacing w:lineRule="auto" w:line="240"/>
        <w:ind w:firstLine="284" w:end="0"/>
        <w:rPr>
          <w:sz w:val="24"/>
        </w:rPr>
      </w:pPr>
      <w:r>
        <w:rPr>
          <w:sz w:val="24"/>
        </w:rPr>
        <w:t>Conditional clauses may be joined asyndetically, though they have link-inversion in this case. Here the meaning and function of the clause can be inferred only from the meaning of the subordinate and the main clause.</w:t>
      </w:r>
    </w:p>
    <w:p>
      <w:pPr>
        <w:pStyle w:val="Normal"/>
        <w:spacing w:lineRule="auto" w:line="240"/>
        <w:ind w:firstLine="284" w:end="0"/>
        <w:rPr/>
      </w:pPr>
      <w:r>
        <w:rPr>
          <w:sz w:val="24"/>
        </w:rPr>
        <w:t>An adverbial clause may qualify the whole main clause, the verbal predicate or any verbal part, and also parts expressed by an adjective</w:t>
      </w:r>
      <w:r>
        <w:rPr>
          <w:b/>
          <w:sz w:val="24"/>
        </w:rPr>
        <w:t xml:space="preserve"> </w:t>
      </w:r>
      <w:r>
        <w:rPr>
          <w:sz w:val="24"/>
        </w:rPr>
        <w:t>or</w:t>
      </w:r>
      <w:r>
        <w:rPr>
          <w:b/>
          <w:sz w:val="24"/>
        </w:rPr>
        <w:t xml:space="preserve"> </w:t>
      </w:r>
      <w:r>
        <w:rPr>
          <w:sz w:val="24"/>
        </w:rPr>
        <w:t>adverb. Its position therefore varies: it may be initial, medial, or final -depending on the position of the part of the sentence it refers to and on the general structure of the main clause.</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71">
                <wp:simplePos x="0" y="0"/>
                <wp:positionH relativeFrom="column">
                  <wp:posOffset>1011555</wp:posOffset>
                </wp:positionH>
                <wp:positionV relativeFrom="paragraph">
                  <wp:posOffset>135890</wp:posOffset>
                </wp:positionV>
                <wp:extent cx="0" cy="182880"/>
                <wp:effectExtent l="38100" t="0" r="38100" b="0"/>
                <wp:wrapNone/>
                <wp:docPr id="36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9.65pt,10.7pt" to="79.65pt,25.0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72">
                <wp:simplePos x="0" y="0"/>
                <wp:positionH relativeFrom="column">
                  <wp:posOffset>1011555</wp:posOffset>
                </wp:positionH>
                <wp:positionV relativeFrom="paragraph">
                  <wp:posOffset>135890</wp:posOffset>
                </wp:positionV>
                <wp:extent cx="731520" cy="0"/>
                <wp:effectExtent l="0" t="5080" r="0" b="5080"/>
                <wp:wrapNone/>
                <wp:docPr id="361"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10.7pt" to="137.2pt,10.7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73">
                <wp:simplePos x="0" y="0"/>
                <wp:positionH relativeFrom="column">
                  <wp:posOffset>1743075</wp:posOffset>
                </wp:positionH>
                <wp:positionV relativeFrom="paragraph">
                  <wp:posOffset>135890</wp:posOffset>
                </wp:positionV>
                <wp:extent cx="0" cy="182880"/>
                <wp:effectExtent l="5080" t="0" r="5080" b="0"/>
                <wp:wrapNone/>
                <wp:docPr id="36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10.7pt" to="137.25pt,25.0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sz w:val="24"/>
          <w:u w:val="single"/>
          <w:lang w:val="en-US" w:eastAsia="en-US"/>
        </w:rPr>
      </w:pPr>
      <w:r>
        <w:rPr>
          <w:sz w:val="24"/>
          <w:u w:val="single"/>
          <w:lang w:val="en-US" w:eastAsia="en-US"/>
        </w:rPr>
        <mc:AlternateContent>
          <mc:Choice Requires="wps">
            <w:drawing>
              <wp:anchor behindDoc="0" distT="0" distB="0" distL="114935" distR="114935" simplePos="0" locked="0" layoutInCell="1" allowOverlap="1" relativeHeight="368">
                <wp:simplePos x="0" y="0"/>
                <wp:positionH relativeFrom="column">
                  <wp:posOffset>645795</wp:posOffset>
                </wp:positionH>
                <wp:positionV relativeFrom="paragraph">
                  <wp:posOffset>135890</wp:posOffset>
                </wp:positionV>
                <wp:extent cx="0" cy="182880"/>
                <wp:effectExtent l="5080" t="0" r="5080" b="0"/>
                <wp:wrapNone/>
                <wp:docPr id="363"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0.7pt" to="50.85pt,25.0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69">
                <wp:simplePos x="0" y="0"/>
                <wp:positionH relativeFrom="column">
                  <wp:posOffset>1468755</wp:posOffset>
                </wp:positionH>
                <wp:positionV relativeFrom="paragraph">
                  <wp:posOffset>135890</wp:posOffset>
                </wp:positionV>
                <wp:extent cx="0" cy="182880"/>
                <wp:effectExtent l="5080" t="0" r="5080" b="0"/>
                <wp:wrapNone/>
                <wp:docPr id="364"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10.7pt" to="115.65pt,25.0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70">
                <wp:simplePos x="0" y="0"/>
                <wp:positionH relativeFrom="column">
                  <wp:posOffset>645795</wp:posOffset>
                </wp:positionH>
                <wp:positionV relativeFrom="paragraph">
                  <wp:posOffset>143510</wp:posOffset>
                </wp:positionV>
                <wp:extent cx="822960" cy="0"/>
                <wp:effectExtent l="0" t="5080" r="0" b="5080"/>
                <wp:wrapNone/>
                <wp:docPr id="365" name=""/>
                <a:graphic xmlns:a="http://schemas.openxmlformats.org/drawingml/2006/main">
                  <a:graphicData uri="http://schemas.microsoft.com/office/word/2010/wordprocessingShape">
                    <wps:wsp>
                      <wps:cNvSpPr/>
                      <wps:spPr>
                        <a:xfrm>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5pt,11.3pt" to="115.6pt,11.3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w:rPr>
          <w:sz w:val="24"/>
        </w:rPr>
        <w:t xml:space="preserve">Women are very shy  </w:t>
      </w:r>
      <w:r>
        <w:rPr>
          <w:i/>
          <w:sz w:val="24"/>
        </w:rPr>
        <w:t>when they are expressing their emotions.</w:t>
      </w:r>
    </w:p>
    <w:p>
      <w:pPr>
        <w:pStyle w:val="Normal"/>
        <w:spacing w:lineRule="auto" w:line="240"/>
        <w:ind w:firstLine="284" w:end="0"/>
        <w:rPr/>
      </w:pPr>
      <w:r>
        <mc:AlternateContent>
          <mc:Choice Requires="wps">
            <w:drawing>
              <wp:anchor behindDoc="0" distT="0" distB="0" distL="114935" distR="114935" simplePos="0" locked="0" layoutInCell="1" allowOverlap="1" relativeHeight="374">
                <wp:simplePos x="0" y="0"/>
                <wp:positionH relativeFrom="column">
                  <wp:posOffset>2931795</wp:posOffset>
                </wp:positionH>
                <wp:positionV relativeFrom="paragraph">
                  <wp:posOffset>67310</wp:posOffset>
                </wp:positionV>
                <wp:extent cx="0" cy="182880"/>
                <wp:effectExtent l="5080" t="0" r="5080" b="0"/>
                <wp:wrapNone/>
                <wp:docPr id="36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0.85pt,5.3pt" to="230.85pt,19.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75">
                <wp:simplePos x="0" y="0"/>
                <wp:positionH relativeFrom="column">
                  <wp:posOffset>5492115</wp:posOffset>
                </wp:positionH>
                <wp:positionV relativeFrom="paragraph">
                  <wp:posOffset>67310</wp:posOffset>
                </wp:positionV>
                <wp:extent cx="0" cy="182880"/>
                <wp:effectExtent l="5080" t="0" r="5080" b="0"/>
                <wp:wrapNone/>
                <wp:docPr id="367"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45pt,5.3pt" to="432.45pt,19.65pt" stroked="t" o:allowincell="f" style="position:absolute">
                <v:stroke color="black" weight="9360" joinstyle="miter" endcap="flat"/>
                <v:fill o:detectmouseclick="t" on="false"/>
                <w10:wrap type="none"/>
              </v:line>
            </w:pict>
          </mc:Fallback>
        </mc:AlternateContent>
      </w:r>
      <w:r>
        <w:rPr>
          <w:sz w:val="24"/>
        </w:rPr>
        <w:t xml:space="preserve">One day, </w:t>
      </w:r>
      <w:r>
        <w:rPr>
          <w:i/>
          <w:sz w:val="24"/>
        </w:rPr>
        <w:t>because the days were so short,</w:t>
      </w:r>
      <w:r>
        <w:rPr>
          <w:sz w:val="24"/>
        </w:rPr>
        <w:t xml:space="preserve"> he  decided to give up algebra and geometry. </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376">
                <wp:simplePos x="0" y="0"/>
                <wp:positionH relativeFrom="column">
                  <wp:posOffset>2931795</wp:posOffset>
                </wp:positionH>
                <wp:positionV relativeFrom="paragraph">
                  <wp:posOffset>74930</wp:posOffset>
                </wp:positionV>
                <wp:extent cx="2560320" cy="0"/>
                <wp:effectExtent l="0" t="5080" r="0" b="5080"/>
                <wp:wrapNone/>
                <wp:docPr id="368" name=""/>
                <a:graphic xmlns:a="http://schemas.openxmlformats.org/drawingml/2006/main">
                  <a:graphicData uri="http://schemas.microsoft.com/office/word/2010/wordprocessingShape">
                    <wps:wsp>
                      <wps:cNvSpPr/>
                      <wps:spPr>
                        <a:xfrm flipH="1">
                          <a:off x="0" y="0"/>
                          <a:ext cx="2560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0.85pt,5.9pt" to="432.4pt,5.9pt" stroked="t" o:allowincell="f" style="position:absolute;flip:x">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77">
                <wp:simplePos x="0" y="0"/>
                <wp:positionH relativeFrom="column">
                  <wp:posOffset>3937635</wp:posOffset>
                </wp:positionH>
                <wp:positionV relativeFrom="paragraph">
                  <wp:posOffset>74930</wp:posOffset>
                </wp:positionV>
                <wp:extent cx="0" cy="182880"/>
                <wp:effectExtent l="38100" t="0" r="38100" b="0"/>
                <wp:wrapNone/>
                <wp:docPr id="369"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10.05pt,5.9pt" to="310.05pt,20.2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79">
                <wp:simplePos x="0" y="0"/>
                <wp:positionH relativeFrom="column">
                  <wp:posOffset>1651635</wp:posOffset>
                </wp:positionH>
                <wp:positionV relativeFrom="paragraph">
                  <wp:posOffset>74930</wp:posOffset>
                </wp:positionV>
                <wp:extent cx="0" cy="182880"/>
                <wp:effectExtent l="5080" t="0" r="5080" b="0"/>
                <wp:wrapNone/>
                <wp:docPr id="370"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5.9pt" to="130.05pt,20.25pt" stroked="t" o:allowincell="f" style="position:absolute;flip:y">
                <v:stroke color="black" weight="9360" joinstyle="miter" endcap="flat"/>
                <v:fill o:detectmouseclick="t" on="false"/>
                <w10:wrap type="none"/>
              </v:line>
            </w:pict>
          </mc:Fallback>
        </mc:AlternateContent>
      </w:r>
    </w:p>
    <w:p>
      <w:pPr>
        <w:pStyle w:val="Normal"/>
        <w:spacing w:lineRule="auto" w:line="240"/>
        <w:ind w:firstLine="284" w:end="0"/>
        <w:jc w:val="center"/>
        <w:rPr>
          <w:spacing w:val="60"/>
          <w:sz w:val="24"/>
          <w:lang w:val="en-US" w:eastAsia="en-US"/>
        </w:rPr>
      </w:pPr>
      <w:r>
        <w:rPr>
          <w:spacing w:val="60"/>
          <w:sz w:val="24"/>
          <w:lang w:val="en-US" w:eastAsia="en-US"/>
        </w:rPr>
        <mc:AlternateContent>
          <mc:Choice Requires="wps">
            <w:drawing>
              <wp:anchor behindDoc="0" distT="0" distB="0" distL="114935" distR="114935" simplePos="0" locked="0" layoutInCell="1" allowOverlap="1" relativeHeight="378">
                <wp:simplePos x="0" y="0"/>
                <wp:positionH relativeFrom="column">
                  <wp:posOffset>1651635</wp:posOffset>
                </wp:positionH>
                <wp:positionV relativeFrom="paragraph">
                  <wp:posOffset>82550</wp:posOffset>
                </wp:positionV>
                <wp:extent cx="2286000" cy="0"/>
                <wp:effectExtent l="0" t="5080" r="0" b="5080"/>
                <wp:wrapNone/>
                <wp:docPr id="371" name=""/>
                <a:graphic xmlns:a="http://schemas.openxmlformats.org/drawingml/2006/main">
                  <a:graphicData uri="http://schemas.microsoft.com/office/word/2010/wordprocessingShape">
                    <wps:wsp>
                      <wps:cNvSpPr/>
                      <wps:spPr>
                        <a:xfrm flipH="1">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6.5pt" to="310pt,6.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jc w:val="center"/>
        <w:rPr>
          <w:spacing w:val="60"/>
          <w:sz w:val="24"/>
        </w:rPr>
      </w:pPr>
      <w:r>
        <w:rPr>
          <w:spacing w:val="60"/>
          <w:sz w:val="24"/>
        </w:rPr>
        <w:t>Types of adverbial clauses</w:t>
      </w:r>
    </w:p>
    <w:p>
      <w:pPr>
        <w:pStyle w:val="Normal"/>
        <w:spacing w:lineRule="auto" w:line="240"/>
        <w:ind w:firstLine="284" w:end="0"/>
        <w:rPr>
          <w:b/>
          <w:spacing w:val="60"/>
          <w:sz w:val="24"/>
        </w:rPr>
      </w:pPr>
      <w:r>
        <w:rPr>
          <w:b/>
          <w:spacing w:val="60"/>
          <w:sz w:val="24"/>
        </w:rPr>
      </w:r>
    </w:p>
    <w:p>
      <w:pPr>
        <w:pStyle w:val="Normal"/>
        <w:spacing w:lineRule="auto" w:line="240"/>
        <w:ind w:firstLine="284" w:end="0"/>
        <w:rPr/>
      </w:pPr>
      <w:r>
        <w:rPr>
          <w:b/>
          <w:sz w:val="24"/>
        </w:rPr>
        <w:t>§ 164.</w:t>
      </w:r>
      <w:r>
        <w:rPr>
          <w:sz w:val="24"/>
        </w:rPr>
        <w:t xml:space="preserve"> According to their semantics we distinguish adverbial clauses of </w:t>
      </w:r>
      <w:r>
        <w:rPr>
          <w:i/>
          <w:sz w:val="24"/>
        </w:rPr>
        <w:t>place, time, manner, comparison, condition, concession, purpose, cause, result.</w:t>
      </w:r>
    </w:p>
    <w:p>
      <w:pPr>
        <w:pStyle w:val="Normal"/>
        <w:spacing w:lineRule="auto" w:line="240"/>
        <w:ind w:firstLine="284" w:end="0"/>
        <w:rPr>
          <w:b/>
          <w:i/>
          <w:i/>
          <w:sz w:val="24"/>
        </w:rPr>
      </w:pPr>
      <w:r>
        <w:rPr>
          <w:b/>
          <w:i/>
          <w:sz w:val="24"/>
        </w:rPr>
      </w:r>
    </w:p>
    <w:p>
      <w:pPr>
        <w:pStyle w:val="Heading3"/>
        <w:jc w:val="start"/>
        <w:rPr/>
      </w:pPr>
      <w:bookmarkStart w:id="147" w:name="__RefHeading___Toc5113086"/>
      <w:bookmarkEnd w:id="147"/>
      <w:r>
        <w:rPr/>
        <w:t>The complex sentence with an adverbial clause of place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165. An adverbial clause of place defines the place or the direction of the action expressed in the principal clause.</w:t>
      </w:r>
      <w:r>
        <w:rPr>
          <w:sz w:val="24"/>
        </w:rPr>
        <w:t xml:space="preserve"> It may be introduced by one of the following conjunctions: </w:t>
      </w:r>
      <w:r>
        <w:rPr>
          <w:i/>
          <w:sz w:val="24"/>
        </w:rPr>
        <w:t xml:space="preserve">where, whence, wherever, everywhere (that) </w:t>
      </w:r>
      <w:r>
        <w:rPr>
          <w:sz w:val="24"/>
        </w:rPr>
        <w:t xml:space="preserve">and conjunctive adverbs with prepositions. A clause introduced by </w:t>
      </w:r>
      <w:r>
        <w:rPr>
          <w:i/>
          <w:sz w:val="24"/>
        </w:rPr>
        <w:t xml:space="preserve">wherever </w:t>
      </w:r>
      <w:r>
        <w:rPr>
          <w:sz w:val="24"/>
        </w:rPr>
        <w:t>can express direction as well as position.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standing </w:t>
      </w:r>
      <w:r>
        <w:rPr>
          <w:i/>
          <w:sz w:val="24"/>
        </w:rPr>
        <w:t>where he always had stood,</w:t>
      </w:r>
      <w:r>
        <w:rPr>
          <w:sz w:val="24"/>
        </w:rPr>
        <w:t xml:space="preserve"> on the rug before the living-room fire.</w:t>
      </w:r>
    </w:p>
    <w:p>
      <w:pPr>
        <w:pStyle w:val="Normal"/>
        <w:spacing w:lineRule="auto" w:line="240"/>
        <w:ind w:firstLine="284" w:start="284" w:end="0"/>
        <w:rPr/>
      </w:pPr>
      <w:r>
        <w:rPr>
          <w:i/>
          <w:sz w:val="24"/>
        </w:rPr>
        <w:t>From where he stood</w:t>
      </w:r>
      <w:r>
        <w:rPr>
          <w:sz w:val="24"/>
        </w:rPr>
        <w:t xml:space="preserve"> he could see nothing.</w:t>
      </w:r>
    </w:p>
    <w:p>
      <w:pPr>
        <w:pStyle w:val="Normal"/>
        <w:spacing w:lineRule="auto" w:line="240"/>
        <w:ind w:firstLine="284" w:start="284" w:end="0"/>
        <w:rPr/>
      </w:pPr>
      <w:r>
        <w:rPr>
          <w:i/>
          <w:sz w:val="24"/>
        </w:rPr>
        <w:t>Wherever they came</w:t>
      </w:r>
      <w:r>
        <w:rPr>
          <w:sz w:val="24"/>
        </w:rPr>
        <w:t xml:space="preserve"> people greeted them enthusiastically.</w:t>
      </w:r>
    </w:p>
    <w:p>
      <w:pPr>
        <w:pStyle w:val="Normal"/>
        <w:spacing w:lineRule="auto" w:line="240"/>
        <w:ind w:firstLine="284" w:start="284" w:end="0"/>
        <w:rPr/>
      </w:pPr>
      <w:r>
        <w:rPr>
          <w:sz w:val="24"/>
        </w:rPr>
        <w:t xml:space="preserve">Why can’t we go </w:t>
      </w:r>
      <w:r>
        <w:rPr>
          <w:i/>
          <w:sz w:val="24"/>
        </w:rPr>
        <w:t>where it’s warm?</w:t>
      </w:r>
    </w:p>
    <w:p>
      <w:pPr>
        <w:pStyle w:val="Normal"/>
        <w:spacing w:lineRule="auto" w:line="240"/>
        <w:ind w:firstLine="284" w:start="284" w:end="0"/>
        <w:rPr/>
      </w:pPr>
      <w:r>
        <w:rPr>
          <w:sz w:val="24"/>
        </w:rPr>
        <w:t xml:space="preserve">He took a chair </w:t>
      </w:r>
      <w:r>
        <w:rPr>
          <w:i/>
          <w:sz w:val="24"/>
        </w:rPr>
        <w:t>whence he could see the street.</w:t>
      </w:r>
    </w:p>
    <w:p>
      <w:pPr>
        <w:pStyle w:val="Normal"/>
        <w:spacing w:lineRule="auto" w:line="240"/>
        <w:ind w:firstLine="284" w:end="0"/>
        <w:rPr>
          <w:b/>
          <w:i/>
          <w:i/>
          <w:sz w:val="24"/>
        </w:rPr>
      </w:pPr>
      <w:r>
        <w:rPr>
          <w:b/>
          <w:i/>
          <w:sz w:val="24"/>
        </w:rPr>
      </w:r>
    </w:p>
    <w:tbl>
      <w:tblPr>
        <w:tblW w:w="10982" w:type="dxa"/>
        <w:jc w:val="start"/>
        <w:tblInd w:w="0" w:type="dxa"/>
        <w:tblLayout w:type="fixed"/>
        <w:tblCellMar>
          <w:top w:w="0" w:type="dxa"/>
          <w:start w:w="108" w:type="dxa"/>
          <w:bottom w:w="0" w:type="dxa"/>
          <w:end w:w="108" w:type="dxa"/>
        </w:tblCellMar>
      </w:tblPr>
      <w:tblGrid>
        <w:gridCol w:w="10982"/>
      </w:tblGrid>
      <w:tr>
        <w:trPr/>
        <w:tc>
          <w:tcPr>
            <w:tcW w:w="109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firstLine="284" w:end="0"/>
              <w:rPr>
                <w:b/>
                <w:sz w:val="24"/>
              </w:rPr>
            </w:pPr>
            <w:r>
              <w:rPr>
                <w:b/>
                <w:sz w:val="24"/>
              </w:rPr>
            </w:r>
          </w:p>
          <w:p>
            <w:pPr>
              <w:pStyle w:val="Normal"/>
              <w:spacing w:lineRule="auto" w:line="240"/>
              <w:ind w:firstLine="284" w:end="0"/>
              <w:rPr>
                <w:b/>
                <w:sz w:val="24"/>
              </w:rPr>
            </w:pPr>
            <w:r>
              <w:rPr>
                <w:b/>
                <w:sz w:val="24"/>
              </w:rPr>
              <w:t>Note:</w:t>
            </w:r>
          </w:p>
          <w:p>
            <w:pPr>
              <w:pStyle w:val="Normal"/>
              <w:spacing w:lineRule="auto" w:line="240"/>
              <w:ind w:firstLine="284" w:end="0"/>
              <w:rPr>
                <w:b/>
                <w:sz w:val="24"/>
              </w:rPr>
            </w:pPr>
            <w:r>
              <w:rPr>
                <w:b/>
                <w:sz w:val="24"/>
              </w:rPr>
            </w:r>
          </w:p>
          <w:p>
            <w:pPr>
              <w:pStyle w:val="Normal"/>
              <w:spacing w:lineRule="auto" w:line="240"/>
              <w:ind w:firstLine="284" w:end="0"/>
              <w:rPr/>
            </w:pPr>
            <w:r>
              <w:rPr>
                <w:sz w:val="24"/>
              </w:rPr>
              <w:t xml:space="preserve">Adverbial clauses of place introduced by the conjunction </w:t>
            </w:r>
            <w:r>
              <w:rPr>
                <w:i/>
                <w:sz w:val="24"/>
              </w:rPr>
              <w:t>where</w:t>
            </w:r>
            <w:r>
              <w:rPr>
                <w:sz w:val="24"/>
              </w:rPr>
              <w:t xml:space="preserve"> should not be confused with predicative or object clauses introduced by the conjunctive adverb </w:t>
            </w:r>
            <w:r>
              <w:rPr>
                <w:i/>
                <w:sz w:val="24"/>
              </w:rPr>
              <w:t xml:space="preserve">where </w:t>
            </w:r>
            <w:r>
              <w:rPr>
                <w:sz w:val="24"/>
              </w:rPr>
              <w:t xml:space="preserve">or its derivatives, or with attributive clauses introduced, by the relative adverb </w:t>
            </w:r>
            <w:r>
              <w:rPr>
                <w:i/>
                <w:sz w:val="24"/>
              </w:rPr>
              <w:t>where.</w:t>
            </w:r>
            <w:r>
              <w:rPr>
                <w:sz w:val="24"/>
              </w:rPr>
              <w:t xml:space="preserve"> The descrimination is determined by the meaning and nature of the word the clause refers to.</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     </w:t>
            </w:r>
            <w:r>
              <w:rPr>
                <w:sz w:val="24"/>
              </w:rPr>
              <w:t xml:space="preserve">The young people went off at once </w:t>
            </w:r>
            <w:r>
              <w:rPr>
                <w:i/>
                <w:sz w:val="24"/>
              </w:rPr>
              <w:t>to wherever they were going.</w:t>
            </w:r>
            <w:r>
              <w:rPr>
                <w:sz w:val="24"/>
              </w:rPr>
              <w:t xml:space="preserve"> (adverbial clause)</w:t>
            </w:r>
          </w:p>
          <w:p>
            <w:pPr>
              <w:pStyle w:val="Normal"/>
              <w:spacing w:lineRule="auto" w:line="240"/>
              <w:ind w:firstLine="284" w:end="0"/>
              <w:rPr/>
            </w:pPr>
            <w:r>
              <w:rPr>
                <w:sz w:val="24"/>
              </w:rPr>
              <w:t xml:space="preserve">     </w:t>
            </w:r>
            <w:r>
              <w:rPr>
                <w:sz w:val="24"/>
              </w:rPr>
              <w:t xml:space="preserve">I wonder </w:t>
            </w:r>
            <w:r>
              <w:rPr>
                <w:i/>
                <w:sz w:val="24"/>
              </w:rPr>
              <w:t>where you are hurrying.</w:t>
            </w:r>
            <w:r>
              <w:rPr>
                <w:sz w:val="24"/>
              </w:rPr>
              <w:t xml:space="preserve"> (object clause)</w:t>
            </w:r>
          </w:p>
          <w:p>
            <w:pPr>
              <w:pStyle w:val="Normal"/>
              <w:spacing w:lineRule="auto" w:line="240"/>
              <w:ind w:firstLine="284" w:end="0"/>
              <w:rPr/>
            </w:pPr>
            <w:r>
              <w:rPr>
                <w:sz w:val="24"/>
              </w:rPr>
              <w:t xml:space="preserve">     </w:t>
            </w:r>
            <w:r>
              <w:rPr>
                <w:sz w:val="24"/>
              </w:rPr>
              <w:t xml:space="preserve">This must be </w:t>
            </w:r>
            <w:r>
              <w:rPr>
                <w:i/>
                <w:sz w:val="24"/>
              </w:rPr>
              <w:t>where my sister lives.</w:t>
            </w:r>
            <w:r>
              <w:rPr>
                <w:sz w:val="24"/>
              </w:rPr>
              <w:t xml:space="preserve"> (predicative clause)</w:t>
            </w:r>
          </w:p>
          <w:p>
            <w:pPr>
              <w:pStyle w:val="Normal"/>
              <w:spacing w:lineRule="auto" w:line="240"/>
              <w:ind w:hanging="0" w:end="0"/>
              <w:rPr/>
            </w:pPr>
            <w:r>
              <w:rPr>
                <w:sz w:val="24"/>
              </w:rPr>
              <w:t xml:space="preserve">          </w:t>
            </w:r>
            <w:r>
              <w:rPr>
                <w:sz w:val="24"/>
              </w:rPr>
              <w:t xml:space="preserve">Here is the house </w:t>
            </w:r>
            <w:r>
              <w:rPr>
                <w:i/>
                <w:sz w:val="24"/>
              </w:rPr>
              <w:t>where we stayed last year.</w:t>
            </w:r>
            <w:r>
              <w:rPr>
                <w:sz w:val="24"/>
              </w:rPr>
              <w:t xml:space="preserve"> (attributive clause)</w:t>
            </w:r>
          </w:p>
          <w:p>
            <w:pPr>
              <w:pStyle w:val="Normal"/>
              <w:spacing w:lineRule="auto" w:line="240"/>
              <w:ind w:hanging="0" w:end="0"/>
              <w:rPr>
                <w:b/>
                <w:sz w:val="24"/>
              </w:rPr>
            </w:pPr>
            <w:r>
              <w:rPr>
                <w:b/>
                <w:sz w:val="24"/>
              </w:rPr>
            </w:r>
          </w:p>
        </w:tc>
      </w:tr>
    </w:tbl>
    <w:p>
      <w:pPr>
        <w:pStyle w:val="Normal"/>
        <w:spacing w:lineRule="auto" w:line="240"/>
        <w:ind w:firstLine="284" w:end="0"/>
        <w:rPr>
          <w:b/>
          <w:sz w:val="24"/>
        </w:rPr>
      </w:pPr>
      <w:r>
        <w:rPr>
          <w:b/>
          <w:sz w:val="24"/>
        </w:rPr>
      </w:r>
    </w:p>
    <w:p>
      <w:pPr>
        <w:pStyle w:val="Heading3"/>
        <w:rPr/>
      </w:pPr>
      <w:bookmarkStart w:id="148" w:name="__RefHeading___Toc5113087"/>
      <w:bookmarkEnd w:id="148"/>
      <w:r>
        <w:rPr/>
        <w:t>The complex sentence with an adverbial clause of time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166. An adverbial clause of time characterizes the action expressed in the main clause from the temporal point of view.</w:t>
      </w:r>
      <w:r>
        <w:rPr>
          <w:sz w:val="24"/>
        </w:rPr>
        <w:t xml:space="preserve"> The action may be expressed by a finite or non-finite form of the verb.</w:t>
      </w:r>
    </w:p>
    <w:p>
      <w:pPr>
        <w:pStyle w:val="Normal"/>
        <w:spacing w:lineRule="auto" w:line="240"/>
        <w:ind w:firstLine="284" w:end="0"/>
        <w:rPr/>
      </w:pPr>
      <w:r>
        <w:rPr>
          <w:sz w:val="24"/>
        </w:rPr>
        <w:t xml:space="preserve">An adverbial clause of time may be introduced by conjunctions: </w:t>
      </w:r>
      <w:r>
        <w:rPr>
          <w:i/>
          <w:sz w:val="24"/>
        </w:rPr>
        <w:t>as, as soon as, as long as, when, whenever, while, now that, till, until, after, before, since;</w:t>
      </w:r>
      <w:r>
        <w:rPr>
          <w:sz w:val="24"/>
        </w:rPr>
        <w:t xml:space="preserve"> recently formed conjunctions and phrasal conjunctions: </w:t>
      </w:r>
      <w:r>
        <w:rPr>
          <w:i/>
          <w:sz w:val="24"/>
        </w:rPr>
        <w:t>the time (that), the day (that), the moment, the instant, next time, every (each) time, directly, immediately, instantly, once.</w:t>
      </w:r>
    </w:p>
    <w:p>
      <w:pPr>
        <w:pStyle w:val="Normal"/>
        <w:spacing w:lineRule="auto" w:line="240"/>
        <w:ind w:firstLine="284" w:end="0"/>
        <w:rPr/>
      </w:pPr>
      <w:r>
        <w:rPr>
          <w:sz w:val="24"/>
        </w:rPr>
        <w:t xml:space="preserve">Every conjunction in the above list imparts a particular shade of meaning to the temporal relation - </w:t>
      </w:r>
      <w:r>
        <w:rPr>
          <w:i/>
          <w:sz w:val="24"/>
        </w:rPr>
        <w:t>priority, simultaneity, succession of actions, the beginning or the end of the action, repetition, coincidence of two actions, gradual development of a process,</w:t>
      </w:r>
      <w:r>
        <w:rPr>
          <w:sz w:val="24"/>
        </w:rPr>
        <w:t xml:space="preserve"> etc. These temporal rela</w:t>
        <w:softHyphen/>
        <w:t>tions can be illustrated by the following examples:</w:t>
      </w:r>
    </w:p>
    <w:p>
      <w:pPr>
        <w:pStyle w:val="Normal"/>
        <w:spacing w:lineRule="auto" w:line="240"/>
        <w:ind w:firstLine="284" w:end="0"/>
        <w:rPr>
          <w:i/>
          <w:i/>
          <w:sz w:val="24"/>
        </w:rPr>
      </w:pPr>
      <w:r>
        <w:rPr>
          <w:i/>
          <w:sz w:val="24"/>
        </w:rPr>
      </w:r>
    </w:p>
    <w:p>
      <w:pPr>
        <w:pStyle w:val="Normal"/>
        <w:spacing w:lineRule="auto" w:line="240"/>
        <w:ind w:hanging="0" w:start="720" w:end="0"/>
        <w:rPr/>
      </w:pPr>
      <w:r>
        <w:rPr>
          <w:i/>
          <w:sz w:val="24"/>
        </w:rPr>
        <w:t>When a Forsyte was engaged, married, or born,</w:t>
      </w:r>
      <w:r>
        <w:rPr>
          <w:sz w:val="24"/>
        </w:rPr>
        <w:t xml:space="preserve"> the Forsytes were present. </w:t>
      </w:r>
      <w:r>
        <w:rPr>
          <w:i/>
          <w:sz w:val="24"/>
        </w:rPr>
        <w:t>Whenever there was a pause,</w:t>
      </w:r>
      <w:r>
        <w:rPr>
          <w:sz w:val="24"/>
        </w:rPr>
        <w:t xml:space="preserve"> he gently asked again. (The conjunctions </w:t>
      </w:r>
      <w:r>
        <w:rPr>
          <w:i/>
          <w:sz w:val="24"/>
        </w:rPr>
        <w:t>when</w:t>
      </w:r>
      <w:r>
        <w:rPr>
          <w:sz w:val="24"/>
        </w:rPr>
        <w:t xml:space="preserve"> and </w:t>
      </w:r>
      <w:r>
        <w:rPr>
          <w:i/>
          <w:sz w:val="24"/>
        </w:rPr>
        <w:t>whenever</w:t>
      </w:r>
      <w:r>
        <w:rPr>
          <w:sz w:val="24"/>
        </w:rPr>
        <w:t xml:space="preserve"> introduce clauses expressing repetition.)</w:t>
      </w:r>
    </w:p>
    <w:p>
      <w:pPr>
        <w:pStyle w:val="Normal"/>
        <w:spacing w:lineRule="auto" w:line="240"/>
        <w:ind w:hanging="0" w:start="720" w:end="0"/>
        <w:rPr/>
      </w:pPr>
      <w:r>
        <w:rPr>
          <w:i/>
          <w:sz w:val="24"/>
        </w:rPr>
        <w:t xml:space="preserve">As they stood up </w:t>
      </w:r>
      <w:r>
        <w:rPr>
          <w:sz w:val="24"/>
        </w:rPr>
        <w:t>Ivory clapped him on the shoulder. (The subordinate clause denotes the moment when the action of the principal clause takes place.)</w:t>
      </w:r>
    </w:p>
    <w:p>
      <w:pPr>
        <w:pStyle w:val="Normal"/>
        <w:spacing w:lineRule="auto" w:line="240"/>
        <w:ind w:hanging="0" w:start="720" w:end="0"/>
        <w:rPr/>
      </w:pPr>
      <w:r>
        <w:rPr>
          <w:i/>
          <w:sz w:val="24"/>
        </w:rPr>
        <w:t>While he walked around</w:t>
      </w:r>
      <w:r>
        <w:rPr>
          <w:sz w:val="24"/>
        </w:rPr>
        <w:t xml:space="preserve"> Christine sat and knitted at a distance. (The predicate in the subordinate clause expresses a durative action, which coincides in time with the action expressed by the predicate in the main clause.)</w:t>
      </w:r>
    </w:p>
    <w:p>
      <w:pPr>
        <w:pStyle w:val="Normal"/>
        <w:spacing w:lineRule="auto" w:line="240"/>
        <w:ind w:hanging="0" w:start="720" w:end="0"/>
        <w:rPr/>
      </w:pPr>
      <w:r>
        <w:rPr>
          <w:sz w:val="24"/>
        </w:rPr>
        <w:t xml:space="preserve">And </w:t>
      </w:r>
      <w:r>
        <w:rPr>
          <w:i/>
          <w:sz w:val="24"/>
        </w:rPr>
        <w:t>now that Cecily had married,</w:t>
      </w:r>
      <w:r>
        <w:rPr>
          <w:sz w:val="24"/>
        </w:rPr>
        <w:t xml:space="preserve"> she might be having children too. Our hostess, </w:t>
      </w:r>
      <w:r>
        <w:rPr>
          <w:i/>
          <w:sz w:val="24"/>
        </w:rPr>
        <w:t>once everyone had arrived,</w:t>
      </w:r>
      <w:r>
        <w:rPr>
          <w:sz w:val="24"/>
        </w:rPr>
        <w:t xml:space="preserve"> was full of good humour. (In both these cases the predicate in the subordinate clause expresses a completed prior action which fixes the moment from which the action or state expressed in the main clause becomes possible; therefore the subordinate clause of time has a shade of causal meaning.)</w:t>
      </w:r>
    </w:p>
    <w:p>
      <w:pPr>
        <w:pStyle w:val="Normal"/>
        <w:spacing w:lineRule="auto" w:line="240"/>
        <w:ind w:hanging="0" w:start="720" w:end="0"/>
        <w:rPr/>
      </w:pPr>
      <w:r>
        <w:rPr>
          <w:i/>
          <w:sz w:val="24"/>
        </w:rPr>
        <w:t>As they approached the house,</w:t>
      </w:r>
      <w:r>
        <w:rPr>
          <w:sz w:val="24"/>
        </w:rPr>
        <w:t xml:space="preserve"> they became quieter and quieter. (Both the actions are gradually developing.)</w:t>
      </w:r>
    </w:p>
    <w:p>
      <w:pPr>
        <w:pStyle w:val="Normal"/>
        <w:spacing w:lineRule="auto" w:line="240"/>
        <w:ind w:hanging="0" w:start="720" w:end="0"/>
        <w:rPr/>
      </w:pPr>
      <w:r>
        <w:rPr>
          <w:sz w:val="24"/>
        </w:rPr>
        <w:t xml:space="preserve">They were calling each other ‘George’ and 'Elizabeth' </w:t>
      </w:r>
      <w:r>
        <w:rPr>
          <w:i/>
          <w:sz w:val="24"/>
        </w:rPr>
        <w:t>before they reached Camden Town.</w:t>
      </w:r>
      <w:r>
        <w:rPr>
          <w:sz w:val="24"/>
        </w:rPr>
        <w:t xml:space="preserve"> (The subordinate clause points to the moment before which the action of the main clause was in progress. The action of the predicate in the subordinate clause is posterior.)</w:t>
      </w:r>
    </w:p>
    <w:p>
      <w:pPr>
        <w:pStyle w:val="Normal"/>
        <w:spacing w:lineRule="auto" w:line="240"/>
        <w:ind w:hanging="0" w:start="720" w:end="0"/>
        <w:rPr/>
      </w:pPr>
      <w:r>
        <w:rPr>
          <w:sz w:val="24"/>
        </w:rPr>
        <w:t xml:space="preserve">The heavy guns began again </w:t>
      </w:r>
      <w:r>
        <w:rPr>
          <w:i/>
          <w:sz w:val="24"/>
        </w:rPr>
        <w:t>soon after it was light.</w:t>
      </w:r>
      <w:r>
        <w:rPr>
          <w:sz w:val="24"/>
        </w:rPr>
        <w:t xml:space="preserve"> (The action of the subordinate clause, which is prior, fixes the beginning of the action in the main clause.)</w:t>
      </w:r>
    </w:p>
    <w:p>
      <w:pPr>
        <w:pStyle w:val="Normal"/>
        <w:spacing w:lineRule="auto" w:line="240"/>
        <w:ind w:hanging="0" w:start="284" w:end="0"/>
        <w:rPr>
          <w:sz w:val="24"/>
        </w:rPr>
      </w:pPr>
      <w:r>
        <w:rPr>
          <w:sz w:val="24"/>
        </w:rPr>
      </w:r>
    </w:p>
    <w:p>
      <w:pPr>
        <w:pStyle w:val="Normal"/>
        <w:spacing w:lineRule="auto" w:line="240"/>
        <w:ind w:firstLine="284" w:end="0"/>
        <w:rPr/>
      </w:pPr>
      <w:r>
        <w:rPr>
          <w:sz w:val="24"/>
        </w:rPr>
        <w:t xml:space="preserve">The conjunctions </w:t>
      </w:r>
      <w:r>
        <w:rPr>
          <w:i/>
          <w:sz w:val="24"/>
        </w:rPr>
        <w:t>till</w:t>
      </w:r>
      <w:r>
        <w:rPr>
          <w:sz w:val="24"/>
        </w:rPr>
        <w:t xml:space="preserve"> and </w:t>
      </w:r>
      <w:r>
        <w:rPr>
          <w:i/>
          <w:sz w:val="24"/>
        </w:rPr>
        <w:t>until</w:t>
      </w:r>
      <w:r>
        <w:rPr>
          <w:sz w:val="24"/>
        </w:rPr>
        <w:t xml:space="preserve"> introduce clauses which fix the end of the action in the main clause if the latter contains no negation,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resolved to wait </w:t>
      </w:r>
      <w:r>
        <w:rPr>
          <w:i/>
          <w:sz w:val="24"/>
        </w:rPr>
        <w:t>till</w:t>
      </w:r>
      <w:r>
        <w:rPr>
          <w:sz w:val="24"/>
        </w:rPr>
        <w:t xml:space="preserve"> </w:t>
      </w:r>
      <w:r>
        <w:rPr>
          <w:i/>
          <w:sz w:val="24"/>
        </w:rPr>
        <w:t>Clym came to look for her.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If the time reference in the subordinate clause with </w:t>
      </w:r>
      <w:r>
        <w:rPr>
          <w:i/>
          <w:sz w:val="24"/>
        </w:rPr>
        <w:t>till</w:t>
      </w:r>
      <w:r>
        <w:rPr>
          <w:sz w:val="24"/>
        </w:rPr>
        <w:t xml:space="preserve"> or </w:t>
      </w:r>
      <w:r>
        <w:rPr>
          <w:i/>
          <w:sz w:val="24"/>
        </w:rPr>
        <w:t>until</w:t>
      </w:r>
      <w:r>
        <w:rPr>
          <w:sz w:val="24"/>
        </w:rPr>
        <w:t xml:space="preserve"> is to a commencement point, the main clause is always negative. For example: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t>
      </w:r>
      <w:r>
        <w:rPr>
          <w:i/>
          <w:sz w:val="24"/>
        </w:rPr>
        <w:t>did not say</w:t>
      </w:r>
      <w:r>
        <w:rPr>
          <w:sz w:val="24"/>
        </w:rPr>
        <w:t xml:space="preserve"> a word </w:t>
      </w:r>
      <w:r>
        <w:rPr>
          <w:i/>
          <w:sz w:val="24"/>
        </w:rPr>
        <w:t>till</w:t>
      </w:r>
      <w:r>
        <w:rPr>
          <w:sz w:val="24"/>
        </w:rPr>
        <w:t xml:space="preserve"> </w:t>
      </w:r>
      <w:r>
        <w:rPr>
          <w:i/>
          <w:sz w:val="24"/>
        </w:rPr>
        <w:t>he was asked.</w:t>
      </w:r>
    </w:p>
    <w:p>
      <w:pPr>
        <w:pStyle w:val="Normal"/>
        <w:spacing w:lineRule="auto" w:line="240"/>
        <w:ind w:firstLine="284" w:start="284" w:end="0"/>
        <w:rPr/>
      </w:pPr>
      <w:r>
        <w:rPr>
          <w:sz w:val="24"/>
        </w:rPr>
        <w:t xml:space="preserve">They </w:t>
      </w:r>
      <w:r>
        <w:rPr>
          <w:i/>
          <w:sz w:val="24"/>
        </w:rPr>
        <w:t>did not marry until she was forty.</w:t>
      </w:r>
    </w:p>
    <w:p>
      <w:pPr>
        <w:pStyle w:val="Normal"/>
        <w:spacing w:lineRule="auto" w:line="240"/>
        <w:ind w:firstLine="284" w:start="284" w:end="0"/>
        <w:rPr/>
      </w:pPr>
      <w:r>
        <w:rPr>
          <w:sz w:val="24"/>
        </w:rPr>
        <w:t xml:space="preserve">The boy </w:t>
      </w:r>
      <w:r>
        <w:rPr>
          <w:i/>
          <w:sz w:val="24"/>
        </w:rPr>
        <w:t>did not start</w:t>
      </w:r>
      <w:r>
        <w:rPr>
          <w:sz w:val="24"/>
        </w:rPr>
        <w:t xml:space="preserve"> to read </w:t>
      </w:r>
      <w:r>
        <w:rPr>
          <w:i/>
          <w:sz w:val="24"/>
        </w:rPr>
        <w:t>until he went to school.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Corresponding sentences with affirmative main clauses are impossible unless, the conjunction </w:t>
      </w:r>
      <w:r>
        <w:rPr>
          <w:i/>
          <w:sz w:val="24"/>
        </w:rPr>
        <w:t>before</w:t>
      </w:r>
      <w:r>
        <w:rPr>
          <w:sz w:val="24"/>
        </w:rPr>
        <w:t xml:space="preserve">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said a word till he was asked ——&gt; He said some words </w:t>
      </w:r>
      <w:r>
        <w:rPr>
          <w:i/>
          <w:sz w:val="24"/>
        </w:rPr>
        <w:t xml:space="preserve">before </w:t>
      </w:r>
      <w:r>
        <w:rPr>
          <w:sz w:val="24"/>
        </w:rPr>
        <w:t>he was asked.</w:t>
      </w:r>
    </w:p>
    <w:p>
      <w:pPr>
        <w:pStyle w:val="Normal"/>
        <w:spacing w:lineRule="auto" w:line="240"/>
        <w:ind w:firstLine="284" w:start="284" w:end="0"/>
        <w:rPr/>
      </w:pPr>
      <w:r>
        <w:rPr>
          <w:sz w:val="24"/>
        </w:rPr>
        <w:t xml:space="preserve">*They married until she was forty ——&gt; They married </w:t>
      </w:r>
      <w:r>
        <w:rPr>
          <w:i/>
          <w:sz w:val="24"/>
        </w:rPr>
        <w:t>before</w:t>
      </w:r>
      <w:r>
        <w:rPr>
          <w:sz w:val="24"/>
        </w:rPr>
        <w:t xml:space="preserve"> she was forty.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conjunction </w:t>
      </w:r>
      <w:r>
        <w:rPr>
          <w:i/>
          <w:sz w:val="24"/>
        </w:rPr>
        <w:t>since</w:t>
      </w:r>
      <w:r>
        <w:rPr>
          <w:sz w:val="24"/>
        </w:rPr>
        <w:t xml:space="preserve"> may introduce a clause which indicates the beginning of a period of time continuing until now or until some time in the past. In the first case </w:t>
      </w:r>
      <w:r>
        <w:rPr>
          <w:i/>
          <w:sz w:val="24"/>
        </w:rPr>
        <w:t>the present perfect</w:t>
      </w:r>
      <w:r>
        <w:rPr>
          <w:sz w:val="24"/>
        </w:rPr>
        <w:t xml:space="preserve"> is used in the principal clause, in the second </w:t>
      </w:r>
      <w:r>
        <w:rPr>
          <w:i/>
          <w:sz w:val="24"/>
        </w:rPr>
        <w:t>the past perfect.</w:t>
      </w:r>
      <w:r>
        <w:rPr>
          <w:sz w:val="24"/>
        </w:rPr>
        <w:t xml:space="preserve"> In a temporal clause </w:t>
      </w:r>
      <w:r>
        <w:rPr>
          <w:i/>
          <w:sz w:val="24"/>
        </w:rPr>
        <w:t xml:space="preserve">the past indefinite tense </w:t>
      </w:r>
      <w:r>
        <w:rPr>
          <w:sz w:val="24"/>
        </w:rPr>
        <w:t>is used in both cases. For example: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w:t>
      </w:r>
      <w:r>
        <w:rPr>
          <w:i/>
          <w:sz w:val="24"/>
        </w:rPr>
        <w:t>have</w:t>
      </w:r>
      <w:r>
        <w:rPr>
          <w:sz w:val="24"/>
        </w:rPr>
        <w:t xml:space="preserve"> only </w:t>
      </w:r>
      <w:r>
        <w:rPr>
          <w:i/>
          <w:sz w:val="24"/>
        </w:rPr>
        <w:t>seen</w:t>
      </w:r>
      <w:r>
        <w:rPr>
          <w:sz w:val="24"/>
        </w:rPr>
        <w:t xml:space="preserve"> him once </w:t>
      </w:r>
      <w:r>
        <w:rPr>
          <w:i/>
          <w:sz w:val="24"/>
        </w:rPr>
        <w:t>since I left</w:t>
      </w:r>
      <w:r>
        <w:rPr>
          <w:sz w:val="24"/>
        </w:rPr>
        <w:t xml:space="preserve"> school.</w:t>
      </w:r>
    </w:p>
    <w:p>
      <w:pPr>
        <w:pStyle w:val="Normal"/>
        <w:spacing w:lineRule="auto" w:line="240"/>
        <w:ind w:firstLine="284" w:start="284" w:end="0"/>
        <w:rPr/>
      </w:pPr>
      <w:r>
        <w:rPr>
          <w:sz w:val="24"/>
        </w:rPr>
        <w:t xml:space="preserve">She </w:t>
      </w:r>
      <w:r>
        <w:rPr>
          <w:i/>
          <w:sz w:val="24"/>
        </w:rPr>
        <w:t>had been such of a companion</w:t>
      </w:r>
      <w:r>
        <w:rPr>
          <w:sz w:val="24"/>
        </w:rPr>
        <w:t xml:space="preserve"> to him </w:t>
      </w:r>
      <w:r>
        <w:rPr>
          <w:i/>
          <w:sz w:val="24"/>
        </w:rPr>
        <w:t>since she was three years old.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If the actions expressed in both clauses are durative and still continuing, </w:t>
      </w:r>
      <w:r>
        <w:rPr>
          <w:i/>
          <w:sz w:val="24"/>
        </w:rPr>
        <w:t>the present perfect tense</w:t>
      </w:r>
      <w:r>
        <w:rPr>
          <w:sz w:val="24"/>
        </w:rPr>
        <w:t xml:space="preserve"> is used in both the clauses,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Since </w:t>
      </w:r>
      <w:r>
        <w:rPr>
          <w:i/>
          <w:sz w:val="24"/>
        </w:rPr>
        <w:t>we have been</w:t>
      </w:r>
      <w:r>
        <w:rPr>
          <w:sz w:val="24"/>
        </w:rPr>
        <w:t xml:space="preserve"> friends we </w:t>
      </w:r>
      <w:r>
        <w:rPr>
          <w:i/>
          <w:sz w:val="24"/>
        </w:rPr>
        <w:t>have</w:t>
      </w:r>
      <w:r>
        <w:rPr>
          <w:sz w:val="24"/>
        </w:rPr>
        <w:t xml:space="preserve"> never </w:t>
      </w:r>
      <w:r>
        <w:rPr>
          <w:i/>
          <w:sz w:val="24"/>
        </w:rPr>
        <w:t>quarrelled.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Conjunctions of recent formation have mainly been formed from nouns denoting time, although some are formed from adverbs denoting time. They are </w:t>
      </w:r>
      <w:r>
        <w:rPr>
          <w:i/>
          <w:sz w:val="24"/>
        </w:rPr>
        <w:t>the time, the moment, the instant, immediately, directly</w:t>
      </w:r>
      <w:r>
        <w:rPr>
          <w:sz w:val="24"/>
        </w:rPr>
        <w:t xml:space="preserve"> and others. Most of them are used to introduce subordinate clauses denoting the exact moment of the action in the main clause or the quick succession of the actions in both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We’ll be married </w:t>
      </w:r>
      <w:r>
        <w:rPr>
          <w:i/>
          <w:sz w:val="24"/>
        </w:rPr>
        <w:t>the very moment we find a house.</w:t>
      </w:r>
    </w:p>
    <w:p>
      <w:pPr>
        <w:pStyle w:val="Normal"/>
        <w:spacing w:lineRule="auto" w:line="240"/>
        <w:ind w:firstLine="284" w:start="284" w:end="0"/>
        <w:rPr/>
      </w:pPr>
      <w:r>
        <w:rPr>
          <w:i/>
          <w:sz w:val="24"/>
        </w:rPr>
        <w:t>Immediately he had lain down and closed his eyes,</w:t>
      </w:r>
      <w:r>
        <w:rPr>
          <w:sz w:val="24"/>
        </w:rPr>
        <w:t xml:space="preserve"> his consciousness went racing on without him.</w:t>
      </w:r>
    </w:p>
    <w:p>
      <w:pPr>
        <w:pStyle w:val="Normal"/>
        <w:spacing w:lineRule="auto" w:line="240"/>
        <w:ind w:firstLine="284" w:start="284" w:end="0"/>
        <w:rPr/>
      </w:pPr>
      <w:r>
        <w:rPr>
          <w:i/>
          <w:sz w:val="24"/>
        </w:rPr>
        <w:t>Directly he saw me,</w:t>
      </w:r>
      <w:r>
        <w:rPr>
          <w:sz w:val="24"/>
        </w:rPr>
        <w:t xml:space="preserve"> he slipped back into the room.</w:t>
      </w:r>
    </w:p>
    <w:p>
      <w:pPr>
        <w:pStyle w:val="Normal"/>
        <w:spacing w:lineRule="auto" w:line="240"/>
        <w:ind w:firstLine="284" w:end="0"/>
        <w:rPr>
          <w:sz w:val="24"/>
        </w:rPr>
      </w:pPr>
      <w:r>
        <w:rPr>
          <w:sz w:val="24"/>
        </w:rPr>
      </w:r>
    </w:p>
    <w:p>
      <w:pPr>
        <w:pStyle w:val="Normal"/>
        <w:spacing w:lineRule="auto" w:line="240"/>
        <w:ind w:firstLine="284" w:end="0"/>
        <w:rPr/>
      </w:pPr>
      <w:r>
        <w:rPr>
          <w:sz w:val="24"/>
        </w:rPr>
        <w:t>Some of the temporal conjunctions are not confined to clauses of time. Thus</w:t>
      </w:r>
      <w:r>
        <w:rPr>
          <w:b/>
          <w:sz w:val="24"/>
        </w:rPr>
        <w:t xml:space="preserve"> </w:t>
      </w:r>
      <w:r>
        <w:rPr>
          <w:b/>
          <w:i/>
          <w:sz w:val="24"/>
        </w:rPr>
        <w:t>as</w:t>
      </w:r>
      <w:r>
        <w:rPr>
          <w:sz w:val="24"/>
        </w:rPr>
        <w:t xml:space="preserve"> may be used to join clauses of cause, manner, concession, comparison and also to introduce parenthetic clauses. The conjunction </w:t>
      </w:r>
      <w:r>
        <w:rPr>
          <w:i/>
          <w:sz w:val="24"/>
        </w:rPr>
        <w:t>since</w:t>
      </w:r>
      <w:r>
        <w:rPr>
          <w:sz w:val="24"/>
        </w:rPr>
        <w:t xml:space="preserve"> may introduce clauses of reason. The conjunctions </w:t>
      </w:r>
      <w:r>
        <w:rPr>
          <w:i/>
          <w:sz w:val="24"/>
        </w:rPr>
        <w:t>when</w:t>
      </w:r>
      <w:r>
        <w:rPr>
          <w:sz w:val="24"/>
        </w:rPr>
        <w:t xml:space="preserve"> and </w:t>
      </w:r>
      <w:r>
        <w:rPr>
          <w:i/>
          <w:sz w:val="24"/>
        </w:rPr>
        <w:t xml:space="preserve">while </w:t>
      </w:r>
      <w:r>
        <w:rPr>
          <w:sz w:val="24"/>
        </w:rPr>
        <w:t xml:space="preserve">may express adversative relations, in which case they can hardly be considered subordinating conjunctions. </w:t>
      </w:r>
      <w:r>
        <w:rPr>
          <w:i/>
          <w:sz w:val="24"/>
        </w:rPr>
        <w:t>When</w:t>
      </w:r>
      <w:r>
        <w:rPr>
          <w:sz w:val="24"/>
        </w:rPr>
        <w:t xml:space="preserve"> can introduce a clause containing a new piece of information, not prepared for by the preceding narrative, and thus indicates a quick succession of actions. The conjunction </w:t>
      </w:r>
      <w:r>
        <w:rPr>
          <w:i/>
          <w:sz w:val="24"/>
        </w:rPr>
        <w:t xml:space="preserve">whenever </w:t>
      </w:r>
      <w:r>
        <w:rPr>
          <w:sz w:val="24"/>
        </w:rPr>
        <w:t>generally expresses temporal relations, but the idea of time often mingles with that of concession.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At the sound of that knock she jumped up, </w:t>
      </w:r>
      <w:r>
        <w:rPr>
          <w:i/>
          <w:sz w:val="24"/>
        </w:rPr>
        <w:t>when the brass candlestick clattered to the floor.</w:t>
      </w:r>
      <w:r>
        <w:rPr>
          <w:sz w:val="24"/>
        </w:rPr>
        <w:t xml:space="preserve"> (The </w:t>
      </w:r>
    </w:p>
    <w:p>
      <w:pPr>
        <w:pStyle w:val="Normal"/>
        <w:spacing w:lineRule="auto" w:line="240"/>
        <w:ind w:firstLine="284" w:start="284" w:end="0"/>
        <w:rPr/>
      </w:pPr>
      <w:r>
        <w:rPr>
          <w:sz w:val="24"/>
        </w:rPr>
        <w:t xml:space="preserve">conjunction </w:t>
      </w:r>
      <w:r>
        <w:rPr>
          <w:i/>
          <w:sz w:val="24"/>
        </w:rPr>
        <w:t>when</w:t>
      </w:r>
      <w:r>
        <w:rPr>
          <w:sz w:val="24"/>
        </w:rPr>
        <w:t xml:space="preserve"> expresses the quick succession of actions.)</w:t>
      </w:r>
    </w:p>
    <w:p>
      <w:pPr>
        <w:pStyle w:val="Normal"/>
        <w:spacing w:lineRule="auto" w:line="240"/>
        <w:ind w:firstLine="284" w:start="284" w:end="0"/>
        <w:rPr/>
      </w:pPr>
      <w:r>
        <w:rPr>
          <w:sz w:val="24"/>
        </w:rPr>
        <w:t xml:space="preserve">She left the room in the pursuit of her duties, </w:t>
      </w:r>
      <w:r>
        <w:rPr>
          <w:i/>
          <w:sz w:val="24"/>
        </w:rPr>
        <w:t xml:space="preserve">when no duty could have taken her away if she had wished </w:t>
      </w:r>
    </w:p>
    <w:p>
      <w:pPr>
        <w:pStyle w:val="Normal"/>
        <w:spacing w:lineRule="auto" w:line="240"/>
        <w:ind w:firstLine="284" w:start="284" w:end="0"/>
        <w:rPr>
          <w:i/>
          <w:i/>
          <w:sz w:val="24"/>
        </w:rPr>
      </w:pPr>
      <w:r>
        <w:rPr>
          <w:i/>
          <w:sz w:val="24"/>
        </w:rPr>
        <w:t>to stay.</w:t>
      </w:r>
    </w:p>
    <w:p>
      <w:pPr>
        <w:pStyle w:val="Normal"/>
        <w:spacing w:lineRule="auto" w:line="240"/>
        <w:ind w:firstLine="284" w:start="284" w:end="0"/>
        <w:rPr/>
      </w:pPr>
      <w:r>
        <w:rPr>
          <w:sz w:val="24"/>
        </w:rPr>
        <w:t xml:space="preserve">His life has been ruined for him, </w:t>
      </w:r>
      <w:r>
        <w:rPr>
          <w:i/>
          <w:sz w:val="24"/>
        </w:rPr>
        <w:t>when he is but one-and-twenty.</w:t>
      </w:r>
      <w:r>
        <w:rPr>
          <w:sz w:val="24"/>
        </w:rPr>
        <w:t xml:space="preserve">(In the last two sentences the conjunction </w:t>
      </w:r>
    </w:p>
    <w:p>
      <w:pPr>
        <w:pStyle w:val="Normal"/>
        <w:spacing w:lineRule="auto" w:line="240"/>
        <w:ind w:firstLine="284" w:start="284" w:end="0"/>
        <w:rPr/>
      </w:pPr>
      <w:r>
        <w:rPr>
          <w:i/>
          <w:sz w:val="24"/>
        </w:rPr>
        <w:t>when</w:t>
      </w:r>
      <w:r>
        <w:rPr>
          <w:sz w:val="24"/>
        </w:rPr>
        <w:t xml:space="preserve"> expresses a concessive relation.)</w:t>
      </w:r>
    </w:p>
    <w:p>
      <w:pPr>
        <w:pStyle w:val="Normal"/>
        <w:spacing w:lineRule="auto" w:line="240"/>
        <w:ind w:firstLine="284" w:end="0"/>
        <w:rPr>
          <w:b/>
          <w:sz w:val="24"/>
        </w:rPr>
      </w:pPr>
      <w:r>
        <w:rPr>
          <w:b/>
          <w:sz w:val="24"/>
        </w:rPr>
      </w:r>
    </w:p>
    <w:p>
      <w:pPr>
        <w:pStyle w:val="Heading3"/>
        <w:rPr/>
      </w:pPr>
      <w:bookmarkStart w:id="149" w:name="__RefHeading___Toc5113088"/>
      <w:bookmarkEnd w:id="149"/>
      <w:r>
        <w:rPr/>
        <w:t>The complex sentence with an adverbial clause of manner</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167. Adverbial clauses of manner characterize actions, states, qualities, circumstances.</w:t>
      </w:r>
      <w:r>
        <w:rPr>
          <w:sz w:val="24"/>
        </w:rPr>
        <w:t xml:space="preserve"> Therefore they may have different reference. The most common conjunctions to introduce them are </w:t>
      </w:r>
      <w:r>
        <w:rPr>
          <w:i/>
          <w:sz w:val="24"/>
        </w:rPr>
        <w:t>as</w:t>
      </w:r>
      <w:r>
        <w:rPr>
          <w:sz w:val="24"/>
        </w:rPr>
        <w:t xml:space="preserve"> and </w:t>
      </w:r>
      <w:r>
        <w:rPr>
          <w:i/>
          <w:sz w:val="24"/>
        </w:rPr>
        <w:t>the way.</w:t>
      </w:r>
    </w:p>
    <w:p>
      <w:pPr>
        <w:pStyle w:val="Normal"/>
        <w:spacing w:lineRule="auto" w:line="240"/>
        <w:ind w:firstLine="284" w:end="0"/>
        <w:rPr/>
      </w:pPr>
      <w:r>
        <w:rPr>
          <w:b/>
          <w:sz w:val="24"/>
        </w:rPr>
        <w:t>Adverbial clauses of manner</w:t>
      </w:r>
      <w:r>
        <w:rPr>
          <w:sz w:val="24"/>
        </w:rPr>
        <w:t xml:space="preserve"> may have different reference:</w:t>
      </w:r>
    </w:p>
    <w:p>
      <w:pPr>
        <w:pStyle w:val="Normal"/>
        <w:spacing w:lineRule="auto" w:line="240"/>
        <w:ind w:firstLine="284" w:end="0"/>
        <w:rPr>
          <w:b/>
          <w:sz w:val="24"/>
        </w:rPr>
      </w:pPr>
      <w:r>
        <w:rPr>
          <w:b/>
          <w:sz w:val="24"/>
        </w:rPr>
      </w:r>
    </w:p>
    <w:p>
      <w:pPr>
        <w:pStyle w:val="Normal"/>
        <w:spacing w:lineRule="auto" w:line="240"/>
        <w:ind w:firstLine="284" w:end="0"/>
        <w:rPr/>
      </w:pPr>
      <w:r>
        <w:rPr>
          <w:sz w:val="24"/>
        </w:rPr>
        <w:t>I.</w:t>
      </w:r>
      <w:r>
        <w:rPr>
          <w:b/>
          <w:sz w:val="24"/>
        </w:rPr>
        <w:t xml:space="preserve"> Adverbial clauses of manner may modify the predicate of the main clause by attributing some quality to it.</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I’m sorry I talked </w:t>
      </w:r>
      <w:r>
        <w:rPr>
          <w:i/>
          <w:sz w:val="24"/>
        </w:rPr>
        <w:t>the way I did at lunch.</w:t>
      </w:r>
    </w:p>
    <w:p>
      <w:pPr>
        <w:pStyle w:val="Normal"/>
        <w:spacing w:lineRule="auto" w:line="240"/>
        <w:ind w:firstLine="284" w:start="284" w:end="0"/>
        <w:rPr/>
      </w:pPr>
      <w:r>
        <w:rPr>
          <w:sz w:val="24"/>
        </w:rPr>
        <w:t xml:space="preserve">She cooks the turkey exactly </w:t>
      </w:r>
      <w:r>
        <w:rPr>
          <w:i/>
          <w:sz w:val="24"/>
        </w:rPr>
        <w:t>as my mother did.</w:t>
      </w:r>
    </w:p>
    <w:p>
      <w:pPr>
        <w:pStyle w:val="Normal"/>
        <w:spacing w:lineRule="auto" w:line="240"/>
        <w:ind w:firstLine="284" w:start="284" w:end="0"/>
        <w:rPr/>
      </w:pPr>
      <w:r>
        <w:rPr>
          <w:sz w:val="24"/>
        </w:rPr>
        <w:t xml:space="preserve">He could do it </w:t>
      </w:r>
      <w:r>
        <w:rPr>
          <w:i/>
          <w:sz w:val="24"/>
        </w:rPr>
        <w:t>as no one else could have done.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II.</w:t>
      </w:r>
      <w:r>
        <w:rPr>
          <w:b/>
          <w:sz w:val="24"/>
        </w:rPr>
        <w:t xml:space="preserve"> They may refer to attributes or predicatives characterizing a state or quality of a person or non-person.</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Astonished, </w:t>
      </w:r>
      <w:r>
        <w:rPr>
          <w:i/>
          <w:sz w:val="24"/>
        </w:rPr>
        <w:t>as one could be in such circumstances,</w:t>
      </w:r>
      <w:r>
        <w:rPr>
          <w:sz w:val="24"/>
        </w:rPr>
        <w:t xml:space="preserve"> he didn’t give a sign of it.</w:t>
      </w:r>
    </w:p>
    <w:p>
      <w:pPr>
        <w:pStyle w:val="Normal"/>
        <w:spacing w:lineRule="auto" w:line="240"/>
        <w:ind w:firstLine="284" w:start="284" w:end="0"/>
        <w:rPr/>
      </w:pPr>
      <w:r>
        <w:rPr>
          <w:sz w:val="24"/>
        </w:rPr>
        <w:t xml:space="preserve">He was puzzled by the situation, </w:t>
      </w:r>
      <w:r>
        <w:rPr>
          <w:i/>
          <w:sz w:val="24"/>
        </w:rPr>
        <w:t>as one could easily be in his place.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III.</w:t>
      </w:r>
      <w:r>
        <w:rPr>
          <w:b/>
          <w:sz w:val="24"/>
        </w:rPr>
        <w:t xml:space="preserve"> They may refer to an adverbial modifier, giving additional infor</w:t>
        <w:softHyphen/>
        <w:t>mation or explanation concerning it.</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said it with contempt, </w:t>
      </w:r>
      <w:r>
        <w:rPr>
          <w:i/>
          <w:sz w:val="24"/>
        </w:rPr>
        <w:t>as a grown-up serious man should treat such views.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In the second and the third case the connection between the clauses is rather loose, and the subordinate clause is generally set off by commas.</w:t>
      </w:r>
    </w:p>
    <w:p>
      <w:pPr>
        <w:pStyle w:val="Normal"/>
        <w:spacing w:lineRule="auto" w:line="240"/>
        <w:ind w:firstLine="284" w:end="0"/>
        <w:rPr>
          <w:b/>
          <w:sz w:val="24"/>
        </w:rPr>
      </w:pPr>
      <w:r>
        <w:rPr>
          <w:b/>
          <w:sz w:val="24"/>
        </w:rPr>
      </w:r>
    </w:p>
    <w:p>
      <w:pPr>
        <w:pStyle w:val="Heading3"/>
        <w:rPr/>
      </w:pPr>
      <w:bookmarkStart w:id="150" w:name="__RefHeading___Toc5113089"/>
      <w:bookmarkEnd w:id="150"/>
      <w:r>
        <w:rPr/>
        <w:t>The complex sentence with an adverbial clause of comparison</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 168. Adverbial clauses of comparison characterize the action expressed by the predicate in the main clause by comparing it with some real or hypothetical circumstance or action.</w:t>
      </w:r>
    </w:p>
    <w:p>
      <w:pPr>
        <w:pStyle w:val="Normal"/>
        <w:spacing w:lineRule="auto" w:line="240"/>
        <w:ind w:firstLine="284" w:end="0"/>
        <w:rPr/>
      </w:pPr>
      <w:r>
        <w:rPr>
          <w:sz w:val="24"/>
        </w:rPr>
        <w:t xml:space="preserve">Clauses of comparison may be introduced by conjunctions </w:t>
      </w:r>
      <w:r>
        <w:rPr>
          <w:i/>
          <w:sz w:val="24"/>
        </w:rPr>
        <w:t>as, like, as if, as though, than</w:t>
      </w:r>
      <w:r>
        <w:rPr>
          <w:sz w:val="24"/>
        </w:rPr>
        <w:t xml:space="preserve">; correlative conjunctions </w:t>
      </w:r>
      <w:r>
        <w:rPr>
          <w:i/>
          <w:sz w:val="24"/>
        </w:rPr>
        <w:t>as... as, so... as, as... as if.</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Swithin’s pale eyes bulged </w:t>
      </w:r>
      <w:r>
        <w:rPr>
          <w:i/>
          <w:sz w:val="24"/>
        </w:rPr>
        <w:t>as though he might suddenly have been afflicted with insight.</w:t>
      </w:r>
    </w:p>
    <w:p>
      <w:pPr>
        <w:pStyle w:val="Normal"/>
        <w:spacing w:lineRule="auto" w:line="240"/>
        <w:ind w:firstLine="284" w:start="284" w:end="0"/>
        <w:rPr/>
      </w:pPr>
      <w:r>
        <w:rPr>
          <w:sz w:val="24"/>
        </w:rPr>
        <w:t xml:space="preserve">He spoke </w:t>
      </w:r>
      <w:r>
        <w:rPr>
          <w:i/>
          <w:sz w:val="24"/>
        </w:rPr>
        <w:t>as</w:t>
      </w:r>
      <w:r>
        <w:rPr>
          <w:sz w:val="24"/>
        </w:rPr>
        <w:t xml:space="preserve"> timidly </w:t>
      </w:r>
      <w:r>
        <w:rPr>
          <w:i/>
          <w:sz w:val="24"/>
        </w:rPr>
        <w:t>as if he were afraid of me.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An adverbial clause of comparison may correlate with adverbs in the comparative degree in the principal clause. In this case the clause refers to the predicate with its adverbial modifier. Thus in the sentence </w:t>
      </w:r>
      <w:r>
        <w:rPr>
          <w:i/>
          <w:sz w:val="24"/>
        </w:rPr>
        <w:t>Mr. Direct’s broken wrist healed sooner than he desired</w:t>
      </w:r>
      <w:r>
        <w:rPr>
          <w:sz w:val="24"/>
        </w:rPr>
        <w:t xml:space="preserve"> the subordinate clause characterizes the predicate group </w:t>
      </w:r>
      <w:r>
        <w:rPr>
          <w:i/>
          <w:sz w:val="24"/>
        </w:rPr>
        <w:t>healed sooner</w:t>
      </w:r>
      <w:r>
        <w:rPr>
          <w:sz w:val="24"/>
        </w:rPr>
        <w:t xml:space="preserve"> through comparison. The conjunction </w:t>
      </w:r>
      <w:r>
        <w:rPr>
          <w:i/>
          <w:sz w:val="24"/>
        </w:rPr>
        <w:t>than</w:t>
      </w:r>
      <w:r>
        <w:rPr>
          <w:sz w:val="24"/>
        </w:rPr>
        <w:t xml:space="preserve"> is correlated with the adverb in the comparative degree </w:t>
      </w:r>
      <w:r>
        <w:rPr>
          <w:i/>
          <w:sz w:val="24"/>
        </w:rPr>
        <w:t xml:space="preserve">sooner. </w:t>
      </w:r>
    </w:p>
    <w:p>
      <w:pPr>
        <w:pStyle w:val="Normal"/>
        <w:spacing w:lineRule="auto" w:line="240"/>
        <w:ind w:firstLine="284" w:end="0"/>
        <w:rPr>
          <w:sz w:val="24"/>
        </w:rPr>
      </w:pPr>
      <w:r>
        <w:rPr>
          <w:sz w:val="24"/>
        </w:rPr>
        <w:t>The indicative form can also be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They don’t have long intervals </w:t>
      </w:r>
      <w:r>
        <w:rPr>
          <w:i/>
          <w:sz w:val="24"/>
        </w:rPr>
        <w:t>like they do at other theatres.</w:t>
      </w:r>
    </w:p>
    <w:p>
      <w:pPr>
        <w:pStyle w:val="Normal"/>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difference between the use of </w:t>
      </w:r>
      <w:r>
        <w:rPr>
          <w:i/>
          <w:sz w:val="24"/>
        </w:rPr>
        <w:t>as</w:t>
      </w:r>
      <w:r>
        <w:rPr>
          <w:sz w:val="24"/>
        </w:rPr>
        <w:t xml:space="preserve"> and </w:t>
      </w:r>
      <w:r>
        <w:rPr>
          <w:i/>
          <w:sz w:val="24"/>
        </w:rPr>
        <w:t>like</w:t>
      </w:r>
      <w:r>
        <w:rPr>
          <w:sz w:val="24"/>
        </w:rPr>
        <w:t xml:space="preserve"> is important. </w:t>
      </w:r>
      <w:r>
        <w:rPr>
          <w:i/>
          <w:sz w:val="24"/>
        </w:rPr>
        <w:t>As</w:t>
      </w:r>
      <w:r>
        <w:rPr>
          <w:sz w:val="24"/>
        </w:rPr>
        <w:t xml:space="preserve"> implies the idea of identification, as in: </w:t>
      </w:r>
      <w:r>
        <w:rPr>
          <w:i/>
          <w:sz w:val="24"/>
        </w:rPr>
        <w:t>Let me speak to you as your father ought to</w:t>
      </w:r>
      <w:r>
        <w:rPr>
          <w:sz w:val="24"/>
        </w:rPr>
        <w:t xml:space="preserve"> (= I am your father and I am speaking to you in that character), whereas </w:t>
      </w:r>
      <w:r>
        <w:rPr>
          <w:i/>
          <w:sz w:val="24"/>
        </w:rPr>
        <w:t>like</w:t>
      </w:r>
      <w:r>
        <w:rPr>
          <w:sz w:val="24"/>
        </w:rPr>
        <w:t xml:space="preserve"> implies the idea of mere comparison, as in: </w:t>
      </w:r>
      <w:r>
        <w:rPr>
          <w:i/>
          <w:sz w:val="24"/>
        </w:rPr>
        <w:t>Let me speak to you like a father might</w:t>
      </w:r>
      <w:r>
        <w:rPr>
          <w:sz w:val="24"/>
        </w:rPr>
        <w:t xml:space="preserve"> (= I am not your father, but I am speaking in the way your father might).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2"/>
        <w:pBdr>
          <w:top w:val="single" w:sz="4" w:space="1" w:color="000000"/>
          <w:left w:val="single" w:sz="4" w:space="4" w:color="000000"/>
          <w:bottom w:val="single" w:sz="4" w:space="1" w:color="000000"/>
          <w:right w:val="single" w:sz="4" w:space="4" w:color="000000"/>
        </w:pBdr>
        <w:suppressAutoHyphens w:val="false"/>
        <w:rPr>
          <w:b/>
        </w:rPr>
      </w:pPr>
      <w:r>
        <w:rPr>
          <w:b/>
        </w:rPr>
        <w:t>Note 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conjunctions as </w:t>
      </w:r>
      <w:r>
        <w:rPr>
          <w:i/>
          <w:sz w:val="24"/>
        </w:rPr>
        <w:t>if</w:t>
      </w:r>
      <w:r>
        <w:rPr>
          <w:sz w:val="24"/>
        </w:rPr>
        <w:t xml:space="preserve"> and </w:t>
      </w:r>
      <w:r>
        <w:rPr>
          <w:i/>
          <w:sz w:val="24"/>
        </w:rPr>
        <w:t>as though</w:t>
      </w:r>
      <w:r>
        <w:rPr>
          <w:sz w:val="24"/>
        </w:rPr>
        <w:t xml:space="preserve"> may also introduce appositive and predicative clauses, as the comparative meaning may combine with different syntactic connections.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She had a look </w:t>
      </w:r>
      <w:r>
        <w:rPr>
          <w:i/>
          <w:sz w:val="24"/>
        </w:rPr>
        <w:t>as if she had something in her mouth.</w:t>
      </w:r>
      <w:r>
        <w:rPr>
          <w:sz w:val="24"/>
        </w:rPr>
        <w:t>(appositive clause)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She looked </w:t>
      </w:r>
      <w:r>
        <w:rPr>
          <w:i/>
          <w:sz w:val="24"/>
        </w:rPr>
        <w:t xml:space="preserve">as if she had something in her mouth. </w:t>
      </w:r>
      <w:r>
        <w:rPr>
          <w:sz w:val="24"/>
        </w:rPr>
        <w:t>(predicative clause)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She looked at me </w:t>
      </w:r>
      <w:r>
        <w:rPr>
          <w:i/>
          <w:sz w:val="24"/>
        </w:rPr>
        <w:t xml:space="preserve">as if nothing was wrong. </w:t>
      </w:r>
      <w:r>
        <w:rPr>
          <w:sz w:val="24"/>
        </w:rPr>
        <w:t>(adverbial clause)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Clauses of comparison sometimes have inverted word order. </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as obstinate </w:t>
      </w:r>
      <w:r>
        <w:rPr>
          <w:i/>
          <w:sz w:val="24"/>
        </w:rPr>
        <w:t>as were most of his relatives.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Special mention should be made of cases when two subordinating devices are used to introduce a clause, usually a conjunction and a conjunctive word: </w:t>
      </w:r>
      <w:r>
        <w:rPr>
          <w:i/>
          <w:sz w:val="24"/>
        </w:rPr>
        <w:t>than whose, than which, than where,</w:t>
      </w:r>
      <w:r>
        <w:rPr>
          <w:sz w:val="24"/>
        </w:rPr>
        <w:t xml:space="preserve"> or two conjunctions: </w:t>
      </w:r>
      <w:r>
        <w:rPr>
          <w:i/>
          <w:sz w:val="24"/>
        </w:rPr>
        <w:t>than if.</w:t>
      </w:r>
      <w:r>
        <w:rPr>
          <w:sz w:val="24"/>
        </w:rPr>
        <w:t xml:space="preserve"> They bear double relation to the main clause, one of which is that of comparison.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is never more present in my work </w:t>
      </w:r>
      <w:r>
        <w:rPr>
          <w:i/>
          <w:sz w:val="24"/>
        </w:rPr>
        <w:t>than when no image of him is there.</w:t>
      </w:r>
      <w:r>
        <w:rPr>
          <w:sz w:val="24"/>
        </w:rPr>
        <w:t xml:space="preserve"> (comparative and temporal  </w:t>
      </w:r>
    </w:p>
    <w:p>
      <w:pPr>
        <w:pStyle w:val="Normal"/>
        <w:spacing w:lineRule="auto" w:line="240"/>
        <w:ind w:firstLine="284" w:start="284" w:end="0"/>
        <w:rPr>
          <w:sz w:val="24"/>
        </w:rPr>
      </w:pPr>
      <w:r>
        <w:rPr>
          <w:sz w:val="24"/>
        </w:rPr>
        <w:t xml:space="preserve">relation) </w:t>
      </w:r>
    </w:p>
    <w:p>
      <w:pPr>
        <w:pStyle w:val="Normal"/>
        <w:spacing w:lineRule="auto" w:line="240"/>
        <w:ind w:firstLine="284" w:start="284" w:end="0"/>
        <w:rPr/>
      </w:pPr>
      <w:r>
        <w:rPr>
          <w:sz w:val="24"/>
        </w:rPr>
        <w:t xml:space="preserve">The butler took his tip far more casually, far more naturally </w:t>
      </w:r>
      <w:r>
        <w:rPr>
          <w:i/>
          <w:sz w:val="24"/>
        </w:rPr>
        <w:t xml:space="preserve">than if Dicky had offered to shake hands with </w:t>
      </w:r>
    </w:p>
    <w:p>
      <w:pPr>
        <w:pStyle w:val="Normal"/>
        <w:spacing w:lineRule="auto" w:line="240"/>
        <w:ind w:firstLine="284" w:start="284" w:end="0"/>
        <w:rPr/>
      </w:pPr>
      <w:r>
        <w:rPr>
          <w:i/>
          <w:sz w:val="24"/>
        </w:rPr>
        <w:t>him. -</w:t>
      </w:r>
      <w:r>
        <w:rPr>
          <w:sz w:val="24"/>
          <w:lang w:val="ru-RU"/>
        </w:rPr>
        <w:t xml:space="preserve"> чем если бы Дикки протянул ему руку</w:t>
      </w:r>
      <w:r>
        <w:rPr>
          <w:sz w:val="24"/>
        </w:rPr>
        <w:t xml:space="preserve"> (comparative and conditional relation)</w:t>
      </w:r>
    </w:p>
    <w:p>
      <w:pPr>
        <w:pStyle w:val="Normal"/>
        <w:spacing w:lineRule="auto" w:line="240"/>
        <w:ind w:firstLine="284" w:end="0"/>
        <w:rPr>
          <w:b/>
          <w:sz w:val="24"/>
        </w:rPr>
      </w:pPr>
      <w:r>
        <w:rPr>
          <w:b/>
          <w:sz w:val="24"/>
        </w:rPr>
      </w:r>
    </w:p>
    <w:p>
      <w:pPr>
        <w:pStyle w:val="Heading3"/>
        <w:rPr/>
      </w:pPr>
      <w:bookmarkStart w:id="151" w:name="__RefHeading___Toc5113090"/>
      <w:bookmarkEnd w:id="151"/>
      <w:r>
        <w:rPr/>
        <w:t>The complex sentence with an adverbial clause of condition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169. Adverbial clauses of this type contain some condition (either real or unreal) which makes the action in the main clause possible.</w:t>
      </w:r>
    </w:p>
    <w:p>
      <w:pPr>
        <w:pStyle w:val="Normal"/>
        <w:spacing w:lineRule="auto" w:line="240"/>
        <w:ind w:firstLine="284" w:end="0"/>
        <w:rPr/>
      </w:pPr>
      <w:r>
        <w:rPr>
          <w:sz w:val="24"/>
        </w:rPr>
        <w:t xml:space="preserve">Adverbial clauses of condition may be introduced by conjunctions: </w:t>
      </w:r>
      <w:r>
        <w:rPr>
          <w:i/>
          <w:sz w:val="24"/>
        </w:rPr>
        <w:t>if</w:t>
      </w:r>
      <w:r>
        <w:rPr>
          <w:sz w:val="24"/>
        </w:rPr>
        <w:t xml:space="preserve">, </w:t>
      </w:r>
      <w:r>
        <w:rPr>
          <w:i/>
          <w:sz w:val="24"/>
        </w:rPr>
        <w:t>unless, once, in case.</w:t>
      </w:r>
      <w:r>
        <w:rPr>
          <w:sz w:val="24"/>
        </w:rPr>
        <w:t xml:space="preserve"> There are also several conjunctions derived from verbal forms sometimes followed by the optional </w:t>
      </w:r>
      <w:r>
        <w:rPr>
          <w:i/>
          <w:sz w:val="24"/>
        </w:rPr>
        <w:t>that: provided (that), providing (that), suppose (that), supposing (that), considering (that), given (that), granted (that), granting (that), admitting (that), presuming (that), seeing (that).</w:t>
      </w:r>
    </w:p>
    <w:p>
      <w:pPr>
        <w:pStyle w:val="Normal"/>
        <w:spacing w:lineRule="auto" w:line="240"/>
        <w:ind w:firstLine="284" w:end="0"/>
        <w:rPr/>
      </w:pPr>
      <w:r>
        <w:rPr>
          <w:sz w:val="24"/>
        </w:rPr>
        <w:t xml:space="preserve">Conditional clauses introduced by </w:t>
      </w:r>
      <w:r>
        <w:rPr>
          <w:i/>
          <w:sz w:val="24"/>
        </w:rPr>
        <w:t>if</w:t>
      </w:r>
      <w:r>
        <w:rPr>
          <w:sz w:val="24"/>
        </w:rPr>
        <w:t xml:space="preserve"> and other conjunctions (with the exception of </w:t>
      </w:r>
      <w:r>
        <w:rPr>
          <w:i/>
          <w:sz w:val="24"/>
        </w:rPr>
        <w:t>unless)</w:t>
      </w:r>
      <w:r>
        <w:rPr>
          <w:sz w:val="24"/>
        </w:rPr>
        <w:t xml:space="preserve"> imply uncertainty. Therefore they often contain non-assertive forms of pronouns and pronominal adverbs, such as </w:t>
      </w:r>
      <w:r>
        <w:rPr>
          <w:i/>
          <w:sz w:val="24"/>
        </w:rPr>
        <w:t>any, anybody, anything, anywhere.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If anything troubles you,</w:t>
      </w:r>
      <w:r>
        <w:rPr>
          <w:sz w:val="24"/>
        </w:rPr>
        <w:t xml:space="preserve"> you’d better tell me. </w:t>
      </w:r>
    </w:p>
    <w:p>
      <w:pPr>
        <w:pStyle w:val="Normal"/>
        <w:spacing w:lineRule="auto" w:line="240"/>
        <w:ind w:firstLine="284" w:start="284" w:end="0"/>
        <w:rPr/>
      </w:pPr>
      <w:r>
        <w:rPr>
          <w:i/>
          <w:sz w:val="24"/>
        </w:rPr>
        <w:t>If anyone asks for me,</w:t>
      </w:r>
      <w:r>
        <w:rPr>
          <w:sz w:val="24"/>
        </w:rPr>
        <w:t xml:space="preserve"> tell him to wait.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Clauses beginning with </w:t>
      </w:r>
      <w:r>
        <w:rPr>
          <w:i/>
          <w:sz w:val="24"/>
        </w:rPr>
        <w:t>unless</w:t>
      </w:r>
      <w:r>
        <w:rPr>
          <w:sz w:val="24"/>
        </w:rPr>
        <w:t xml:space="preserve"> express the only possible condition which will make the action in the main clause possible. Therefore they usually contain assertive forms like </w:t>
      </w:r>
      <w:r>
        <w:rPr>
          <w:i/>
          <w:sz w:val="24"/>
        </w:rPr>
        <w:t>something, somebody.</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Unless somebody interferes,</w:t>
      </w:r>
      <w:r>
        <w:rPr>
          <w:sz w:val="24"/>
        </w:rPr>
        <w:t xml:space="preserve"> there may be a disaster.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For the same reason </w:t>
      </w:r>
      <w:r>
        <w:rPr>
          <w:i/>
          <w:sz w:val="24"/>
        </w:rPr>
        <w:t>unless-clauses</w:t>
      </w:r>
      <w:r>
        <w:rPr>
          <w:sz w:val="24"/>
        </w:rPr>
        <w:t xml:space="preserve"> hardly ever express unreal conditions.</w:t>
      </w:r>
    </w:p>
    <w:p>
      <w:pPr>
        <w:pStyle w:val="Normal"/>
        <w:spacing w:lineRule="auto" w:line="240"/>
        <w:ind w:firstLine="284" w:end="0"/>
        <w:rPr/>
      </w:pPr>
      <w:r>
        <w:rPr>
          <w:sz w:val="24"/>
        </w:rPr>
        <w:t xml:space="preserve">The exclusive meaning of </w:t>
      </w:r>
      <w:r>
        <w:rPr>
          <w:i/>
          <w:sz w:val="24"/>
        </w:rPr>
        <w:t>unless</w:t>
      </w:r>
      <w:r>
        <w:rPr>
          <w:sz w:val="24"/>
        </w:rPr>
        <w:t xml:space="preserve"> accounts for the fact that, even if the condition is real, the </w:t>
      </w:r>
      <w:r>
        <w:rPr>
          <w:i/>
          <w:sz w:val="24"/>
        </w:rPr>
        <w:t>unless-</w:t>
      </w:r>
      <w:r>
        <w:rPr>
          <w:sz w:val="24"/>
        </w:rPr>
        <w:t xml:space="preserve">clause is not always equivalent to an </w:t>
      </w:r>
      <w:r>
        <w:rPr>
          <w:i/>
          <w:sz w:val="24"/>
        </w:rPr>
        <w:t>if-not-</w:t>
      </w:r>
      <w:r>
        <w:rPr>
          <w:sz w:val="24"/>
        </w:rPr>
        <w:t xml:space="preserve">clause. Thus the sentence: </w:t>
      </w:r>
      <w:r>
        <w:rPr>
          <w:i/>
          <w:sz w:val="24"/>
        </w:rPr>
        <w:t>I</w:t>
      </w:r>
      <w:r>
        <w:rPr>
          <w:sz w:val="24"/>
        </w:rPr>
        <w:t xml:space="preserve"> </w:t>
      </w:r>
      <w:r>
        <w:rPr>
          <w:i/>
          <w:sz w:val="24"/>
        </w:rPr>
        <w:t>won’t come unless you invite me</w:t>
      </w:r>
      <w:r>
        <w:rPr>
          <w:sz w:val="24"/>
          <w:lang w:val="ru-RU"/>
        </w:rPr>
        <w:t xml:space="preserve"> (я приду, только если вы пригласите меня)</w:t>
      </w:r>
      <w:r>
        <w:rPr>
          <w:sz w:val="24"/>
        </w:rPr>
        <w:t xml:space="preserve"> and the sentence </w:t>
      </w:r>
      <w:r>
        <w:rPr>
          <w:i/>
          <w:sz w:val="24"/>
        </w:rPr>
        <w:t>I</w:t>
      </w:r>
      <w:r>
        <w:rPr>
          <w:sz w:val="24"/>
        </w:rPr>
        <w:t xml:space="preserve"> </w:t>
      </w:r>
      <w:r>
        <w:rPr>
          <w:i/>
          <w:sz w:val="24"/>
        </w:rPr>
        <w:t>won’t come if you don’t invite me (=</w:t>
      </w:r>
      <w:r>
        <w:rPr>
          <w:sz w:val="24"/>
          <w:lang w:val="ru-RU"/>
        </w:rPr>
        <w:t xml:space="preserve"> я не приду, если вы меня не приглашаете)</w:t>
      </w:r>
      <w:r>
        <w:rPr>
          <w:sz w:val="24"/>
        </w:rPr>
        <w:t xml:space="preserve"> are quite different in their meaning.</w:t>
      </w:r>
    </w:p>
    <w:p>
      <w:pPr>
        <w:pStyle w:val="Normal"/>
        <w:spacing w:lineRule="auto" w:line="240"/>
        <w:ind w:firstLine="284" w:end="0"/>
        <w:rPr/>
      </w:pPr>
      <w:r>
        <w:rPr>
          <w:sz w:val="24"/>
        </w:rPr>
        <w:t xml:space="preserve">The conjunction </w:t>
      </w:r>
      <w:r>
        <w:rPr>
          <w:i/>
          <w:sz w:val="24"/>
        </w:rPr>
        <w:t>provided</w:t>
      </w:r>
      <w:r>
        <w:rPr>
          <w:sz w:val="24"/>
        </w:rPr>
        <w:t xml:space="preserve"> opens a clause containing some desirable condition for the fullfilment of the action expressed by the predicate in the main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And you can do what you please, </w:t>
      </w:r>
      <w:r>
        <w:rPr>
          <w:i/>
          <w:sz w:val="24"/>
        </w:rPr>
        <w:t>provided you do it neatly and don’t make a row over it.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conjunctions </w:t>
      </w:r>
      <w:r>
        <w:rPr>
          <w:i/>
          <w:sz w:val="24"/>
        </w:rPr>
        <w:t>suppose</w:t>
      </w:r>
      <w:r>
        <w:rPr>
          <w:sz w:val="24"/>
        </w:rPr>
        <w:t xml:space="preserve"> and </w:t>
      </w:r>
      <w:r>
        <w:rPr>
          <w:i/>
          <w:sz w:val="24"/>
        </w:rPr>
        <w:t>supposing</w:t>
      </w:r>
      <w:r>
        <w:rPr>
          <w:sz w:val="24"/>
        </w:rPr>
        <w:t xml:space="preserve"> always imply that the condition is merely hypothetical.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 mean this: </w:t>
      </w:r>
      <w:r>
        <w:rPr>
          <w:i/>
          <w:sz w:val="24"/>
        </w:rPr>
        <w:t xml:space="preserve">Suppose some other European pauper prince was anxious to marry Princess Anna and her </w:t>
      </w:r>
    </w:p>
    <w:p>
      <w:pPr>
        <w:pStyle w:val="Normal"/>
        <w:spacing w:lineRule="auto" w:line="240"/>
        <w:ind w:firstLine="284" w:start="284" w:end="0"/>
        <w:rPr/>
      </w:pPr>
      <w:r>
        <w:rPr>
          <w:i/>
          <w:sz w:val="24"/>
        </w:rPr>
        <w:t>fortune,</w:t>
      </w:r>
      <w:r>
        <w:rPr>
          <w:sz w:val="24"/>
        </w:rPr>
        <w:t xml:space="preserve"> wouldn’t that Prince have an interest in stopping this loan of yours to Prince Eugen?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Conditional clauses may be joined to the main clause asyndetically by means of link-inversion. Inversion is possible only if the predicate in the subordinate clause is in the subjunctive mood, that is expressed by past subjunctive (were), or by non-factual Past Perfect.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But had chance taken you out into the surrounding country and had it taken you in the right direction,</w:t>
      </w:r>
      <w:r>
        <w:rPr>
          <w:sz w:val="24"/>
        </w:rPr>
        <w:t xml:space="preserve"> </w:t>
      </w:r>
    </w:p>
    <w:p>
      <w:pPr>
        <w:pStyle w:val="Normal"/>
        <w:spacing w:lineRule="auto" w:line="240"/>
        <w:ind w:firstLine="284" w:start="284" w:end="0"/>
        <w:rPr>
          <w:sz w:val="24"/>
        </w:rPr>
      </w:pPr>
      <w:r>
        <w:rPr>
          <w:sz w:val="24"/>
        </w:rPr>
        <w:t>you would have found him toiling along by the hedges...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170.</w:t>
      </w:r>
      <w:r>
        <w:rPr>
          <w:sz w:val="24"/>
        </w:rPr>
        <w:t xml:space="preserve"> Depending on the relation between the subordinate and the main clauses and on the use of tense and mood forms, complex sentences with conditional clauses may be subdivided into three types:</w:t>
      </w:r>
    </w:p>
    <w:p>
      <w:pPr>
        <w:pStyle w:val="Normal"/>
        <w:spacing w:lineRule="auto" w:line="240"/>
        <w:ind w:firstLine="284" w:end="0"/>
        <w:rPr>
          <w:b/>
          <w:sz w:val="24"/>
        </w:rPr>
      </w:pPr>
      <w:r>
        <w:rPr>
          <w:b/>
          <w:sz w:val="24"/>
        </w:rPr>
      </w:r>
    </w:p>
    <w:p>
      <w:pPr>
        <w:pStyle w:val="Normal"/>
        <w:spacing w:lineRule="auto" w:line="240"/>
        <w:ind w:firstLine="284" w:end="0"/>
        <w:rPr/>
      </w:pPr>
      <w:r>
        <w:rPr>
          <w:sz w:val="24"/>
        </w:rPr>
        <w:t>I.</w:t>
      </w:r>
      <w:r>
        <w:rPr>
          <w:b/>
          <w:sz w:val="24"/>
        </w:rPr>
        <w:t xml:space="preserve"> Complex sentences with clauses of real condition</w:t>
      </w:r>
      <w:r>
        <w:rPr>
          <w:sz w:val="24"/>
        </w:rPr>
        <w:t xml:space="preserve"> are those when the actions or events in both the clauses refer to the past or present and these actions or events are regarded as real facts. If the actions or events in these clauses refer to the future, the actions or events are regarded as possible real facts.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If I have offended you,</w:t>
      </w:r>
      <w:r>
        <w:rPr>
          <w:sz w:val="24"/>
        </w:rPr>
        <w:t xml:space="preserve"> I am very sorry. </w:t>
      </w:r>
    </w:p>
    <w:p>
      <w:pPr>
        <w:pStyle w:val="Normal"/>
        <w:spacing w:lineRule="auto" w:line="240"/>
        <w:ind w:firstLine="284" w:start="284" w:end="0"/>
        <w:rPr/>
      </w:pPr>
      <w:r>
        <w:rPr>
          <w:sz w:val="24"/>
        </w:rPr>
        <w:t xml:space="preserve">Why did he send us matches </w:t>
      </w:r>
      <w:r>
        <w:rPr>
          <w:i/>
          <w:sz w:val="24"/>
        </w:rPr>
        <w:t xml:space="preserve">if he knew there was no gas? </w:t>
      </w:r>
    </w:p>
    <w:p>
      <w:pPr>
        <w:pStyle w:val="Normal"/>
        <w:spacing w:lineRule="auto" w:line="240"/>
        <w:ind w:firstLine="284" w:start="284" w:end="0"/>
        <w:rPr/>
      </w:pPr>
      <w:r>
        <w:rPr>
          <w:i/>
          <w:sz w:val="24"/>
        </w:rPr>
        <w:t>If Jules comes back,</w:t>
      </w:r>
      <w:r>
        <w:rPr>
          <w:sz w:val="24"/>
        </w:rPr>
        <w:t xml:space="preserve"> simply defy him to enter - that is all. </w:t>
      </w:r>
    </w:p>
    <w:p>
      <w:pPr>
        <w:pStyle w:val="Normal"/>
        <w:spacing w:lineRule="auto" w:line="240"/>
        <w:ind w:firstLine="284" w:start="284" w:end="0"/>
        <w:rPr/>
      </w:pPr>
      <w:r>
        <w:rPr>
          <w:sz w:val="24"/>
        </w:rPr>
        <w:t xml:space="preserve">I won’t phone you, </w:t>
      </w:r>
      <w:r>
        <w:rPr>
          <w:i/>
          <w:sz w:val="24"/>
        </w:rPr>
        <w:t>unless something unforeseen happens.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The conditional clause may be a statement for mere argument, no condition is meant.</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If she got no money from her brother-in-law,</w:t>
      </w:r>
      <w:r>
        <w:rPr>
          <w:sz w:val="24"/>
        </w:rPr>
        <w:t xml:space="preserve"> she got what was as good as money - credit.</w:t>
      </w:r>
    </w:p>
    <w:p>
      <w:pPr>
        <w:pStyle w:val="Normal"/>
        <w:spacing w:lineRule="auto" w:line="240"/>
        <w:ind w:firstLine="284" w:start="284" w:end="0"/>
        <w:rPr/>
      </w:pPr>
      <w:r>
        <w:rPr>
          <w:i/>
          <w:sz w:val="24"/>
        </w:rPr>
        <w:t>If Adrian had a passion, indeed, except for Diana Ferse,</w:t>
      </w:r>
      <w:r>
        <w:rPr>
          <w:sz w:val="24"/>
        </w:rPr>
        <w:t xml:space="preserve"> it was a burning desire to fix that breeding spot,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can be seen from the above examples, the predicates in conditional clauses may be in the past or present indefinite, present perfect, present or past continuous.</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sz w:val="24"/>
        </w:rPr>
        <w:t>Note:</w:t>
      </w:r>
      <w:r>
        <w:rPr>
          <w:sz w:val="24"/>
        </w:rPr>
        <w:t xml:space="preserv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In cases like the following </w:t>
      </w:r>
      <w:r>
        <w:rPr>
          <w:i/>
          <w:sz w:val="24"/>
        </w:rPr>
        <w:t>Let her come to me as she will, when she will, not at all if she will not; But I must run out for half a minute, if you’ll let me</w:t>
      </w:r>
      <w:r>
        <w:rPr>
          <w:sz w:val="24"/>
        </w:rPr>
        <w:t xml:space="preserve"> the verb </w:t>
      </w:r>
      <w:r>
        <w:rPr>
          <w:i/>
          <w:sz w:val="24"/>
        </w:rPr>
        <w:t>will</w:t>
      </w:r>
      <w:r>
        <w:rPr>
          <w:sz w:val="24"/>
        </w:rPr>
        <w:t xml:space="preserve"> is not auxiliary but modal, as it expresses wish, insistence, or resistance (in negative form).</w:t>
      </w:r>
    </w:p>
    <w:p>
      <w:pPr>
        <w:pStyle w:val="Normal"/>
        <w:spacing w:lineRule="auto" w:line="240"/>
        <w:ind w:firstLine="284" w:end="0"/>
        <w:rPr>
          <w:sz w:val="24"/>
        </w:rPr>
      </w:pPr>
      <w:r>
        <w:rPr>
          <w:sz w:val="24"/>
        </w:rPr>
      </w:r>
    </w:p>
    <w:p>
      <w:pPr>
        <w:pStyle w:val="Normal"/>
        <w:spacing w:lineRule="auto" w:line="240"/>
        <w:ind w:firstLine="284" w:end="0"/>
        <w:rPr/>
      </w:pPr>
      <w:r>
        <w:rPr>
          <w:sz w:val="24"/>
        </w:rPr>
        <w:t>II.</w:t>
      </w:r>
      <w:r>
        <w:rPr>
          <w:b/>
          <w:sz w:val="24"/>
        </w:rPr>
        <w:t xml:space="preserve"> Complex sentences with clauses of open condition.</w:t>
      </w:r>
      <w:r>
        <w:rPr>
          <w:sz w:val="24"/>
        </w:rPr>
        <w:t xml:space="preserve"> These clauses denote hypothetical situations or circumstances which may be (or may not be) realised in the present or future. Accordingly the subjunctive-mood forms are used both in the subordinate and the principal clause to denote actions or states.</w:t>
      </w:r>
    </w:p>
    <w:p>
      <w:pPr>
        <w:pStyle w:val="Normal"/>
        <w:spacing w:lineRule="auto" w:line="240"/>
        <w:ind w:firstLine="284" w:end="0"/>
        <w:rPr>
          <w:b/>
          <w:sz w:val="24"/>
        </w:rPr>
      </w:pPr>
      <w:r>
        <w:rPr>
          <w:b/>
          <w:sz w:val="24"/>
        </w:rPr>
      </w:r>
    </w:p>
    <w:tbl>
      <w:tblPr>
        <w:tblW w:w="10730" w:type="dxa"/>
        <w:jc w:val="start"/>
        <w:tblInd w:w="250" w:type="dxa"/>
        <w:tblLayout w:type="fixed"/>
        <w:tblCellMar>
          <w:top w:w="0" w:type="dxa"/>
          <w:start w:w="108" w:type="dxa"/>
          <w:bottom w:w="0" w:type="dxa"/>
          <w:end w:w="108" w:type="dxa"/>
        </w:tblCellMar>
      </w:tblPr>
      <w:tblGrid>
        <w:gridCol w:w="425"/>
        <w:gridCol w:w="2056"/>
        <w:gridCol w:w="2622"/>
        <w:gridCol w:w="425"/>
        <w:gridCol w:w="5202"/>
      </w:tblGrid>
      <w:tr>
        <w:trPr/>
        <w:tc>
          <w:tcPr>
            <w:tcW w:w="425" w:type="dxa"/>
            <w:tcBorders/>
          </w:tcPr>
          <w:p>
            <w:pPr>
              <w:pStyle w:val="Normal"/>
              <w:snapToGrid w:val="false"/>
              <w:spacing w:lineRule="auto" w:line="240"/>
              <w:ind w:hanging="0" w:end="0"/>
              <w:rPr>
                <w:b/>
              </w:rPr>
            </w:pPr>
            <w:r>
              <w:rPr>
                <w:b/>
              </w:rPr>
            </w:r>
          </w:p>
        </w:tc>
        <w:tc>
          <w:tcPr>
            <w:tcW w:w="4678" w:type="dxa"/>
            <w:gridSpan w:val="2"/>
            <w:tcBorders/>
          </w:tcPr>
          <w:p>
            <w:pPr>
              <w:pStyle w:val="Normal"/>
              <w:spacing w:lineRule="auto" w:line="240"/>
              <w:ind w:hanging="0" w:end="0"/>
              <w:rPr>
                <w:b/>
              </w:rPr>
            </w:pPr>
            <w:r>
              <w:rPr>
                <w:b/>
              </w:rPr>
              <w:t>In the main dause</w:t>
            </w:r>
          </w:p>
        </w:tc>
        <w:tc>
          <w:tcPr>
            <w:tcW w:w="425" w:type="dxa"/>
            <w:tcBorders/>
          </w:tcPr>
          <w:p>
            <w:pPr>
              <w:pStyle w:val="Normal"/>
              <w:snapToGrid w:val="false"/>
              <w:spacing w:lineRule="auto" w:line="240"/>
              <w:ind w:hanging="0" w:end="0"/>
              <w:rPr>
                <w:b/>
              </w:rPr>
            </w:pPr>
            <w:r>
              <w:rPr>
                <w:b/>
              </w:rPr>
            </w:r>
          </w:p>
        </w:tc>
        <w:tc>
          <w:tcPr>
            <w:tcW w:w="5202" w:type="dxa"/>
            <w:tcBorders/>
          </w:tcPr>
          <w:p>
            <w:pPr>
              <w:pStyle w:val="Normal"/>
              <w:spacing w:lineRule="auto" w:line="240"/>
              <w:ind w:firstLine="284" w:end="0"/>
              <w:rPr>
                <w:b/>
              </w:rPr>
            </w:pPr>
            <w:r>
              <w:rPr>
                <w:b/>
              </w:rPr>
              <w:t>In the subordinate clause</w:t>
            </w:r>
          </w:p>
          <w:p>
            <w:pPr>
              <w:pStyle w:val="Normal"/>
              <w:spacing w:lineRule="auto" w:line="240"/>
              <w:ind w:hanging="0" w:end="0"/>
              <w:rPr>
                <w:b/>
              </w:rPr>
            </w:pPr>
            <w:r>
              <w:rPr>
                <w:b/>
              </w:rPr>
            </w:r>
          </w:p>
        </w:tc>
      </w:tr>
      <w:tr>
        <w:trPr>
          <w:trHeight w:val="278" w:hRule="atLeast"/>
        </w:trPr>
        <w:tc>
          <w:tcPr>
            <w:tcW w:w="425" w:type="dxa"/>
            <w:vMerge w:val="restart"/>
            <w:tcBorders/>
          </w:tcPr>
          <w:p>
            <w:pPr>
              <w:pStyle w:val="Normal"/>
              <w:spacing w:lineRule="auto" w:line="240"/>
              <w:ind w:hanging="0" w:end="0"/>
              <w:rPr>
                <w:b/>
              </w:rPr>
            </w:pPr>
            <w:r>
              <w:rPr/>
              <w:t>1.</w:t>
            </w:r>
          </w:p>
        </w:tc>
        <w:tc>
          <w:tcPr>
            <w:tcW w:w="4678" w:type="dxa"/>
            <w:gridSpan w:val="2"/>
            <w:tcBorders/>
          </w:tcPr>
          <w:p>
            <w:pPr>
              <w:pStyle w:val="Normal"/>
              <w:spacing w:lineRule="auto" w:line="240"/>
              <w:ind w:hanging="0" w:end="0"/>
              <w:rPr>
                <w:b/>
              </w:rPr>
            </w:pPr>
            <w:r>
              <w:rPr/>
              <w:t>Analytical forms with</w:t>
            </w:r>
            <w:r>
              <w:rPr>
                <w:i/>
              </w:rPr>
              <w:t xml:space="preserve"> </w:t>
            </w:r>
          </w:p>
        </w:tc>
        <w:tc>
          <w:tcPr>
            <w:tcW w:w="425" w:type="dxa"/>
            <w:vMerge w:val="restart"/>
            <w:tcBorders/>
          </w:tcPr>
          <w:p>
            <w:pPr>
              <w:pStyle w:val="Normal"/>
              <w:spacing w:lineRule="auto" w:line="240"/>
              <w:ind w:hanging="0" w:end="0"/>
              <w:rPr>
                <w:b/>
              </w:rPr>
            </w:pPr>
            <w:r>
              <w:rPr/>
              <w:t>1.</w:t>
            </w:r>
          </w:p>
        </w:tc>
        <w:tc>
          <w:tcPr>
            <w:tcW w:w="5202" w:type="dxa"/>
            <w:vMerge w:val="restart"/>
            <w:tcBorders/>
          </w:tcPr>
          <w:p>
            <w:pPr>
              <w:pStyle w:val="Normal"/>
              <w:spacing w:lineRule="auto" w:line="240"/>
              <w:ind w:hanging="0" w:end="0"/>
              <w:rPr/>
            </w:pPr>
            <w:r>
              <w:rPr>
                <w:i/>
              </w:rPr>
              <w:t>The present subjunctive (be, go, see,</w:t>
            </w:r>
            <w:r>
              <w:rPr/>
              <w:t xml:space="preserve"> etc.) or </w:t>
            </w:r>
            <w:r>
              <w:rPr>
                <w:i/>
              </w:rPr>
              <w:t>the past subjunctive</w:t>
            </w:r>
            <w:r>
              <w:rPr/>
              <w:t xml:space="preserve"> for all the persons in the singular and plural. </w:t>
            </w:r>
          </w:p>
          <w:p>
            <w:pPr>
              <w:pStyle w:val="Normal"/>
              <w:spacing w:lineRule="auto" w:line="240"/>
              <w:ind w:hanging="0" w:end="0"/>
              <w:rPr>
                <w:b/>
              </w:rPr>
            </w:pPr>
            <w:r>
              <w:rPr/>
              <w:t xml:space="preserve">Of these forms </w:t>
            </w:r>
            <w:r>
              <w:rPr>
                <w:i/>
              </w:rPr>
              <w:t>be</w:t>
            </w:r>
            <w:r>
              <w:rPr/>
              <w:t xml:space="preserve"> and </w:t>
            </w:r>
            <w:r>
              <w:rPr>
                <w:i/>
              </w:rPr>
              <w:t xml:space="preserve">were </w:t>
            </w:r>
            <w:r>
              <w:rPr/>
              <w:t>can open asyndetically joined clauses.</w:t>
            </w:r>
          </w:p>
        </w:tc>
      </w:tr>
      <w:tr>
        <w:trPr>
          <w:trHeight w:val="277" w:hRule="atLeast"/>
        </w:trPr>
        <w:tc>
          <w:tcPr>
            <w:tcW w:w="425" w:type="dxa"/>
            <w:vMerge w:val="continue"/>
            <w:tcBorders/>
          </w:tcPr>
          <w:p>
            <w:pPr>
              <w:pStyle w:val="Normal"/>
              <w:snapToGrid w:val="false"/>
              <w:spacing w:lineRule="auto" w:line="240"/>
              <w:ind w:hanging="0" w:end="0"/>
              <w:rPr>
                <w:b/>
                <w:sz w:val="24"/>
              </w:rPr>
            </w:pPr>
            <w:r>
              <w:rPr>
                <w:b/>
                <w:sz w:val="24"/>
              </w:rPr>
            </w:r>
          </w:p>
        </w:tc>
        <w:tc>
          <w:tcPr>
            <w:tcW w:w="2056" w:type="dxa"/>
            <w:tcBorders>
              <w:end w:val="single" w:sz="4" w:space="0" w:color="000000"/>
            </w:tcBorders>
          </w:tcPr>
          <w:p>
            <w:pPr>
              <w:pStyle w:val="Normal"/>
              <w:spacing w:lineRule="auto" w:line="240"/>
              <w:ind w:hanging="0" w:end="0"/>
              <w:rPr>
                <w:i/>
                <w:i/>
              </w:rPr>
            </w:pPr>
            <w:r>
              <w:rPr>
                <w:i/>
              </w:rPr>
              <w:t>should +</w:t>
            </w:r>
          </w:p>
          <w:p>
            <w:pPr>
              <w:pStyle w:val="Normal"/>
              <w:spacing w:lineRule="auto" w:line="240"/>
              <w:ind w:hanging="0" w:end="0"/>
              <w:rPr>
                <w:i/>
                <w:i/>
              </w:rPr>
            </w:pPr>
            <w:r>
              <w:rPr>
                <w:i/>
              </w:rPr>
              <w:t>would</w:t>
            </w:r>
          </w:p>
        </w:tc>
        <w:tc>
          <w:tcPr>
            <w:tcW w:w="2622" w:type="dxa"/>
            <w:tcBorders>
              <w:start w:val="single" w:sz="4" w:space="0" w:color="000000"/>
            </w:tcBorders>
          </w:tcPr>
          <w:p>
            <w:pPr>
              <w:pStyle w:val="Normal"/>
              <w:spacing w:lineRule="auto" w:line="240"/>
              <w:ind w:hanging="0" w:end="0"/>
              <w:rPr>
                <w:i/>
                <w:i/>
              </w:rPr>
            </w:pPr>
            <w:r>
              <w:rPr>
                <w:i/>
              </w:rPr>
              <w:t>non-perfect</w:t>
            </w:r>
          </w:p>
          <w:p>
            <w:pPr>
              <w:pStyle w:val="Normal"/>
              <w:spacing w:lineRule="auto" w:line="240"/>
              <w:ind w:hanging="0" w:end="0"/>
              <w:rPr>
                <w:i/>
                <w:i/>
              </w:rPr>
            </w:pPr>
            <w:r>
              <w:rPr>
                <w:i/>
              </w:rPr>
              <w:t xml:space="preserve"> </w:t>
            </w:r>
            <w:r>
              <w:rPr>
                <w:i/>
              </w:rPr>
              <w:t>infinitive</w:t>
            </w:r>
          </w:p>
        </w:tc>
        <w:tc>
          <w:tcPr>
            <w:tcW w:w="425" w:type="dxa"/>
            <w:vMerge w:val="continue"/>
            <w:tcBorders/>
          </w:tcPr>
          <w:p>
            <w:pPr>
              <w:pStyle w:val="Normal"/>
              <w:snapToGrid w:val="false"/>
              <w:spacing w:lineRule="auto" w:line="240"/>
              <w:ind w:hanging="0" w:end="0"/>
              <w:rPr>
                <w:sz w:val="24"/>
              </w:rPr>
            </w:pPr>
            <w:r>
              <w:rPr>
                <w:sz w:val="24"/>
              </w:rPr>
            </w:r>
          </w:p>
        </w:tc>
        <w:tc>
          <w:tcPr>
            <w:tcW w:w="5202" w:type="dxa"/>
            <w:vMerge w:val="continue"/>
            <w:tcBorders/>
          </w:tcPr>
          <w:p>
            <w:pPr>
              <w:pStyle w:val="Normal"/>
              <w:snapToGrid w:val="false"/>
              <w:spacing w:lineRule="auto" w:line="240"/>
              <w:ind w:hanging="0" w:end="0"/>
              <w:rPr>
                <w:i/>
                <w:i/>
                <w:sz w:val="24"/>
              </w:rPr>
            </w:pPr>
            <w:r>
              <w:rPr>
                <w:i/>
                <w:sz w:val="24"/>
              </w:rPr>
            </w:r>
          </w:p>
        </w:tc>
      </w:tr>
      <w:tr>
        <w:trPr>
          <w:trHeight w:val="277" w:hRule="atLeast"/>
        </w:trPr>
        <w:tc>
          <w:tcPr>
            <w:tcW w:w="425" w:type="dxa"/>
            <w:vMerge w:val="continue"/>
            <w:tcBorders/>
          </w:tcPr>
          <w:p>
            <w:pPr>
              <w:pStyle w:val="Normal"/>
              <w:snapToGrid w:val="false"/>
              <w:spacing w:lineRule="auto" w:line="240"/>
              <w:ind w:hanging="0" w:end="0"/>
              <w:rPr>
                <w:b/>
                <w:i/>
                <w:i/>
                <w:sz w:val="24"/>
              </w:rPr>
            </w:pPr>
            <w:r>
              <w:rPr>
                <w:b/>
                <w:i/>
                <w:sz w:val="24"/>
              </w:rPr>
            </w:r>
          </w:p>
        </w:tc>
        <w:tc>
          <w:tcPr>
            <w:tcW w:w="4678" w:type="dxa"/>
            <w:gridSpan w:val="2"/>
            <w:tcBorders/>
          </w:tcPr>
          <w:p>
            <w:pPr>
              <w:pStyle w:val="Normal"/>
              <w:spacing w:lineRule="auto" w:line="240"/>
              <w:ind w:hanging="0" w:end="0"/>
              <w:rPr/>
            </w:pPr>
            <w:r>
              <w:rPr/>
              <w:t xml:space="preserve">(in Modern English the tendency is to use </w:t>
            </w:r>
            <w:r>
              <w:rPr>
                <w:i/>
              </w:rPr>
              <w:t>would</w:t>
            </w:r>
            <w:r>
              <w:rPr/>
              <w:t xml:space="preserve"> for all the persons)</w:t>
            </w:r>
          </w:p>
        </w:tc>
        <w:tc>
          <w:tcPr>
            <w:tcW w:w="425" w:type="dxa"/>
            <w:vMerge w:val="continue"/>
            <w:tcBorders/>
          </w:tcPr>
          <w:p>
            <w:pPr>
              <w:pStyle w:val="Normal"/>
              <w:snapToGrid w:val="false"/>
              <w:spacing w:lineRule="auto" w:line="240"/>
              <w:ind w:hanging="0" w:end="0"/>
              <w:rPr>
                <w:sz w:val="24"/>
              </w:rPr>
            </w:pPr>
            <w:r>
              <w:rPr>
                <w:sz w:val="24"/>
              </w:rPr>
            </w:r>
          </w:p>
        </w:tc>
        <w:tc>
          <w:tcPr>
            <w:tcW w:w="5202" w:type="dxa"/>
            <w:vMerge w:val="continue"/>
            <w:tcBorders/>
          </w:tcPr>
          <w:p>
            <w:pPr>
              <w:pStyle w:val="Normal"/>
              <w:snapToGrid w:val="false"/>
              <w:spacing w:lineRule="auto" w:line="240"/>
              <w:ind w:hanging="0" w:end="0"/>
              <w:rPr>
                <w:i/>
                <w:i/>
                <w:sz w:val="24"/>
              </w:rPr>
            </w:pPr>
            <w:r>
              <w:rPr>
                <w:i/>
                <w:sz w:val="24"/>
              </w:rPr>
            </w:r>
          </w:p>
        </w:tc>
      </w:tr>
    </w:tbl>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In case the state of the patient </w:t>
      </w:r>
      <w:r>
        <w:rPr>
          <w:i/>
          <w:sz w:val="24"/>
        </w:rPr>
        <w:t>became worse</w:t>
      </w:r>
      <w:r>
        <w:rPr>
          <w:sz w:val="24"/>
        </w:rPr>
        <w:t xml:space="preserve"> he </w:t>
      </w:r>
      <w:r>
        <w:rPr>
          <w:i/>
          <w:sz w:val="24"/>
        </w:rPr>
        <w:t xml:space="preserve">would be taken </w:t>
      </w:r>
      <w:r>
        <w:rPr>
          <w:sz w:val="24"/>
        </w:rPr>
        <w:t>to a hospital.</w:t>
      </w:r>
    </w:p>
    <w:p>
      <w:pPr>
        <w:pStyle w:val="Normal"/>
        <w:spacing w:lineRule="auto" w:line="240"/>
        <w:ind w:firstLine="284" w:start="284" w:end="0"/>
        <w:rPr/>
      </w:pPr>
      <w:r>
        <w:rPr>
          <w:sz w:val="24"/>
        </w:rPr>
        <w:t xml:space="preserve">If I </w:t>
      </w:r>
      <w:r>
        <w:rPr>
          <w:i/>
          <w:sz w:val="24"/>
        </w:rPr>
        <w:t>were</w:t>
      </w:r>
      <w:r>
        <w:rPr>
          <w:sz w:val="24"/>
        </w:rPr>
        <w:t xml:space="preserve"> you, I </w:t>
      </w:r>
      <w:r>
        <w:rPr>
          <w:i/>
          <w:sz w:val="24"/>
        </w:rPr>
        <w:t>would change</w:t>
      </w:r>
      <w:r>
        <w:rPr>
          <w:sz w:val="24"/>
        </w:rPr>
        <w:t xml:space="preserve"> into another dress.</w:t>
      </w:r>
    </w:p>
    <w:p>
      <w:pPr>
        <w:pStyle w:val="Normal"/>
        <w:spacing w:lineRule="auto" w:line="240"/>
        <w:ind w:firstLine="284" w:start="284" w:end="0"/>
        <w:rPr/>
      </w:pPr>
      <w:r>
        <w:rPr>
          <w:sz w:val="24"/>
        </w:rPr>
        <w:t xml:space="preserve">You </w:t>
      </w:r>
      <w:r>
        <w:rPr>
          <w:i/>
          <w:sz w:val="24"/>
        </w:rPr>
        <w:t>wouldn’t be talking</w:t>
      </w:r>
      <w:r>
        <w:rPr>
          <w:sz w:val="24"/>
        </w:rPr>
        <w:t xml:space="preserve"> that way unless you </w:t>
      </w:r>
      <w:r>
        <w:rPr>
          <w:i/>
          <w:sz w:val="24"/>
        </w:rPr>
        <w:t>were hurt.</w:t>
      </w:r>
    </w:p>
    <w:p>
      <w:pPr>
        <w:pStyle w:val="Normal"/>
        <w:spacing w:lineRule="auto" w:line="240"/>
        <w:ind w:firstLine="284" w:end="0"/>
        <w:rPr>
          <w:i/>
          <w:i/>
          <w:sz w:val="24"/>
        </w:rPr>
      </w:pPr>
      <w:r>
        <w:rPr>
          <w:i/>
          <w:sz w:val="24"/>
        </w:rPr>
      </w:r>
    </w:p>
    <w:tbl>
      <w:tblPr>
        <w:tblW w:w="10730" w:type="dxa"/>
        <w:jc w:val="start"/>
        <w:tblInd w:w="250" w:type="dxa"/>
        <w:tblLayout w:type="fixed"/>
        <w:tblCellMar>
          <w:top w:w="0" w:type="dxa"/>
          <w:start w:w="108" w:type="dxa"/>
          <w:bottom w:w="0" w:type="dxa"/>
          <w:end w:w="108" w:type="dxa"/>
        </w:tblCellMar>
      </w:tblPr>
      <w:tblGrid>
        <w:gridCol w:w="425"/>
        <w:gridCol w:w="4815"/>
        <w:gridCol w:w="430"/>
        <w:gridCol w:w="5060"/>
      </w:tblGrid>
      <w:tr>
        <w:trPr/>
        <w:tc>
          <w:tcPr>
            <w:tcW w:w="425" w:type="dxa"/>
            <w:tcBorders/>
          </w:tcPr>
          <w:p>
            <w:pPr>
              <w:pStyle w:val="Normal"/>
              <w:spacing w:lineRule="auto" w:line="240"/>
              <w:ind w:hanging="0" w:end="0"/>
              <w:rPr>
                <w:sz w:val="24"/>
              </w:rPr>
            </w:pPr>
            <w:r>
              <w:rPr>
                <w:sz w:val="24"/>
              </w:rPr>
              <w:t>2.</w:t>
            </w:r>
          </w:p>
        </w:tc>
        <w:tc>
          <w:tcPr>
            <w:tcW w:w="4815" w:type="dxa"/>
            <w:tcBorders/>
          </w:tcPr>
          <w:p>
            <w:pPr>
              <w:pStyle w:val="Normal"/>
              <w:spacing w:lineRule="auto" w:line="240"/>
              <w:ind w:hanging="0" w:end="0"/>
              <w:rPr>
                <w:sz w:val="24"/>
              </w:rPr>
            </w:pPr>
            <w:r>
              <w:rPr>
                <w:sz w:val="24"/>
              </w:rPr>
              <w:t xml:space="preserve">Quasi-subjunctive-mood forms </w:t>
            </w:r>
          </w:p>
          <w:p>
            <w:pPr>
              <w:pStyle w:val="Normal"/>
              <w:spacing w:lineRule="auto" w:line="240"/>
              <w:ind w:hanging="0" w:end="0"/>
              <w:rPr>
                <w:sz w:val="24"/>
              </w:rPr>
            </w:pPr>
            <w:r>
              <w:rPr>
                <w:sz w:val="24"/>
              </w:rPr>
              <w:t xml:space="preserve">with </w:t>
            </w:r>
            <w:r>
              <w:rPr>
                <w:i/>
                <w:sz w:val="24"/>
              </w:rPr>
              <w:t>may (might) + non-perfect infinitive</w:t>
            </w:r>
          </w:p>
        </w:tc>
        <w:tc>
          <w:tcPr>
            <w:tcW w:w="430" w:type="dxa"/>
            <w:tcBorders/>
          </w:tcPr>
          <w:p>
            <w:pPr>
              <w:pStyle w:val="Normal"/>
              <w:spacing w:lineRule="auto" w:line="240"/>
              <w:ind w:hanging="0" w:end="0"/>
              <w:rPr>
                <w:sz w:val="24"/>
              </w:rPr>
            </w:pPr>
            <w:r>
              <w:rPr>
                <w:sz w:val="24"/>
              </w:rPr>
              <w:t>2.</w:t>
            </w:r>
          </w:p>
        </w:tc>
        <w:tc>
          <w:tcPr>
            <w:tcW w:w="5060" w:type="dxa"/>
            <w:tcBorders/>
          </w:tcPr>
          <w:p>
            <w:pPr>
              <w:pStyle w:val="Normal"/>
              <w:spacing w:lineRule="auto" w:line="240"/>
              <w:ind w:hanging="0" w:end="0"/>
              <w:rPr>
                <w:sz w:val="24"/>
              </w:rPr>
            </w:pPr>
            <w:r>
              <w:rPr>
                <w:i/>
                <w:sz w:val="24"/>
              </w:rPr>
              <w:t>The non-factual past indefinite</w:t>
            </w:r>
            <w:r>
              <w:rPr>
                <w:sz w:val="24"/>
              </w:rPr>
              <w:t xml:space="preserve"> and </w:t>
            </w:r>
            <w:r>
              <w:rPr>
                <w:i/>
                <w:sz w:val="24"/>
              </w:rPr>
              <w:t>past continuous.</w:t>
            </w:r>
          </w:p>
        </w:tc>
      </w:tr>
    </w:tbl>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You </w:t>
      </w:r>
      <w:r>
        <w:rPr>
          <w:i/>
          <w:sz w:val="24"/>
        </w:rPr>
        <w:t>might ask</w:t>
      </w:r>
      <w:r>
        <w:rPr>
          <w:sz w:val="24"/>
        </w:rPr>
        <w:t xml:space="preserve"> her this question if you were less scrupulous. </w:t>
      </w:r>
    </w:p>
    <w:p>
      <w:pPr>
        <w:pStyle w:val="Normal"/>
        <w:spacing w:lineRule="auto" w:line="240"/>
        <w:ind w:firstLine="284" w:start="284" w:end="0"/>
        <w:rPr/>
      </w:pPr>
      <w:r>
        <w:rPr>
          <w:sz w:val="24"/>
        </w:rPr>
        <w:t xml:space="preserve">This </w:t>
      </w:r>
      <w:r>
        <w:rPr>
          <w:i/>
          <w:sz w:val="24"/>
        </w:rPr>
        <w:t>might seem to be unreal</w:t>
      </w:r>
      <w:r>
        <w:rPr>
          <w:sz w:val="24"/>
        </w:rPr>
        <w:t xml:space="preserve"> unless I </w:t>
      </w:r>
      <w:r>
        <w:rPr>
          <w:i/>
          <w:sz w:val="24"/>
        </w:rPr>
        <w:t>saw</w:t>
      </w:r>
      <w:r>
        <w:rPr>
          <w:sz w:val="24"/>
        </w:rPr>
        <w:t xml:space="preserve"> it with my own eyes.</w:t>
      </w:r>
    </w:p>
    <w:p>
      <w:pPr>
        <w:pStyle w:val="Normal"/>
        <w:spacing w:lineRule="auto" w:line="240"/>
        <w:ind w:firstLine="284" w:end="0"/>
        <w:rPr>
          <w:sz w:val="24"/>
        </w:rPr>
      </w:pPr>
      <w:r>
        <w:rPr>
          <w:sz w:val="24"/>
        </w:rPr>
      </w:r>
    </w:p>
    <w:tbl>
      <w:tblPr>
        <w:tblW w:w="10730" w:type="dxa"/>
        <w:jc w:val="start"/>
        <w:tblInd w:w="250" w:type="dxa"/>
        <w:tblLayout w:type="fixed"/>
        <w:tblCellMar>
          <w:top w:w="0" w:type="dxa"/>
          <w:start w:w="108" w:type="dxa"/>
          <w:bottom w:w="0" w:type="dxa"/>
          <w:end w:w="108" w:type="dxa"/>
        </w:tblCellMar>
      </w:tblPr>
      <w:tblGrid>
        <w:gridCol w:w="425"/>
        <w:gridCol w:w="4815"/>
        <w:gridCol w:w="430"/>
        <w:gridCol w:w="5060"/>
      </w:tblGrid>
      <w:tr>
        <w:trPr/>
        <w:tc>
          <w:tcPr>
            <w:tcW w:w="425" w:type="dxa"/>
            <w:tcBorders/>
          </w:tcPr>
          <w:p>
            <w:pPr>
              <w:pStyle w:val="Normal"/>
              <w:spacing w:lineRule="auto" w:line="240"/>
              <w:ind w:hanging="0" w:end="0"/>
              <w:rPr>
                <w:sz w:val="24"/>
              </w:rPr>
            </w:pPr>
            <w:r>
              <w:rPr>
                <w:sz w:val="24"/>
              </w:rPr>
              <w:t>3.</w:t>
            </w:r>
          </w:p>
        </w:tc>
        <w:tc>
          <w:tcPr>
            <w:tcW w:w="4815" w:type="dxa"/>
            <w:tcBorders/>
          </w:tcPr>
          <w:p>
            <w:pPr>
              <w:pStyle w:val="Normal"/>
              <w:spacing w:lineRule="auto" w:line="240"/>
              <w:ind w:hanging="0" w:end="0"/>
              <w:rPr>
                <w:sz w:val="24"/>
              </w:rPr>
            </w:pPr>
            <w:r>
              <w:rPr>
                <w:sz w:val="24"/>
              </w:rPr>
              <w:t>The imperative mood.</w:t>
            </w:r>
          </w:p>
        </w:tc>
        <w:tc>
          <w:tcPr>
            <w:tcW w:w="430" w:type="dxa"/>
            <w:tcBorders/>
          </w:tcPr>
          <w:p>
            <w:pPr>
              <w:pStyle w:val="Normal"/>
              <w:spacing w:lineRule="auto" w:line="240"/>
              <w:ind w:hanging="0" w:end="0"/>
              <w:rPr>
                <w:sz w:val="24"/>
              </w:rPr>
            </w:pPr>
            <w:r>
              <w:rPr>
                <w:sz w:val="24"/>
              </w:rPr>
              <w:t>3.</w:t>
            </w:r>
          </w:p>
        </w:tc>
        <w:tc>
          <w:tcPr>
            <w:tcW w:w="5060" w:type="dxa"/>
            <w:tcBorders/>
          </w:tcPr>
          <w:p>
            <w:pPr>
              <w:pStyle w:val="Normal"/>
              <w:spacing w:lineRule="auto" w:line="240"/>
              <w:ind w:hanging="0" w:end="0"/>
              <w:jc w:val="start"/>
              <w:rPr/>
            </w:pPr>
            <w:r>
              <w:rPr>
                <w:sz w:val="24"/>
              </w:rPr>
              <w:t xml:space="preserve">Analytical forms with </w:t>
            </w:r>
            <w:r>
              <w:rPr>
                <w:i/>
                <w:sz w:val="24"/>
              </w:rPr>
              <w:t xml:space="preserve">should + non-perfect infinitive </w:t>
            </w:r>
            <w:r>
              <w:rPr>
                <w:sz w:val="24"/>
              </w:rPr>
              <w:t>(mostly with inversion).</w:t>
            </w:r>
          </w:p>
        </w:tc>
      </w:tr>
    </w:tbl>
    <w:p>
      <w:pPr>
        <w:pStyle w:val="Normal"/>
        <w:spacing w:lineRule="auto" w:line="240"/>
        <w:ind w:firstLine="284" w:end="0"/>
        <w:rPr>
          <w:sz w:val="24"/>
        </w:rPr>
      </w:pPr>
      <w:r>
        <w:rPr>
          <w:sz w:val="24"/>
        </w:rPr>
      </w:r>
    </w:p>
    <w:p>
      <w:pPr>
        <w:pStyle w:val="Normal"/>
        <w:spacing w:lineRule="auto" w:line="240"/>
        <w:ind w:firstLine="284" w:start="284" w:end="0"/>
        <w:rPr/>
      </w:pPr>
      <w:r>
        <w:rPr>
          <w:i/>
          <w:sz w:val="24"/>
        </w:rPr>
        <w:t>Should</w:t>
      </w:r>
      <w:r>
        <w:rPr>
          <w:sz w:val="24"/>
        </w:rPr>
        <w:t xml:space="preserve"> he </w:t>
      </w:r>
      <w:r>
        <w:rPr>
          <w:i/>
          <w:sz w:val="24"/>
        </w:rPr>
        <w:t>ask</w:t>
      </w:r>
      <w:r>
        <w:rPr>
          <w:sz w:val="24"/>
        </w:rPr>
        <w:t xml:space="preserve"> for references, </w:t>
      </w:r>
      <w:r>
        <w:rPr>
          <w:i/>
          <w:sz w:val="24"/>
        </w:rPr>
        <w:t>tell</w:t>
      </w:r>
      <w:r>
        <w:rPr>
          <w:sz w:val="24"/>
        </w:rPr>
        <w:t xml:space="preserve"> him to apply to me.</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form </w:t>
      </w:r>
      <w:r>
        <w:rPr>
          <w:i/>
          <w:sz w:val="24"/>
        </w:rPr>
        <w:t>would + infinitive</w:t>
      </w:r>
      <w:r>
        <w:rPr>
          <w:sz w:val="24"/>
        </w:rPr>
        <w:t xml:space="preserve"> in the subordinate clause may be not a mood form, but a compound predicate, expressing a polite request.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 should be much obliged if you </w:t>
      </w:r>
      <w:r>
        <w:rPr>
          <w:i/>
          <w:sz w:val="24"/>
        </w:rPr>
        <w:t>would agree</w:t>
      </w:r>
      <w:r>
        <w:rPr>
          <w:sz w:val="24"/>
        </w:rPr>
        <w:t xml:space="preserve"> to take part in the concert</w:t>
      </w:r>
      <w:r>
        <w:rPr>
          <w:sz w:val="24"/>
          <w:lang w:val="ru-RU"/>
        </w:rPr>
        <w:t xml:space="preserve"> (если бы вы согласились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lang w:val="ru-RU"/>
        </w:rPr>
      </w:pPr>
      <w:r>
        <w:rPr>
          <w:sz w:val="24"/>
          <w:lang w:val="ru-RU"/>
        </w:rPr>
        <w:t xml:space="preserve">     </w:t>
      </w:r>
      <w:r>
        <w:rPr>
          <w:sz w:val="24"/>
          <w:lang w:val="ru-RU"/>
        </w:rPr>
        <w:t>участвовать в концерте).</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III.</w:t>
      </w:r>
      <w:r>
        <w:rPr>
          <w:b/>
          <w:sz w:val="24"/>
        </w:rPr>
        <w:t xml:space="preserve"> Complex sentences with clauses of rejected condition</w:t>
      </w:r>
      <w:r>
        <w:rPr>
          <w:sz w:val="24"/>
        </w:rPr>
        <w:t xml:space="preserve"> imply non-fulfilment of the condition, as the actions or events described in the conditional clause refer to the past and the time of their realization is over. The condition is generally not even supposed to have been fulfilled, but is stated merely for the sake of argument. The following mood forms are used;</w:t>
      </w:r>
    </w:p>
    <w:p>
      <w:pPr>
        <w:pStyle w:val="Normal"/>
        <w:spacing w:lineRule="auto" w:line="240"/>
        <w:ind w:firstLine="284" w:end="0"/>
        <w:rPr>
          <w:b/>
          <w:sz w:val="24"/>
        </w:rPr>
      </w:pPr>
      <w:r>
        <w:rPr>
          <w:b/>
          <w:sz w:val="24"/>
        </w:rPr>
      </w:r>
    </w:p>
    <w:tbl>
      <w:tblPr>
        <w:tblW w:w="10307" w:type="dxa"/>
        <w:jc w:val="start"/>
        <w:tblInd w:w="675" w:type="dxa"/>
        <w:tblLayout w:type="fixed"/>
        <w:tblCellMar>
          <w:top w:w="0" w:type="dxa"/>
          <w:start w:w="108" w:type="dxa"/>
          <w:bottom w:w="0" w:type="dxa"/>
          <w:end w:w="108" w:type="dxa"/>
        </w:tblCellMar>
      </w:tblPr>
      <w:tblGrid>
        <w:gridCol w:w="1276"/>
        <w:gridCol w:w="3540"/>
        <w:gridCol w:w="5491"/>
      </w:tblGrid>
      <w:tr>
        <w:trPr/>
        <w:tc>
          <w:tcPr>
            <w:tcW w:w="4816" w:type="dxa"/>
            <w:gridSpan w:val="2"/>
            <w:tcBorders/>
          </w:tcPr>
          <w:p>
            <w:pPr>
              <w:pStyle w:val="Normal"/>
              <w:spacing w:lineRule="auto" w:line="240"/>
              <w:ind w:hanging="0" w:end="0"/>
              <w:jc w:val="start"/>
              <w:rPr/>
            </w:pPr>
            <w:r>
              <mc:AlternateContent>
                <mc:Choice Requires="wps">
                  <w:drawing>
                    <wp:anchor behindDoc="0" distT="0" distB="0" distL="114935" distR="114935" simplePos="0" locked="0" layoutInCell="0" allowOverlap="1" relativeHeight="380">
                      <wp:simplePos x="0" y="0"/>
                      <wp:positionH relativeFrom="margin">
                        <wp:posOffset>1011555</wp:posOffset>
                      </wp:positionH>
                      <wp:positionV relativeFrom="paragraph">
                        <wp:posOffset>516890</wp:posOffset>
                      </wp:positionV>
                      <wp:extent cx="91440" cy="914400"/>
                      <wp:effectExtent l="0" t="5080" r="1270" b="5715"/>
                      <wp:wrapNone/>
                      <wp:docPr id="372" name=""/>
                      <a:graphic xmlns:a="http://schemas.openxmlformats.org/drawingml/2006/main">
                        <a:graphicData uri="http://schemas.microsoft.com/office/word/2010/wordprocessingShape">
                          <wps:wsp>
                            <wps:cNvSpPr/>
                            <wps:spPr>
                              <a:xfrm>
                                <a:off x="0" y="0"/>
                                <a:ext cx="91440" cy="914400"/>
                              </a:xfrm>
                              <a:custGeom>
                                <a:avLst/>
                                <a:gdLst>
                                  <a:gd name="textAreaLeft" fmla="*/ 0 w 51840"/>
                                  <a:gd name="textAreaRight" fmla="*/ 18720 w 51840"/>
                                  <a:gd name="textAreaTop" fmla="*/ 13320 h 518400"/>
                                  <a:gd name="textAreaBottom" fmla="*/ 505080 h 518400"/>
                                </a:gdLst>
                                <a:ah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 id="shape_0" stroked="t" o:allowincell="f" style="position:absolute;margin-left:79.65pt;margin-top:40.7pt;width:7.15pt;height:71.95pt;mso-wrap-style:none;v-text-anchor:middle;mso-position-horizontal-relative:margin" type="_x0000_t88">
                      <v:fill o:detectmouseclick="t" on="false"/>
                      <v:stroke color="black" weight="9360" joinstyle="miter" endcap="flat"/>
                      <w10:wrap type="none"/>
                    </v:shape>
                  </w:pict>
                </mc:Fallback>
              </mc:AlternateContent>
            </w:r>
            <w:r>
              <w:rPr>
                <w:b/>
                <w:sz w:val="24"/>
              </w:rPr>
              <w:t>In the main clause</w:t>
            </w:r>
            <w:r>
              <w:rPr>
                <w:sz w:val="24"/>
              </w:rPr>
              <w:t xml:space="preserve"> </w:t>
            </w:r>
          </w:p>
          <w:p>
            <w:pPr>
              <w:pStyle w:val="Normal"/>
              <w:spacing w:lineRule="auto" w:line="240"/>
              <w:ind w:hanging="0" w:end="0"/>
              <w:jc w:val="start"/>
              <w:rPr>
                <w:sz w:val="24"/>
              </w:rPr>
            </w:pPr>
            <w:r>
              <w:rPr>
                <w:sz w:val="24"/>
              </w:rPr>
              <w:t>analytical forms</w:t>
            </w:r>
          </w:p>
          <w:p>
            <w:pPr>
              <w:pStyle w:val="Normal"/>
              <w:spacing w:lineRule="auto" w:line="240"/>
              <w:ind w:hanging="0" w:end="0"/>
              <w:jc w:val="start"/>
              <w:rPr>
                <w:b/>
                <w:sz w:val="24"/>
              </w:rPr>
            </w:pPr>
            <w:r>
              <w:rPr>
                <w:b/>
                <w:sz w:val="24"/>
              </w:rPr>
            </w:r>
          </w:p>
        </w:tc>
        <w:tc>
          <w:tcPr>
            <w:tcW w:w="5491" w:type="dxa"/>
            <w:tcBorders/>
          </w:tcPr>
          <w:p>
            <w:pPr>
              <w:pStyle w:val="Normal"/>
              <w:spacing w:lineRule="auto" w:line="240"/>
              <w:ind w:hanging="0" w:end="0"/>
              <w:jc w:val="start"/>
              <w:rPr/>
            </w:pPr>
            <w:r>
              <w:rPr>
                <w:b/>
                <w:sz w:val="24"/>
              </w:rPr>
              <w:t>In the subordinate clause</w:t>
            </w:r>
            <w:r>
              <w:rPr>
                <w:sz w:val="24"/>
              </w:rPr>
              <w:t xml:space="preserve"> </w:t>
            </w:r>
          </w:p>
          <w:p>
            <w:pPr>
              <w:pStyle w:val="Normal"/>
              <w:spacing w:lineRule="auto" w:line="240"/>
              <w:ind w:hanging="0" w:end="0"/>
              <w:jc w:val="start"/>
              <w:rPr>
                <w:b/>
                <w:sz w:val="24"/>
              </w:rPr>
            </w:pPr>
            <w:r>
              <w:rPr>
                <w:sz w:val="24"/>
              </w:rPr>
              <w:t>non-factual past perfect</w:t>
            </w:r>
          </w:p>
        </w:tc>
      </w:tr>
      <w:tr>
        <w:trPr/>
        <w:tc>
          <w:tcPr>
            <w:tcW w:w="1276" w:type="dxa"/>
            <w:tcBorders/>
          </w:tcPr>
          <w:p>
            <w:pPr>
              <w:pStyle w:val="Normal"/>
              <w:spacing w:lineRule="auto" w:line="240"/>
              <w:ind w:hanging="0" w:end="0"/>
              <w:jc w:val="start"/>
              <w:rPr>
                <w:sz w:val="24"/>
              </w:rPr>
            </w:pPr>
            <w:r>
              <w:rPr>
                <w:sz w:val="24"/>
              </w:rPr>
              <w:t xml:space="preserve">should </w:t>
            </w:r>
          </w:p>
          <w:p>
            <w:pPr>
              <w:pStyle w:val="Normal"/>
              <w:spacing w:lineRule="auto" w:line="240"/>
              <w:ind w:hanging="0" w:end="0"/>
              <w:jc w:val="start"/>
              <w:rPr>
                <w:sz w:val="24"/>
              </w:rPr>
            </w:pPr>
            <w:r>
              <w:rPr>
                <w:sz w:val="24"/>
              </w:rPr>
              <w:t xml:space="preserve">would </w:t>
            </w:r>
          </w:p>
          <w:p>
            <w:pPr>
              <w:pStyle w:val="Normal"/>
              <w:spacing w:lineRule="auto" w:line="240"/>
              <w:ind w:hanging="0" w:end="0"/>
              <w:jc w:val="start"/>
              <w:rPr>
                <w:sz w:val="24"/>
              </w:rPr>
            </w:pPr>
            <w:r>
              <w:rPr>
                <w:sz w:val="24"/>
              </w:rPr>
              <w:t xml:space="preserve">might </w:t>
            </w:r>
            <w:r>
              <w:rPr>
                <w:i/>
                <w:sz w:val="24"/>
              </w:rPr>
              <w:t xml:space="preserve"> </w:t>
            </w:r>
          </w:p>
          <w:p>
            <w:pPr>
              <w:pStyle w:val="Normal"/>
              <w:spacing w:lineRule="auto" w:line="240"/>
              <w:ind w:hanging="0" w:end="0"/>
              <w:jc w:val="start"/>
              <w:rPr>
                <w:sz w:val="24"/>
              </w:rPr>
            </w:pPr>
            <w:r>
              <w:rPr>
                <w:sz w:val="24"/>
              </w:rPr>
              <w:t>(may)</w:t>
            </w:r>
          </w:p>
          <w:p>
            <w:pPr>
              <w:pStyle w:val="Normal"/>
              <w:spacing w:lineRule="auto" w:line="240"/>
              <w:ind w:hanging="0" w:end="0"/>
              <w:jc w:val="start"/>
              <w:rPr>
                <w:sz w:val="24"/>
              </w:rPr>
            </w:pPr>
            <w:r>
              <w:rPr>
                <w:sz w:val="24"/>
              </w:rPr>
              <w:t xml:space="preserve">could </w:t>
            </w:r>
          </w:p>
        </w:tc>
        <w:tc>
          <w:tcPr>
            <w:tcW w:w="3540" w:type="dxa"/>
            <w:tcBorders/>
          </w:tcPr>
          <w:p>
            <w:pPr>
              <w:pStyle w:val="Normal"/>
              <w:snapToGrid w:val="false"/>
              <w:spacing w:lineRule="auto" w:line="240"/>
              <w:ind w:hanging="0" w:end="0"/>
              <w:jc w:val="start"/>
              <w:rPr>
                <w:i/>
                <w:i/>
                <w:sz w:val="24"/>
              </w:rPr>
            </w:pPr>
            <w:r>
              <w:rPr>
                <w:i/>
                <w:sz w:val="24"/>
              </w:rPr>
            </w:r>
          </w:p>
          <w:p>
            <w:pPr>
              <w:pStyle w:val="Normal"/>
              <w:spacing w:lineRule="auto" w:line="240"/>
              <w:ind w:hanging="0" w:end="0"/>
              <w:jc w:val="start"/>
              <w:rPr>
                <w:i/>
                <w:i/>
                <w:sz w:val="24"/>
              </w:rPr>
            </w:pPr>
            <w:r>
              <w:rPr>
                <w:i/>
                <w:sz w:val="24"/>
              </w:rPr>
            </w:r>
          </w:p>
          <w:p>
            <w:pPr>
              <w:pStyle w:val="Normal"/>
              <w:spacing w:lineRule="auto" w:line="240"/>
              <w:ind w:hanging="0" w:end="0"/>
              <w:jc w:val="start"/>
              <w:rPr/>
            </w:pPr>
            <w:r>
              <w:rPr>
                <w:i/>
                <w:sz w:val="24"/>
              </w:rPr>
              <w:t>+</w:t>
            </w:r>
            <w:r>
              <w:rPr>
                <w:sz w:val="24"/>
              </w:rPr>
              <w:t xml:space="preserve"> perfect infinitive</w:t>
            </w:r>
          </w:p>
        </w:tc>
        <w:tc>
          <w:tcPr>
            <w:tcW w:w="5491" w:type="dxa"/>
            <w:tcBorders/>
          </w:tcPr>
          <w:p>
            <w:pPr>
              <w:pStyle w:val="Normal"/>
              <w:snapToGrid w:val="false"/>
              <w:spacing w:lineRule="auto" w:line="240"/>
              <w:ind w:hanging="0" w:end="0"/>
              <w:jc w:val="start"/>
              <w:rPr>
                <w:b/>
                <w:sz w:val="24"/>
              </w:rPr>
            </w:pPr>
            <w:r>
              <w:rPr>
                <w:b/>
                <w:sz w:val="24"/>
              </w:rPr>
            </w:r>
          </w:p>
        </w:tc>
      </w:tr>
    </w:tbl>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If I </w:t>
      </w:r>
      <w:r>
        <w:rPr>
          <w:i/>
          <w:sz w:val="24"/>
        </w:rPr>
        <w:t>hadn’t woken</w:t>
      </w:r>
      <w:r>
        <w:rPr>
          <w:sz w:val="24"/>
        </w:rPr>
        <w:t xml:space="preserve"> you, you’d </w:t>
      </w:r>
      <w:r>
        <w:rPr>
          <w:i/>
          <w:sz w:val="24"/>
        </w:rPr>
        <w:t>(would) have lain</w:t>
      </w:r>
      <w:r>
        <w:rPr>
          <w:sz w:val="24"/>
        </w:rPr>
        <w:t xml:space="preserve"> there for the whole fortnight.</w:t>
      </w:r>
    </w:p>
    <w:p>
      <w:pPr>
        <w:pStyle w:val="Normal"/>
        <w:spacing w:lineRule="auto" w:line="240"/>
        <w:ind w:firstLine="284" w:start="284" w:end="0"/>
        <w:rPr/>
      </w:pPr>
      <w:r>
        <w:rPr>
          <w:sz w:val="24"/>
        </w:rPr>
        <w:t xml:space="preserve">She </w:t>
      </w:r>
      <w:r>
        <w:rPr>
          <w:i/>
          <w:sz w:val="24"/>
        </w:rPr>
        <w:t>would have been playing</w:t>
      </w:r>
      <w:r>
        <w:rPr>
          <w:sz w:val="24"/>
        </w:rPr>
        <w:t xml:space="preserve"> her part well unless she </w:t>
      </w:r>
      <w:r>
        <w:rPr>
          <w:i/>
          <w:sz w:val="24"/>
        </w:rPr>
        <w:t xml:space="preserve">had been stiff </w:t>
      </w:r>
      <w:r>
        <w:rPr>
          <w:sz w:val="24"/>
        </w:rPr>
        <w:t>with fright.</w:t>
      </w:r>
    </w:p>
    <w:p>
      <w:pPr>
        <w:pStyle w:val="Normal"/>
        <w:spacing w:lineRule="auto" w:line="240"/>
        <w:ind w:firstLine="284" w:start="284" w:end="0"/>
        <w:rPr/>
      </w:pPr>
      <w:r>
        <w:rPr>
          <w:sz w:val="24"/>
        </w:rPr>
        <w:t xml:space="preserve">I </w:t>
      </w:r>
      <w:r>
        <w:rPr>
          <w:i/>
          <w:sz w:val="24"/>
        </w:rPr>
        <w:t>might have persuaded</w:t>
      </w:r>
      <w:r>
        <w:rPr>
          <w:sz w:val="24"/>
        </w:rPr>
        <w:t xml:space="preserve"> her to change her mind if she </w:t>
      </w:r>
      <w:r>
        <w:rPr>
          <w:i/>
          <w:sz w:val="24"/>
        </w:rPr>
        <w:t xml:space="preserve">had not been </w:t>
      </w:r>
      <w:r>
        <w:rPr>
          <w:sz w:val="24"/>
        </w:rPr>
        <w:t xml:space="preserve">so </w:t>
      </w:r>
      <w:r>
        <w:rPr>
          <w:i/>
          <w:sz w:val="24"/>
        </w:rPr>
        <w:t>obstinate.</w:t>
      </w:r>
    </w:p>
    <w:p>
      <w:pPr>
        <w:pStyle w:val="Normal"/>
        <w:spacing w:lineRule="auto" w:line="240"/>
        <w:ind w:firstLine="284" w:start="284" w:end="0"/>
        <w:rPr/>
      </w:pPr>
      <w:r>
        <w:rPr>
          <w:sz w:val="24"/>
        </w:rPr>
        <w:t xml:space="preserve">If the book </w:t>
      </w:r>
      <w:r>
        <w:rPr>
          <w:i/>
          <w:sz w:val="24"/>
        </w:rPr>
        <w:t>had been published</w:t>
      </w:r>
      <w:r>
        <w:rPr>
          <w:sz w:val="24"/>
        </w:rPr>
        <w:t xml:space="preserve"> they </w:t>
      </w:r>
      <w:r>
        <w:rPr>
          <w:i/>
          <w:sz w:val="24"/>
        </w:rPr>
        <w:t>could have bought</w:t>
      </w:r>
      <w:r>
        <w:rPr>
          <w:sz w:val="24"/>
        </w:rPr>
        <w:t xml:space="preserve"> a copy in the shops.</w:t>
      </w:r>
    </w:p>
    <w:p>
      <w:pPr>
        <w:pStyle w:val="Normal"/>
        <w:pBdr>
          <w:bottom w:val="single" w:sz="4" w:space="1" w:color="000000"/>
        </w:pBdr>
        <w:spacing w:lineRule="auto" w:line="240"/>
        <w:ind w:firstLine="284" w:start="284" w:end="0"/>
        <w:rPr>
          <w:sz w:val="24"/>
          <w:vertAlign w:val="superscript"/>
        </w:rPr>
      </w:pPr>
      <w:r>
        <w:rPr>
          <w:i/>
          <w:sz w:val="24"/>
        </w:rPr>
        <w:t>Could</w:t>
      </w:r>
      <w:r>
        <w:rPr>
          <w:sz w:val="24"/>
        </w:rPr>
        <w:t xml:space="preserve"> he </w:t>
      </w:r>
      <w:r>
        <w:rPr>
          <w:i/>
          <w:sz w:val="24"/>
        </w:rPr>
        <w:t>not have missed</w:t>
      </w:r>
      <w:r>
        <w:rPr>
          <w:sz w:val="24"/>
        </w:rPr>
        <w:t xml:space="preserve"> the train if he </w:t>
      </w:r>
      <w:r>
        <w:rPr>
          <w:i/>
          <w:sz w:val="24"/>
        </w:rPr>
        <w:t>had been detained</w:t>
      </w:r>
      <w:r>
        <w:rPr>
          <w:sz w:val="24"/>
        </w:rPr>
        <w:t xml:space="preserve"> by the director?*</w:t>
      </w:r>
    </w:p>
    <w:p>
      <w:pPr>
        <w:pStyle w:val="Normal"/>
        <w:spacing w:lineRule="auto" w:line="240"/>
        <w:ind w:firstLine="284" w:end="0"/>
        <w:rPr/>
      </w:pPr>
      <w:r>
        <w:rPr>
          <w:sz w:val="20"/>
        </w:rPr>
        <w:t xml:space="preserve">* The forms with </w:t>
      </w:r>
      <w:r>
        <w:rPr>
          <w:i/>
          <w:sz w:val="20"/>
        </w:rPr>
        <w:t>may (might)</w:t>
      </w:r>
      <w:r>
        <w:rPr>
          <w:sz w:val="20"/>
        </w:rPr>
        <w:t xml:space="preserve"> and </w:t>
      </w:r>
      <w:r>
        <w:rPr>
          <w:i/>
          <w:sz w:val="20"/>
        </w:rPr>
        <w:t>could</w:t>
      </w:r>
      <w:r>
        <w:rPr>
          <w:sz w:val="20"/>
        </w:rPr>
        <w:t xml:space="preserve"> are compound verbal modal predi</w:t>
        <w:softHyphen/>
        <w:t>cates in the subjunctive mood.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non-factual past perfect form may open an asyndetically joined conditional clause (with partial inversion).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Had the colour of the dress been to my taste,</w:t>
      </w:r>
      <w:r>
        <w:rPr>
          <w:sz w:val="24"/>
        </w:rPr>
        <w:t xml:space="preserve"> I should have bought it. </w:t>
      </w:r>
    </w:p>
    <w:p>
      <w:pPr>
        <w:pStyle w:val="Normal"/>
        <w:spacing w:lineRule="auto" w:line="240"/>
        <w:ind w:firstLine="284" w:start="284" w:end="0"/>
        <w:rPr/>
      </w:pPr>
      <w:r>
        <w:rPr>
          <w:i/>
          <w:sz w:val="24"/>
        </w:rPr>
        <w:t>Had the world been watching,</w:t>
      </w:r>
      <w:r>
        <w:rPr>
          <w:sz w:val="24"/>
        </w:rPr>
        <w:t xml:space="preserve"> it would have been startled.</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171.</w:t>
      </w:r>
      <w:r>
        <w:rPr>
          <w:sz w:val="24"/>
        </w:rPr>
        <w:t xml:space="preserve"> A complex sentence with a conditional clause may be built on clauses of both type II and III, thus forming a mixed type of conditional relationship. For instance: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If we </w:t>
      </w:r>
      <w:r>
        <w:rPr>
          <w:i/>
          <w:sz w:val="24"/>
        </w:rPr>
        <w:t>hadn’t been</w:t>
      </w:r>
      <w:r>
        <w:rPr>
          <w:sz w:val="24"/>
        </w:rPr>
        <w:t xml:space="preserve"> such fools, we </w:t>
      </w:r>
      <w:r>
        <w:rPr>
          <w:i/>
          <w:sz w:val="24"/>
        </w:rPr>
        <w:t>would</w:t>
      </w:r>
      <w:r>
        <w:rPr>
          <w:sz w:val="24"/>
        </w:rPr>
        <w:t xml:space="preserve"> all still </w:t>
      </w:r>
      <w:r>
        <w:rPr>
          <w:i/>
          <w:sz w:val="24"/>
        </w:rPr>
        <w:t>be together.</w:t>
      </w:r>
      <w:r>
        <w:rPr>
          <w:sz w:val="24"/>
        </w:rPr>
        <w:t xml:space="preserve"> (the subordinate clause with reference to the </w:t>
      </w:r>
    </w:p>
    <w:p>
      <w:pPr>
        <w:pStyle w:val="Normal"/>
        <w:spacing w:lineRule="auto" w:line="240"/>
        <w:ind w:firstLine="284" w:start="284" w:end="0"/>
        <w:rPr>
          <w:sz w:val="24"/>
        </w:rPr>
      </w:pPr>
      <w:r>
        <w:rPr>
          <w:sz w:val="24"/>
        </w:rPr>
        <w:t>past - type III, the principal clause with reference to the present - type II).</w:t>
      </w:r>
    </w:p>
    <w:p>
      <w:pPr>
        <w:pStyle w:val="Normal"/>
        <w:spacing w:lineRule="auto" w:line="240"/>
        <w:ind w:firstLine="284" w:start="284" w:end="0"/>
        <w:rPr>
          <w:sz w:val="24"/>
        </w:rPr>
      </w:pPr>
      <w:r>
        <w:rPr>
          <w:sz w:val="24"/>
        </w:rPr>
        <w:t xml:space="preserve">If you were more attentive, you would’t have made so many mistakes (the subordinate clause with </w:t>
      </w:r>
    </w:p>
    <w:p>
      <w:pPr>
        <w:pStyle w:val="Normal"/>
        <w:spacing w:lineRule="auto" w:line="240"/>
        <w:ind w:firstLine="284" w:start="284" w:end="0"/>
        <w:rPr>
          <w:sz w:val="24"/>
        </w:rPr>
      </w:pPr>
      <w:r>
        <w:rPr>
          <w:sz w:val="24"/>
        </w:rPr>
        <w:t xml:space="preserve">reference to the present, as it implies somebody's ability to concentrate in general - type II, the main </w:t>
      </w:r>
    </w:p>
    <w:p>
      <w:pPr>
        <w:pStyle w:val="Normal"/>
        <w:spacing w:lineRule="auto" w:line="240"/>
        <w:ind w:firstLine="284" w:start="284" w:end="0"/>
        <w:rPr>
          <w:sz w:val="24"/>
        </w:rPr>
      </w:pPr>
      <w:r>
        <w:rPr>
          <w:sz w:val="24"/>
        </w:rPr>
        <w:t>clause with reference to the past - type III).</w:t>
      </w:r>
    </w:p>
    <w:p>
      <w:pPr>
        <w:pStyle w:val="Normal"/>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Some of the conditional constructions may be used to join clauses expressing other meanings or admitting a two-fold interpretation. Thus </w:t>
      </w:r>
      <w:r>
        <w:rPr>
          <w:i/>
          <w:sz w:val="24"/>
        </w:rPr>
        <w:t>if</w:t>
      </w:r>
      <w:r>
        <w:rPr>
          <w:sz w:val="24"/>
        </w:rPr>
        <w:t xml:space="preserve"> may introduce concessive clauses (see § 172), clauses in which the meaning of condition is combined with temporal meaning. The conjunction </w:t>
      </w:r>
      <w:r>
        <w:rPr>
          <w:i/>
          <w:sz w:val="24"/>
        </w:rPr>
        <w:t>in case</w:t>
      </w:r>
      <w:r>
        <w:rPr>
          <w:sz w:val="24"/>
        </w:rPr>
        <w:t xml:space="preserve"> may introduce clauses of negative purpose, as in: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 went and ate sandwiches in the woods, </w:t>
      </w:r>
      <w:r>
        <w:rPr>
          <w:i/>
          <w:sz w:val="24"/>
        </w:rPr>
        <w:t xml:space="preserve">in case one of the servants should see me on the lawn from the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window...</w:t>
      </w:r>
      <w:r>
        <w:rPr>
          <w:sz w:val="24"/>
          <w:lang w:val="ru-RU"/>
        </w:rPr>
        <w:t xml:space="preserve"> (чтобы кто-нибудь из слуг не увидел...)</w:t>
      </w:r>
    </w:p>
    <w:p>
      <w:pPr>
        <w:pStyle w:val="Normal"/>
        <w:spacing w:lineRule="auto" w:line="240"/>
        <w:ind w:firstLine="284" w:end="0"/>
        <w:rPr>
          <w:b/>
          <w:sz w:val="24"/>
          <w:lang w:val="ru-RU"/>
        </w:rPr>
      </w:pPr>
      <w:r>
        <w:rPr>
          <w:b/>
          <w:sz w:val="24"/>
          <w:lang w:val="ru-RU"/>
        </w:rPr>
      </w:r>
    </w:p>
    <w:p>
      <w:pPr>
        <w:pStyle w:val="Heading3"/>
        <w:rPr/>
      </w:pPr>
      <w:bookmarkStart w:id="152" w:name="__RefHeading___Toc5113091"/>
      <w:bookmarkEnd w:id="152"/>
      <w:r>
        <w:rPr/>
        <w:t>The complex sentence with an adverbial clause of concession</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172. In complex sentences with concessive clauses there is a contrast between the content of the main clause and that of the subordinate one: the action or fact described in the main clause is carried out or takes place despite the action or state expressed in the subordinate clause.</w:t>
      </w:r>
    </w:p>
    <w:p>
      <w:pPr>
        <w:pStyle w:val="Normal"/>
        <w:spacing w:lineRule="auto" w:line="240"/>
        <w:ind w:firstLine="284" w:end="0"/>
        <w:rPr/>
      </w:pPr>
      <w:r>
        <w:rPr>
          <w:sz w:val="24"/>
        </w:rPr>
        <w:t xml:space="preserve">This type of clause is introduced by conjunctions: </w:t>
      </w:r>
      <w:r>
        <w:rPr>
          <w:i/>
          <w:sz w:val="24"/>
        </w:rPr>
        <w:t xml:space="preserve">although, though, if; </w:t>
      </w:r>
      <w:r>
        <w:rPr>
          <w:spacing w:val="60"/>
          <w:sz w:val="24"/>
        </w:rPr>
        <w:t>correlative conjunctions:</w:t>
      </w:r>
      <w:r>
        <w:rPr>
          <w:sz w:val="24"/>
        </w:rPr>
        <w:t xml:space="preserve"> </w:t>
      </w:r>
      <w:r>
        <w:rPr>
          <w:i/>
          <w:sz w:val="24"/>
        </w:rPr>
        <w:t xml:space="preserve">though...yet, whether...or; </w:t>
      </w:r>
      <w:r>
        <w:rPr>
          <w:spacing w:val="60"/>
          <w:sz w:val="24"/>
        </w:rPr>
        <w:t>conjunctive pronouns</w:t>
      </w:r>
      <w:r>
        <w:rPr>
          <w:b/>
          <w:spacing w:val="60"/>
          <w:sz w:val="24"/>
        </w:rPr>
        <w:t xml:space="preserve"> </w:t>
      </w:r>
      <w:r>
        <w:rPr>
          <w:spacing w:val="60"/>
          <w:sz w:val="24"/>
        </w:rPr>
        <w:t>or adverbs</w:t>
      </w:r>
      <w:r>
        <w:rPr>
          <w:sz w:val="24"/>
        </w:rPr>
        <w:t xml:space="preserve">: </w:t>
      </w:r>
      <w:r>
        <w:rPr>
          <w:i/>
          <w:sz w:val="24"/>
        </w:rPr>
        <w:t>whoever, whatever, whichever, whenever, wherever</w:t>
      </w:r>
      <w:r>
        <w:rPr>
          <w:sz w:val="24"/>
        </w:rPr>
        <w:t xml:space="preserve"> (which may stand for almost any part of the sentence), </w:t>
      </w:r>
      <w:r>
        <w:rPr>
          <w:i/>
          <w:sz w:val="24"/>
        </w:rPr>
        <w:t>as,</w:t>
      </w:r>
      <w:r>
        <w:rPr>
          <w:sz w:val="24"/>
        </w:rPr>
        <w:t xml:space="preserve"> or </w:t>
      </w:r>
      <w:r>
        <w:rPr>
          <w:spacing w:val="60"/>
          <w:sz w:val="24"/>
        </w:rPr>
        <w:t>composite</w:t>
      </w:r>
      <w:r>
        <w:rPr>
          <w:spacing w:val="60"/>
          <w:sz w:val="24"/>
          <w:lang w:val="ru-RU"/>
        </w:rPr>
        <w:t xml:space="preserve"> со</w:t>
      </w:r>
      <w:r>
        <w:rPr>
          <w:spacing w:val="60"/>
          <w:sz w:val="24"/>
        </w:rPr>
        <w:t>njun</w:t>
      </w:r>
      <w:r>
        <w:rPr>
          <w:spacing w:val="60"/>
          <w:sz w:val="24"/>
          <w:lang w:val="ru-RU"/>
        </w:rPr>
        <w:t>с</w:t>
      </w:r>
      <w:r>
        <w:rPr>
          <w:spacing w:val="60"/>
          <w:sz w:val="24"/>
        </w:rPr>
        <w:t>ti</w:t>
      </w:r>
      <w:r>
        <w:rPr>
          <w:spacing w:val="60"/>
          <w:sz w:val="24"/>
          <w:lang w:val="ru-RU"/>
        </w:rPr>
        <w:t>о</w:t>
      </w:r>
      <w:r>
        <w:rPr>
          <w:spacing w:val="60"/>
          <w:sz w:val="24"/>
        </w:rPr>
        <w:t>ns</w:t>
      </w:r>
      <w:r>
        <w:rPr>
          <w:sz w:val="24"/>
        </w:rPr>
        <w:t xml:space="preserve">: </w:t>
      </w:r>
      <w:r>
        <w:rPr>
          <w:i/>
          <w:sz w:val="24"/>
        </w:rPr>
        <w:t>no matter how, no matter what, for all that, despite that, in spite of the fact, despite the fact, even if, even though, even when.</w:t>
      </w:r>
    </w:p>
    <w:p>
      <w:pPr>
        <w:pStyle w:val="2"/>
        <w:suppressAutoHyphens w:val="false"/>
        <w:rPr/>
      </w:pPr>
      <w:r>
        <w:rPr/>
        <w:t>The abundance of means for expressing concessive relations is determined not only by the necessity to differentiate various shades of meaning, but also by the fact that different parts may form the focus of the concessive meaning:</w:t>
      </w:r>
    </w:p>
    <w:p>
      <w:pPr>
        <w:pStyle w:val="Normal"/>
        <w:spacing w:lineRule="auto" w:line="240"/>
        <w:ind w:firstLine="284" w:end="0"/>
        <w:rPr>
          <w:sz w:val="24"/>
        </w:rPr>
      </w:pPr>
      <w:r>
        <w:rPr>
          <w:sz w:val="24"/>
        </w:rPr>
      </w:r>
    </w:p>
    <w:tbl>
      <w:tblPr>
        <w:tblW w:w="10165" w:type="dxa"/>
        <w:jc w:val="start"/>
        <w:tblInd w:w="817" w:type="dxa"/>
        <w:tblLayout w:type="fixed"/>
        <w:tblCellMar>
          <w:top w:w="0" w:type="dxa"/>
          <w:start w:w="108" w:type="dxa"/>
          <w:bottom w:w="0" w:type="dxa"/>
          <w:end w:w="108" w:type="dxa"/>
        </w:tblCellMar>
      </w:tblPr>
      <w:tblGrid>
        <w:gridCol w:w="3827"/>
        <w:gridCol w:w="6338"/>
      </w:tblGrid>
      <w:tr>
        <w:trPr/>
        <w:tc>
          <w:tcPr>
            <w:tcW w:w="3827" w:type="dxa"/>
            <w:tcBorders/>
          </w:tcPr>
          <w:p>
            <w:pPr>
              <w:pStyle w:val="Normal"/>
              <w:spacing w:lineRule="auto" w:line="240"/>
              <w:ind w:hanging="0" w:end="0"/>
              <w:rPr/>
            </w:pPr>
            <w:r>
              <w:rPr>
                <w:sz w:val="24"/>
              </w:rPr>
              <w:t>However</w:t>
            </w:r>
            <w:r>
              <w:rPr>
                <w:b/>
                <w:sz w:val="24"/>
              </w:rPr>
              <w:t xml:space="preserve"> cynical</w:t>
            </w:r>
            <w:r>
              <w:rPr>
                <w:sz w:val="24"/>
              </w:rPr>
              <w:t xml:space="preserve"> he was –</w:t>
            </w:r>
            <w:r>
              <w:rPr>
                <w:sz w:val="24"/>
                <w:lang w:val="ru-RU"/>
              </w:rPr>
              <w:t xml:space="preserve"> </w:t>
            </w:r>
          </w:p>
          <w:p>
            <w:pPr>
              <w:pStyle w:val="Normal"/>
              <w:spacing w:lineRule="auto" w:line="240"/>
              <w:ind w:hanging="0" w:end="0"/>
              <w:rPr/>
            </w:pPr>
            <w:r>
              <w:rPr>
                <w:sz w:val="24"/>
                <w:lang w:val="ru-RU"/>
              </w:rPr>
              <w:t>Сколь бы циничен он ни был...,</w:t>
            </w:r>
            <w:r>
              <w:rPr>
                <w:b/>
                <w:sz w:val="24"/>
              </w:rPr>
              <w:t xml:space="preserve"> </w:t>
            </w:r>
          </w:p>
          <w:p>
            <w:pPr>
              <w:pStyle w:val="Normal"/>
              <w:spacing w:lineRule="auto" w:line="240"/>
              <w:ind w:hanging="0" w:end="0"/>
              <w:rPr/>
            </w:pPr>
            <w:r>
              <w:rPr>
                <w:b/>
                <w:sz w:val="24"/>
              </w:rPr>
              <w:t>Late</w:t>
            </w:r>
            <w:r>
              <w:rPr>
                <w:sz w:val="24"/>
              </w:rPr>
              <w:t xml:space="preserve"> as it was –</w:t>
            </w:r>
            <w:r>
              <w:rPr>
                <w:sz w:val="24"/>
                <w:lang w:val="ru-RU"/>
              </w:rPr>
              <w:t xml:space="preserve"> </w:t>
            </w:r>
          </w:p>
          <w:p>
            <w:pPr>
              <w:pStyle w:val="Normal"/>
              <w:spacing w:lineRule="auto" w:line="240"/>
              <w:ind w:hanging="0" w:end="0"/>
              <w:rPr>
                <w:sz w:val="24"/>
                <w:lang w:val="ru-RU"/>
              </w:rPr>
            </w:pPr>
            <w:r>
              <w:rPr>
                <w:sz w:val="24"/>
                <w:lang w:val="ru-RU"/>
              </w:rPr>
              <w:t xml:space="preserve">Хотя было поздно..., </w:t>
            </w:r>
          </w:p>
          <w:p>
            <w:pPr>
              <w:pStyle w:val="Normal"/>
              <w:spacing w:lineRule="auto" w:line="240"/>
              <w:ind w:hanging="0" w:end="0"/>
              <w:rPr/>
            </w:pPr>
            <w:r>
              <w:rPr>
                <w:sz w:val="24"/>
                <w:lang w:val="ru-RU"/>
              </w:rPr>
              <w:t>как бы ни было поздно...,</w:t>
            </w:r>
            <w:r>
              <w:rPr>
                <w:b/>
                <w:sz w:val="24"/>
              </w:rPr>
              <w:t xml:space="preserve"> </w:t>
            </w:r>
          </w:p>
          <w:p>
            <w:pPr>
              <w:pStyle w:val="Normal"/>
              <w:spacing w:lineRule="auto" w:line="240"/>
              <w:ind w:hanging="0" w:end="0"/>
              <w:rPr/>
            </w:pPr>
            <w:r>
              <w:rPr>
                <w:b/>
                <w:sz w:val="24"/>
              </w:rPr>
              <w:t>Try</w:t>
            </w:r>
            <w:r>
              <w:rPr>
                <w:sz w:val="24"/>
              </w:rPr>
              <w:t xml:space="preserve"> as he might –</w:t>
            </w:r>
            <w:r>
              <w:rPr>
                <w:sz w:val="24"/>
                <w:lang w:val="ru-RU"/>
              </w:rPr>
              <w:t xml:space="preserve"> </w:t>
            </w:r>
          </w:p>
          <w:p>
            <w:pPr>
              <w:pStyle w:val="Normal"/>
              <w:spacing w:lineRule="auto" w:line="240"/>
              <w:ind w:hanging="0" w:end="0"/>
              <w:rPr>
                <w:sz w:val="24"/>
                <w:lang w:val="ru-RU"/>
              </w:rPr>
            </w:pPr>
            <w:r>
              <w:rPr>
                <w:sz w:val="24"/>
                <w:lang w:val="ru-RU"/>
              </w:rPr>
              <w:t xml:space="preserve">Как бы он ни старался..., </w:t>
            </w:r>
          </w:p>
          <w:p>
            <w:pPr>
              <w:pStyle w:val="Normal"/>
              <w:spacing w:lineRule="auto" w:line="240"/>
              <w:ind w:hanging="0" w:end="0"/>
              <w:rPr/>
            </w:pPr>
            <w:r>
              <w:rPr>
                <w:sz w:val="24"/>
                <w:lang w:val="ru-RU"/>
              </w:rPr>
              <w:t>хотя он и старался работать...,</w:t>
            </w:r>
            <w:r>
              <w:rPr>
                <w:b/>
                <w:sz w:val="24"/>
              </w:rPr>
              <w:t xml:space="preserve"> </w:t>
            </w:r>
          </w:p>
          <w:p>
            <w:pPr>
              <w:pStyle w:val="Normal"/>
              <w:spacing w:lineRule="auto" w:line="240"/>
              <w:ind w:hanging="0" w:end="0"/>
              <w:rPr/>
            </w:pPr>
            <w:r>
              <w:rPr>
                <w:b/>
                <w:sz w:val="24"/>
              </w:rPr>
              <w:t>Whoever</w:t>
            </w:r>
            <w:r>
              <w:rPr>
                <w:sz w:val="24"/>
              </w:rPr>
              <w:t xml:space="preserve"> may come –</w:t>
            </w:r>
            <w:r>
              <w:rPr>
                <w:sz w:val="24"/>
                <w:lang w:val="ru-RU"/>
              </w:rPr>
              <w:t xml:space="preserve"> </w:t>
            </w:r>
          </w:p>
          <w:p>
            <w:pPr>
              <w:pStyle w:val="Normal"/>
              <w:spacing w:lineRule="auto" w:line="240"/>
              <w:ind w:hanging="0" w:end="0"/>
              <w:rPr>
                <w:sz w:val="24"/>
              </w:rPr>
            </w:pPr>
            <w:r>
              <w:rPr>
                <w:sz w:val="24"/>
                <w:lang w:val="ru-RU"/>
              </w:rPr>
              <w:t>Кто бы ни пришел...,</w:t>
            </w:r>
          </w:p>
        </w:tc>
        <w:tc>
          <w:tcPr>
            <w:tcW w:w="6338" w:type="dxa"/>
            <w:tcBorders/>
          </w:tcPr>
          <w:p>
            <w:pPr>
              <w:pStyle w:val="Normal"/>
              <w:spacing w:lineRule="auto" w:line="240"/>
              <w:ind w:hanging="0" w:end="0"/>
              <w:rPr>
                <w:sz w:val="24"/>
              </w:rPr>
            </w:pPr>
            <w:r>
              <w:rPr>
                <w:sz w:val="24"/>
              </w:rPr>
              <w:t xml:space="preserve">(The focus is the predicative.) </w:t>
            </w:r>
          </w:p>
          <w:p>
            <w:pPr>
              <w:pStyle w:val="Normal"/>
              <w:spacing w:lineRule="auto" w:line="240"/>
              <w:ind w:hanging="0" w:end="0"/>
              <w:rPr>
                <w:sz w:val="24"/>
              </w:rPr>
            </w:pPr>
            <w:r>
              <w:rPr>
                <w:sz w:val="24"/>
              </w:rPr>
            </w:r>
          </w:p>
          <w:p>
            <w:pPr>
              <w:pStyle w:val="Normal"/>
              <w:spacing w:lineRule="auto" w:line="240"/>
              <w:ind w:hanging="0" w:end="0"/>
              <w:rPr>
                <w:sz w:val="24"/>
              </w:rPr>
            </w:pPr>
            <w:r>
              <w:rPr>
                <w:sz w:val="24"/>
              </w:rPr>
              <w:t>“</w:t>
            </w:r>
            <w:r>
              <w:rPr>
                <w:sz w:val="24"/>
              </w:rPr>
              <w:t xml:space="preserve">-“-“ </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t xml:space="preserve">(The focus is the notional </w:t>
            </w:r>
          </w:p>
          <w:p>
            <w:pPr>
              <w:pStyle w:val="Normal"/>
              <w:spacing w:lineRule="auto" w:line="240"/>
              <w:ind w:hanging="0" w:end="0"/>
              <w:rPr>
                <w:sz w:val="24"/>
              </w:rPr>
            </w:pPr>
            <w:r>
              <w:rPr>
                <w:sz w:val="24"/>
              </w:rPr>
              <w:t xml:space="preserve">part of the predicate.) </w:t>
            </w:r>
          </w:p>
          <w:p>
            <w:pPr>
              <w:pStyle w:val="Normal"/>
              <w:spacing w:lineRule="auto" w:line="240"/>
              <w:ind w:hanging="0" w:end="0"/>
              <w:rPr>
                <w:sz w:val="24"/>
              </w:rPr>
            </w:pPr>
            <w:r>
              <w:rPr>
                <w:sz w:val="24"/>
              </w:rPr>
            </w:r>
          </w:p>
          <w:p>
            <w:pPr>
              <w:pStyle w:val="Normal"/>
              <w:spacing w:lineRule="auto" w:line="240"/>
              <w:ind w:hanging="0" w:end="0"/>
              <w:rPr>
                <w:sz w:val="24"/>
              </w:rPr>
            </w:pPr>
            <w:r>
              <w:rPr>
                <w:sz w:val="24"/>
              </w:rPr>
              <w:t>(The focus is the subject.)</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Compound conjunctive pronouns and adverbs </w:t>
      </w:r>
      <w:r>
        <w:rPr>
          <w:i/>
          <w:sz w:val="24"/>
        </w:rPr>
        <w:t xml:space="preserve">(whoever, whenever, </w:t>
      </w:r>
      <w:r>
        <w:rPr>
          <w:sz w:val="24"/>
        </w:rPr>
        <w:t>etc.) impart universal or indefinite meaning to the clause they introduce. Contrast the following sentences:</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a) </w:t>
      </w:r>
      <w:r>
        <w:rPr>
          <w:i/>
          <w:sz w:val="24"/>
        </w:rPr>
        <w:t>Whenever you come</w:t>
      </w:r>
      <w:r>
        <w:rPr>
          <w:sz w:val="24"/>
        </w:rPr>
        <w:t xml:space="preserve"> send me a note (any time when...).</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 xml:space="preserve">b) </w:t>
      </w:r>
      <w:r>
        <w:rPr>
          <w:i/>
          <w:sz w:val="24"/>
        </w:rPr>
        <w:t>When you come</w:t>
      </w:r>
      <w:r>
        <w:rPr>
          <w:sz w:val="24"/>
        </w:rPr>
        <w:t xml:space="preserve"> send me a note (the definite time when...).</w:t>
      </w:r>
    </w:p>
    <w:p>
      <w:pPr>
        <w:pStyle w:val="Normal"/>
        <w:spacing w:lineRule="auto" w:line="240"/>
        <w:ind w:firstLine="284" w:end="0"/>
        <w:rPr>
          <w:sz w:val="24"/>
          <w:lang w:val="ru-RU"/>
        </w:rPr>
      </w:pPr>
      <w:r>
        <w:rPr>
          <w:sz w:val="24"/>
          <w:lang w:val="ru-RU"/>
        </w:rPr>
      </w:r>
    </w:p>
    <w:p>
      <w:pPr>
        <w:pStyle w:val="Normal"/>
        <w:spacing w:lineRule="auto" w:line="240"/>
        <w:ind w:firstLine="284" w:end="0"/>
        <w:rPr/>
      </w:pPr>
      <w:r>
        <w:rPr>
          <w:sz w:val="24"/>
        </w:rPr>
        <w:t>There is some similarity between clauses of condition and concession. The difference lies in the fact that whereas conditional clauses state</w:t>
      </w:r>
      <w:r>
        <w:rPr>
          <w:b/>
          <w:sz w:val="24"/>
        </w:rPr>
        <w:t xml:space="preserve"> the dependence</w:t>
      </w:r>
      <w:r>
        <w:rPr>
          <w:sz w:val="24"/>
        </w:rPr>
        <w:t xml:space="preserve"> of one action or circumstance on another, concessive clauses imply</w:t>
      </w:r>
      <w:r>
        <w:rPr>
          <w:b/>
          <w:sz w:val="24"/>
        </w:rPr>
        <w:t xml:space="preserve"> a contrast</w:t>
      </w:r>
      <w:r>
        <w:rPr>
          <w:sz w:val="24"/>
        </w:rPr>
        <w:t xml:space="preserve"> or</w:t>
      </w:r>
      <w:r>
        <w:rPr>
          <w:b/>
          <w:sz w:val="24"/>
        </w:rPr>
        <w:t xml:space="preserve"> lack of dependence</w:t>
      </w:r>
      <w:r>
        <w:rPr>
          <w:sz w:val="24"/>
        </w:rPr>
        <w:t xml:space="preserve"> between them. Thus the following sentences with concessive clauses</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i/>
          <w:sz w:val="24"/>
        </w:rPr>
        <w:t>Although the weather was bad,</w:t>
      </w:r>
      <w:r>
        <w:rPr>
          <w:sz w:val="24"/>
        </w:rPr>
        <w:t xml:space="preserve"> he went for a walk.</w:t>
      </w:r>
    </w:p>
    <w:p>
      <w:pPr>
        <w:pStyle w:val="Normal"/>
        <w:spacing w:lineRule="auto" w:line="240"/>
        <w:ind w:firstLine="284" w:start="284" w:end="0"/>
        <w:rPr/>
      </w:pPr>
      <w:r>
        <w:rPr>
          <w:i/>
          <w:sz w:val="24"/>
        </w:rPr>
        <w:t>Although the weather was fine,</w:t>
      </w:r>
      <w:r>
        <w:rPr>
          <w:sz w:val="24"/>
        </w:rPr>
        <w:t xml:space="preserve"> he did not go for a walk (the second</w:t>
      </w:r>
      <w:r>
        <w:rPr>
          <w:sz w:val="24"/>
          <w:lang w:val="ru-RU"/>
        </w:rPr>
        <w:t xml:space="preserve"> </w:t>
      </w:r>
      <w:r>
        <w:rPr>
          <w:sz w:val="24"/>
        </w:rPr>
        <w:t xml:space="preserve">statement is surprising in the light of </w:t>
      </w:r>
    </w:p>
    <w:p>
      <w:pPr>
        <w:pStyle w:val="Normal"/>
        <w:spacing w:lineRule="auto" w:line="240"/>
        <w:ind w:firstLine="284" w:start="284" w:end="0"/>
        <w:rPr>
          <w:sz w:val="24"/>
        </w:rPr>
      </w:pPr>
      <w:r>
        <w:rPr>
          <w:sz w:val="24"/>
        </w:rPr>
        <w:t>the first),</w:t>
      </w:r>
    </w:p>
    <w:p>
      <w:pPr>
        <w:pStyle w:val="Normal"/>
        <w:spacing w:lineRule="auto" w:line="240"/>
        <w:ind w:firstLine="284" w:end="0"/>
        <w:rPr>
          <w:sz w:val="24"/>
          <w:lang w:val="ru-RU"/>
        </w:rPr>
      </w:pPr>
      <w:r>
        <w:rPr>
          <w:sz w:val="24"/>
          <w:lang w:val="ru-RU"/>
        </w:rPr>
      </w:r>
    </w:p>
    <w:p>
      <w:pPr>
        <w:pStyle w:val="Normal"/>
        <w:spacing w:lineRule="auto" w:line="240"/>
        <w:ind w:hanging="0" w:end="0"/>
        <w:rPr/>
      </w:pPr>
      <w:r>
        <w:rPr>
          <w:sz w:val="24"/>
        </w:rPr>
        <w:t xml:space="preserve">may be rephrased using coordinate clauses joined by the contrastive </w:t>
      </w:r>
      <w:r>
        <w:rPr>
          <w:i/>
          <w:sz w:val="24"/>
        </w:rPr>
        <w:t>but.</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sz w:val="24"/>
          <w:lang w:val="ru-RU"/>
        </w:rPr>
      </w:pPr>
      <w:r>
        <w:rPr>
          <w:sz w:val="24"/>
        </w:rPr>
        <w:t xml:space="preserve">The weather was bad, </w:t>
      </w:r>
      <w:r>
        <w:rPr>
          <w:i/>
          <w:sz w:val="24"/>
        </w:rPr>
        <w:t>but</w:t>
      </w:r>
      <w:r>
        <w:rPr>
          <w:sz w:val="24"/>
        </w:rPr>
        <w:t xml:space="preserve"> he went for a walk. </w:t>
      </w:r>
    </w:p>
    <w:p>
      <w:pPr>
        <w:pStyle w:val="Normal"/>
        <w:spacing w:lineRule="auto" w:line="240"/>
        <w:ind w:firstLine="284" w:start="284" w:end="0"/>
        <w:rPr/>
      </w:pPr>
      <w:r>
        <w:rPr>
          <w:sz w:val="24"/>
        </w:rPr>
        <w:t xml:space="preserve">The weather was fine, </w:t>
      </w:r>
      <w:r>
        <w:rPr>
          <w:i/>
          <w:sz w:val="24"/>
        </w:rPr>
        <w:t>but</w:t>
      </w:r>
      <w:r>
        <w:rPr>
          <w:sz w:val="24"/>
        </w:rPr>
        <w:t xml:space="preserve"> he did not go for a walk.</w:t>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In complex sentences with a conditional clause the dependence has no contrast.</w:t>
      </w:r>
    </w:p>
    <w:p>
      <w:pPr>
        <w:pStyle w:val="Normal"/>
        <w:spacing w:lineRule="auto" w:line="240"/>
        <w:ind w:firstLine="284" w:end="0"/>
        <w:rPr>
          <w:i/>
          <w:i/>
          <w:sz w:val="24"/>
          <w:lang w:val="ru-RU"/>
        </w:rPr>
      </w:pPr>
      <w:r>
        <w:rPr>
          <w:i/>
          <w:sz w:val="24"/>
          <w:lang w:val="ru-RU"/>
        </w:rPr>
      </w:r>
    </w:p>
    <w:p>
      <w:pPr>
        <w:pStyle w:val="Normal"/>
        <w:spacing w:lineRule="auto" w:line="240"/>
        <w:ind w:firstLine="284" w:start="284" w:end="0"/>
        <w:rPr/>
      </w:pPr>
      <w:r>
        <w:rPr>
          <w:i/>
          <w:sz w:val="24"/>
        </w:rPr>
        <w:t>If the weather was fine</w:t>
      </w:r>
      <w:r>
        <w:rPr>
          <w:sz w:val="24"/>
        </w:rPr>
        <w:t xml:space="preserve"> he went for a walk. (The second statement results from the first.)</w:t>
      </w:r>
    </w:p>
    <w:p>
      <w:pPr>
        <w:pStyle w:val="Normal"/>
        <w:spacing w:lineRule="auto" w:line="240"/>
        <w:ind w:firstLine="284" w:end="0"/>
        <w:rPr>
          <w:sz w:val="24"/>
          <w:lang w:val="ru-RU"/>
        </w:rPr>
      </w:pPr>
      <w:r>
        <w:rPr>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lang w:val="ru-RU"/>
        </w:rPr>
      </w:pPr>
      <w:r>
        <w:rPr>
          <w:b/>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However, contrastive meaning is not characteristic of all types of concessive clauses. There are three types of concessive clauses, which differ in the relation they bear to the principal clause and in the way they are connected.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lang w:val="ru-RU"/>
        </w:rPr>
      </w:pPr>
      <w:r>
        <w:rPr>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I. Clauses of</w:t>
      </w:r>
      <w:r>
        <w:rPr>
          <w:b/>
          <w:sz w:val="24"/>
        </w:rPr>
        <w:t xml:space="preserve"> admitted concession</w:t>
      </w:r>
      <w:r>
        <w:rPr>
          <w:sz w:val="24"/>
          <w:lang w:val="ru-RU"/>
        </w:rPr>
        <w:t xml:space="preserve"> (придаточные уступительные со значением допущения).</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lang w:val="ru-RU"/>
        </w:rPr>
      </w:pPr>
      <w:r>
        <w:rPr>
          <w:i/>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lang w:val="ru-RU"/>
        </w:rPr>
      </w:pPr>
      <w:r>
        <w:rPr>
          <w:i/>
          <w:sz w:val="24"/>
        </w:rPr>
        <w:t xml:space="preserve">     </w:t>
      </w:r>
      <w:r>
        <w:rPr>
          <w:i/>
          <w:sz w:val="24"/>
        </w:rPr>
        <w:t xml:space="preserve">Though there might be many obstacles to overcome, </w:t>
      </w:r>
      <w:r>
        <w:rPr>
          <w:sz w:val="24"/>
        </w:rPr>
        <w:t xml:space="preserve">he faithfully believed in future.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lang w:val="ru-RU"/>
        </w:rPr>
      </w:pPr>
      <w:r>
        <w:rPr>
          <w:i/>
          <w:sz w:val="24"/>
        </w:rPr>
        <w:t xml:space="preserve">     </w:t>
      </w:r>
      <w:r>
        <w:rPr>
          <w:i/>
          <w:sz w:val="24"/>
        </w:rPr>
        <w:t>Though all efforts fail,</w:t>
      </w:r>
      <w:r>
        <w:rPr>
          <w:sz w:val="24"/>
        </w:rPr>
        <w:t xml:space="preserve"> we shall never surrender.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Though war and danger were in store,</w:t>
      </w:r>
      <w:r>
        <w:rPr>
          <w:sz w:val="24"/>
        </w:rPr>
        <w:t xml:space="preserve"> war and danger might not befall for months to come.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lang w:val="ru-RU"/>
        </w:rPr>
      </w:pPr>
      <w:r>
        <w:rPr>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Concessive clauses introduced by compound pronouns and adverbs in </w:t>
      </w:r>
      <w:r>
        <w:rPr>
          <w:i/>
          <w:sz w:val="24"/>
        </w:rPr>
        <w:t>-ever</w:t>
      </w:r>
      <w:r>
        <w:rPr>
          <w:sz w:val="24"/>
        </w:rPr>
        <w:t xml:space="preserve"> are never adversative to the main clause in their content, as they suggest a choice from among a number of possibilities.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lang w:val="ru-RU"/>
        </w:rPr>
      </w:pPr>
      <w:r>
        <w:rPr>
          <w:i/>
          <w:sz w:val="24"/>
          <w:lang w:val="ru-RU"/>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Whoever he may be,</w:t>
      </w:r>
      <w:r>
        <w:rPr>
          <w:sz w:val="24"/>
        </w:rPr>
        <w:t xml:space="preserve"> he seems to be an honest</w:t>
      </w:r>
      <w:r>
        <w:rPr>
          <w:sz w:val="24"/>
          <w:lang w:val="ru-RU"/>
        </w:rPr>
        <w:t xml:space="preserve"> </w:t>
      </w:r>
      <w:r>
        <w:rPr>
          <w:sz w:val="24"/>
        </w:rPr>
        <w:t>man at least.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Wherever you live,</w:t>
      </w:r>
      <w:r>
        <w:rPr>
          <w:sz w:val="24"/>
        </w:rPr>
        <w:t xml:space="preserve"> you can keep a cat.</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Whatever your problems are,</w:t>
      </w:r>
      <w:r>
        <w:rPr>
          <w:sz w:val="24"/>
        </w:rPr>
        <w:t xml:space="preserve"> they can’t be worse than mine.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Whatever guests you invite,</w:t>
      </w:r>
      <w:r>
        <w:rPr>
          <w:sz w:val="24"/>
        </w:rPr>
        <w:t xml:space="preserve"> they are welcome.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Clauses of admitted concession may have inverted word order; inversion is possible both with the conjunctions </w:t>
      </w:r>
      <w:r>
        <w:rPr>
          <w:i/>
          <w:sz w:val="24"/>
        </w:rPr>
        <w:t>though</w:t>
      </w:r>
      <w:r>
        <w:rPr>
          <w:sz w:val="24"/>
        </w:rPr>
        <w:t xml:space="preserve"> and </w:t>
      </w:r>
      <w:r>
        <w:rPr>
          <w:i/>
          <w:sz w:val="24"/>
        </w:rPr>
        <w:t>as,</w:t>
      </w:r>
      <w:r>
        <w:rPr>
          <w:sz w:val="24"/>
        </w:rPr>
        <w:t xml:space="preserve"> which in this case occur in non-initial position (after the predicative), and with conjunctive words.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Josephine could always eat, </w:t>
      </w:r>
      <w:r>
        <w:rPr>
          <w:i/>
          <w:sz w:val="24"/>
        </w:rPr>
        <w:t>however excited she was</w:t>
      </w:r>
      <w:r>
        <w:rPr>
          <w:sz w:val="24"/>
        </w:rPr>
        <w:t xml:space="preserve"> (though she was excited).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Dark as it was getting,</w:t>
      </w:r>
      <w:r>
        <w:rPr>
          <w:sz w:val="24"/>
        </w:rPr>
        <w:t xml:space="preserve"> I could still see these changes (though it was getting dark).</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Miraculous though it seemed to be,</w:t>
      </w:r>
      <w:r>
        <w:rPr>
          <w:sz w:val="24"/>
        </w:rPr>
        <w:t xml:space="preserve"> there was no miracle in their survival (though it seemed to be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     </w:t>
      </w:r>
      <w:r>
        <w:rPr>
          <w:sz w:val="24"/>
        </w:rPr>
        <w:t>miraculous).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connective </w:t>
      </w:r>
      <w:r>
        <w:rPr>
          <w:i/>
          <w:sz w:val="24"/>
        </w:rPr>
        <w:t>however,</w:t>
      </w:r>
      <w:r>
        <w:rPr>
          <w:sz w:val="24"/>
        </w:rPr>
        <w:t xml:space="preserve"> besides being a linking element, functions also as an adverbial modifier of degree referring to the predicative </w:t>
      </w:r>
      <w:r>
        <w:rPr>
          <w:i/>
          <w:sz w:val="24"/>
        </w:rPr>
        <w:t>(however excited she was).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sz w:val="24"/>
        </w:rPr>
        <w:t>Note</w:t>
      </w:r>
      <w:r>
        <w:rPr>
          <w:sz w:val="24"/>
        </w:rPr>
        <w:t xml:space="preserve"> </w:t>
      </w:r>
      <w:r>
        <w:rPr>
          <w:b/>
          <w:sz w:val="24"/>
        </w:rPr>
        <w:t>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Sometimes clauses concessive in form have a non-concessive meaning of cause or attendant circumstance.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The sergeant, </w:t>
      </w:r>
      <w:r>
        <w:rPr>
          <w:i/>
          <w:sz w:val="24"/>
        </w:rPr>
        <w:t>fool as he was,</w:t>
      </w:r>
      <w:r>
        <w:rPr>
          <w:sz w:val="24"/>
        </w:rPr>
        <w:t xml:space="preserve"> couldn't see the point (because he was a fool, being a fool).</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II.</w:t>
      </w:r>
      <w:r>
        <w:rPr>
          <w:b/>
          <w:sz w:val="24"/>
        </w:rPr>
        <w:t xml:space="preserve"> Clauses of open concession</w:t>
      </w:r>
      <w:r>
        <w:rPr>
          <w:sz w:val="24"/>
          <w:lang w:val="ru-RU"/>
        </w:rPr>
        <w:t xml:space="preserve"> (придаточные уступи</w:t>
        <w:softHyphen/>
        <w:t>тельные со значением гипотетического допуще</w:t>
        <w:softHyphen/>
        <w:t>ния).</w:t>
      </w:r>
      <w:r>
        <w:rPr>
          <w:sz w:val="24"/>
        </w:rPr>
        <w:t xml:space="preserve"> Clauses of this type express an unreal condition, despite which the action in the principal clause is carried out. The predicate in the subordinate clause may be in the indicative or in the subjunctive mood (in the latter case the quasi-subjunctive forms with </w:t>
      </w:r>
      <w:r>
        <w:rPr>
          <w:i/>
          <w:sz w:val="24"/>
        </w:rPr>
        <w:t>may</w:t>
      </w:r>
      <w:r>
        <w:rPr>
          <w:sz w:val="24"/>
        </w:rPr>
        <w:t xml:space="preserve"> and </w:t>
      </w:r>
      <w:r>
        <w:rPr>
          <w:i/>
          <w:sz w:val="24"/>
        </w:rPr>
        <w:t>might</w:t>
      </w:r>
      <w:r>
        <w:rPr>
          <w:sz w:val="24"/>
        </w:rPr>
        <w:t xml:space="preserve"> are generally used).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Whatever may be the shortcomings and defects of the present treatment,</w:t>
      </w:r>
      <w:r>
        <w:rPr>
          <w:sz w:val="24"/>
        </w:rPr>
        <w:t xml:space="preserve"> it is vain to attempt to extenuate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 xml:space="preserve">     </w:t>
      </w:r>
      <w:r>
        <w:rPr>
          <w:sz w:val="24"/>
        </w:rPr>
        <w:t xml:space="preserve">or excuse them in a short preface.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However much advice you give him,</w:t>
      </w:r>
      <w:r>
        <w:rPr>
          <w:sz w:val="24"/>
        </w:rPr>
        <w:t xml:space="preserve"> he does exactly what he wants.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III.</w:t>
      </w:r>
      <w:r>
        <w:rPr>
          <w:b/>
          <w:sz w:val="24"/>
        </w:rPr>
        <w:t xml:space="preserve"> Clauses of disjunctive or alternative concession </w:t>
      </w:r>
      <w:r>
        <w:rPr>
          <w:sz w:val="24"/>
          <w:lang w:val="ru-RU"/>
        </w:rPr>
        <w:t>(придаточные уступительные со значением альтер</w:t>
        <w:softHyphen/>
        <w:t>нативы).</w:t>
      </w:r>
      <w:r>
        <w:rPr>
          <w:sz w:val="24"/>
        </w:rPr>
        <w:t xml:space="preserve"> These clauses admit two possible alternatives, both of which may be unreal, or may refer to the future. As can be seen from the examples given below, the contrast between the principal and the subordinate clause or clauses is weaker, as there are two alternatives, neither of which can be considered as an acceptable condition.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Coward!” he repeated. “Coward, am I? Then I'll be a coward, and you shall kiss me </w:t>
      </w:r>
      <w:r>
        <w:rPr>
          <w:i/>
          <w:sz w:val="24"/>
        </w:rPr>
        <w:t xml:space="preserve">whether you will or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 xml:space="preserve">     </w:t>
      </w:r>
      <w:r>
        <w:rPr>
          <w:i/>
          <w:sz w:val="24"/>
        </w:rPr>
        <w:t>not</w:t>
      </w:r>
      <w:r>
        <w:rPr>
          <w:sz w:val="24"/>
        </w:rPr>
        <w:t>!”</w:t>
      </w:r>
    </w:p>
    <w:p>
      <w:pPr>
        <w:pStyle w:val="Normal"/>
        <w:spacing w:lineRule="auto" w:line="240"/>
        <w:ind w:firstLine="284" w:end="0"/>
        <w:rPr>
          <w:b/>
          <w:sz w:val="24"/>
        </w:rPr>
      </w:pPr>
      <w:r>
        <w:rPr>
          <w:b/>
          <w:sz w:val="24"/>
        </w:rPr>
      </w:r>
    </w:p>
    <w:p>
      <w:pPr>
        <w:pStyle w:val="Heading3"/>
        <w:rPr/>
      </w:pPr>
      <w:bookmarkStart w:id="153" w:name="__RefHeading___Toc5113092"/>
      <w:bookmarkEnd w:id="153"/>
      <w:r>
        <w:rPr/>
        <w:t>The complex sentence with an adverbial clause of purpose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173. Clauses of purpose generally express the purpose of the action, which is stated in the main clause.</w:t>
      </w:r>
      <w:r>
        <w:rPr>
          <w:sz w:val="24"/>
        </w:rPr>
        <w:t xml:space="preserve"> The verb-predicate in the subordinate clause is in the subjunctive mood as it expresses a planned but not a real action. Adverbial clauses of purpose are introduced by conjunctions </w:t>
      </w:r>
      <w:r>
        <w:rPr>
          <w:i/>
          <w:sz w:val="24"/>
        </w:rPr>
        <w:t>that, so that, lest, so as, so, in order that, for fear that.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I trode on an edging of turf </w:t>
      </w:r>
      <w:r>
        <w:rPr>
          <w:i/>
          <w:sz w:val="24"/>
        </w:rPr>
        <w:t>that the crackle of the pebbly gravel might not betray me.</w:t>
      </w:r>
    </w:p>
    <w:p>
      <w:pPr>
        <w:pStyle w:val="Normal"/>
        <w:spacing w:lineRule="auto" w:line="240"/>
        <w:ind w:firstLine="284" w:start="284" w:end="0"/>
        <w:rPr/>
      </w:pPr>
      <w:r>
        <w:rPr>
          <w:sz w:val="24"/>
        </w:rPr>
        <w:t xml:space="preserve">I tell you all this </w:t>
      </w:r>
      <w:r>
        <w:rPr>
          <w:i/>
          <w:sz w:val="24"/>
        </w:rPr>
        <w:t>so that you may understand me perfectly.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The conjunctions </w:t>
      </w:r>
      <w:r>
        <w:rPr>
          <w:i/>
          <w:sz w:val="24"/>
        </w:rPr>
        <w:t>lest</w:t>
      </w:r>
      <w:r>
        <w:rPr>
          <w:sz w:val="24"/>
        </w:rPr>
        <w:t xml:space="preserve"> and </w:t>
      </w:r>
      <w:r>
        <w:rPr>
          <w:i/>
          <w:sz w:val="24"/>
        </w:rPr>
        <w:t>for fear (that)</w:t>
      </w:r>
      <w:r>
        <w:rPr>
          <w:sz w:val="24"/>
        </w:rPr>
        <w:t xml:space="preserve"> introduce clauses stating what is to be prevented, as botli the conjunctions have a negative meaning. </w:t>
      </w:r>
      <w:r>
        <w:rPr>
          <w:i/>
          <w:sz w:val="24"/>
        </w:rPr>
        <w:t>Lest</w:t>
      </w:r>
      <w:r>
        <w:rPr>
          <w:sz w:val="24"/>
        </w:rPr>
        <w:t xml:space="preserve"> is now extremely formal and after this conjunction the analytical subjunctive with </w:t>
      </w:r>
      <w:r>
        <w:rPr>
          <w:i/>
          <w:sz w:val="24"/>
        </w:rPr>
        <w:t>should</w:t>
      </w:r>
      <w:r>
        <w:rPr>
          <w:sz w:val="24"/>
        </w:rPr>
        <w:t xml:space="preserve"> auxiliary is generally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was like a man who is afraid to look behind him </w:t>
      </w:r>
      <w:r>
        <w:rPr>
          <w:i/>
          <w:sz w:val="24"/>
        </w:rPr>
        <w:t xml:space="preserve">lest he should see something there which ought not to </w:t>
      </w:r>
    </w:p>
    <w:p>
      <w:pPr>
        <w:pStyle w:val="Normal"/>
        <w:spacing w:lineRule="auto" w:line="240"/>
        <w:ind w:firstLine="284" w:start="284" w:end="0"/>
        <w:rPr>
          <w:i/>
          <w:i/>
          <w:sz w:val="24"/>
        </w:rPr>
      </w:pPr>
      <w:r>
        <w:rPr>
          <w:i/>
          <w:sz w:val="24"/>
        </w:rPr>
        <w:t>be there.</w:t>
      </w:r>
    </w:p>
    <w:p>
      <w:pPr>
        <w:pStyle w:val="Normal"/>
        <w:spacing w:lineRule="auto" w:line="240"/>
        <w:ind w:firstLine="284" w:start="284" w:end="0"/>
        <w:rPr/>
      </w:pPr>
      <w:r>
        <w:rPr>
          <w:i/>
          <w:sz w:val="24"/>
        </w:rPr>
        <w:t xml:space="preserve"> </w:t>
      </w:r>
      <w:r>
        <w:rPr>
          <w:sz w:val="24"/>
        </w:rPr>
        <w:t>“</w:t>
      </w:r>
      <w:r>
        <w:rPr>
          <w:sz w:val="24"/>
        </w:rPr>
        <w:t xml:space="preserve">It’s a bit lighter in the park,” he said, “but take it (an electric torch) </w:t>
      </w:r>
      <w:r>
        <w:rPr>
          <w:i/>
          <w:sz w:val="24"/>
        </w:rPr>
        <w:t>for fear you get off the path.</w:t>
      </w:r>
      <w:r>
        <w:rPr>
          <w:sz w:val="24"/>
        </w:rPr>
        <w:t>”</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some cases the meaning of purpose in clauses introduced by </w:t>
      </w:r>
      <w:r>
        <w:rPr>
          <w:i/>
          <w:sz w:val="24"/>
        </w:rPr>
        <w:t xml:space="preserve">lest </w:t>
      </w:r>
      <w:r>
        <w:rPr>
          <w:sz w:val="24"/>
        </w:rPr>
        <w:t xml:space="preserve">and </w:t>
      </w:r>
      <w:r>
        <w:rPr>
          <w:i/>
          <w:sz w:val="24"/>
        </w:rPr>
        <w:t>for fear that</w:t>
      </w:r>
      <w:r>
        <w:rPr>
          <w:sz w:val="24"/>
        </w:rPr>
        <w:t xml:space="preserve"> is weakened so that the clause expresses rather general motivation than purpose,</w:t>
      </w:r>
      <w:r>
        <w:rPr>
          <w:b/>
          <w:sz w:val="24"/>
        </w:rPr>
        <w:t xml:space="preserve"> </w:t>
      </w:r>
      <w:r>
        <w:rPr>
          <w:sz w:val="24"/>
        </w:rPr>
        <w:t>or else an outcome of the action in the main clause, as in: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Lest the wall should collapse,</w:t>
      </w:r>
      <w:r>
        <w:rPr>
          <w:sz w:val="24"/>
        </w:rPr>
        <w:t xml:space="preserve"> they evacuated the building. (They did not evacuate the building with the </w:t>
      </w:r>
    </w:p>
    <w:p>
      <w:pPr>
        <w:pStyle w:val="Normal"/>
        <w:spacing w:lineRule="auto" w:line="240"/>
        <w:ind w:firstLine="284" w:start="284" w:end="0"/>
        <w:rPr>
          <w:sz w:val="24"/>
        </w:rPr>
      </w:pPr>
      <w:r>
        <w:rPr>
          <w:sz w:val="24"/>
        </w:rPr>
        <w:t xml:space="preserve">purpose of causing the wall to collapse.) </w:t>
      </w:r>
    </w:p>
    <w:p>
      <w:pPr>
        <w:pStyle w:val="Normal"/>
        <w:spacing w:lineRule="auto" w:line="240"/>
        <w:ind w:firstLine="284" w:start="284" w:end="0"/>
        <w:rPr/>
      </w:pPr>
      <w:r>
        <w:rPr>
          <w:sz w:val="24"/>
        </w:rPr>
        <w:t xml:space="preserve">Better chain up the dog </w:t>
      </w:r>
      <w:r>
        <w:rPr>
          <w:i/>
          <w:sz w:val="24"/>
        </w:rPr>
        <w:t>for fear he bites.</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The conjunctions </w:t>
      </w:r>
      <w:r>
        <w:rPr>
          <w:i/>
          <w:sz w:val="24"/>
        </w:rPr>
        <w:t>that, so that, lest, so</w:t>
      </w:r>
      <w:r>
        <w:rPr>
          <w:sz w:val="24"/>
        </w:rPr>
        <w:t xml:space="preserve"> are not confined only to clauses of purpose: </w:t>
      </w:r>
      <w:r>
        <w:rPr>
          <w:i/>
          <w:sz w:val="24"/>
        </w:rPr>
        <w:t>that</w:t>
      </w:r>
      <w:r>
        <w:rPr>
          <w:sz w:val="24"/>
        </w:rPr>
        <w:t xml:space="preserve"> may introduce subject clauses, predicative clauses, and object clauses;</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i/>
          <w:sz w:val="24"/>
        </w:rPr>
        <w:t>so</w:t>
      </w:r>
      <w:r>
        <w:rPr>
          <w:sz w:val="24"/>
        </w:rPr>
        <w:t xml:space="preserve"> </w:t>
      </w:r>
      <w:r>
        <w:rPr>
          <w:i/>
          <w:sz w:val="24"/>
        </w:rPr>
        <w:t>that</w:t>
      </w:r>
      <w:r>
        <w:rPr>
          <w:sz w:val="24"/>
        </w:rPr>
        <w:t xml:space="preserve"> may introduce clauses of result, </w:t>
      </w:r>
      <w:r>
        <w:rPr>
          <w:i/>
          <w:sz w:val="24"/>
        </w:rPr>
        <w:t>lest -</w:t>
      </w:r>
      <w:r>
        <w:rPr>
          <w:sz w:val="24"/>
        </w:rPr>
        <w:t xml:space="preserve"> clauses of cause, subject clauses, predicative clauses and object clauses; </w:t>
      </w:r>
      <w:r>
        <w:rPr>
          <w:i/>
          <w:sz w:val="24"/>
        </w:rPr>
        <w:t>so -</w:t>
      </w:r>
      <w:r>
        <w:rPr>
          <w:sz w:val="24"/>
        </w:rPr>
        <w:t xml:space="preserve"> clauses of result and of cause.</w:t>
      </w:r>
    </w:p>
    <w:p>
      <w:pPr>
        <w:pStyle w:val="Normal"/>
        <w:spacing w:lineRule="auto" w:line="240"/>
        <w:ind w:firstLine="284" w:end="0"/>
        <w:rPr>
          <w:b/>
          <w:sz w:val="24"/>
        </w:rPr>
      </w:pPr>
      <w:r>
        <w:rPr>
          <w:b/>
          <w:sz w:val="24"/>
        </w:rPr>
      </w:r>
    </w:p>
    <w:p>
      <w:pPr>
        <w:pStyle w:val="Heading3"/>
        <w:rPr/>
      </w:pPr>
      <w:bookmarkStart w:id="154" w:name="__RefHeading___Toc5113093"/>
      <w:bookmarkEnd w:id="154"/>
      <w:r>
        <w:rPr/>
        <w:t>The complex sentence with an adverbial clause of cause</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 174. Adverbial clauses of cause (or causative clauses) express the reason, cause, or motivation of the action expressed in the main clause or of its content as a whole.</w:t>
      </w:r>
    </w:p>
    <w:p>
      <w:pPr>
        <w:pStyle w:val="Normal"/>
        <w:spacing w:lineRule="auto" w:line="240"/>
        <w:ind w:firstLine="284" w:end="0"/>
        <w:rPr/>
      </w:pPr>
      <w:r>
        <w:rPr>
          <w:sz w:val="24"/>
        </w:rPr>
        <w:t xml:space="preserve">Causative clauses may be introduced by the conjunctions </w:t>
      </w:r>
      <w:r>
        <w:rPr>
          <w:i/>
          <w:sz w:val="24"/>
        </w:rPr>
        <w:t>as, because, since, so, that, lest, seeing (that), considering;</w:t>
      </w:r>
      <w:r>
        <w:rPr>
          <w:sz w:val="24"/>
        </w:rPr>
        <w:t xml:space="preserve"> or by the composite conjunctions </w:t>
      </w:r>
      <w:r>
        <w:rPr>
          <w:i/>
          <w:sz w:val="24"/>
        </w:rPr>
        <w:t>for the reason that, in view of the fact that, in so far as (insofar as), by reason of.</w:t>
      </w:r>
      <w:r>
        <w:rPr>
          <w:sz w:val="24"/>
        </w:rPr>
        <w:t xml:space="preserve"> Of these the conjunction </w:t>
      </w:r>
      <w:r>
        <w:rPr>
          <w:i/>
          <w:sz w:val="24"/>
        </w:rPr>
        <w:t>as</w:t>
      </w:r>
      <w:r>
        <w:rPr>
          <w:sz w:val="24"/>
        </w:rPr>
        <w:t xml:space="preserve"> is preferable when the sentence opens with a clause of cause.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As he was tired</w:t>
      </w:r>
      <w:r>
        <w:rPr>
          <w:sz w:val="24"/>
        </w:rPr>
        <w:t xml:space="preserve"> he preferred to stay at home. </w:t>
      </w:r>
    </w:p>
    <w:p>
      <w:pPr>
        <w:pStyle w:val="Normal"/>
        <w:spacing w:lineRule="auto" w:line="240"/>
        <w:ind w:firstLine="284" w:start="284" w:end="0"/>
        <w:rPr/>
      </w:pPr>
      <w:r>
        <w:rPr>
          <w:i/>
          <w:sz w:val="24"/>
        </w:rPr>
        <w:t>Since there is no help,</w:t>
      </w:r>
      <w:r>
        <w:rPr>
          <w:sz w:val="24"/>
        </w:rPr>
        <w:t xml:space="preserve"> let us try and bear it as best we can. </w:t>
      </w:r>
    </w:p>
    <w:p>
      <w:pPr>
        <w:pStyle w:val="Normal"/>
        <w:spacing w:lineRule="auto" w:line="240"/>
        <w:ind w:firstLine="284" w:start="284" w:end="0"/>
        <w:rPr/>
      </w:pPr>
      <w:r>
        <w:rPr>
          <w:sz w:val="24"/>
        </w:rPr>
        <w:t xml:space="preserve">They went down arm-in-arm - James with Imogen, </w:t>
      </w:r>
      <w:r>
        <w:rPr>
          <w:i/>
          <w:sz w:val="24"/>
        </w:rPr>
        <w:t>because his pretty grandchild cheered him.</w:t>
      </w:r>
    </w:p>
    <w:p>
      <w:pPr>
        <w:pStyle w:val="Normal"/>
        <w:spacing w:lineRule="auto" w:line="240"/>
        <w:ind w:firstLine="284" w:start="284" w:end="0"/>
        <w:rPr/>
      </w:pPr>
      <w:r>
        <w:rPr>
          <w:i/>
          <w:sz w:val="24"/>
        </w:rPr>
        <w:t>In so far as it is difficult to assign an external cause to certain happen</w:t>
        <w:softHyphen/>
        <w:t>ings,</w:t>
      </w:r>
      <w:r>
        <w:rPr>
          <w:sz w:val="24"/>
        </w:rPr>
        <w:t xml:space="preserve"> they are written off as  </w:t>
      </w:r>
    </w:p>
    <w:p>
      <w:pPr>
        <w:pStyle w:val="Normal"/>
        <w:spacing w:lineRule="auto" w:line="240"/>
        <w:ind w:firstLine="284" w:start="284" w:end="0"/>
        <w:rPr>
          <w:sz w:val="24"/>
        </w:rPr>
      </w:pPr>
      <w:r>
        <w:rPr>
          <w:sz w:val="24"/>
        </w:rPr>
        <w:t>uncaused or spontaneous.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As can be seen from the above examples, the causative clause may stand in preposition to the main clause, or follow it. It may also be embedded within the main clause, as in:</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loved to give, </w:t>
      </w:r>
      <w:r>
        <w:rPr>
          <w:i/>
          <w:sz w:val="24"/>
        </w:rPr>
        <w:t>since she had plenty,</w:t>
      </w:r>
      <w:r>
        <w:rPr>
          <w:sz w:val="24"/>
        </w:rPr>
        <w:t xml:space="preserve"> and sent presents here and there to Lilian, the children, and </w:t>
      </w:r>
    </w:p>
    <w:p>
      <w:pPr>
        <w:pStyle w:val="Normal"/>
        <w:spacing w:lineRule="auto" w:line="240"/>
        <w:ind w:firstLine="284" w:start="284" w:end="0"/>
        <w:rPr>
          <w:sz w:val="24"/>
        </w:rPr>
      </w:pPr>
      <w:r>
        <w:rPr>
          <w:sz w:val="24"/>
        </w:rPr>
        <w:t>others.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Each of the conjunctions and conjunctive phrases expresses a certain shade of causative meaning, and so they are not always interchangeable. </w:t>
      </w:r>
      <w:r>
        <w:rPr>
          <w:i/>
          <w:sz w:val="24"/>
        </w:rPr>
        <w:t>Because</w:t>
      </w:r>
      <w:r>
        <w:rPr>
          <w:sz w:val="24"/>
        </w:rPr>
        <w:t xml:space="preserve"> usually introduces clauses with the meaning of real cause. This can be illustrated by the ability of </w:t>
      </w:r>
      <w:r>
        <w:rPr>
          <w:i/>
          <w:sz w:val="24"/>
        </w:rPr>
        <w:t>because-causes</w:t>
      </w:r>
      <w:r>
        <w:rPr>
          <w:sz w:val="24"/>
        </w:rPr>
        <w:t xml:space="preserve"> (but not others) to be included in questions. Thus it is correct to say: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Did you ask him </w:t>
      </w:r>
      <w:r>
        <w:rPr>
          <w:i/>
          <w:sz w:val="24"/>
        </w:rPr>
        <w:t>because he was famous</w:t>
      </w:r>
      <w:r>
        <w:rPr>
          <w:sz w:val="24"/>
        </w:rPr>
        <w:t xml:space="preserve"> or for another reason? </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But it is wrong to say: </w:t>
      </w:r>
      <w:r>
        <w:rPr>
          <w:i/>
          <w:sz w:val="24"/>
        </w:rPr>
        <w:t>Did you ask him since he was famous...?</w:t>
      </w:r>
    </w:p>
    <w:p>
      <w:pPr>
        <w:pStyle w:val="Normal"/>
        <w:spacing w:lineRule="auto" w:line="240"/>
        <w:ind w:firstLine="284" w:end="0"/>
        <w:rPr>
          <w:i/>
          <w:i/>
          <w:sz w:val="24"/>
        </w:rPr>
      </w:pPr>
      <w:r>
        <w:rPr>
          <w:i/>
          <w:sz w:val="24"/>
        </w:rPr>
      </w:r>
    </w:p>
    <w:p>
      <w:pPr>
        <w:pStyle w:val="Normal"/>
        <w:spacing w:lineRule="auto" w:line="240"/>
        <w:ind w:firstLine="284" w:end="0"/>
        <w:rPr/>
      </w:pPr>
      <w:r>
        <w:rPr/>
        <w:t xml:space="preserve">Unlike </w:t>
      </w:r>
      <w:r>
        <w:rPr>
          <w:i/>
        </w:rPr>
        <w:t>because,</w:t>
      </w:r>
      <w:r>
        <w:rPr/>
        <w:t xml:space="preserve"> the conjunctions </w:t>
      </w:r>
      <w:r>
        <w:rPr>
          <w:i/>
        </w:rPr>
        <w:t>since</w:t>
      </w:r>
      <w:r>
        <w:rPr/>
        <w:t xml:space="preserve"> and </w:t>
      </w:r>
      <w:r>
        <w:rPr>
          <w:i/>
        </w:rPr>
        <w:t>as</w:t>
      </w:r>
      <w:r>
        <w:rPr/>
        <w:t xml:space="preserve"> introduce clauses with an explanatory meaning, or else that of motivation.</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Since you are here,</w:t>
      </w:r>
      <w:r>
        <w:rPr>
          <w:sz w:val="24"/>
        </w:rPr>
        <w:t xml:space="preserve"> we may begin our talk.</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The other reason why causal conjunctions, though synonymous, are not always interchangeable with </w:t>
      </w:r>
      <w:r>
        <w:rPr>
          <w:i/>
          <w:sz w:val="24"/>
        </w:rPr>
        <w:t>because,</w:t>
      </w:r>
      <w:r>
        <w:rPr>
          <w:sz w:val="24"/>
        </w:rPr>
        <w:t xml:space="preserve"> is that some of them are polyfunctional: </w:t>
      </w:r>
      <w:r>
        <w:rPr>
          <w:i/>
          <w:sz w:val="24"/>
        </w:rPr>
        <w:t>as</w:t>
      </w:r>
      <w:r>
        <w:rPr>
          <w:sz w:val="24"/>
        </w:rPr>
        <w:t xml:space="preserve"> and </w:t>
      </w:r>
      <w:r>
        <w:rPr>
          <w:i/>
          <w:sz w:val="24"/>
        </w:rPr>
        <w:t>since</w:t>
      </w:r>
      <w:r>
        <w:rPr>
          <w:sz w:val="24"/>
        </w:rPr>
        <w:t xml:space="preserve"> may be conjunctions of time, as well as of cause. For example: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His mood changed </w:t>
      </w:r>
      <w:r>
        <w:rPr>
          <w:i/>
          <w:sz w:val="24"/>
        </w:rPr>
        <w:t>as they marched down to the clocks,</w:t>
      </w:r>
      <w:r>
        <w:rPr>
          <w:sz w:val="24"/>
        </w:rPr>
        <w:t xml:space="preserve"> (temporal relation)</w:t>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Causative relation may be found in compound sentences with the coordinating conjunction </w:t>
      </w:r>
      <w:r>
        <w:rPr>
          <w:i/>
          <w:sz w:val="24"/>
        </w:rPr>
        <w:t>for.</w:t>
      </w:r>
      <w:r>
        <w:rPr>
          <w:sz w:val="24"/>
        </w:rPr>
        <w:t xml:space="preserve"> Its coordinate character is unmistakably shown by the fact that the clause with </w:t>
      </w:r>
      <w:r>
        <w:rPr>
          <w:i/>
          <w:sz w:val="24"/>
        </w:rPr>
        <w:t>for</w:t>
      </w:r>
      <w:r>
        <w:rPr>
          <w:sz w:val="24"/>
        </w:rPr>
        <w:t xml:space="preserve"> cannot stand before the other half of the sentence.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 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Some causative conjunctions </w:t>
      </w:r>
      <w:r>
        <w:rPr>
          <w:i/>
          <w:sz w:val="24"/>
        </w:rPr>
        <w:t>(as, because)</w:t>
      </w:r>
      <w:r>
        <w:rPr>
          <w:sz w:val="24"/>
        </w:rPr>
        <w:t xml:space="preserve"> may connect their clause to the main clause rather loosely, in which case the relation between the clauses is similar to coordination (such clauses may even be independent sentences). The causative clause generally expresses some grounds on which we can judge of the truthfulness of some idea expressed in the main clause, as in: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He was, I presume, a relative of the coachman’s, </w:t>
      </w:r>
      <w:r>
        <w:rPr>
          <w:i/>
          <w:sz w:val="24"/>
        </w:rPr>
        <w:t xml:space="preserve">as he lay atop of the luggage, with his face towards the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 xml:space="preserve">     </w:t>
      </w:r>
      <w:r>
        <w:rPr>
          <w:i/>
          <w:sz w:val="24"/>
        </w:rPr>
        <w:t>rain.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Here the subordinate clause </w:t>
      </w:r>
      <w:r>
        <w:rPr>
          <w:i/>
          <w:sz w:val="24"/>
        </w:rPr>
        <w:t>as he lay atop of the luggage, with his face towards the rain,</w:t>
      </w:r>
      <w:r>
        <w:rPr>
          <w:sz w:val="24"/>
        </w:rPr>
        <w:t xml:space="preserve"> does not express the cause, but gives some grounds which serve to prove the truthfulness of the supposition expressed in the main clause.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I must have been very weak at the time; </w:t>
      </w:r>
      <w:r>
        <w:rPr>
          <w:i/>
          <w:sz w:val="24"/>
        </w:rPr>
        <w:t xml:space="preserve">because I know, after the first half hour or so, I seemed to take  </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t xml:space="preserve">     </w:t>
      </w:r>
      <w:r>
        <w:rPr>
          <w:i/>
          <w:sz w:val="24"/>
        </w:rPr>
        <w:t>no interest whatever in my food.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In this sentence the first clause is separated by a semicolon, which is not typical of subordination and is a mark of loose connection.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In colloquial English a clause of cause may be joined rather loosely to a sentence which cannot be its main clause: </w:t>
      </w:r>
      <w:r>
        <w:rPr>
          <w:i/>
          <w:sz w:val="24"/>
        </w:rPr>
        <w:t>Are you going to the post-office? - Because I have some letters to post.</w:t>
      </w:r>
      <w:r>
        <w:rPr>
          <w:sz w:val="24"/>
        </w:rPr>
        <w:t xml:space="preserve"> (I ask you this because I have some letters to post.)</w:t>
      </w:r>
    </w:p>
    <w:p>
      <w:pPr>
        <w:pStyle w:val="Normal"/>
        <w:spacing w:lineRule="auto" w:line="240"/>
        <w:ind w:firstLine="284" w:end="0"/>
        <w:rPr>
          <w:b/>
          <w:sz w:val="24"/>
        </w:rPr>
      </w:pPr>
      <w:r>
        <w:rPr>
          <w:b/>
          <w:sz w:val="24"/>
        </w:rPr>
      </w:r>
    </w:p>
    <w:p>
      <w:pPr>
        <w:pStyle w:val="Heading3"/>
        <w:rPr/>
      </w:pPr>
      <w:bookmarkStart w:id="155" w:name="__RefHeading___Toc5113094"/>
      <w:bookmarkEnd w:id="155"/>
      <w:r>
        <w:rPr/>
        <w:t>The complex sentence with an adverbial clause of result (consequence)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175. An adverbial clause of result denotes some consequence or result of the action expressed in the main clause.</w:t>
      </w:r>
      <w:r>
        <w:rPr>
          <w:sz w:val="24"/>
        </w:rPr>
        <w:t xml:space="preserve"> It may be introduced by the conjunction </w:t>
      </w:r>
      <w:r>
        <w:rPr>
          <w:i/>
          <w:sz w:val="24"/>
        </w:rPr>
        <w:t>so that,</w:t>
      </w:r>
      <w:r>
        <w:rPr>
          <w:sz w:val="24"/>
        </w:rPr>
        <w:t xml:space="preserve"> or simply </w:t>
      </w:r>
      <w:r>
        <w:rPr>
          <w:i/>
          <w:sz w:val="24"/>
        </w:rPr>
        <w:t>that.</w:t>
      </w:r>
    </w:p>
    <w:p>
      <w:pPr>
        <w:pStyle w:val="Normal"/>
        <w:spacing w:lineRule="auto" w:line="240"/>
        <w:ind w:firstLine="284" w:end="0"/>
        <w:rPr>
          <w:i/>
          <w:i/>
          <w:sz w:val="24"/>
        </w:rPr>
      </w:pPr>
      <w:r>
        <w:rPr>
          <w:i/>
          <w:sz w:val="24"/>
        </w:rPr>
      </w:r>
    </w:p>
    <w:p>
      <w:pPr>
        <w:pStyle w:val="Normal"/>
        <w:spacing w:lineRule="auto" w:line="240"/>
        <w:ind w:firstLine="284" w:start="284" w:end="0"/>
        <w:rPr/>
      </w:pPr>
      <w:r>
        <w:rPr>
          <w:sz w:val="24"/>
        </w:rPr>
        <w:t xml:space="preserve">Light fell on her there, </w:t>
      </w:r>
      <w:r>
        <w:rPr>
          <w:i/>
          <w:sz w:val="24"/>
        </w:rPr>
        <w:t xml:space="preserve">so that Soames could see her face, eyes, hair, strangely as he remembered them, </w:t>
      </w:r>
    </w:p>
    <w:p>
      <w:pPr>
        <w:pStyle w:val="Normal"/>
        <w:spacing w:lineRule="auto" w:line="240"/>
        <w:ind w:firstLine="284" w:start="284" w:end="0"/>
        <w:rPr>
          <w:i/>
          <w:i/>
          <w:sz w:val="24"/>
        </w:rPr>
      </w:pPr>
      <w:r>
        <w:rPr>
          <w:i/>
          <w:sz w:val="24"/>
        </w:rPr>
        <w:t>strangely beautiful.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Clauses with the correlatives </w:t>
      </w:r>
      <w:r>
        <w:rPr>
          <w:i/>
          <w:sz w:val="24"/>
        </w:rPr>
        <w:t>so</w:t>
      </w:r>
      <w:r>
        <w:rPr>
          <w:sz w:val="24"/>
        </w:rPr>
        <w:t xml:space="preserve"> and </w:t>
      </w:r>
      <w:r>
        <w:rPr>
          <w:i/>
          <w:sz w:val="24"/>
        </w:rPr>
        <w:t xml:space="preserve">such (so... that, such... that) </w:t>
      </w:r>
      <w:r>
        <w:rPr>
          <w:sz w:val="24"/>
        </w:rPr>
        <w:t xml:space="preserve">may express manner with a shade of resultative meaning and are treated as such. However one should bear in mind that the line of demarcation between cases of </w:t>
      </w:r>
      <w:r>
        <w:rPr>
          <w:smallCaps/>
          <w:sz w:val="24"/>
        </w:rPr>
        <w:t xml:space="preserve">jo... </w:t>
      </w:r>
      <w:r>
        <w:rPr>
          <w:i/>
          <w:sz w:val="24"/>
        </w:rPr>
        <w:t>that</w:t>
      </w:r>
      <w:r>
        <w:rPr>
          <w:sz w:val="24"/>
        </w:rPr>
        <w:t xml:space="preserve"> and </w:t>
      </w:r>
      <w:r>
        <w:rPr>
          <w:i/>
          <w:sz w:val="24"/>
        </w:rPr>
        <w:t>so that</w:t>
      </w:r>
      <w:r>
        <w:rPr>
          <w:sz w:val="24"/>
        </w:rPr>
        <w:t xml:space="preserve"> is rather difficult to draw when the two words follow one another.</w:t>
      </w:r>
    </w:p>
    <w:p>
      <w:pPr>
        <w:pStyle w:val="Normal"/>
        <w:spacing w:lineRule="auto" w:line="240"/>
        <w:ind w:firstLine="284" w:end="0"/>
        <w:rPr>
          <w:b/>
          <w:sz w:val="24"/>
        </w:rPr>
      </w:pPr>
      <w:r>
        <w:rPr>
          <w:b/>
          <w:sz w:val="24"/>
        </w:rPr>
      </w:r>
    </w:p>
    <w:p>
      <w:pPr>
        <w:pStyle w:val="Heading3"/>
        <w:rPr/>
      </w:pPr>
      <w:bookmarkStart w:id="156" w:name="__RefHeading___Toc5113095"/>
      <w:bookmarkEnd w:id="156"/>
      <w:r>
        <w:rPr/>
        <w:t>The complex sentence with mutually subordinated clauses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176.</w:t>
      </w:r>
      <w:r>
        <w:rPr>
          <w:sz w:val="24"/>
        </w:rPr>
        <w:t xml:space="preserve"> In complex sentences of this type it is impossible to differentiate which of the clauses is the main one and which is subordinate. We shall consider two patterns of such sentences.</w:t>
      </w:r>
    </w:p>
    <w:p>
      <w:pPr>
        <w:pStyle w:val="Normal"/>
        <w:spacing w:lineRule="auto" w:line="240"/>
        <w:ind w:firstLine="284" w:end="0"/>
        <w:rPr>
          <w:sz w:val="24"/>
        </w:rPr>
      </w:pPr>
      <w:r>
        <w:rPr>
          <w:sz w:val="24"/>
        </w:rPr>
      </w:r>
    </w:p>
    <w:p>
      <w:pPr>
        <w:pStyle w:val="Normal"/>
        <w:spacing w:lineRule="auto" w:line="240"/>
        <w:ind w:firstLine="284" w:end="0"/>
        <w:rPr/>
      </w:pPr>
      <w:r>
        <w:rPr>
          <w:b/>
          <w:sz w:val="24"/>
        </w:rPr>
        <w:t>§ 177.</w:t>
      </w:r>
      <w:r>
        <w:rPr>
          <w:sz w:val="24"/>
        </w:rPr>
        <w:t xml:space="preserve"> </w:t>
      </w:r>
      <w:r>
        <w:rPr>
          <w:spacing w:val="60"/>
          <w:sz w:val="24"/>
        </w:rPr>
        <w:t>Clauses of proportionate agreement (or comparison).</w:t>
      </w:r>
      <w:r>
        <w:rPr>
          <w:b/>
          <w:sz w:val="24"/>
        </w:rPr>
        <w:t xml:space="preserve"> They express a proportional relationship - proportionality or equivalence; the more intensive is the action or quality described in one clause, the more intensive becomes the other, described in the following clause.</w:t>
      </w:r>
      <w:r>
        <w:rPr>
          <w:sz w:val="24"/>
        </w:rPr>
        <w:t xml:space="preserve"> Although sentences containing such clauses are undoubtedly complex, it is nevertheless impossible to state which of the clauses is the main one and which is subordinate, since they are of the same pattern -two twin clauses, looking like one another.</w:t>
      </w:r>
    </w:p>
    <w:p>
      <w:pPr>
        <w:pStyle w:val="Normal"/>
        <w:spacing w:lineRule="auto" w:line="240"/>
        <w:ind w:firstLine="284" w:end="0"/>
        <w:rPr/>
      </w:pPr>
      <w:r>
        <w:rPr>
          <w:sz w:val="24"/>
        </w:rPr>
        <w:t xml:space="preserve">Clauses of proportionate agreement are joined by the conjunction </w:t>
      </w:r>
      <w:r>
        <w:rPr>
          <w:i/>
          <w:sz w:val="24"/>
        </w:rPr>
        <w:t xml:space="preserve">as </w:t>
      </w:r>
      <w:r>
        <w:rPr>
          <w:sz w:val="24"/>
        </w:rPr>
        <w:t xml:space="preserve">(correlated with the adverb of degree </w:t>
      </w:r>
      <w:r>
        <w:rPr>
          <w:i/>
          <w:sz w:val="24"/>
        </w:rPr>
        <w:t>so</w:t>
      </w:r>
      <w:r>
        <w:rPr>
          <w:smallCaps/>
          <w:sz w:val="24"/>
        </w:rPr>
        <w:t xml:space="preserve"> </w:t>
      </w:r>
      <w:r>
        <w:rPr>
          <w:sz w:val="24"/>
        </w:rPr>
        <w:t xml:space="preserve">in the other clause); or by means of the correlative adverbs </w:t>
      </w:r>
      <w:r>
        <w:rPr>
          <w:i/>
          <w:sz w:val="24"/>
        </w:rPr>
        <w:t>so... so</w:t>
      </w:r>
      <w:r>
        <w:rPr>
          <w:sz w:val="24"/>
        </w:rPr>
        <w:t xml:space="preserve"> in both clauses. Proportionate agreement between the clauses may also be expressed by the correlative particles </w:t>
      </w:r>
      <w:r>
        <w:rPr>
          <w:i/>
          <w:sz w:val="24"/>
        </w:rPr>
        <w:t>the... the,</w:t>
      </w:r>
      <w:r>
        <w:rPr>
          <w:sz w:val="24"/>
        </w:rPr>
        <w:t xml:space="preserve"> followed by the comparative degree of adverbs (or adjectives).</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As</w:t>
      </w:r>
      <w:r>
        <w:rPr>
          <w:sz w:val="24"/>
        </w:rPr>
        <w:t xml:space="preserve"> time went on,</w:t>
      </w:r>
      <w:r>
        <w:rPr>
          <w:b/>
          <w:sz w:val="24"/>
        </w:rPr>
        <w:t xml:space="preserve"> so</w:t>
      </w:r>
      <w:r>
        <w:rPr>
          <w:sz w:val="24"/>
        </w:rPr>
        <w:t xml:space="preserve"> their hopes began to wane.</w:t>
      </w:r>
    </w:p>
    <w:p>
      <w:pPr>
        <w:pStyle w:val="Normal"/>
        <w:spacing w:lineRule="auto" w:line="240"/>
        <w:ind w:firstLine="284" w:start="284" w:end="0"/>
        <w:rPr/>
      </w:pPr>
      <w:r>
        <w:rPr>
          <w:b/>
          <w:i/>
          <w:sz w:val="24"/>
        </w:rPr>
        <w:t>The more</w:t>
      </w:r>
      <w:r>
        <w:rPr>
          <w:sz w:val="24"/>
        </w:rPr>
        <w:t xml:space="preserve"> he reflected on the idea,</w:t>
      </w:r>
      <w:r>
        <w:rPr>
          <w:b/>
          <w:sz w:val="24"/>
        </w:rPr>
        <w:t xml:space="preserve"> </w:t>
      </w:r>
      <w:r>
        <w:rPr>
          <w:b/>
          <w:i/>
          <w:sz w:val="24"/>
        </w:rPr>
        <w:t>the more</w:t>
      </w:r>
      <w:r>
        <w:rPr>
          <w:sz w:val="24"/>
        </w:rPr>
        <w:t xml:space="preserve"> he liked it.</w:t>
      </w:r>
    </w:p>
    <w:p>
      <w:pPr>
        <w:pStyle w:val="Normal"/>
        <w:spacing w:lineRule="auto" w:line="240"/>
        <w:ind w:firstLine="284" w:start="284" w:end="0"/>
        <w:rPr/>
      </w:pPr>
      <w:r>
        <w:rPr>
          <w:b/>
          <w:i/>
          <w:sz w:val="24"/>
        </w:rPr>
        <w:t>The further</w:t>
      </w:r>
      <w:r>
        <w:rPr>
          <w:sz w:val="24"/>
        </w:rPr>
        <w:t xml:space="preserve"> I penetrated into London,</w:t>
      </w:r>
      <w:r>
        <w:rPr>
          <w:b/>
          <w:sz w:val="24"/>
        </w:rPr>
        <w:t xml:space="preserve"> </w:t>
      </w:r>
      <w:r>
        <w:rPr>
          <w:b/>
          <w:i/>
          <w:sz w:val="24"/>
        </w:rPr>
        <w:t>the profounder</w:t>
      </w:r>
      <w:r>
        <w:rPr>
          <w:sz w:val="24"/>
        </w:rPr>
        <w:t xml:space="preserve"> grew the stillness.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Proportionate agreement occurs in such aphoristic sentences as </w:t>
      </w:r>
      <w:r>
        <w:rPr>
          <w:i/>
          <w:sz w:val="24"/>
        </w:rPr>
        <w:t>the more the better, the sooner the better,</w:t>
      </w:r>
      <w:r>
        <w:rPr>
          <w:sz w:val="24"/>
        </w:rPr>
        <w:t xml:space="preserve"> which may refer to various situations.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178. The second pattern of mutually subordinated clauses expresses temporal relations - a quick succession of actions or events, often overlapping with one another for a short period of time.</w:t>
      </w:r>
      <w:r>
        <w:rPr>
          <w:sz w:val="24"/>
        </w:rPr>
        <w:t xml:space="preserve"> These clauses form an indivisible whole owing to correlative elements and sometimes partial inversion in the first clause. The order in which the elements follow one another is fixed. As partial inversion is possible when the predicate consists of the operator and the notional part, only analytical forms or compound predicates are used.</w:t>
      </w:r>
    </w:p>
    <w:p>
      <w:pPr>
        <w:pStyle w:val="Normal"/>
        <w:spacing w:lineRule="auto" w:line="240"/>
        <w:ind w:firstLine="284" w:end="0"/>
        <w:rPr>
          <w:sz w:val="24"/>
        </w:rPr>
      </w:pPr>
      <w:r>
        <w:rPr>
          <w:sz w:val="24"/>
        </w:rPr>
        <w:t>There are several variants of the pattern:</w:t>
      </w:r>
    </w:p>
    <w:p>
      <w:pPr>
        <w:pStyle w:val="Normal"/>
        <w:spacing w:lineRule="auto" w:line="240"/>
        <w:ind w:firstLine="284" w:end="0"/>
        <w:rPr>
          <w:b/>
          <w:sz w:val="24"/>
        </w:rPr>
      </w:pPr>
      <w:r>
        <w:rPr>
          <w:b/>
          <w:sz w:val="24"/>
        </w:rPr>
      </w:r>
    </w:p>
    <w:p>
      <w:pPr>
        <w:pStyle w:val="Normal"/>
        <w:spacing w:lineRule="auto" w:line="240"/>
        <w:ind w:firstLine="284" w:end="0"/>
        <w:rPr/>
      </w:pPr>
      <w:r>
        <w:rPr>
          <w:sz w:val="24"/>
        </w:rPr>
        <w:t>1.</w:t>
      </w:r>
      <w:r>
        <w:rPr>
          <w:b/>
          <w:sz w:val="24"/>
        </w:rPr>
        <w:t xml:space="preserve"> No sooner... than.</w:t>
      </w:r>
    </w:p>
    <w:p>
      <w:pPr>
        <w:pStyle w:val="Normal"/>
        <w:spacing w:lineRule="auto" w:line="240"/>
        <w:ind w:firstLine="284" w:end="0"/>
        <w:rPr>
          <w:b/>
          <w:i/>
          <w:i/>
          <w:sz w:val="24"/>
        </w:rPr>
      </w:pPr>
      <w:r>
        <w:rPr>
          <w:b/>
          <w:i/>
          <w:sz w:val="24"/>
        </w:rPr>
      </w:r>
    </w:p>
    <w:p>
      <w:pPr>
        <w:pStyle w:val="Normal"/>
        <w:spacing w:lineRule="auto" w:line="240"/>
        <w:ind w:firstLine="284" w:start="284" w:end="0"/>
        <w:rPr/>
      </w:pPr>
      <w:r>
        <w:rPr>
          <w:i/>
          <w:sz w:val="24"/>
        </w:rPr>
        <w:t>No sooner had</w:t>
      </w:r>
      <w:r>
        <w:rPr>
          <w:sz w:val="24"/>
        </w:rPr>
        <w:t xml:space="preserve"> Tom </w:t>
      </w:r>
      <w:r>
        <w:rPr>
          <w:i/>
          <w:sz w:val="24"/>
        </w:rPr>
        <w:t>seen</w:t>
      </w:r>
      <w:r>
        <w:rPr>
          <w:sz w:val="24"/>
        </w:rPr>
        <w:t xml:space="preserve"> us</w:t>
      </w:r>
      <w:r>
        <w:rPr>
          <w:b/>
          <w:sz w:val="24"/>
        </w:rPr>
        <w:t xml:space="preserve"> </w:t>
      </w:r>
      <w:r>
        <w:rPr>
          <w:b/>
          <w:i/>
          <w:sz w:val="24"/>
        </w:rPr>
        <w:t>than</w:t>
      </w:r>
      <w:r>
        <w:rPr>
          <w:sz w:val="24"/>
        </w:rPr>
        <w:t xml:space="preserve"> he jumped into a bus.</w:t>
      </w:r>
    </w:p>
    <w:p>
      <w:pPr>
        <w:pStyle w:val="Normal"/>
        <w:spacing w:lineRule="auto" w:line="240"/>
        <w:ind w:firstLine="284" w:start="284" w:end="0"/>
        <w:rPr/>
      </w:pPr>
      <w:r>
        <w:rPr>
          <w:b/>
          <w:i/>
          <w:sz w:val="24"/>
        </w:rPr>
        <w:t>No sooner</w:t>
      </w:r>
      <w:r>
        <w:rPr>
          <w:i/>
          <w:sz w:val="24"/>
        </w:rPr>
        <w:t xml:space="preserve"> could</w:t>
      </w:r>
      <w:r>
        <w:rPr>
          <w:sz w:val="24"/>
        </w:rPr>
        <w:t xml:space="preserve"> the chairman </w:t>
      </w:r>
      <w:r>
        <w:rPr>
          <w:i/>
          <w:sz w:val="24"/>
        </w:rPr>
        <w:t>finish his speech</w:t>
      </w:r>
      <w:r>
        <w:rPr>
          <w:b/>
          <w:i/>
          <w:sz w:val="24"/>
        </w:rPr>
        <w:t xml:space="preserve"> than</w:t>
      </w:r>
      <w:r>
        <w:rPr>
          <w:sz w:val="24"/>
        </w:rPr>
        <w:t xml:space="preserve"> a great noise started.</w:t>
      </w:r>
    </w:p>
    <w:p>
      <w:pPr>
        <w:pStyle w:val="Normal"/>
        <w:spacing w:lineRule="auto" w:line="240"/>
        <w:ind w:firstLine="284" w:end="0"/>
        <w:rPr>
          <w:b/>
          <w:sz w:val="24"/>
        </w:rPr>
      </w:pPr>
      <w:r>
        <w:rPr>
          <w:b/>
          <w:sz w:val="24"/>
        </w:rPr>
      </w:r>
    </w:p>
    <w:p>
      <w:pPr>
        <w:pStyle w:val="Normal"/>
        <w:spacing w:lineRule="auto" w:line="240"/>
        <w:ind w:firstLine="284" w:end="0"/>
        <w:rPr/>
      </w:pPr>
      <w:r>
        <w:rPr>
          <w:sz w:val="24"/>
        </w:rPr>
        <w:t>2.</w:t>
      </w:r>
      <w:r>
        <w:rPr>
          <w:b/>
          <w:sz w:val="24"/>
        </w:rPr>
        <w:t xml:space="preserve"> Scarcely... when, scarcely... before.</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Scarcely</w:t>
      </w:r>
      <w:r>
        <w:rPr>
          <w:i/>
          <w:sz w:val="24"/>
        </w:rPr>
        <w:t xml:space="preserve"> had</w:t>
      </w:r>
      <w:r>
        <w:rPr>
          <w:sz w:val="24"/>
        </w:rPr>
        <w:t xml:space="preserve"> he </w:t>
      </w:r>
      <w:r>
        <w:rPr>
          <w:i/>
          <w:sz w:val="24"/>
        </w:rPr>
        <w:t>seen</w:t>
      </w:r>
      <w:r>
        <w:rPr>
          <w:sz w:val="24"/>
        </w:rPr>
        <w:t xml:space="preserve"> us</w:t>
      </w:r>
      <w:r>
        <w:rPr>
          <w:b/>
          <w:sz w:val="24"/>
        </w:rPr>
        <w:t xml:space="preserve"> </w:t>
      </w:r>
      <w:r>
        <w:rPr>
          <w:b/>
          <w:i/>
          <w:sz w:val="24"/>
        </w:rPr>
        <w:t>when</w:t>
      </w:r>
      <w:r>
        <w:rPr>
          <w:sz w:val="24"/>
        </w:rPr>
        <w:t xml:space="preserve"> he jumped into a bus. </w:t>
      </w:r>
    </w:p>
    <w:p>
      <w:pPr>
        <w:pStyle w:val="Normal"/>
        <w:spacing w:lineRule="auto" w:line="240"/>
        <w:ind w:firstLine="284" w:start="284" w:end="0"/>
        <w:rPr/>
      </w:pPr>
      <w:r>
        <w:rPr>
          <w:sz w:val="24"/>
        </w:rPr>
        <w:t xml:space="preserve">The door </w:t>
      </w:r>
      <w:r>
        <w:rPr>
          <w:i/>
          <w:sz w:val="24"/>
        </w:rPr>
        <w:t>had</w:t>
      </w:r>
      <w:r>
        <w:rPr>
          <w:b/>
          <w:i/>
          <w:sz w:val="24"/>
        </w:rPr>
        <w:t xml:space="preserve"> scarcely</w:t>
      </w:r>
      <w:r>
        <w:rPr>
          <w:i/>
          <w:sz w:val="24"/>
        </w:rPr>
        <w:t xml:space="preserve"> closed</w:t>
      </w:r>
      <w:r>
        <w:rPr>
          <w:sz w:val="24"/>
        </w:rPr>
        <w:t xml:space="preserve"> behind her</w:t>
      </w:r>
      <w:r>
        <w:rPr>
          <w:b/>
          <w:sz w:val="24"/>
        </w:rPr>
        <w:t xml:space="preserve"> </w:t>
      </w:r>
      <w:r>
        <w:rPr>
          <w:b/>
          <w:i/>
          <w:sz w:val="24"/>
        </w:rPr>
        <w:t>before</w:t>
      </w:r>
      <w:r>
        <w:rPr>
          <w:sz w:val="24"/>
        </w:rPr>
        <w:t xml:space="preserve"> it opened again.</w:t>
      </w:r>
    </w:p>
    <w:p>
      <w:pPr>
        <w:pStyle w:val="Normal"/>
        <w:spacing w:lineRule="auto" w:line="240"/>
        <w:ind w:firstLine="284" w:end="0"/>
        <w:rPr>
          <w:b/>
          <w:sz w:val="24"/>
        </w:rPr>
      </w:pPr>
      <w:r>
        <w:rPr>
          <w:b/>
          <w:sz w:val="24"/>
        </w:rPr>
      </w:r>
    </w:p>
    <w:p>
      <w:pPr>
        <w:pStyle w:val="Normal"/>
        <w:spacing w:lineRule="auto" w:line="240"/>
        <w:ind w:firstLine="284" w:end="0"/>
        <w:rPr/>
      </w:pPr>
      <w:r>
        <w:rPr>
          <w:sz w:val="24"/>
        </w:rPr>
        <w:t>3.</w:t>
      </w:r>
      <w:r>
        <w:rPr>
          <w:b/>
          <w:sz w:val="24"/>
        </w:rPr>
        <w:t xml:space="preserve"> Hardly... when.</w:t>
      </w:r>
    </w:p>
    <w:p>
      <w:pPr>
        <w:pStyle w:val="Normal"/>
        <w:spacing w:lineRule="auto" w:line="240"/>
        <w:ind w:firstLine="284" w:end="0"/>
        <w:rPr>
          <w:b/>
          <w:i/>
          <w:i/>
          <w:sz w:val="24"/>
        </w:rPr>
      </w:pPr>
      <w:r>
        <w:rPr>
          <w:b/>
          <w:i/>
          <w:sz w:val="24"/>
        </w:rPr>
      </w:r>
    </w:p>
    <w:p>
      <w:pPr>
        <w:pStyle w:val="Normal"/>
        <w:spacing w:lineRule="auto" w:line="240"/>
        <w:ind w:firstLine="284" w:start="284" w:end="0"/>
        <w:rPr/>
      </w:pPr>
      <w:r>
        <w:rPr>
          <w:b/>
          <w:i/>
          <w:sz w:val="24"/>
        </w:rPr>
        <w:t>Hardly</w:t>
      </w:r>
      <w:r>
        <w:rPr>
          <w:i/>
          <w:sz w:val="24"/>
        </w:rPr>
        <w:t xml:space="preserve"> could</w:t>
      </w:r>
      <w:r>
        <w:rPr>
          <w:sz w:val="24"/>
        </w:rPr>
        <w:t xml:space="preserve"> he finish his last sentence</w:t>
      </w:r>
      <w:r>
        <w:rPr>
          <w:b/>
          <w:sz w:val="24"/>
        </w:rPr>
        <w:t xml:space="preserve"> </w:t>
      </w:r>
      <w:r>
        <w:rPr>
          <w:b/>
          <w:i/>
          <w:sz w:val="24"/>
        </w:rPr>
        <w:t>when</w:t>
      </w:r>
      <w:r>
        <w:rPr>
          <w:sz w:val="24"/>
        </w:rPr>
        <w:t xml:space="preserve"> a great noise started. </w:t>
      </w:r>
    </w:p>
    <w:p>
      <w:pPr>
        <w:pStyle w:val="Normal"/>
        <w:spacing w:lineRule="auto" w:line="240"/>
        <w:ind w:firstLine="284" w:start="284" w:end="0"/>
        <w:rPr/>
      </w:pPr>
      <w:r>
        <w:rPr>
          <w:i/>
          <w:sz w:val="24"/>
        </w:rPr>
        <w:t>I</w:t>
      </w:r>
      <w:r>
        <w:rPr>
          <w:sz w:val="24"/>
        </w:rPr>
        <w:t xml:space="preserve"> </w:t>
      </w:r>
      <w:r>
        <w:rPr>
          <w:i/>
          <w:sz w:val="24"/>
        </w:rPr>
        <w:t>had</w:t>
      </w:r>
      <w:r>
        <w:rPr>
          <w:b/>
          <w:i/>
          <w:sz w:val="24"/>
        </w:rPr>
        <w:t xml:space="preserve"> hardly</w:t>
      </w:r>
      <w:r>
        <w:rPr>
          <w:i/>
          <w:sz w:val="24"/>
        </w:rPr>
        <w:t xml:space="preserve"> finished</w:t>
      </w:r>
      <w:r>
        <w:rPr>
          <w:b/>
          <w:i/>
          <w:sz w:val="24"/>
        </w:rPr>
        <w:t xml:space="preserve"> when</w:t>
      </w:r>
      <w:r>
        <w:rPr>
          <w:sz w:val="24"/>
        </w:rPr>
        <w:t xml:space="preserve"> Holmes returned with the news that the boy was putting in the horse.</w:t>
      </w:r>
    </w:p>
    <w:p>
      <w:pPr>
        <w:pStyle w:val="Normal"/>
        <w:spacing w:lineRule="auto" w:line="240"/>
        <w:ind w:firstLine="284" w:end="0"/>
        <w:rPr>
          <w:b/>
          <w:sz w:val="24"/>
        </w:rPr>
      </w:pPr>
      <w:r>
        <w:rPr>
          <w:b/>
          <w:sz w:val="24"/>
        </w:rPr>
      </w:r>
    </w:p>
    <w:p>
      <w:pPr>
        <w:pStyle w:val="Normal"/>
        <w:spacing w:lineRule="auto" w:line="240"/>
        <w:ind w:firstLine="284" w:end="0"/>
        <w:rPr/>
      </w:pPr>
      <w:r>
        <w:rPr>
          <w:sz w:val="24"/>
        </w:rPr>
        <w:t>4.</w:t>
      </w:r>
      <w:r>
        <w:rPr>
          <w:b/>
          <w:sz w:val="24"/>
        </w:rPr>
        <w:t xml:space="preserve"> Negation... when.</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w:t>
      </w:r>
      <w:r>
        <w:rPr>
          <w:i/>
          <w:sz w:val="24"/>
        </w:rPr>
        <w:t>had</w:t>
      </w:r>
      <w:r>
        <w:rPr>
          <w:b/>
          <w:i/>
          <w:sz w:val="24"/>
        </w:rPr>
        <w:t xml:space="preserve"> not</w:t>
      </w:r>
      <w:r>
        <w:rPr>
          <w:i/>
          <w:sz w:val="24"/>
        </w:rPr>
        <w:t xml:space="preserve"> closed</w:t>
      </w:r>
      <w:r>
        <w:rPr>
          <w:sz w:val="24"/>
        </w:rPr>
        <w:t xml:space="preserve"> the door</w:t>
      </w:r>
      <w:r>
        <w:rPr>
          <w:b/>
          <w:sz w:val="24"/>
        </w:rPr>
        <w:t xml:space="preserve"> </w:t>
      </w:r>
      <w:r>
        <w:rPr>
          <w:b/>
          <w:i/>
          <w:sz w:val="24"/>
        </w:rPr>
        <w:t>when</w:t>
      </w:r>
      <w:r>
        <w:rPr>
          <w:sz w:val="24"/>
        </w:rPr>
        <w:t xml:space="preserve"> he heard somebody knock at it.</w:t>
      </w:r>
    </w:p>
    <w:p>
      <w:pPr>
        <w:pStyle w:val="Normal"/>
        <w:spacing w:lineRule="auto" w:line="240"/>
        <w:ind w:firstLine="284" w:end="0"/>
        <w:rPr>
          <w:b/>
          <w:sz w:val="24"/>
        </w:rPr>
      </w:pPr>
      <w:r>
        <w:rPr>
          <w:b/>
          <w:sz w:val="24"/>
        </w:rPr>
      </w:r>
    </w:p>
    <w:p>
      <w:pPr>
        <w:pStyle w:val="Normal"/>
        <w:spacing w:lineRule="auto" w:line="240"/>
        <w:ind w:firstLine="284" w:end="0"/>
        <w:rPr/>
      </w:pPr>
      <w:r>
        <w:rPr>
          <w:sz w:val="24"/>
        </w:rPr>
        <w:t>5.</w:t>
      </w:r>
      <w:r>
        <w:rPr>
          <w:b/>
          <w:sz w:val="24"/>
        </w:rPr>
        <w:t xml:space="preserve"> Just... when.</w:t>
      </w:r>
    </w:p>
    <w:p>
      <w:pPr>
        <w:pStyle w:val="Normal"/>
        <w:spacing w:lineRule="auto" w:line="240"/>
        <w:ind w:firstLine="284" w:end="0"/>
        <w:rPr>
          <w:b/>
          <w:sz w:val="24"/>
        </w:rPr>
      </w:pPr>
      <w:r>
        <w:rPr>
          <w:b/>
          <w:sz w:val="24"/>
        </w:rPr>
      </w:r>
    </w:p>
    <w:p>
      <w:pPr>
        <w:pStyle w:val="Normal"/>
        <w:spacing w:lineRule="auto" w:line="240"/>
        <w:ind w:firstLine="284" w:start="284" w:end="0"/>
        <w:rPr/>
      </w:pPr>
      <w:r>
        <w:rPr>
          <w:sz w:val="24"/>
        </w:rPr>
        <w:t xml:space="preserve">He </w:t>
      </w:r>
      <w:r>
        <w:rPr>
          <w:i/>
          <w:sz w:val="24"/>
        </w:rPr>
        <w:t>had</w:t>
      </w:r>
      <w:r>
        <w:rPr>
          <w:b/>
          <w:i/>
          <w:sz w:val="24"/>
        </w:rPr>
        <w:t xml:space="preserve"> just</w:t>
      </w:r>
      <w:r>
        <w:rPr>
          <w:i/>
          <w:sz w:val="24"/>
        </w:rPr>
        <w:t xml:space="preserve"> cut</w:t>
      </w:r>
      <w:r>
        <w:rPr>
          <w:sz w:val="24"/>
        </w:rPr>
        <w:t xml:space="preserve"> a mighty slice of bread</w:t>
      </w:r>
      <w:r>
        <w:rPr>
          <w:b/>
          <w:sz w:val="24"/>
        </w:rPr>
        <w:t xml:space="preserve"> </w:t>
      </w:r>
      <w:r>
        <w:rPr>
          <w:b/>
          <w:i/>
          <w:sz w:val="24"/>
        </w:rPr>
        <w:t>when</w:t>
      </w:r>
      <w:r>
        <w:rPr>
          <w:sz w:val="24"/>
        </w:rPr>
        <w:t xml:space="preserve"> he heard somebody’s footsteps.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role of the past perfect tense in the first clause is also of importance as it does not manifest in this case real precedence but peculiar temporal relation, that of a quick succession of events or actions, often overlapping.</w:t>
      </w:r>
    </w:p>
    <w:p>
      <w:pPr>
        <w:pStyle w:val="Normal"/>
        <w:spacing w:lineRule="auto" w:line="240"/>
        <w:ind w:firstLine="284" w:end="0"/>
        <w:rPr>
          <w:b/>
          <w:sz w:val="24"/>
        </w:rPr>
      </w:pPr>
      <w:r>
        <w:rPr>
          <w:b/>
          <w:sz w:val="24"/>
        </w:rPr>
      </w:r>
    </w:p>
    <w:p>
      <w:pPr>
        <w:pStyle w:val="Heading3"/>
        <w:rPr/>
      </w:pPr>
      <w:bookmarkStart w:id="157" w:name="__RefHeading___Toc5113096"/>
      <w:bookmarkEnd w:id="157"/>
      <w:r>
        <w:rPr/>
        <w:t>Pseudo-complex sentences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179.</w:t>
      </w:r>
      <w:r>
        <w:rPr>
          <w:sz w:val="24"/>
        </w:rPr>
        <w:t xml:space="preserve"> We shall consider sentences consisting of two clauses joined according to some pattern of subordination, but different from other complex sentences in the relation the clauses bear to one another. There are several types of pseudo-complex sentences. In the first type the splitting of the sentence into clauses is a device for the sake of emphasizing this or that part of the sentence; actually the meaning of the sentence does not require splitting (or cleaving) into clauses. These sentences are called</w:t>
      </w:r>
      <w:r>
        <w:rPr>
          <w:b/>
          <w:sz w:val="24"/>
        </w:rPr>
        <w:t xml:space="preserve"> emphatic </w:t>
      </w:r>
      <w:r>
        <w:rPr>
          <w:sz w:val="24"/>
        </w:rPr>
        <w:t>(or</w:t>
      </w:r>
      <w:r>
        <w:rPr>
          <w:b/>
          <w:sz w:val="24"/>
        </w:rPr>
        <w:t xml:space="preserve"> cleft)</w:t>
      </w:r>
      <w:r>
        <w:rPr>
          <w:sz w:val="24"/>
        </w:rPr>
        <w:t xml:space="preserve"> sentences.</w:t>
      </w:r>
    </w:p>
    <w:p>
      <w:pPr>
        <w:pStyle w:val="Normal"/>
        <w:spacing w:lineRule="auto" w:line="240"/>
        <w:ind w:firstLine="284" w:end="0"/>
        <w:rPr>
          <w:b/>
          <w:sz w:val="24"/>
        </w:rPr>
      </w:pPr>
      <w:r>
        <w:rPr>
          <w:b/>
          <w:sz w:val="24"/>
        </w:rPr>
      </w:r>
    </w:p>
    <w:p>
      <w:pPr>
        <w:pStyle w:val="Normal"/>
        <w:spacing w:lineRule="auto" w:line="240"/>
        <w:ind w:firstLine="284" w:end="0"/>
        <w:rPr>
          <w:b/>
          <w:sz w:val="24"/>
        </w:rPr>
      </w:pPr>
      <w:r>
        <w:rPr>
          <w:b/>
          <w:sz w:val="24"/>
        </w:rPr>
        <w:t>Emphatic (or cleft) sentences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180.</w:t>
      </w:r>
      <w:r>
        <w:rPr>
          <w:sz w:val="24"/>
        </w:rPr>
        <w:t xml:space="preserve"> These sentences in their turn fall into three patterns, in all</w:t>
      </w:r>
      <w:r>
        <w:rPr>
          <w:b/>
          <w:sz w:val="24"/>
        </w:rPr>
        <w:t xml:space="preserve"> </w:t>
      </w:r>
      <w:r>
        <w:rPr>
          <w:sz w:val="24"/>
        </w:rPr>
        <w:t>of</w:t>
      </w:r>
      <w:r>
        <w:rPr>
          <w:b/>
          <w:sz w:val="24"/>
        </w:rPr>
        <w:t xml:space="preserve"> </w:t>
      </w:r>
      <w:r>
        <w:rPr>
          <w:sz w:val="24"/>
        </w:rPr>
        <w:t>which the form of the complex sentence is used to emphasize some part of the sentence.</w:t>
      </w:r>
    </w:p>
    <w:p>
      <w:pPr>
        <w:pStyle w:val="Normal"/>
        <w:spacing w:lineRule="auto" w:line="240"/>
        <w:ind w:firstLine="284" w:end="0"/>
        <w:rPr/>
      </w:pPr>
      <w:r>
        <w:rPr>
          <w:spacing w:val="60"/>
          <w:sz w:val="24"/>
        </w:rPr>
        <w:t>In the first pattern</w:t>
      </w:r>
      <w:r>
        <w:rPr>
          <w:sz w:val="24"/>
        </w:rPr>
        <w:t xml:space="preserve"> the emphasized part is placed in the position of the predicative, which is followed by a clause. The main clause is patterned on the model of the </w:t>
      </w:r>
      <w:r>
        <w:rPr>
          <w:i/>
          <w:sz w:val="24"/>
        </w:rPr>
        <w:t>it</w:t>
      </w:r>
      <w:r>
        <w:rPr>
          <w:sz w:val="24"/>
        </w:rPr>
        <w:t>-clause and the subordinate clause may be patterned as an attributive, temporal, local or nominal clause.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It</w:t>
      </w:r>
      <w:r>
        <w:rPr>
          <w:sz w:val="24"/>
        </w:rPr>
        <w:t xml:space="preserve"> </w:t>
      </w:r>
      <w:r>
        <w:rPr>
          <w:i/>
          <w:sz w:val="24"/>
        </w:rPr>
        <w:t>is my friend</w:t>
      </w:r>
      <w:r>
        <w:rPr>
          <w:sz w:val="24"/>
        </w:rPr>
        <w:t xml:space="preserve"> who told me this.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role of the main clause is purely emphatic, as the information which is divided between the main and the subordinate clause can be expressed in a simple sentence.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It</w:t>
      </w:r>
      <w:r>
        <w:rPr>
          <w:sz w:val="24"/>
        </w:rPr>
        <w:t xml:space="preserve"> </w:t>
      </w:r>
      <w:r>
        <w:rPr>
          <w:i/>
          <w:sz w:val="24"/>
        </w:rPr>
        <w:t>is</w:t>
      </w:r>
      <w:r>
        <w:rPr>
          <w:b/>
          <w:i/>
          <w:sz w:val="24"/>
        </w:rPr>
        <w:t xml:space="preserve"> my friend</w:t>
      </w:r>
      <w:r>
        <w:rPr>
          <w:i/>
          <w:sz w:val="24"/>
        </w:rPr>
        <w:t xml:space="preserve"> who told me this ——</w:t>
      </w:r>
      <w:r>
        <w:rPr>
          <w:sz w:val="24"/>
        </w:rPr>
        <w:t>&gt; My friend told me this.</w:t>
      </w:r>
    </w:p>
    <w:p>
      <w:pPr>
        <w:pStyle w:val="Normal"/>
        <w:spacing w:lineRule="auto" w:line="240"/>
        <w:ind w:firstLine="284" w:start="284" w:end="0"/>
        <w:rPr/>
      </w:pPr>
      <w:r>
        <w:rPr>
          <w:i/>
          <w:sz w:val="24"/>
        </w:rPr>
        <w:t>It</w:t>
      </w:r>
      <w:r>
        <w:rPr>
          <w:sz w:val="24"/>
        </w:rPr>
        <w:t xml:space="preserve"> </w:t>
      </w:r>
      <w:r>
        <w:rPr>
          <w:i/>
          <w:sz w:val="24"/>
        </w:rPr>
        <w:t>is</w:t>
      </w:r>
      <w:r>
        <w:rPr>
          <w:b/>
          <w:i/>
          <w:sz w:val="24"/>
        </w:rPr>
        <w:t xml:space="preserve"> the examination</w:t>
      </w:r>
      <w:r>
        <w:rPr>
          <w:i/>
          <w:sz w:val="24"/>
        </w:rPr>
        <w:t xml:space="preserve"> that you and I are concerned with ——-</w:t>
      </w:r>
      <w:r>
        <w:rPr>
          <w:sz w:val="24"/>
        </w:rPr>
        <w:t xml:space="preserve">&gt; </w:t>
      </w:r>
      <w:r>
        <w:rPr>
          <w:i/>
          <w:sz w:val="24"/>
        </w:rPr>
        <w:t>You</w:t>
      </w:r>
      <w:r>
        <w:rPr>
          <w:sz w:val="24"/>
        </w:rPr>
        <w:t xml:space="preserve"> and I are concerned with the </w:t>
      </w:r>
    </w:p>
    <w:p>
      <w:pPr>
        <w:pStyle w:val="Normal"/>
        <w:spacing w:lineRule="auto" w:line="240"/>
        <w:ind w:firstLine="284" w:start="284" w:end="0"/>
        <w:rPr>
          <w:sz w:val="24"/>
        </w:rPr>
      </w:pPr>
      <w:r>
        <w:rPr>
          <w:sz w:val="24"/>
        </w:rPr>
        <w:t>examination.</w:t>
      </w:r>
    </w:p>
    <w:p>
      <w:pPr>
        <w:pStyle w:val="Normal"/>
        <w:spacing w:lineRule="auto" w:line="240"/>
        <w:ind w:firstLine="284" w:start="284" w:end="0"/>
        <w:rPr/>
      </w:pPr>
      <w:r>
        <w:rPr>
          <w:i/>
          <w:sz w:val="24"/>
        </w:rPr>
        <w:t>If is</w:t>
      </w:r>
      <w:r>
        <w:rPr>
          <w:b/>
          <w:i/>
          <w:sz w:val="24"/>
        </w:rPr>
        <w:t xml:space="preserve"> not</w:t>
      </w:r>
      <w:r>
        <w:rPr>
          <w:i/>
          <w:sz w:val="24"/>
        </w:rPr>
        <w:t xml:space="preserve"> that she loved him ——</w:t>
      </w:r>
      <w:r>
        <w:rPr>
          <w:sz w:val="24"/>
        </w:rPr>
        <w:t>&gt; She did not love him.</w:t>
      </w:r>
    </w:p>
    <w:p>
      <w:pPr>
        <w:pStyle w:val="Normal"/>
        <w:spacing w:lineRule="auto" w:line="240"/>
        <w:ind w:firstLine="284" w:start="284" w:end="0"/>
        <w:rPr/>
      </w:pPr>
      <w:r>
        <w:rPr>
          <w:i/>
          <w:sz w:val="24"/>
        </w:rPr>
        <w:t>It was</w:t>
      </w:r>
      <w:r>
        <w:rPr>
          <w:b/>
          <w:i/>
          <w:sz w:val="24"/>
        </w:rPr>
        <w:t xml:space="preserve"> the idea</w:t>
      </w:r>
      <w:r>
        <w:rPr>
          <w:i/>
          <w:sz w:val="24"/>
        </w:rPr>
        <w:t xml:space="preserve"> they were buying, not the project ——&gt;</w:t>
      </w:r>
      <w:r>
        <w:rPr>
          <w:sz w:val="24"/>
        </w:rPr>
        <w:t xml:space="preserve"> They were buying the idea, not the project.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emphatic position may be occupied by a whole clause.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It was</w:t>
      </w:r>
      <w:r>
        <w:rPr>
          <w:b/>
          <w:i/>
          <w:sz w:val="24"/>
        </w:rPr>
        <w:t xml:space="preserve"> what she said</w:t>
      </w:r>
      <w:r>
        <w:rPr>
          <w:i/>
          <w:sz w:val="24"/>
        </w:rPr>
        <w:t xml:space="preserve"> that spoiled the impression. </w:t>
      </w:r>
    </w:p>
    <w:p>
      <w:pPr>
        <w:pStyle w:val="Normal"/>
        <w:spacing w:lineRule="auto" w:line="240"/>
        <w:ind w:firstLine="284" w:start="284" w:end="0"/>
        <w:rPr/>
      </w:pPr>
      <w:r>
        <w:rPr>
          <w:i/>
          <w:sz w:val="24"/>
        </w:rPr>
        <w:t>Was it</w:t>
      </w:r>
      <w:r>
        <w:rPr>
          <w:b/>
          <w:i/>
          <w:sz w:val="24"/>
        </w:rPr>
        <w:t xml:space="preserve"> because dusk was gathering</w:t>
      </w:r>
      <w:r>
        <w:rPr>
          <w:i/>
          <w:sz w:val="24"/>
        </w:rPr>
        <w:t xml:space="preserve"> that you failed to see anything?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In the last two sentences the content of the predicative clause is em</w:t>
        <w:softHyphen/>
        <w:t>phasized.</w:t>
      </w:r>
    </w:p>
    <w:p>
      <w:pPr>
        <w:pStyle w:val="Normal"/>
        <w:spacing w:lineRule="auto" w:line="240"/>
        <w:ind w:firstLine="284" w:end="0"/>
        <w:rPr>
          <w:sz w:val="24"/>
        </w:rPr>
      </w:pPr>
      <w:r>
        <w:rPr>
          <w:sz w:val="24"/>
        </w:rPr>
        <w:t>The position of the predicative serves for placing greater emphasis on the part occupying this position. Semantically the emphasized part may fulfil different roles.</w:t>
      </w:r>
    </w:p>
    <w:p>
      <w:pPr>
        <w:pStyle w:val="Normal"/>
        <w:spacing w:lineRule="auto" w:line="240"/>
        <w:ind w:firstLine="284" w:end="0"/>
        <w:rPr>
          <w:sz w:val="24"/>
          <w:lang w:val="ru-RU"/>
        </w:rPr>
      </w:pPr>
      <w:r>
        <w:rPr>
          <w:sz w:val="24"/>
          <w:lang w:val="ru-RU"/>
        </w:rPr>
      </w:r>
    </w:p>
    <w:p>
      <w:pPr>
        <w:pStyle w:val="Normal"/>
        <w:spacing w:lineRule="auto" w:line="240"/>
        <w:ind w:firstLine="284" w:start="284" w:end="0"/>
        <w:rPr/>
      </w:pPr>
      <w:r>
        <w:rPr>
          <w:i/>
          <w:sz w:val="24"/>
        </w:rPr>
        <w:t>It</w:t>
      </w:r>
      <w:r>
        <w:rPr>
          <w:sz w:val="24"/>
        </w:rPr>
        <w:t xml:space="preserve"> </w:t>
      </w:r>
      <w:r>
        <w:rPr>
          <w:i/>
          <w:sz w:val="24"/>
        </w:rPr>
        <w:t>was</w:t>
      </w:r>
      <w:r>
        <w:rPr>
          <w:b/>
          <w:i/>
          <w:sz w:val="24"/>
        </w:rPr>
        <w:t xml:space="preserve"> not till this very moment</w:t>
      </w:r>
      <w:r>
        <w:rPr>
          <w:i/>
          <w:sz w:val="24"/>
        </w:rPr>
        <w:t xml:space="preserve"> that I recollected him ——</w:t>
      </w:r>
      <w:r>
        <w:rPr>
          <w:sz w:val="24"/>
        </w:rPr>
        <w:t xml:space="preserve">&gt; did not recollect him till this very moment. </w:t>
      </w:r>
    </w:p>
    <w:p>
      <w:pPr>
        <w:pStyle w:val="Normal"/>
        <w:spacing w:lineRule="auto" w:line="240"/>
        <w:ind w:firstLine="284" w:start="284" w:end="0"/>
        <w:rPr>
          <w:sz w:val="24"/>
        </w:rPr>
      </w:pPr>
      <w:r>
        <w:rPr>
          <w:sz w:val="24"/>
        </w:rPr>
        <w:t>(The emphasized part is adverbial modifier of time.)</w:t>
      </w:r>
    </w:p>
    <w:p>
      <w:pPr>
        <w:pStyle w:val="Normal"/>
        <w:spacing w:lineRule="auto" w:line="240"/>
        <w:ind w:firstLine="284" w:start="284" w:end="0"/>
        <w:rPr/>
      </w:pPr>
      <w:r>
        <w:rPr>
          <w:i/>
          <w:sz w:val="24"/>
        </w:rPr>
        <w:t>It</w:t>
      </w:r>
      <w:r>
        <w:rPr>
          <w:sz w:val="24"/>
        </w:rPr>
        <w:t xml:space="preserve"> </w:t>
      </w:r>
      <w:r>
        <w:rPr>
          <w:i/>
          <w:sz w:val="24"/>
        </w:rPr>
        <w:t>is</w:t>
      </w:r>
      <w:r>
        <w:rPr>
          <w:b/>
          <w:i/>
          <w:sz w:val="24"/>
        </w:rPr>
        <w:t xml:space="preserve"> not</w:t>
      </w:r>
      <w:r>
        <w:rPr>
          <w:i/>
          <w:sz w:val="24"/>
        </w:rPr>
        <w:t xml:space="preserve"> that I hate you ——</w:t>
      </w:r>
      <w:r>
        <w:rPr>
          <w:sz w:val="24"/>
        </w:rPr>
        <w:t>&gt; I don’t hate you. (Negation is empha</w:t>
        <w:softHyphen/>
        <w:t>sized.)</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cleft sentences and the simple ones given above are similar in meaning as they describe the same situation. The difference lies in a special accentuation of the bold-faced words.</w:t>
      </w:r>
    </w:p>
    <w:p>
      <w:pPr>
        <w:pStyle w:val="Normal"/>
        <w:spacing w:lineRule="auto" w:line="240"/>
        <w:ind w:firstLine="284" w:end="0"/>
        <w:rPr/>
      </w:pPr>
      <w:r>
        <w:rPr>
          <w:sz w:val="24"/>
        </w:rPr>
        <w:t xml:space="preserve">The subordinate clause may be joined asyndetically: </w:t>
      </w:r>
      <w:r>
        <w:rPr>
          <w:i/>
          <w:sz w:val="24"/>
        </w:rPr>
        <w:t>It is</w:t>
      </w:r>
      <w:r>
        <w:rPr>
          <w:b/>
          <w:i/>
          <w:sz w:val="24"/>
        </w:rPr>
        <w:t xml:space="preserve"> not you</w:t>
      </w:r>
      <w:r>
        <w:rPr>
          <w:i/>
          <w:sz w:val="24"/>
        </w:rPr>
        <w:t xml:space="preserve"> I hate.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Pseudo-complex sentences of this type may be interrogative.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What is it </w:t>
      </w:r>
      <w:r>
        <w:rPr>
          <w:i/>
          <w:sz w:val="24"/>
        </w:rPr>
        <w:t xml:space="preserve">that happened to you? </w:t>
      </w:r>
    </w:p>
    <w:p>
      <w:pPr>
        <w:pStyle w:val="Normal"/>
        <w:spacing w:lineRule="auto" w:line="240"/>
        <w:ind w:firstLine="284" w:start="284" w:end="0"/>
        <w:rPr/>
      </w:pPr>
      <w:r>
        <w:rPr>
          <w:sz w:val="24"/>
        </w:rPr>
        <w:t xml:space="preserve">What was it </w:t>
      </w:r>
      <w:r>
        <w:rPr>
          <w:i/>
          <w:sz w:val="24"/>
        </w:rPr>
        <w:t>he disliked so much ?</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A sentence can be transformed into different cleft sentences depending on what element is to be emphasized. For example:</w:t>
      </w:r>
    </w:p>
    <w:p>
      <w:pPr>
        <w:pStyle w:val="Normal"/>
        <w:spacing w:lineRule="auto" w:line="240"/>
        <w:ind w:firstLine="284" w:end="0"/>
        <w:rPr>
          <w:i/>
          <w:i/>
          <w:sz w:val="24"/>
        </w:rPr>
      </w:pPr>
      <w:r>
        <w:rPr>
          <w:i/>
          <w:sz w:val="24"/>
        </w:rPr>
      </w:r>
    </w:p>
    <w:tbl>
      <w:tblPr>
        <w:tblW w:w="10982" w:type="dxa"/>
        <w:jc w:val="start"/>
        <w:tblInd w:w="0" w:type="dxa"/>
        <w:tblLayout w:type="fixed"/>
        <w:tblCellMar>
          <w:top w:w="0" w:type="dxa"/>
          <w:start w:w="108" w:type="dxa"/>
          <w:bottom w:w="0" w:type="dxa"/>
          <w:end w:w="108" w:type="dxa"/>
        </w:tblCellMar>
      </w:tblPr>
      <w:tblGrid>
        <w:gridCol w:w="3652"/>
        <w:gridCol w:w="7330"/>
      </w:tblGrid>
      <w:tr>
        <w:trPr/>
        <w:tc>
          <w:tcPr>
            <w:tcW w:w="3652" w:type="dxa"/>
            <w:tcBorders>
              <w:end w:val="single" w:sz="4" w:space="0" w:color="000000"/>
            </w:tcBorders>
          </w:tcPr>
          <w:p>
            <w:pPr>
              <w:pStyle w:val="Normal"/>
              <w:snapToGrid w:val="false"/>
              <w:spacing w:lineRule="auto" w:line="240"/>
              <w:ind w:hanging="0" w:end="0"/>
              <w:rPr>
                <w:i/>
                <w:i/>
                <w:sz w:val="24"/>
              </w:rPr>
            </w:pPr>
            <w:r>
              <w:rPr>
                <w:i/>
                <w:sz w:val="24"/>
              </w:rPr>
            </w:r>
          </w:p>
          <w:p>
            <w:pPr>
              <w:pStyle w:val="Normal"/>
              <w:spacing w:lineRule="auto" w:line="240"/>
              <w:ind w:hanging="0" w:end="0"/>
              <w:rPr>
                <w:sz w:val="24"/>
              </w:rPr>
            </w:pPr>
            <w:r>
              <w:rPr>
                <w:i/>
                <w:sz w:val="24"/>
              </w:rPr>
              <w:t>John liked to read books at home -</w:t>
            </w:r>
          </w:p>
        </w:tc>
        <w:tc>
          <w:tcPr>
            <w:tcW w:w="7330" w:type="dxa"/>
            <w:tcBorders>
              <w:start w:val="single" w:sz="4" w:space="0" w:color="000000"/>
            </w:tcBorders>
          </w:tcPr>
          <w:p>
            <w:pPr>
              <w:pStyle w:val="Normal"/>
              <w:spacing w:lineRule="auto" w:line="240"/>
              <w:ind w:hanging="0" w:end="0"/>
              <w:rPr/>
            </w:pPr>
            <w:r>
              <w:rPr>
                <w:sz w:val="24"/>
              </w:rPr>
              <w:t xml:space="preserve">→ </w:t>
            </w:r>
            <w:r>
              <w:rPr>
                <w:sz w:val="24"/>
              </w:rPr>
              <w:t>It was</w:t>
            </w:r>
            <w:r>
              <w:rPr>
                <w:b/>
                <w:sz w:val="24"/>
              </w:rPr>
              <w:t xml:space="preserve"> John</w:t>
            </w:r>
            <w:r>
              <w:rPr>
                <w:sz w:val="24"/>
              </w:rPr>
              <w:t xml:space="preserve"> who liked to read books at home. </w:t>
            </w:r>
          </w:p>
          <w:p>
            <w:pPr>
              <w:pStyle w:val="Normal"/>
              <w:spacing w:lineRule="auto" w:line="240"/>
              <w:ind w:hanging="0" w:end="0"/>
              <w:rPr/>
            </w:pPr>
            <w:r>
              <w:rPr>
                <w:sz w:val="24"/>
              </w:rPr>
              <w:t xml:space="preserve">→ </w:t>
            </w:r>
            <w:r>
              <w:rPr>
                <w:sz w:val="24"/>
              </w:rPr>
              <w:t>It was</w:t>
            </w:r>
            <w:r>
              <w:rPr>
                <w:b/>
                <w:sz w:val="24"/>
              </w:rPr>
              <w:t xml:space="preserve"> books</w:t>
            </w:r>
            <w:r>
              <w:rPr>
                <w:sz w:val="24"/>
              </w:rPr>
              <w:t xml:space="preserve"> that John liked to read at home. </w:t>
            </w:r>
          </w:p>
          <w:p>
            <w:pPr>
              <w:pStyle w:val="Normal"/>
              <w:spacing w:lineRule="auto" w:line="240"/>
              <w:ind w:hanging="0" w:end="0"/>
              <w:rPr/>
            </w:pPr>
            <w:r>
              <w:rPr>
                <w:sz w:val="24"/>
              </w:rPr>
              <w:t xml:space="preserve">→ </w:t>
            </w:r>
            <w:r>
              <w:rPr>
                <w:sz w:val="24"/>
              </w:rPr>
              <w:t>It was</w:t>
            </w:r>
            <w:r>
              <w:rPr>
                <w:b/>
                <w:sz w:val="24"/>
              </w:rPr>
              <w:t xml:space="preserve"> at home</w:t>
            </w:r>
            <w:r>
              <w:rPr>
                <w:sz w:val="24"/>
              </w:rPr>
              <w:t xml:space="preserve"> that John liked to read books.</w:t>
            </w:r>
          </w:p>
        </w:tc>
      </w:tr>
    </w:tbl>
    <w:p>
      <w:pPr>
        <w:pStyle w:val="Normal"/>
        <w:spacing w:lineRule="auto" w:line="240"/>
        <w:ind w:firstLine="284" w:end="0"/>
        <w:rPr>
          <w:sz w:val="24"/>
        </w:rPr>
      </w:pPr>
      <w:r>
        <w:rPr>
          <w:sz w:val="24"/>
        </w:rPr>
      </w:r>
    </w:p>
    <w:p>
      <w:pPr>
        <w:pStyle w:val="Normal"/>
        <w:spacing w:lineRule="auto" w:line="240"/>
        <w:ind w:firstLine="284" w:end="0"/>
        <w:rPr/>
      </w:pPr>
      <w:r>
        <w:rPr>
          <w:spacing w:val="60"/>
          <w:sz w:val="24"/>
        </w:rPr>
        <w:t>The</w:t>
      </w:r>
      <w:r>
        <w:rPr>
          <w:sz w:val="24"/>
        </w:rPr>
        <w:t xml:space="preserve"> </w:t>
      </w:r>
      <w:r>
        <w:rPr>
          <w:spacing w:val="60"/>
          <w:sz w:val="24"/>
        </w:rPr>
        <w:t>second pattern</w:t>
      </w:r>
      <w:r>
        <w:rPr>
          <w:sz w:val="24"/>
        </w:rPr>
        <w:t xml:space="preserve"> of cleft sentences is used to emphasize the predicate, which is split into the operator in the subordinate subject clause and the infinitive in the main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What John</w:t>
      </w:r>
      <w:r>
        <w:rPr>
          <w:b/>
          <w:sz w:val="24"/>
        </w:rPr>
        <w:t xml:space="preserve"> liked</w:t>
      </w:r>
      <w:r>
        <w:rPr>
          <w:sz w:val="24"/>
        </w:rPr>
        <w:t xml:space="preserve"> was</w:t>
      </w:r>
      <w:r>
        <w:rPr>
          <w:b/>
          <w:sz w:val="24"/>
        </w:rPr>
        <w:t xml:space="preserve"> </w:t>
      </w:r>
      <w:r>
        <w:rPr>
          <w:b/>
          <w:i/>
          <w:sz w:val="24"/>
        </w:rPr>
        <w:t>to read</w:t>
      </w:r>
      <w:r>
        <w:rPr>
          <w:sz w:val="24"/>
        </w:rPr>
        <w:t xml:space="preserve"> books at home. </w:t>
      </w:r>
    </w:p>
    <w:p>
      <w:pPr>
        <w:pStyle w:val="Normal"/>
        <w:spacing w:lineRule="auto" w:line="240"/>
        <w:ind w:firstLine="284" w:start="284" w:end="0"/>
        <w:rPr/>
      </w:pPr>
      <w:r>
        <w:rPr>
          <w:sz w:val="24"/>
        </w:rPr>
        <w:t>What he</w:t>
      </w:r>
      <w:r>
        <w:rPr>
          <w:b/>
          <w:sz w:val="24"/>
        </w:rPr>
        <w:t xml:space="preserve"> disliked so much</w:t>
      </w:r>
      <w:r>
        <w:rPr>
          <w:sz w:val="24"/>
        </w:rPr>
        <w:t xml:space="preserve"> was</w:t>
      </w:r>
      <w:r>
        <w:rPr>
          <w:b/>
          <w:sz w:val="24"/>
        </w:rPr>
        <w:t xml:space="preserve"> </w:t>
      </w:r>
      <w:r>
        <w:rPr>
          <w:b/>
          <w:i/>
          <w:sz w:val="24"/>
        </w:rPr>
        <w:t>to be addressed</w:t>
      </w:r>
      <w:r>
        <w:rPr>
          <w:sz w:val="24"/>
        </w:rPr>
        <w:t xml:space="preserve"> by passers-by.</w:t>
      </w:r>
    </w:p>
    <w:p>
      <w:pPr>
        <w:pStyle w:val="Normal"/>
        <w:spacing w:lineRule="auto" w:line="240"/>
        <w:ind w:firstLine="284" w:end="0"/>
        <w:rPr>
          <w:sz w:val="24"/>
        </w:rPr>
      </w:pPr>
      <w:r>
        <w:rPr>
          <w:sz w:val="24"/>
        </w:rPr>
      </w:r>
    </w:p>
    <w:p>
      <w:pPr>
        <w:pStyle w:val="Normal"/>
        <w:spacing w:lineRule="auto" w:line="240"/>
        <w:ind w:firstLine="284" w:end="0"/>
        <w:rPr/>
      </w:pPr>
      <w:r>
        <w:rPr>
          <w:sz w:val="24"/>
        </w:rPr>
        <w:t>The particle</w:t>
      </w:r>
      <w:r>
        <w:rPr>
          <w:b/>
          <w:sz w:val="24"/>
        </w:rPr>
        <w:t xml:space="preserve"> </w:t>
      </w:r>
      <w:r>
        <w:rPr>
          <w:b/>
          <w:i/>
          <w:sz w:val="24"/>
        </w:rPr>
        <w:t>to</w:t>
      </w:r>
      <w:r>
        <w:rPr>
          <w:sz w:val="24"/>
        </w:rPr>
        <w:t xml:space="preserve"> is often omitted.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What he</w:t>
      </w:r>
      <w:r>
        <w:rPr>
          <w:b/>
          <w:sz w:val="24"/>
        </w:rPr>
        <w:t xml:space="preserve"> has done</w:t>
      </w:r>
      <w:r>
        <w:rPr>
          <w:sz w:val="24"/>
        </w:rPr>
        <w:t xml:space="preserve"> is</w:t>
      </w:r>
      <w:r>
        <w:rPr>
          <w:b/>
          <w:sz w:val="24"/>
        </w:rPr>
        <w:t xml:space="preserve"> </w:t>
      </w:r>
      <w:r>
        <w:rPr>
          <w:b/>
          <w:i/>
          <w:sz w:val="24"/>
        </w:rPr>
        <w:t>spoil</w:t>
      </w:r>
      <w:r>
        <w:rPr>
          <w:sz w:val="24"/>
        </w:rPr>
        <w:t xml:space="preserve"> the whole thing.</w:t>
      </w:r>
    </w:p>
    <w:p>
      <w:pPr>
        <w:pStyle w:val="Normal"/>
        <w:spacing w:lineRule="auto" w:line="240"/>
        <w:ind w:firstLine="284" w:end="0"/>
        <w:rPr>
          <w:sz w:val="24"/>
        </w:rPr>
      </w:pPr>
      <w:r>
        <w:rPr>
          <w:sz w:val="24"/>
        </w:rPr>
      </w:r>
    </w:p>
    <w:p>
      <w:pPr>
        <w:pStyle w:val="Normal"/>
        <w:spacing w:lineRule="auto" w:line="240"/>
        <w:ind w:firstLine="284" w:end="0"/>
        <w:rPr/>
      </w:pPr>
      <w:r>
        <w:rPr>
          <w:spacing w:val="60"/>
          <w:sz w:val="24"/>
        </w:rPr>
        <w:t>The third pattern</w:t>
      </w:r>
      <w:r>
        <w:rPr>
          <w:sz w:val="24"/>
        </w:rPr>
        <w:t xml:space="preserve"> of pseudo-complex emphatic sentences begins with the conjunction </w:t>
      </w:r>
      <w:r>
        <w:rPr>
          <w:i/>
          <w:sz w:val="24"/>
        </w:rPr>
        <w:t>if</w:t>
      </w:r>
      <w:r>
        <w:rPr>
          <w:sz w:val="24"/>
        </w:rPr>
        <w:t>, which does not introduce a conditional clause.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If I feel sorry</w:t>
      </w:r>
      <w:r>
        <w:rPr>
          <w:b/>
          <w:sz w:val="24"/>
        </w:rPr>
        <w:t xml:space="preserve"> for anyone</w:t>
      </w:r>
      <w:r>
        <w:rPr>
          <w:sz w:val="24"/>
        </w:rPr>
        <w:t xml:space="preserve"> it’s</w:t>
      </w:r>
      <w:r>
        <w:rPr>
          <w:b/>
          <w:sz w:val="24"/>
        </w:rPr>
        <w:t xml:space="preserve"> </w:t>
      </w:r>
      <w:r>
        <w:rPr>
          <w:b/>
          <w:i/>
          <w:sz w:val="24"/>
        </w:rPr>
        <w:t xml:space="preserve">Norman </w:t>
      </w:r>
      <w:r>
        <w:rPr>
          <w:i/>
          <w:sz w:val="24"/>
        </w:rPr>
        <w:t>——</w:t>
      </w:r>
      <w:r>
        <w:rPr>
          <w:sz w:val="24"/>
        </w:rPr>
        <w:t>&gt; I really feel sorry for Normal.</w:t>
      </w:r>
    </w:p>
    <w:p>
      <w:pPr>
        <w:pStyle w:val="Normal"/>
        <w:spacing w:lineRule="auto" w:line="240"/>
        <w:ind w:firstLine="284" w:end="0"/>
        <w:rPr>
          <w:b/>
          <w:sz w:val="24"/>
        </w:rPr>
      </w:pPr>
      <w:r>
        <w:rPr>
          <w:b/>
          <w:sz w:val="24"/>
        </w:rPr>
      </w:r>
    </w:p>
    <w:p>
      <w:pPr>
        <w:pStyle w:val="Heading3"/>
        <w:rPr/>
      </w:pPr>
      <w:bookmarkStart w:id="158" w:name="__RefHeading___Toc5113097"/>
      <w:bookmarkEnd w:id="158"/>
      <w:r>
        <w:rPr/>
        <w:t>Appended clauses</w:t>
      </w:r>
      <w:r>
        <w:rPr>
          <w:lang w:val="ru-RU"/>
        </w:rPr>
        <w:t xml:space="preserve"> (повторы с уточнением)</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b/>
          <w:sz w:val="24"/>
        </w:rPr>
        <w:t>§ 181.</w:t>
      </w:r>
      <w:r>
        <w:rPr>
          <w:sz w:val="24"/>
        </w:rPr>
        <w:t xml:space="preserve"> There are several varieties of appended clauses, modelled on the pattern of the main clause. These are used to intensify or reinforce a statement in the previous clause. The most common type of </w:t>
      </w:r>
      <w:r>
        <w:rPr>
          <w:i/>
          <w:sz w:val="24"/>
        </w:rPr>
        <w:t>appended clauses are tag</w:t>
      </w:r>
      <w:r>
        <w:rPr>
          <w:sz w:val="24"/>
        </w:rPr>
        <w:t xml:space="preserve"> questions (tags). </w:t>
      </w:r>
      <w:r>
        <w:rPr>
          <w:i/>
          <w:sz w:val="24"/>
        </w:rPr>
        <w:t>You are tired, aren't you? You are not ill, are you?</w:t>
      </w:r>
    </w:p>
    <w:p>
      <w:pPr>
        <w:pStyle w:val="Normal"/>
        <w:spacing w:lineRule="auto" w:line="240"/>
        <w:ind w:firstLine="284" w:end="0"/>
        <w:rPr>
          <w:sz w:val="24"/>
        </w:rPr>
      </w:pPr>
      <w:r>
        <w:rPr>
          <w:sz w:val="24"/>
        </w:rPr>
        <w:t>In non-formal style there is another form of appended clause, which is elliptical.</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is always very gloomy, </w:t>
      </w:r>
      <w:r>
        <w:rPr>
          <w:i/>
          <w:sz w:val="24"/>
        </w:rPr>
        <w:t xml:space="preserve">is that John of yours. </w:t>
      </w:r>
    </w:p>
    <w:p>
      <w:pPr>
        <w:pStyle w:val="Normal"/>
        <w:spacing w:lineRule="auto" w:line="240"/>
        <w:ind w:firstLine="284" w:start="284" w:end="0"/>
        <w:rPr/>
      </w:pPr>
      <w:r>
        <w:rPr>
          <w:sz w:val="24"/>
        </w:rPr>
        <w:t xml:space="preserve">She is a clever girl, </w:t>
      </w:r>
      <w:r>
        <w:rPr>
          <w:i/>
          <w:sz w:val="24"/>
        </w:rPr>
        <w:t>is your friend.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In such sentences the link-verb </w:t>
      </w:r>
      <w:r>
        <w:rPr>
          <w:i/>
          <w:sz w:val="24"/>
        </w:rPr>
        <w:t>to be</w:t>
      </w:r>
      <w:r>
        <w:rPr>
          <w:sz w:val="24"/>
        </w:rPr>
        <w:t xml:space="preserve"> is generally repeated, or a form of the verb </w:t>
      </w:r>
      <w:r>
        <w:rPr>
          <w:i/>
          <w:sz w:val="24"/>
        </w:rPr>
        <w:t>to do</w:t>
      </w:r>
      <w:r>
        <w:rPr>
          <w:sz w:val="24"/>
        </w:rPr>
        <w:t xml:space="preserve"> is used.</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never told me anything, </w:t>
      </w:r>
      <w:r>
        <w:rPr>
          <w:i/>
          <w:sz w:val="24"/>
        </w:rPr>
        <w:t>did your brother.</w:t>
      </w:r>
    </w:p>
    <w:p>
      <w:pPr>
        <w:pStyle w:val="Normal"/>
        <w:spacing w:lineRule="auto" w:line="240"/>
        <w:ind w:firstLine="284" w:end="0"/>
        <w:rPr>
          <w:b/>
          <w:i/>
          <w:i/>
          <w:sz w:val="24"/>
        </w:rPr>
      </w:pPr>
      <w:r>
        <w:rPr>
          <w:b/>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The appended part may consist only of a nominal group.</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     </w:t>
      </w:r>
      <w:r>
        <w:rPr>
          <w:sz w:val="24"/>
        </w:rPr>
        <w:t xml:space="preserve">He is a clever boy, </w:t>
      </w:r>
      <w:r>
        <w:rPr>
          <w:i/>
          <w:sz w:val="24"/>
        </w:rPr>
        <w:t>your brother John.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i/>
          <w:i/>
          <w:sz w:val="24"/>
        </w:rPr>
      </w:pPr>
      <w:r>
        <w:rPr>
          <w:i/>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Such cases should not be confused with appended clauses.</w:t>
      </w:r>
    </w:p>
    <w:p>
      <w:pPr>
        <w:pStyle w:val="Normal"/>
        <w:spacing w:lineRule="auto" w:line="240"/>
        <w:ind w:firstLine="284" w:end="0"/>
        <w:rPr>
          <w:b/>
          <w:sz w:val="24"/>
        </w:rPr>
      </w:pPr>
      <w:r>
        <w:rPr>
          <w:b/>
          <w:sz w:val="24"/>
        </w:rPr>
      </w:r>
    </w:p>
    <w:p>
      <w:pPr>
        <w:pStyle w:val="Heading3"/>
        <w:rPr/>
      </w:pPr>
      <w:bookmarkStart w:id="159" w:name="__RefHeading___Toc5113098"/>
      <w:bookmarkEnd w:id="159"/>
      <w:r>
        <w:rPr/>
        <w:t>Absolute (or indendent) subordinate clauses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182.</w:t>
      </w:r>
      <w:r>
        <w:rPr>
          <w:sz w:val="24"/>
        </w:rPr>
        <w:t xml:space="preserve"> Subordinate clauses may be used absolutely as independent exclamatory sentences. They may have the form of a conditional or comparative clause.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 xml:space="preserve">If only I knew his address! </w:t>
      </w:r>
    </w:p>
    <w:p>
      <w:pPr>
        <w:pStyle w:val="Normal"/>
        <w:spacing w:lineRule="auto" w:line="240"/>
        <w:ind w:firstLine="284" w:start="284" w:end="0"/>
        <w:rPr>
          <w:sz w:val="24"/>
        </w:rPr>
      </w:pPr>
      <w:r>
        <w:rPr>
          <w:sz w:val="24"/>
        </w:rPr>
        <w:t xml:space="preserve">As though you didn’t know! </w:t>
      </w:r>
    </w:p>
    <w:p>
      <w:pPr>
        <w:pStyle w:val="Normal"/>
        <w:spacing w:lineRule="auto" w:line="240"/>
        <w:ind w:firstLine="284" w:start="284" w:end="0"/>
        <w:rPr>
          <w:sz w:val="24"/>
        </w:rPr>
      </w:pPr>
      <w:r>
        <w:rPr>
          <w:sz w:val="24"/>
        </w:rPr>
        <w:t>That he should be so late!</w:t>
      </w:r>
    </w:p>
    <w:p>
      <w:pPr>
        <w:pStyle w:val="Normal"/>
        <w:spacing w:lineRule="auto" w:line="240"/>
        <w:ind w:firstLine="284" w:end="0"/>
        <w:rPr>
          <w:b/>
          <w:sz w:val="24"/>
        </w:rPr>
      </w:pPr>
      <w:r>
        <w:rPr>
          <w:b/>
          <w:sz w:val="24"/>
        </w:rPr>
      </w:r>
    </w:p>
    <w:p>
      <w:pPr>
        <w:pStyle w:val="Heading3"/>
        <w:rPr/>
      </w:pPr>
      <w:bookmarkStart w:id="160" w:name="__RefHeading___Toc5113099"/>
      <w:bookmarkEnd w:id="160"/>
      <w:r>
        <w:rPr/>
        <w:t>Parenthetical clauses (parentheses)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183.</w:t>
      </w:r>
      <w:r>
        <w:rPr>
          <w:sz w:val="24"/>
        </w:rPr>
        <w:t xml:space="preserve"> A parenthetical clause (parenthesis) interrupts another sentence with which it is either not connected syntactically or is only loosely connected with separate parts of the sentence.</w:t>
      </w:r>
    </w:p>
    <w:p>
      <w:pPr>
        <w:pStyle w:val="Normal"/>
        <w:spacing w:lineRule="auto" w:line="240"/>
        <w:ind w:firstLine="284" w:end="0"/>
        <w:rPr/>
      </w:pPr>
      <w:r>
        <w:rPr>
          <w:sz w:val="24"/>
        </w:rPr>
        <w:t xml:space="preserve">Parenthetical clauses are often called </w:t>
      </w:r>
      <w:r>
        <w:rPr>
          <w:i/>
          <w:sz w:val="24"/>
        </w:rPr>
        <w:t>comment clauses,</w:t>
      </w:r>
      <w:r>
        <w:rPr>
          <w:sz w:val="24"/>
        </w:rPr>
        <w:t xml:space="preserve"> because they do not simply add to the information given in the sentence, but comment on its truth, the manner of saying it, or express the attitude of the speaker toward it. In some cases it is direct address to the listener or reader.</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waited </w:t>
      </w:r>
      <w:r>
        <w:rPr>
          <w:i/>
          <w:sz w:val="24"/>
        </w:rPr>
        <w:t>(which was his normal occupation)</w:t>
      </w:r>
      <w:r>
        <w:rPr>
          <w:sz w:val="24"/>
        </w:rPr>
        <w:t xml:space="preserve"> and thought, like other citizens, of the cost of living... </w:t>
      </w:r>
    </w:p>
    <w:p>
      <w:pPr>
        <w:pStyle w:val="Normal"/>
        <w:spacing w:lineRule="auto" w:line="240"/>
        <w:ind w:firstLine="284" w:start="284" w:end="0"/>
        <w:rPr>
          <w:sz w:val="24"/>
        </w:rPr>
      </w:pPr>
      <w:r>
        <w:rPr>
          <w:sz w:val="24"/>
        </w:rPr>
        <w:t>(Some information is added.)</w:t>
      </w:r>
    </w:p>
    <w:p>
      <w:pPr>
        <w:pStyle w:val="Normal"/>
        <w:spacing w:lineRule="auto" w:line="240"/>
        <w:ind w:firstLine="284" w:start="284" w:end="0"/>
        <w:rPr/>
      </w:pPr>
      <w:r>
        <w:rPr>
          <w:sz w:val="24"/>
        </w:rPr>
        <w:t xml:space="preserve">...there is, </w:t>
      </w:r>
      <w:r>
        <w:rPr>
          <w:i/>
          <w:sz w:val="24"/>
        </w:rPr>
        <w:t>as it were,</w:t>
      </w:r>
      <w:r>
        <w:rPr>
          <w:sz w:val="24"/>
        </w:rPr>
        <w:t xml:space="preserve"> a transparent barrier between myself and strong emotions. (The figurative meaning </w:t>
      </w:r>
    </w:p>
    <w:p>
      <w:pPr>
        <w:pStyle w:val="Normal"/>
        <w:spacing w:lineRule="auto" w:line="240"/>
        <w:ind w:firstLine="284" w:start="284" w:end="0"/>
        <w:rPr>
          <w:sz w:val="24"/>
        </w:rPr>
      </w:pPr>
      <w:r>
        <w:rPr>
          <w:sz w:val="24"/>
        </w:rPr>
        <w:t>of the utterance is indicated.)</w:t>
      </w:r>
    </w:p>
    <w:p>
      <w:pPr>
        <w:pStyle w:val="Normal"/>
        <w:spacing w:lineRule="auto" w:line="240"/>
        <w:ind w:firstLine="284" w:start="284" w:end="0"/>
        <w:rPr/>
      </w:pPr>
      <w:r>
        <w:rPr>
          <w:sz w:val="24"/>
        </w:rPr>
        <w:t xml:space="preserve">My parents, </w:t>
      </w:r>
      <w:r>
        <w:rPr>
          <w:i/>
          <w:sz w:val="24"/>
        </w:rPr>
        <w:t>you know,</w:t>
      </w:r>
      <w:r>
        <w:rPr>
          <w:sz w:val="24"/>
        </w:rPr>
        <w:t xml:space="preserve"> were peasants. (Direct address to the listener.)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Parenthetical clauses may occur in front, mid- and end position, but the end position is mainly restricted to informal style. They are usually marked off from the rest of the sentence by commas, dashes, or parentheses (brackets) in written English and by a separate tone unit in speech.</w:t>
      </w:r>
    </w:p>
    <w:p>
      <w:pPr>
        <w:pStyle w:val="Normal"/>
        <w:spacing w:lineRule="auto" w:line="240"/>
        <w:ind w:firstLine="284" w:end="0"/>
        <w:rPr/>
      </w:pPr>
      <w:r>
        <w:rPr>
          <w:sz w:val="24"/>
        </w:rPr>
        <w:t xml:space="preserve">Parenthetical clauses may be patterned like independent sentences, coordinate, main, or subordinate clauses. In all cases the mechanism of turning a sentence or clause into a parenthesis is the same - the inverting of their usual sequence or placing the parenthetical clause in an unusual position, which changes their communicative value. The embedded </w:t>
      </w:r>
      <w:r>
        <w:rPr>
          <w:sz w:val="24"/>
          <w:lang w:val="ru-RU"/>
        </w:rPr>
        <w:t>(включенное)</w:t>
      </w:r>
      <w:r>
        <w:rPr>
          <w:sz w:val="24"/>
        </w:rPr>
        <w:t xml:space="preserve"> structure acquires a secondary status, informing the reader of the author's opinion of the utterance, or containing some comment on the content of the embedding</w:t>
      </w:r>
      <w:r>
        <w:rPr>
          <w:sz w:val="24"/>
          <w:lang w:val="ru-RU"/>
        </w:rPr>
        <w:t xml:space="preserve"> (включающее)</w:t>
      </w:r>
      <w:r>
        <w:rPr>
          <w:sz w:val="24"/>
        </w:rPr>
        <w:t xml:space="preserve"> sentence, or else address</w:t>
        <w:softHyphen/>
        <w:t>ing the reader directly. The embedding structure is primary in importance and structurally independent. The following sentences may be taken as examples: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Although the evening was still light - </w:t>
      </w:r>
      <w:r>
        <w:rPr>
          <w:i/>
          <w:sz w:val="24"/>
        </w:rPr>
        <w:t>we dined early -</w:t>
      </w:r>
      <w:r>
        <w:rPr>
          <w:sz w:val="24"/>
        </w:rPr>
        <w:t xml:space="preserve"> the lamps were on. (a parenthetical clause </w:t>
      </w:r>
    </w:p>
    <w:p>
      <w:pPr>
        <w:pStyle w:val="Normal"/>
        <w:spacing w:lineRule="auto" w:line="240"/>
        <w:ind w:firstLine="284" w:start="284" w:end="0"/>
        <w:rPr>
          <w:sz w:val="24"/>
        </w:rPr>
      </w:pPr>
      <w:r>
        <w:rPr>
          <w:sz w:val="24"/>
        </w:rPr>
        <w:t>patterned like an independent sentence)</w:t>
      </w:r>
    </w:p>
    <w:p>
      <w:pPr>
        <w:pStyle w:val="Normal"/>
        <w:spacing w:lineRule="auto" w:line="240"/>
        <w:ind w:firstLine="284" w:start="284" w:end="0"/>
        <w:rPr/>
      </w:pPr>
      <w:r>
        <w:rPr>
          <w:sz w:val="24"/>
        </w:rPr>
        <w:t xml:space="preserve">She cooked - </w:t>
      </w:r>
      <w:r>
        <w:rPr>
          <w:i/>
          <w:sz w:val="24"/>
        </w:rPr>
        <w:t>and she was a good cook -</w:t>
      </w:r>
      <w:r>
        <w:rPr>
          <w:sz w:val="24"/>
        </w:rPr>
        <w:t xml:space="preserve"> and marketed and chatted with the delivery boys. (a parenthetical </w:t>
      </w:r>
    </w:p>
    <w:p>
      <w:pPr>
        <w:pStyle w:val="Normal"/>
        <w:spacing w:lineRule="auto" w:line="240"/>
        <w:ind w:firstLine="284" w:start="284" w:end="0"/>
        <w:rPr>
          <w:sz w:val="24"/>
        </w:rPr>
      </w:pPr>
      <w:r>
        <w:rPr>
          <w:sz w:val="24"/>
        </w:rPr>
        <w:t>clause patterned like a coordinate clause)</w:t>
      </w:r>
    </w:p>
    <w:p>
      <w:pPr>
        <w:pStyle w:val="Normal"/>
        <w:spacing w:lineRule="auto" w:line="240"/>
        <w:ind w:firstLine="284" w:start="284" w:end="0"/>
        <w:rPr/>
      </w:pPr>
      <w:r>
        <w:rPr>
          <w:i/>
          <w:sz w:val="24"/>
        </w:rPr>
        <w:t>As you put it,</w:t>
      </w:r>
      <w:r>
        <w:rPr>
          <w:sz w:val="24"/>
        </w:rPr>
        <w:t xml:space="preserve"> it sounds convincing, (a parenthetical clause patterned like an adverbial clause of manner)</w:t>
      </w:r>
    </w:p>
    <w:p>
      <w:pPr>
        <w:pStyle w:val="Normal"/>
        <w:spacing w:lineRule="auto" w:line="240"/>
        <w:ind w:firstLine="284" w:start="284" w:end="0"/>
        <w:rPr/>
      </w:pPr>
      <w:r>
        <w:rPr>
          <w:sz w:val="24"/>
        </w:rPr>
        <w:t xml:space="preserve">Does your objection to tea </w:t>
      </w:r>
      <w:r>
        <w:rPr>
          <w:i/>
          <w:sz w:val="24"/>
        </w:rPr>
        <w:t>(which I do frightfully want)</w:t>
      </w:r>
      <w:r>
        <w:rPr>
          <w:sz w:val="24"/>
        </w:rPr>
        <w:t xml:space="preserve"> mean that we’re unlikely to be alone? (a </w:t>
      </w:r>
    </w:p>
    <w:p>
      <w:pPr>
        <w:pStyle w:val="Normal"/>
        <w:spacing w:lineRule="auto" w:line="240"/>
        <w:ind w:firstLine="284" w:start="284" w:end="0"/>
        <w:rPr>
          <w:sz w:val="24"/>
        </w:rPr>
      </w:pPr>
      <w:r>
        <w:rPr>
          <w:sz w:val="24"/>
        </w:rPr>
        <w:t>parenthetical clause patterned like an attributive clause)</w:t>
      </w:r>
    </w:p>
    <w:p>
      <w:pPr>
        <w:pStyle w:val="Normal"/>
        <w:spacing w:lineRule="auto" w:line="240"/>
        <w:ind w:firstLine="284" w:start="284" w:end="0"/>
        <w:rPr/>
      </w:pPr>
      <w:r>
        <w:rPr>
          <w:sz w:val="24"/>
        </w:rPr>
        <w:t xml:space="preserve">Mr. Ford - </w:t>
      </w:r>
      <w:r>
        <w:rPr>
          <w:i/>
          <w:sz w:val="24"/>
        </w:rPr>
        <w:t>if this was now to be his name -</w:t>
      </w:r>
      <w:r>
        <w:rPr>
          <w:sz w:val="24"/>
        </w:rPr>
        <w:t xml:space="preserve"> walked slowly up to the counter, (a parenthetical clause </w:t>
      </w:r>
    </w:p>
    <w:p>
      <w:pPr>
        <w:pStyle w:val="Normal"/>
        <w:spacing w:lineRule="auto" w:line="240"/>
        <w:ind w:firstLine="284" w:start="284" w:end="0"/>
        <w:rPr>
          <w:sz w:val="24"/>
        </w:rPr>
      </w:pPr>
      <w:r>
        <w:rPr>
          <w:sz w:val="24"/>
        </w:rPr>
        <w:t>patterned like an adverbial clause of condition)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Parenthetical clauses may be patterned like different communicative types of sentences or clauses - statements, questions, imperative or exclamatory sentences or clauses.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It was - </w:t>
      </w:r>
      <w:r>
        <w:rPr>
          <w:i/>
          <w:sz w:val="24"/>
        </w:rPr>
        <w:t>why hadn’t he noticed it before? -</w:t>
      </w:r>
      <w:r>
        <w:rPr>
          <w:sz w:val="24"/>
        </w:rPr>
        <w:t xml:space="preserve"> beginning to be an effort for her to hold her back straight, (a </w:t>
      </w:r>
    </w:p>
    <w:p>
      <w:pPr>
        <w:pStyle w:val="Normal"/>
        <w:spacing w:lineRule="auto" w:line="240"/>
        <w:ind w:firstLine="284" w:start="284" w:end="0"/>
        <w:rPr/>
      </w:pPr>
      <w:r>
        <w:rPr>
          <w:sz w:val="24"/>
        </w:rPr>
        <w:t xml:space="preserve">parenthetical clause patterned like a </w:t>
      </w:r>
      <w:r>
        <w:rPr>
          <w:i/>
          <w:sz w:val="24"/>
        </w:rPr>
        <w:t>why-question)</w:t>
      </w:r>
    </w:p>
    <w:p>
      <w:pPr>
        <w:pStyle w:val="Normal"/>
        <w:spacing w:lineRule="auto" w:line="240"/>
        <w:ind w:firstLine="284" w:start="284" w:end="0"/>
        <w:rPr/>
      </w:pPr>
      <w:r>
        <w:rPr>
          <w:sz w:val="24"/>
        </w:rPr>
        <w:t xml:space="preserve">I felt - </w:t>
      </w:r>
      <w:r>
        <w:rPr>
          <w:i/>
          <w:sz w:val="24"/>
        </w:rPr>
        <w:t>such curious shapes egoism fakes! -</w:t>
      </w:r>
      <w:r>
        <w:rPr>
          <w:sz w:val="24"/>
        </w:rPr>
        <w:t xml:space="preserve"> that they had come because of me. (a parenthetical clause </w:t>
      </w:r>
    </w:p>
    <w:p>
      <w:pPr>
        <w:pStyle w:val="Normal"/>
        <w:spacing w:lineRule="auto" w:line="240"/>
        <w:ind w:firstLine="284" w:start="284" w:end="0"/>
        <w:rPr>
          <w:sz w:val="24"/>
        </w:rPr>
      </w:pPr>
      <w:r>
        <w:rPr>
          <w:sz w:val="24"/>
        </w:rPr>
        <w:t>patterned like an exclamatory sentence)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Clauses patterned like main clauses with verbs of saying and those denoting mental activity </w:t>
      </w:r>
      <w:r>
        <w:rPr>
          <w:i/>
          <w:sz w:val="24"/>
        </w:rPr>
        <w:t>(he thought, the author said,</w:t>
      </w:r>
      <w:r>
        <w:rPr>
          <w:sz w:val="24"/>
        </w:rPr>
        <w:t xml:space="preserve"> etc.) may have an inverted order </w:t>
      </w:r>
      <w:r>
        <w:rPr>
          <w:i/>
          <w:sz w:val="24"/>
        </w:rPr>
        <w:t>(thought he, said the author).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Quite a number of parenthetical clauses are stereotyped conversation formulas, used to attract the listener’s attention or to show the reaction of the speaker </w:t>
      </w:r>
      <w:r>
        <w:rPr>
          <w:i/>
          <w:sz w:val="24"/>
        </w:rPr>
        <w:t>(you know, you see, I see,</w:t>
      </w:r>
      <w:r>
        <w:rPr>
          <w:sz w:val="24"/>
        </w:rPr>
        <w:t xml:space="preserve"> etc.).</w:t>
      </w:r>
    </w:p>
    <w:p>
      <w:pPr>
        <w:pStyle w:val="Normal"/>
        <w:spacing w:lineRule="auto" w:line="240"/>
        <w:ind w:firstLine="284" w:end="0"/>
        <w:rPr>
          <w:b/>
          <w:sz w:val="24"/>
        </w:rPr>
      </w:pPr>
      <w:r>
        <w:rPr>
          <w:b/>
          <w:sz w:val="24"/>
        </w:rPr>
      </w:r>
    </w:p>
    <w:p>
      <w:pPr>
        <w:pStyle w:val="Heading2"/>
        <w:rPr/>
      </w:pPr>
      <w:bookmarkStart w:id="161" w:name="__RefHeading___Toc5113100"/>
      <w:bookmarkEnd w:id="161"/>
      <w:r>
        <w:rPr/>
        <w:t>INDIRECT SPEECH</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184.</w:t>
      </w:r>
      <w:r>
        <w:rPr>
          <w:sz w:val="24"/>
        </w:rPr>
        <w:t xml:space="preserve"> Indirect speech does not reproduce the exact words of the speaker, but only reports them. The grammatical form in which the speaker's words are reported is a subordinate object clause (for statements and questions) or an infinitive object (for orders and requests) dependent on a verb of saying or a verb or expression implying the idea of saying. The most frequent verbs of saying are the verbs </w:t>
      </w:r>
      <w:r>
        <w:rPr>
          <w:i/>
          <w:sz w:val="24"/>
        </w:rPr>
        <w:t>to say</w:t>
      </w:r>
      <w:r>
        <w:rPr>
          <w:sz w:val="24"/>
        </w:rPr>
        <w:t xml:space="preserve"> and </w:t>
      </w:r>
      <w:r>
        <w:rPr>
          <w:i/>
          <w:sz w:val="24"/>
        </w:rPr>
        <w:t>to tell</w:t>
      </w:r>
      <w:r>
        <w:rPr>
          <w:sz w:val="24"/>
        </w:rPr>
        <w:t xml:space="preserve"> for reported statements, </w:t>
      </w:r>
      <w:r>
        <w:rPr>
          <w:i/>
          <w:sz w:val="24"/>
        </w:rPr>
        <w:t>to ask</w:t>
      </w:r>
      <w:r>
        <w:rPr>
          <w:sz w:val="24"/>
        </w:rPr>
        <w:t xml:space="preserve"> for reported questions, </w:t>
      </w:r>
      <w:r>
        <w:rPr>
          <w:i/>
          <w:sz w:val="24"/>
        </w:rPr>
        <w:t>to tell</w:t>
      </w:r>
      <w:r>
        <w:rPr>
          <w:sz w:val="24"/>
        </w:rPr>
        <w:t xml:space="preserve"> and </w:t>
      </w:r>
      <w:r>
        <w:rPr>
          <w:i/>
          <w:sz w:val="24"/>
        </w:rPr>
        <w:t>to ask</w:t>
      </w:r>
      <w:r>
        <w:rPr>
          <w:sz w:val="24"/>
        </w:rPr>
        <w:t xml:space="preserve"> for reported orders and requests. The subordinate clauses are joined to their principal ones by means of conjunctions, conjunctive pronouns or adverbs, or asyndetically.</w:t>
      </w:r>
    </w:p>
    <w:p>
      <w:pPr>
        <w:pStyle w:val="Normal"/>
        <w:spacing w:lineRule="auto" w:line="240"/>
        <w:ind w:firstLine="284" w:end="0"/>
        <w:rPr>
          <w:sz w:val="24"/>
        </w:rPr>
      </w:pPr>
      <w:r>
        <w:rPr>
          <w:sz w:val="24"/>
        </w:rPr>
        <w:t>The word order in these clauses is always direct, irrespective of the communicative type of the sentence in direct speech, that is, whether it is a declarative or an interrogative sentence (imperative sentences are reported by means of an infinitive object).</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He says </w:t>
      </w:r>
      <w:r>
        <w:rPr>
          <w:i/>
          <w:sz w:val="24"/>
        </w:rPr>
        <w:t>he has all the proof.</w:t>
      </w:r>
    </w:p>
    <w:p>
      <w:pPr>
        <w:pStyle w:val="Normal"/>
        <w:spacing w:lineRule="auto" w:line="240"/>
        <w:ind w:firstLine="284" w:start="284" w:end="0"/>
        <w:rPr/>
      </w:pPr>
      <w:r>
        <w:rPr>
          <w:sz w:val="24"/>
        </w:rPr>
        <w:t xml:space="preserve">He asks </w:t>
      </w:r>
      <w:r>
        <w:rPr>
          <w:i/>
          <w:sz w:val="24"/>
        </w:rPr>
        <w:t>what you are going to do.</w:t>
      </w:r>
    </w:p>
    <w:p>
      <w:pPr>
        <w:pStyle w:val="Normal"/>
        <w:spacing w:lineRule="auto" w:line="240"/>
        <w:ind w:firstLine="284" w:start="284" w:end="0"/>
        <w:rPr/>
      </w:pPr>
      <w:r>
        <w:rPr>
          <w:sz w:val="24"/>
        </w:rPr>
        <w:t xml:space="preserve">The chief told me </w:t>
      </w:r>
      <w:r>
        <w:rPr>
          <w:i/>
          <w:sz w:val="24"/>
        </w:rPr>
        <w:t>to do it at once.</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When direct speech is replaced by indirect speech, the forms of personal, possessive and reflexive pronouns may be changed or not, depending on the general sense, that is, on their actual correlation with the participants of the act of speaking and the situation described in that particular unit of speech, in the same way as in Russian.</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pPr>
            <w:r>
              <w:rPr>
                <w:sz w:val="24"/>
              </w:rPr>
              <w:t>“</w:t>
            </w:r>
            <w:r>
              <w:rPr>
                <w:i/>
                <w:sz w:val="24"/>
              </w:rPr>
              <w:t>I</w:t>
            </w:r>
            <w:r>
              <w:rPr>
                <w:sz w:val="24"/>
              </w:rPr>
              <w:t xml:space="preserve"> don’t know anything about</w:t>
            </w:r>
            <w:r>
              <w:rPr>
                <w:i/>
                <w:sz w:val="24"/>
              </w:rPr>
              <w:t xml:space="preserve"> </w:t>
            </w:r>
          </w:p>
          <w:p>
            <w:pPr>
              <w:pStyle w:val="Normal"/>
              <w:spacing w:lineRule="auto" w:line="240"/>
              <w:ind w:hanging="0" w:end="0"/>
              <w:jc w:val="start"/>
              <w:rPr/>
            </w:pPr>
            <w:r>
              <w:rPr>
                <w:i/>
                <w:sz w:val="24"/>
              </w:rPr>
              <w:t xml:space="preserve">him,” </w:t>
            </w:r>
            <w:r>
              <w:rPr>
                <w:sz w:val="24"/>
              </w:rPr>
              <w:t>says the girl.</w:t>
            </w:r>
            <w:r>
              <w:rPr>
                <w:i/>
                <w:sz w:val="24"/>
              </w:rPr>
              <w:t xml:space="preserve"> </w:t>
            </w:r>
          </w:p>
          <w:p>
            <w:pPr>
              <w:pStyle w:val="Normal"/>
              <w:spacing w:lineRule="auto" w:line="240"/>
              <w:ind w:hanging="0" w:end="0"/>
              <w:jc w:val="start"/>
              <w:rPr/>
            </w:pPr>
            <w:r>
              <w:rPr>
                <w:i/>
                <w:sz w:val="24"/>
                <w:lang w:val="ru-RU"/>
              </w:rPr>
              <w:t>«Я</w:t>
            </w:r>
            <w:r>
              <w:rPr>
                <w:sz w:val="24"/>
                <w:lang w:val="ru-RU"/>
              </w:rPr>
              <w:t xml:space="preserve"> ничего о </w:t>
            </w:r>
            <w:r>
              <w:rPr>
                <w:i/>
                <w:sz w:val="24"/>
                <w:lang w:val="ru-RU"/>
              </w:rPr>
              <w:t>нем</w:t>
            </w:r>
            <w:r>
              <w:rPr>
                <w:sz w:val="24"/>
                <w:lang w:val="ru-RU"/>
              </w:rPr>
              <w:t xml:space="preserve"> не знаю», - </w:t>
            </w:r>
          </w:p>
          <w:p>
            <w:pPr>
              <w:pStyle w:val="Normal"/>
              <w:spacing w:lineRule="auto" w:line="240"/>
              <w:ind w:hanging="0" w:end="0"/>
              <w:jc w:val="start"/>
              <w:rPr/>
            </w:pPr>
            <w:r>
              <w:rPr>
                <w:sz w:val="24"/>
                <w:lang w:val="ru-RU"/>
              </w:rPr>
              <w:t>говорит девочка.</w:t>
            </w:r>
            <w:r>
              <w:rPr>
                <w:sz w:val="24"/>
              </w:rPr>
              <w:t xml:space="preserve"> </w:t>
            </w:r>
          </w:p>
          <w:p>
            <w:pPr>
              <w:pStyle w:val="Normal"/>
              <w:spacing w:lineRule="auto" w:line="240"/>
              <w:ind w:hanging="0" w:end="0"/>
              <w:jc w:val="start"/>
              <w:rPr/>
            </w:pPr>
            <w:r>
              <w:rPr>
                <w:sz w:val="24"/>
              </w:rPr>
              <w:t>“</w:t>
            </w:r>
            <w:r>
              <w:rPr>
                <w:i/>
                <w:sz w:val="24"/>
              </w:rPr>
              <w:t>I</w:t>
            </w:r>
            <w:r>
              <w:rPr>
                <w:sz w:val="24"/>
              </w:rPr>
              <w:t xml:space="preserve"> can do it </w:t>
            </w:r>
            <w:r>
              <w:rPr>
                <w:i/>
                <w:sz w:val="24"/>
              </w:rPr>
              <w:t>myself,</w:t>
            </w:r>
            <w:r>
              <w:rPr>
                <w:sz w:val="24"/>
              </w:rPr>
              <w:t>” say I.</w:t>
            </w:r>
            <w:r>
              <w:rPr>
                <w:i/>
                <w:sz w:val="24"/>
                <w:lang w:val="ru-RU"/>
              </w:rPr>
              <w:t xml:space="preserve"> </w:t>
            </w:r>
          </w:p>
          <w:p>
            <w:pPr>
              <w:pStyle w:val="Normal"/>
              <w:spacing w:lineRule="auto" w:line="240"/>
              <w:ind w:hanging="0" w:end="0"/>
              <w:jc w:val="start"/>
              <w:rPr/>
            </w:pPr>
            <w:r>
              <w:rPr>
                <w:sz w:val="24"/>
                <w:lang w:val="ru-RU"/>
              </w:rPr>
              <w:t>«</w:t>
            </w:r>
            <w:r>
              <w:rPr>
                <w:i/>
                <w:sz w:val="24"/>
                <w:lang w:val="ru-RU"/>
              </w:rPr>
              <w:t>Я</w:t>
            </w:r>
            <w:r>
              <w:rPr>
                <w:sz w:val="24"/>
                <w:lang w:val="ru-RU"/>
              </w:rPr>
              <w:t xml:space="preserve"> вполне могу сделать это</w:t>
            </w:r>
            <w:r>
              <w:rPr>
                <w:i/>
                <w:sz w:val="24"/>
                <w:lang w:val="ru-RU"/>
              </w:rPr>
              <w:t xml:space="preserve"> </w:t>
            </w:r>
          </w:p>
          <w:p>
            <w:pPr>
              <w:pStyle w:val="Normal"/>
              <w:spacing w:lineRule="auto" w:line="240"/>
              <w:ind w:hanging="0" w:end="0"/>
              <w:jc w:val="start"/>
              <w:rPr/>
            </w:pPr>
            <w:r>
              <w:rPr>
                <w:i/>
                <w:sz w:val="24"/>
                <w:lang w:val="ru-RU"/>
              </w:rPr>
              <w:t>сам», -</w:t>
            </w:r>
            <w:r>
              <w:rPr>
                <w:sz w:val="24"/>
                <w:lang w:val="ru-RU"/>
              </w:rPr>
              <w:t xml:space="preserve"> говорю я.</w:t>
            </w:r>
            <w:r>
              <w:rPr>
                <w:sz w:val="24"/>
              </w:rPr>
              <w:t xml:space="preserve"> </w:t>
            </w:r>
          </w:p>
          <w:p>
            <w:pPr>
              <w:pStyle w:val="Normal"/>
              <w:spacing w:lineRule="auto" w:line="240"/>
              <w:ind w:hanging="0" w:end="0"/>
              <w:jc w:val="start"/>
              <w:rPr/>
            </w:pPr>
            <w:r>
              <w:rPr>
                <w:sz w:val="24"/>
              </w:rPr>
              <w:t>“</w:t>
            </w:r>
            <w:r>
              <w:rPr>
                <w:sz w:val="24"/>
              </w:rPr>
              <w:t xml:space="preserve">What are </w:t>
            </w:r>
            <w:r>
              <w:rPr>
                <w:i/>
                <w:sz w:val="24"/>
              </w:rPr>
              <w:t>you</w:t>
            </w:r>
            <w:r>
              <w:rPr>
                <w:sz w:val="24"/>
              </w:rPr>
              <w:t xml:space="preserve"> going to do about</w:t>
            </w:r>
            <w:r>
              <w:rPr>
                <w:i/>
                <w:sz w:val="24"/>
              </w:rPr>
              <w:t xml:space="preserve"> </w:t>
            </w:r>
          </w:p>
          <w:p>
            <w:pPr>
              <w:pStyle w:val="Normal"/>
              <w:spacing w:lineRule="auto" w:line="240"/>
              <w:ind w:hanging="0" w:end="0"/>
              <w:jc w:val="start"/>
              <w:rPr/>
            </w:pPr>
            <w:r>
              <w:rPr>
                <w:i/>
                <w:sz w:val="24"/>
              </w:rPr>
              <w:t>my</w:t>
            </w:r>
            <w:r>
              <w:rPr>
                <w:sz w:val="24"/>
              </w:rPr>
              <w:t xml:space="preserve"> picture?” she asks.</w:t>
            </w:r>
            <w:r>
              <w:rPr>
                <w:sz w:val="24"/>
                <w:lang w:val="ru-RU"/>
              </w:rPr>
              <w:t xml:space="preserve"> </w:t>
            </w:r>
          </w:p>
          <w:p>
            <w:pPr>
              <w:pStyle w:val="Normal"/>
              <w:spacing w:lineRule="auto" w:line="240"/>
              <w:ind w:hanging="0" w:end="0"/>
              <w:jc w:val="start"/>
              <w:rPr/>
            </w:pPr>
            <w:r>
              <w:rPr>
                <w:sz w:val="24"/>
                <w:lang w:val="ru-RU"/>
              </w:rPr>
              <w:t xml:space="preserve">«Что </w:t>
            </w:r>
            <w:r>
              <w:rPr>
                <w:i/>
                <w:sz w:val="24"/>
                <w:lang w:val="ru-RU"/>
              </w:rPr>
              <w:t>вы</w:t>
            </w:r>
            <w:r>
              <w:rPr>
                <w:sz w:val="24"/>
                <w:lang w:val="ru-RU"/>
              </w:rPr>
              <w:t xml:space="preserve"> собираетесь делать с</w:t>
            </w:r>
            <w:r>
              <w:rPr>
                <w:i/>
                <w:sz w:val="24"/>
                <w:lang w:val="ru-RU"/>
              </w:rPr>
              <w:t xml:space="preserve"> </w:t>
            </w:r>
          </w:p>
          <w:p>
            <w:pPr>
              <w:pStyle w:val="Normal"/>
              <w:spacing w:lineRule="auto" w:line="240"/>
              <w:ind w:hanging="0" w:end="0"/>
              <w:jc w:val="start"/>
              <w:rPr>
                <w:sz w:val="24"/>
              </w:rPr>
            </w:pPr>
            <w:r>
              <w:rPr>
                <w:i/>
                <w:sz w:val="24"/>
                <w:lang w:val="ru-RU"/>
              </w:rPr>
              <w:t>моей</w:t>
            </w:r>
            <w:r>
              <w:rPr>
                <w:sz w:val="24"/>
                <w:lang w:val="ru-RU"/>
              </w:rPr>
              <w:t xml:space="preserve"> картиной?</w:t>
            </w:r>
            <w:r>
              <w:rPr>
                <w:sz w:val="24"/>
              </w:rPr>
              <w:t>”</w:t>
            </w:r>
            <w:r>
              <w:rPr>
                <w:sz w:val="24"/>
                <w:lang w:val="ru-RU"/>
              </w:rPr>
              <w:t xml:space="preserve"> - спрашивает она.</w:t>
            </w:r>
          </w:p>
        </w:tc>
        <w:tc>
          <w:tcPr>
            <w:tcW w:w="5491" w:type="dxa"/>
            <w:tcBorders/>
          </w:tcPr>
          <w:p>
            <w:pPr>
              <w:pStyle w:val="Normal"/>
              <w:spacing w:lineRule="auto" w:line="240"/>
              <w:ind w:hanging="0" w:end="0"/>
              <w:jc w:val="start"/>
              <w:rPr/>
            </w:pPr>
            <w:r>
              <w:rPr>
                <w:sz w:val="24"/>
              </w:rPr>
              <w:t xml:space="preserve">The girl says that </w:t>
            </w:r>
            <w:r>
              <w:rPr>
                <w:i/>
                <w:sz w:val="24"/>
              </w:rPr>
              <w:t>she</w:t>
            </w:r>
            <w:r>
              <w:rPr>
                <w:sz w:val="24"/>
              </w:rPr>
              <w:t xml:space="preserve"> does not </w:t>
            </w:r>
          </w:p>
          <w:p>
            <w:pPr>
              <w:pStyle w:val="Normal"/>
              <w:spacing w:lineRule="auto" w:line="240"/>
              <w:ind w:hanging="0" w:end="0"/>
              <w:jc w:val="start"/>
              <w:rPr/>
            </w:pPr>
            <w:r>
              <w:rPr>
                <w:sz w:val="24"/>
              </w:rPr>
              <w:t xml:space="preserve">know anything about </w:t>
            </w:r>
            <w:r>
              <w:rPr>
                <w:i/>
                <w:sz w:val="24"/>
              </w:rPr>
              <w:t>him</w:t>
            </w:r>
            <w:r>
              <w:rPr>
                <w:sz w:val="24"/>
                <w:lang w:val="ru-RU"/>
              </w:rPr>
              <w:t xml:space="preserve"> </w:t>
            </w:r>
          </w:p>
          <w:p>
            <w:pPr>
              <w:pStyle w:val="Normal"/>
              <w:spacing w:lineRule="auto" w:line="240"/>
              <w:ind w:hanging="0" w:end="0"/>
              <w:jc w:val="start"/>
              <w:rPr/>
            </w:pPr>
            <w:r>
              <w:rPr>
                <w:sz w:val="24"/>
                <w:lang w:val="ru-RU"/>
              </w:rPr>
              <w:t xml:space="preserve">Девочка говорит, что </w:t>
            </w:r>
            <w:r>
              <w:rPr>
                <w:i/>
                <w:sz w:val="24"/>
                <w:lang w:val="ru-RU"/>
              </w:rPr>
              <w:t>она</w:t>
            </w:r>
            <w:r>
              <w:rPr>
                <w:sz w:val="24"/>
                <w:lang w:val="ru-RU"/>
              </w:rPr>
              <w:t xml:space="preserve"> ничего </w:t>
            </w:r>
          </w:p>
          <w:p>
            <w:pPr>
              <w:pStyle w:val="Normal"/>
              <w:spacing w:lineRule="auto" w:line="240"/>
              <w:ind w:hanging="0" w:end="0"/>
              <w:jc w:val="start"/>
              <w:rPr/>
            </w:pPr>
            <w:r>
              <w:rPr>
                <w:sz w:val="24"/>
                <w:lang w:val="ru-RU"/>
              </w:rPr>
              <w:t xml:space="preserve">о </w:t>
            </w:r>
            <w:r>
              <w:rPr>
                <w:i/>
                <w:sz w:val="24"/>
                <w:lang w:val="ru-RU"/>
              </w:rPr>
              <w:t>нем</w:t>
            </w:r>
            <w:r>
              <w:rPr>
                <w:sz w:val="24"/>
                <w:lang w:val="ru-RU"/>
              </w:rPr>
              <w:t xml:space="preserve"> не знает.</w:t>
            </w:r>
            <w:r>
              <w:rPr>
                <w:sz w:val="24"/>
              </w:rPr>
              <w:t xml:space="preserve"> </w:t>
            </w:r>
          </w:p>
          <w:p>
            <w:pPr>
              <w:pStyle w:val="Normal"/>
              <w:spacing w:lineRule="auto" w:line="240"/>
              <w:ind w:hanging="0" w:end="0"/>
              <w:jc w:val="start"/>
              <w:rPr/>
            </w:pPr>
            <w:r>
              <w:rPr>
                <w:sz w:val="24"/>
              </w:rPr>
              <w:t xml:space="preserve">I say that </w:t>
            </w:r>
            <w:r>
              <w:rPr>
                <w:i/>
                <w:sz w:val="24"/>
              </w:rPr>
              <w:t>I</w:t>
            </w:r>
            <w:r>
              <w:rPr>
                <w:sz w:val="24"/>
              </w:rPr>
              <w:t xml:space="preserve"> can do it </w:t>
            </w:r>
            <w:r>
              <w:rPr>
                <w:i/>
                <w:sz w:val="24"/>
              </w:rPr>
              <w:t>myself.</w:t>
            </w:r>
            <w:r>
              <w:rPr>
                <w:sz w:val="24"/>
                <w:lang w:val="ru-RU"/>
              </w:rPr>
              <w:t xml:space="preserve"> </w:t>
            </w:r>
          </w:p>
          <w:p>
            <w:pPr>
              <w:pStyle w:val="Normal"/>
              <w:spacing w:lineRule="auto" w:line="240"/>
              <w:ind w:hanging="0" w:end="0"/>
              <w:jc w:val="start"/>
              <w:rPr>
                <w:sz w:val="24"/>
                <w:lang w:val="ru-RU"/>
              </w:rPr>
            </w:pPr>
            <w:r>
              <w:rPr>
                <w:sz w:val="24"/>
                <w:lang w:val="ru-RU"/>
              </w:rPr>
              <w:t xml:space="preserve">Я говорю, что (я) вполне могу </w:t>
            </w:r>
          </w:p>
          <w:p>
            <w:pPr>
              <w:pStyle w:val="Normal"/>
              <w:spacing w:lineRule="auto" w:line="240"/>
              <w:ind w:hanging="0" w:end="0"/>
              <w:jc w:val="start"/>
              <w:rPr/>
            </w:pPr>
            <w:r>
              <w:rPr>
                <w:sz w:val="24"/>
                <w:lang w:val="ru-RU"/>
              </w:rPr>
              <w:t xml:space="preserve">сделать это </w:t>
            </w:r>
            <w:r>
              <w:rPr>
                <w:i/>
                <w:sz w:val="24"/>
                <w:lang w:val="ru-RU"/>
              </w:rPr>
              <w:t>сам.</w:t>
            </w:r>
            <w:r>
              <w:rPr>
                <w:sz w:val="24"/>
              </w:rPr>
              <w:t xml:space="preserve"> </w:t>
            </w:r>
          </w:p>
          <w:p>
            <w:pPr>
              <w:pStyle w:val="Normal"/>
              <w:spacing w:lineRule="auto" w:line="240"/>
              <w:ind w:hanging="0" w:end="0"/>
              <w:jc w:val="start"/>
              <w:rPr/>
            </w:pPr>
            <w:r>
              <w:rPr>
                <w:sz w:val="24"/>
              </w:rPr>
              <w:t xml:space="preserve">She asks what </w:t>
            </w:r>
            <w:r>
              <w:rPr>
                <w:i/>
                <w:sz w:val="24"/>
              </w:rPr>
              <w:t>I</w:t>
            </w:r>
            <w:r>
              <w:rPr>
                <w:sz w:val="24"/>
              </w:rPr>
              <w:t xml:space="preserve"> am going to do about </w:t>
            </w:r>
          </w:p>
          <w:p>
            <w:pPr>
              <w:pStyle w:val="Normal"/>
              <w:spacing w:lineRule="auto" w:line="240"/>
              <w:ind w:hanging="0" w:end="0"/>
              <w:jc w:val="start"/>
              <w:rPr/>
            </w:pPr>
            <w:r>
              <w:rPr>
                <w:i/>
                <w:sz w:val="24"/>
              </w:rPr>
              <w:t>her</w:t>
            </w:r>
            <w:r>
              <w:rPr>
                <w:sz w:val="24"/>
              </w:rPr>
              <w:t xml:space="preserve"> picture.</w:t>
            </w:r>
            <w:r>
              <w:rPr>
                <w:sz w:val="24"/>
                <w:lang w:val="ru-RU"/>
              </w:rPr>
              <w:t xml:space="preserve"> </w:t>
            </w:r>
          </w:p>
          <w:p>
            <w:pPr>
              <w:pStyle w:val="Normal"/>
              <w:spacing w:lineRule="auto" w:line="240"/>
              <w:ind w:hanging="0" w:end="0"/>
              <w:jc w:val="start"/>
              <w:rPr/>
            </w:pPr>
            <w:r>
              <w:rPr>
                <w:sz w:val="24"/>
                <w:lang w:val="ru-RU"/>
              </w:rPr>
              <w:t xml:space="preserve">Она спрашивает, что </w:t>
            </w:r>
            <w:r>
              <w:rPr>
                <w:i/>
                <w:sz w:val="24"/>
                <w:lang w:val="ru-RU"/>
              </w:rPr>
              <w:t>я</w:t>
            </w:r>
            <w:r>
              <w:rPr>
                <w:sz w:val="24"/>
                <w:lang w:val="ru-RU"/>
              </w:rPr>
              <w:t xml:space="preserve"> собираюсь </w:t>
            </w:r>
          </w:p>
          <w:p>
            <w:pPr>
              <w:pStyle w:val="Normal"/>
              <w:spacing w:lineRule="auto" w:line="240"/>
              <w:ind w:hanging="0" w:end="0"/>
              <w:jc w:val="start"/>
              <w:rPr>
                <w:sz w:val="24"/>
              </w:rPr>
            </w:pPr>
            <w:r>
              <w:rPr>
                <w:sz w:val="24"/>
                <w:lang w:val="ru-RU"/>
              </w:rPr>
              <w:t xml:space="preserve">делать с </w:t>
            </w:r>
            <w:r>
              <w:rPr>
                <w:i/>
                <w:sz w:val="24"/>
                <w:lang w:val="ru-RU"/>
              </w:rPr>
              <w:t>ее</w:t>
            </w:r>
            <w:r>
              <w:rPr>
                <w:sz w:val="24"/>
                <w:lang w:val="ru-RU"/>
              </w:rPr>
              <w:t xml:space="preserve"> картиной.</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 xml:space="preserve"> </w:t>
      </w:r>
      <w:r>
        <w:rPr>
          <w:sz w:val="24"/>
        </w:rPr>
        <w:t>The tense form of the predicate of the object clause with reported speech is predetermined by the general rules of sequence of tenses.</w:t>
      </w:r>
    </w:p>
    <w:p>
      <w:pPr>
        <w:pStyle w:val="Normal"/>
        <w:spacing w:lineRule="auto" w:line="240"/>
        <w:ind w:firstLine="284" w:end="0"/>
        <w:rPr/>
      </w:pPr>
      <w:r>
        <w:rPr>
          <w:sz w:val="24"/>
        </w:rPr>
        <w:t xml:space="preserve">If the predicate of the object clause in which direct speech is reported is to be changed into one of the past tenses, the change may affect the use of certain adverbs and demonstrative pronouns. That is, depending on the actual correlation between the place and time of the act of speaking and those of the content of the direct speech, there may arise the necessity to replace the adverbs and demonstrative pronouns implying </w:t>
      </w:r>
      <w:r>
        <w:rPr>
          <w:i/>
          <w:sz w:val="24"/>
        </w:rPr>
        <w:t>near reference</w:t>
      </w:r>
      <w:r>
        <w:rPr>
          <w:sz w:val="24"/>
        </w:rPr>
        <w:t xml:space="preserve"> in time or space by those denoting </w:t>
      </w:r>
      <w:r>
        <w:rPr>
          <w:i/>
          <w:sz w:val="24"/>
        </w:rPr>
        <w:t>distant reference.</w:t>
      </w:r>
      <w:r>
        <w:rPr>
          <w:sz w:val="24"/>
        </w:rPr>
        <w:t xml:space="preserve"> In such cases the following changes take place: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this → that</w:t>
      </w:r>
    </w:p>
    <w:p>
      <w:pPr>
        <w:pStyle w:val="Normal"/>
        <w:spacing w:lineRule="auto" w:line="240"/>
        <w:ind w:firstLine="284" w:start="284" w:end="0"/>
        <w:rPr>
          <w:sz w:val="24"/>
        </w:rPr>
      </w:pPr>
      <w:r>
        <w:rPr>
          <w:sz w:val="24"/>
        </w:rPr>
        <w:t>these → those</w:t>
      </w:r>
    </w:p>
    <w:p>
      <w:pPr>
        <w:pStyle w:val="Normal"/>
        <w:spacing w:lineRule="auto" w:line="240"/>
        <w:ind w:firstLine="284" w:start="284" w:end="0"/>
        <w:rPr>
          <w:sz w:val="24"/>
        </w:rPr>
      </w:pPr>
      <w:r>
        <w:rPr>
          <w:sz w:val="24"/>
        </w:rPr>
        <w:t>here → there</w:t>
      </w:r>
    </w:p>
    <w:p>
      <w:pPr>
        <w:pStyle w:val="Normal"/>
        <w:spacing w:lineRule="auto" w:line="240"/>
        <w:ind w:firstLine="284" w:start="284" w:end="0"/>
        <w:rPr>
          <w:sz w:val="24"/>
        </w:rPr>
      </w:pPr>
      <w:r>
        <w:rPr>
          <w:sz w:val="24"/>
        </w:rPr>
        <w:t>now → then, at that time</w:t>
      </w:r>
    </w:p>
    <w:p>
      <w:pPr>
        <w:pStyle w:val="Normal"/>
        <w:spacing w:lineRule="auto" w:line="240"/>
        <w:ind w:firstLine="284" w:start="284" w:end="0"/>
        <w:rPr>
          <w:sz w:val="24"/>
        </w:rPr>
      </w:pPr>
      <w:r>
        <w:rPr>
          <w:sz w:val="24"/>
        </w:rPr>
        <w:t>today → that day</w:t>
      </w:r>
    </w:p>
    <w:p>
      <w:pPr>
        <w:pStyle w:val="Normal"/>
        <w:spacing w:lineRule="auto" w:line="240"/>
        <w:ind w:firstLine="284" w:start="284" w:end="0"/>
        <w:rPr>
          <w:sz w:val="24"/>
        </w:rPr>
      </w:pPr>
      <w:r>
        <w:rPr>
          <w:sz w:val="24"/>
        </w:rPr>
        <w:t>tonight → that night</w:t>
      </w:r>
    </w:p>
    <w:p>
      <w:pPr>
        <w:pStyle w:val="Normal"/>
        <w:spacing w:lineRule="auto" w:line="240"/>
        <w:ind w:firstLine="284" w:start="284" w:end="0"/>
        <w:rPr>
          <w:sz w:val="24"/>
        </w:rPr>
      </w:pPr>
      <w:r>
        <w:rPr>
          <w:sz w:val="24"/>
        </w:rPr>
        <w:t>tomorrow → the following day, (the) next day</w:t>
      </w:r>
    </w:p>
    <w:p>
      <w:pPr>
        <w:pStyle w:val="Normal"/>
        <w:spacing w:lineRule="auto" w:line="240"/>
        <w:ind w:firstLine="284" w:start="284" w:end="0"/>
        <w:rPr>
          <w:sz w:val="24"/>
        </w:rPr>
      </w:pPr>
      <w:r>
        <w:rPr>
          <w:sz w:val="24"/>
        </w:rPr>
        <w:t>yesterday → the day before, the previous day</w:t>
      </w:r>
    </w:p>
    <w:p>
      <w:pPr>
        <w:pStyle w:val="Normal"/>
        <w:spacing w:lineRule="auto" w:line="240"/>
        <w:ind w:firstLine="284" w:start="284" w:end="0"/>
        <w:rPr>
          <w:sz w:val="24"/>
        </w:rPr>
      </w:pPr>
      <w:r>
        <w:rPr>
          <w:sz w:val="24"/>
        </w:rPr>
        <w:t>ago → before</w:t>
      </w:r>
    </w:p>
    <w:p>
      <w:pPr>
        <w:pStyle w:val="Normal"/>
        <w:spacing w:lineRule="auto" w:line="240"/>
        <w:ind w:firstLine="284" w:start="284" w:end="0"/>
        <w:rPr/>
      </w:pPr>
      <w:r>
        <w:rPr>
          <w:sz w:val="24"/>
        </w:rPr>
        <w:t>last week (month, year) → the previous week (month, year)</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pPr>
            <w:r>
              <w:rPr>
                <w:sz w:val="24"/>
              </w:rPr>
              <w:t>“</w:t>
            </w:r>
            <w:r>
              <w:rPr>
                <w:sz w:val="24"/>
              </w:rPr>
              <w:t xml:space="preserve">But I am really very busy </w:t>
            </w:r>
            <w:r>
              <w:rPr>
                <w:i/>
                <w:sz w:val="24"/>
              </w:rPr>
              <w:t>today,</w:t>
            </w:r>
            <w:r>
              <w:rPr>
                <w:sz w:val="24"/>
              </w:rPr>
              <w:t xml:space="preserve">” </w:t>
            </w:r>
          </w:p>
          <w:p>
            <w:pPr>
              <w:pStyle w:val="Normal"/>
              <w:spacing w:lineRule="auto" w:line="240"/>
              <w:ind w:hanging="0" w:end="0"/>
              <w:jc w:val="start"/>
              <w:rPr>
                <w:sz w:val="24"/>
              </w:rPr>
            </w:pPr>
            <w:r>
              <w:rPr>
                <w:sz w:val="24"/>
              </w:rPr>
              <w:t xml:space="preserve">said Hans. </w:t>
            </w:r>
          </w:p>
          <w:p>
            <w:pPr>
              <w:pStyle w:val="Normal"/>
              <w:spacing w:lineRule="auto" w:line="240"/>
              <w:ind w:hanging="0" w:end="0"/>
              <w:jc w:val="start"/>
              <w:rPr/>
            </w:pPr>
            <w:r>
              <w:rPr>
                <w:sz w:val="24"/>
              </w:rPr>
              <w:t>“</w:t>
            </w:r>
            <w:r>
              <w:rPr>
                <w:sz w:val="24"/>
              </w:rPr>
              <w:t>Well, there’s no use in standing</w:t>
            </w:r>
            <w:r>
              <w:rPr>
                <w:i/>
                <w:sz w:val="24"/>
              </w:rPr>
              <w:t xml:space="preserve"> </w:t>
            </w:r>
          </w:p>
          <w:p>
            <w:pPr>
              <w:pStyle w:val="Normal"/>
              <w:spacing w:lineRule="auto" w:line="240"/>
              <w:ind w:hanging="0" w:end="0"/>
              <w:jc w:val="start"/>
              <w:rPr/>
            </w:pPr>
            <w:r>
              <w:rPr>
                <w:i/>
                <w:sz w:val="24"/>
              </w:rPr>
              <w:t>here</w:t>
            </w:r>
            <w:r>
              <w:rPr>
                <w:sz w:val="24"/>
              </w:rPr>
              <w:t xml:space="preserve"> arguing about it,” she said.</w:t>
            </w:r>
          </w:p>
        </w:tc>
        <w:tc>
          <w:tcPr>
            <w:tcW w:w="5491" w:type="dxa"/>
            <w:tcBorders/>
          </w:tcPr>
          <w:p>
            <w:pPr>
              <w:pStyle w:val="Normal"/>
              <w:spacing w:lineRule="auto" w:line="240"/>
              <w:ind w:hanging="0" w:end="0"/>
              <w:jc w:val="start"/>
              <w:rPr>
                <w:sz w:val="24"/>
              </w:rPr>
            </w:pPr>
            <w:r>
              <w:rPr>
                <w:sz w:val="24"/>
              </w:rPr>
              <w:t xml:space="preserve">Hans said that he was really very </w:t>
            </w:r>
          </w:p>
          <w:p>
            <w:pPr>
              <w:pStyle w:val="Normal"/>
              <w:spacing w:lineRule="auto" w:line="240"/>
              <w:ind w:hanging="0" w:end="0"/>
              <w:jc w:val="start"/>
              <w:rPr/>
            </w:pPr>
            <w:r>
              <w:rPr>
                <w:sz w:val="24"/>
              </w:rPr>
              <w:t xml:space="preserve">busy </w:t>
            </w:r>
            <w:r>
              <w:rPr>
                <w:i/>
                <w:sz w:val="24"/>
              </w:rPr>
              <w:t>that day.</w:t>
            </w:r>
          </w:p>
          <w:p>
            <w:pPr>
              <w:pStyle w:val="Normal"/>
              <w:spacing w:lineRule="auto" w:line="240"/>
              <w:ind w:hanging="0" w:end="0"/>
              <w:jc w:val="start"/>
              <w:rPr>
                <w:sz w:val="24"/>
              </w:rPr>
            </w:pPr>
            <w:r>
              <w:rPr>
                <w:sz w:val="24"/>
              </w:rPr>
              <w:t xml:space="preserve">She said that there was no use in </w:t>
            </w:r>
          </w:p>
          <w:p>
            <w:pPr>
              <w:pStyle w:val="Normal"/>
              <w:spacing w:lineRule="auto" w:line="240"/>
              <w:ind w:hanging="0" w:end="0"/>
              <w:jc w:val="start"/>
              <w:rPr/>
            </w:pPr>
            <w:r>
              <w:rPr>
                <w:sz w:val="24"/>
              </w:rPr>
              <w:t xml:space="preserve">standing </w:t>
            </w:r>
            <w:r>
              <w:rPr>
                <w:i/>
                <w:sz w:val="24"/>
              </w:rPr>
              <w:t>there</w:t>
            </w:r>
            <w:r>
              <w:rPr>
                <w:sz w:val="24"/>
              </w:rPr>
              <w:t xml:space="preserve"> arguing about it.</w:t>
            </w:r>
          </w:p>
        </w:tc>
      </w:tr>
    </w:tbl>
    <w:p>
      <w:pPr>
        <w:pStyle w:val="Normal"/>
        <w:spacing w:lineRule="auto" w:line="240"/>
        <w:ind w:firstLine="284" w:end="0"/>
        <w:rPr>
          <w:sz w:val="24"/>
        </w:rPr>
      </w:pPr>
      <w:r>
        <w:rPr>
          <w:sz w:val="24"/>
        </w:rPr>
      </w:r>
    </w:p>
    <w:p>
      <w:pPr>
        <w:pStyle w:val="Normal"/>
        <w:spacing w:lineRule="auto" w:line="240"/>
        <w:ind w:firstLine="284" w:end="0"/>
        <w:rPr/>
      </w:pPr>
      <w:r>
        <w:rPr>
          <w:b/>
          <w:sz w:val="24"/>
        </w:rPr>
        <w:t>§ 185.</w:t>
      </w:r>
      <w:r>
        <w:rPr>
          <w:sz w:val="24"/>
        </w:rPr>
        <w:t xml:space="preserve"> If the sentence in direct speech is declarative, the object clause reporting it in indirect speech is joined to the principal clause by means of the conjunction </w:t>
      </w:r>
      <w:r>
        <w:rPr>
          <w:i/>
          <w:sz w:val="24"/>
        </w:rPr>
        <w:t>that or</w:t>
      </w:r>
      <w:r>
        <w:rPr>
          <w:sz w:val="24"/>
        </w:rPr>
        <w:t xml:space="preserve"> asyndetically. The predicate of the principal clause is usually expressed by the verbs </w:t>
      </w:r>
      <w:r>
        <w:rPr>
          <w:i/>
          <w:sz w:val="24"/>
        </w:rPr>
        <w:t>to say</w:t>
      </w:r>
      <w:r>
        <w:rPr>
          <w:sz w:val="24"/>
        </w:rPr>
        <w:t xml:space="preserve"> or </w:t>
      </w:r>
      <w:r>
        <w:rPr>
          <w:i/>
          <w:sz w:val="24"/>
        </w:rPr>
        <w:t>to tell; to say</w:t>
      </w:r>
      <w:r>
        <w:rPr>
          <w:sz w:val="24"/>
        </w:rPr>
        <w:t xml:space="preserve"> is used when the person to whom the direct speech is addressed is not mentioned in the sentence with indirect speech, whereas </w:t>
      </w:r>
      <w:r>
        <w:rPr>
          <w:i/>
          <w:sz w:val="24"/>
        </w:rPr>
        <w:t>to tell</w:t>
      </w:r>
      <w:r>
        <w:rPr>
          <w:sz w:val="24"/>
        </w:rPr>
        <w:t xml:space="preserve"> is used when the person is mentioned.</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5070"/>
        <w:gridCol w:w="425"/>
        <w:gridCol w:w="5485"/>
      </w:tblGrid>
      <w:tr>
        <w:trPr/>
        <w:tc>
          <w:tcPr>
            <w:tcW w:w="5070" w:type="dxa"/>
            <w:tcBorders/>
          </w:tcPr>
          <w:p>
            <w:pPr>
              <w:pStyle w:val="Normal"/>
              <w:spacing w:lineRule="auto" w:line="240"/>
              <w:ind w:hanging="0" w:end="0"/>
              <w:rPr>
                <w:sz w:val="24"/>
              </w:rPr>
            </w:pPr>
            <w:r>
              <w:rPr>
                <w:sz w:val="24"/>
              </w:rPr>
              <w:t xml:space="preserve">Then she turned to Fanny: </w:t>
            </w:r>
          </w:p>
          <w:p>
            <w:pPr>
              <w:pStyle w:val="Normal"/>
              <w:spacing w:lineRule="auto" w:line="240"/>
              <w:ind w:hanging="0" w:end="0"/>
              <w:rPr>
                <w:sz w:val="24"/>
              </w:rPr>
            </w:pPr>
            <w:r>
              <w:rPr>
                <w:sz w:val="24"/>
              </w:rPr>
              <w:t>“</w:t>
            </w:r>
            <w:r>
              <w:rPr>
                <w:sz w:val="24"/>
              </w:rPr>
              <w:t>We have been married for three years.”</w:t>
            </w:r>
          </w:p>
        </w:tc>
        <w:tc>
          <w:tcPr>
            <w:tcW w:w="425" w:type="dxa"/>
            <w:tcBorders/>
          </w:tcPr>
          <w:p>
            <w:pPr>
              <w:pStyle w:val="Normal"/>
              <w:spacing w:lineRule="auto" w:line="240"/>
              <w:ind w:hanging="0" w:end="0"/>
              <w:rPr>
                <w:sz w:val="24"/>
              </w:rPr>
            </w:pPr>
            <w:r>
              <w:rPr>
                <w:sz w:val="24"/>
              </w:rPr>
              <w:t>a)</w:t>
            </w:r>
          </w:p>
        </w:tc>
        <w:tc>
          <w:tcPr>
            <w:tcW w:w="5485" w:type="dxa"/>
            <w:tcBorders/>
          </w:tcPr>
          <w:p>
            <w:pPr>
              <w:pStyle w:val="Normal"/>
              <w:spacing w:lineRule="auto" w:line="240"/>
              <w:ind w:hanging="0" w:end="0"/>
              <w:rPr>
                <w:sz w:val="24"/>
              </w:rPr>
            </w:pPr>
            <w:r>
              <w:rPr>
                <w:sz w:val="24"/>
              </w:rPr>
              <w:t xml:space="preserve">Then she turned to Fanny and </w:t>
            </w:r>
          </w:p>
          <w:p>
            <w:pPr>
              <w:pStyle w:val="Normal"/>
              <w:spacing w:lineRule="auto" w:line="240"/>
              <w:ind w:hanging="0" w:end="0"/>
              <w:rPr/>
            </w:pPr>
            <w:r>
              <w:rPr>
                <w:i/>
                <w:sz w:val="24"/>
              </w:rPr>
              <w:t>said (that)</w:t>
            </w:r>
            <w:r>
              <w:rPr>
                <w:sz w:val="24"/>
              </w:rPr>
              <w:t xml:space="preserve"> they had been married for three years.</w:t>
            </w:r>
          </w:p>
          <w:p>
            <w:pPr>
              <w:pStyle w:val="Normal"/>
              <w:spacing w:lineRule="auto" w:line="240"/>
              <w:ind w:hanging="0" w:end="0"/>
              <w:rPr>
                <w:sz w:val="24"/>
              </w:rPr>
            </w:pPr>
            <w:r>
              <w:rPr>
                <w:sz w:val="24"/>
              </w:rPr>
            </w:r>
          </w:p>
        </w:tc>
      </w:tr>
      <w:tr>
        <w:trPr/>
        <w:tc>
          <w:tcPr>
            <w:tcW w:w="5070" w:type="dxa"/>
            <w:tcBorders/>
          </w:tcPr>
          <w:p>
            <w:pPr>
              <w:pStyle w:val="Normal"/>
              <w:snapToGrid w:val="false"/>
              <w:spacing w:lineRule="auto" w:line="240"/>
              <w:ind w:hanging="0" w:end="0"/>
              <w:rPr>
                <w:sz w:val="24"/>
              </w:rPr>
            </w:pPr>
            <w:r>
              <w:rPr>
                <w:sz w:val="24"/>
              </w:rPr>
            </w:r>
          </w:p>
        </w:tc>
        <w:tc>
          <w:tcPr>
            <w:tcW w:w="425" w:type="dxa"/>
            <w:tcBorders/>
          </w:tcPr>
          <w:p>
            <w:pPr>
              <w:pStyle w:val="Normal"/>
              <w:spacing w:lineRule="auto" w:line="240"/>
              <w:ind w:hanging="0" w:end="0"/>
              <w:rPr>
                <w:sz w:val="24"/>
              </w:rPr>
            </w:pPr>
            <w:r>
              <w:rPr>
                <w:sz w:val="24"/>
              </w:rPr>
              <w:t>b)</w:t>
            </w:r>
          </w:p>
        </w:tc>
        <w:tc>
          <w:tcPr>
            <w:tcW w:w="5485" w:type="dxa"/>
            <w:tcBorders/>
          </w:tcPr>
          <w:p>
            <w:pPr>
              <w:pStyle w:val="Normal"/>
              <w:spacing w:lineRule="auto" w:line="240"/>
              <w:ind w:hanging="0" w:end="0"/>
              <w:rPr>
                <w:sz w:val="24"/>
              </w:rPr>
            </w:pPr>
            <w:r>
              <w:rPr>
                <w:sz w:val="24"/>
              </w:rPr>
              <w:t xml:space="preserve">Then she turned to Fanny and </w:t>
            </w:r>
          </w:p>
          <w:p>
            <w:pPr>
              <w:pStyle w:val="Normal"/>
              <w:spacing w:lineRule="auto" w:line="240"/>
              <w:ind w:hanging="0" w:end="0"/>
              <w:rPr/>
            </w:pPr>
            <w:r>
              <w:rPr>
                <w:i/>
                <w:sz w:val="24"/>
              </w:rPr>
              <w:t>told her (that)</w:t>
            </w:r>
            <w:r>
              <w:rPr>
                <w:sz w:val="24"/>
              </w:rPr>
              <w:t xml:space="preserve"> they had been married for three years.</w:t>
            </w:r>
          </w:p>
          <w:p>
            <w:pPr>
              <w:pStyle w:val="Normal"/>
              <w:spacing w:lineRule="auto" w:line="240"/>
              <w:ind w:hanging="0" w:end="0"/>
              <w:rPr>
                <w:sz w:val="24"/>
              </w:rPr>
            </w:pPr>
            <w:r>
              <w:rPr>
                <w:sz w:val="24"/>
              </w:rPr>
            </w:r>
          </w:p>
        </w:tc>
      </w:tr>
      <w:tr>
        <w:trPr/>
        <w:tc>
          <w:tcPr>
            <w:tcW w:w="5070" w:type="dxa"/>
            <w:tcBorders/>
          </w:tcPr>
          <w:p>
            <w:pPr>
              <w:pStyle w:val="Normal"/>
              <w:spacing w:lineRule="auto" w:line="240"/>
              <w:ind w:hanging="0" w:end="0"/>
              <w:rPr>
                <w:sz w:val="24"/>
              </w:rPr>
            </w:pPr>
            <w:r>
              <w:rPr>
                <w:sz w:val="24"/>
              </w:rPr>
              <w:t xml:space="preserve">Looking at the doctor she said, </w:t>
            </w:r>
          </w:p>
          <w:p>
            <w:pPr>
              <w:pStyle w:val="Normal"/>
              <w:spacing w:lineRule="auto" w:line="240"/>
              <w:ind w:hanging="0" w:end="0"/>
              <w:rPr>
                <w:sz w:val="24"/>
              </w:rPr>
            </w:pPr>
            <w:r>
              <w:rPr>
                <w:sz w:val="24"/>
              </w:rPr>
              <w:t>“</w:t>
            </w:r>
            <w:r>
              <w:rPr>
                <w:sz w:val="24"/>
              </w:rPr>
              <w:t>I don’t know what it was.”</w:t>
            </w:r>
          </w:p>
        </w:tc>
        <w:tc>
          <w:tcPr>
            <w:tcW w:w="425" w:type="dxa"/>
            <w:tcBorders/>
          </w:tcPr>
          <w:p>
            <w:pPr>
              <w:pStyle w:val="Normal"/>
              <w:spacing w:lineRule="auto" w:line="240"/>
              <w:ind w:hanging="0" w:end="0"/>
              <w:rPr>
                <w:sz w:val="24"/>
              </w:rPr>
            </w:pPr>
            <w:r>
              <w:rPr>
                <w:sz w:val="24"/>
              </w:rPr>
              <w:t>a)</w:t>
            </w:r>
          </w:p>
        </w:tc>
        <w:tc>
          <w:tcPr>
            <w:tcW w:w="5485" w:type="dxa"/>
            <w:tcBorders/>
          </w:tcPr>
          <w:p>
            <w:pPr>
              <w:pStyle w:val="Normal"/>
              <w:spacing w:lineRule="auto" w:line="240"/>
              <w:ind w:hanging="0" w:end="0"/>
              <w:rPr/>
            </w:pPr>
            <w:r>
              <w:rPr>
                <w:sz w:val="24"/>
              </w:rPr>
              <w:t xml:space="preserve">Looking at the doctor she </w:t>
            </w:r>
            <w:r>
              <w:rPr>
                <w:i/>
                <w:sz w:val="24"/>
              </w:rPr>
              <w:t xml:space="preserve">said </w:t>
            </w:r>
          </w:p>
          <w:p>
            <w:pPr>
              <w:pStyle w:val="Normal"/>
              <w:spacing w:lineRule="auto" w:line="240"/>
              <w:ind w:hanging="0" w:end="0"/>
              <w:rPr/>
            </w:pPr>
            <w:r>
              <w:rPr>
                <w:i/>
                <w:sz w:val="24"/>
              </w:rPr>
              <w:t>(that)</w:t>
            </w:r>
            <w:r>
              <w:rPr>
                <w:sz w:val="24"/>
              </w:rPr>
              <w:t xml:space="preserve"> she did not know what it had been.</w:t>
            </w:r>
          </w:p>
          <w:p>
            <w:pPr>
              <w:pStyle w:val="Normal"/>
              <w:spacing w:lineRule="auto" w:line="240"/>
              <w:ind w:hanging="0" w:end="0"/>
              <w:rPr>
                <w:sz w:val="24"/>
              </w:rPr>
            </w:pPr>
            <w:r>
              <w:rPr>
                <w:sz w:val="24"/>
              </w:rPr>
            </w:r>
          </w:p>
        </w:tc>
      </w:tr>
      <w:tr>
        <w:trPr/>
        <w:tc>
          <w:tcPr>
            <w:tcW w:w="5070" w:type="dxa"/>
            <w:tcBorders/>
          </w:tcPr>
          <w:p>
            <w:pPr>
              <w:pStyle w:val="Normal"/>
              <w:snapToGrid w:val="false"/>
              <w:spacing w:lineRule="auto" w:line="240"/>
              <w:ind w:hanging="0" w:end="0"/>
              <w:rPr>
                <w:sz w:val="24"/>
              </w:rPr>
            </w:pPr>
            <w:r>
              <w:rPr>
                <w:sz w:val="24"/>
              </w:rPr>
            </w:r>
          </w:p>
        </w:tc>
        <w:tc>
          <w:tcPr>
            <w:tcW w:w="425" w:type="dxa"/>
            <w:tcBorders/>
          </w:tcPr>
          <w:p>
            <w:pPr>
              <w:pStyle w:val="Normal"/>
              <w:spacing w:lineRule="auto" w:line="240"/>
              <w:ind w:hanging="0" w:end="0"/>
              <w:rPr>
                <w:sz w:val="24"/>
              </w:rPr>
            </w:pPr>
            <w:r>
              <w:rPr>
                <w:sz w:val="24"/>
              </w:rPr>
              <w:t>b)</w:t>
            </w:r>
          </w:p>
        </w:tc>
        <w:tc>
          <w:tcPr>
            <w:tcW w:w="5485" w:type="dxa"/>
            <w:tcBorders/>
          </w:tcPr>
          <w:p>
            <w:pPr>
              <w:pStyle w:val="Normal"/>
              <w:spacing w:lineRule="auto" w:line="240"/>
              <w:ind w:hanging="0" w:end="0"/>
              <w:rPr/>
            </w:pPr>
            <w:r>
              <w:rPr>
                <w:sz w:val="24"/>
              </w:rPr>
              <w:t xml:space="preserve">Looking at the doctor she </w:t>
            </w:r>
            <w:r>
              <w:rPr>
                <w:i/>
                <w:sz w:val="24"/>
              </w:rPr>
              <w:t xml:space="preserve">told him </w:t>
            </w:r>
          </w:p>
          <w:p>
            <w:pPr>
              <w:pStyle w:val="Normal"/>
              <w:spacing w:lineRule="auto" w:line="240"/>
              <w:ind w:hanging="0" w:end="0"/>
              <w:rPr/>
            </w:pPr>
            <w:r>
              <w:rPr>
                <w:i/>
                <w:sz w:val="24"/>
              </w:rPr>
              <w:t>(that)</w:t>
            </w:r>
            <w:r>
              <w:rPr>
                <w:sz w:val="24"/>
              </w:rPr>
              <w:t xml:space="preserve"> she did not know what it had been.</w:t>
            </w:r>
          </w:p>
        </w:tc>
      </w:tr>
    </w:tbl>
    <w:p>
      <w:pPr>
        <w:pStyle w:val="Normal"/>
        <w:spacing w:lineRule="auto" w:line="240"/>
        <w:ind w:firstLine="284" w:end="0"/>
        <w:rPr>
          <w:b/>
          <w:sz w:val="24"/>
        </w:rPr>
      </w:pPr>
      <w:r>
        <w:rPr>
          <w:b/>
          <w:sz w:val="24"/>
        </w:rPr>
      </w:r>
    </w:p>
    <w:p>
      <w:pPr>
        <w:pStyle w:val="Normal"/>
        <w:spacing w:lineRule="auto" w:line="240"/>
        <w:ind w:firstLine="284" w:end="0"/>
        <w:rPr/>
      </w:pPr>
      <w:r>
        <w:rPr>
          <w:b/>
          <w:sz w:val="24"/>
        </w:rPr>
        <w:t>§ 186.</w:t>
      </w:r>
      <w:r>
        <w:rPr>
          <w:sz w:val="24"/>
        </w:rPr>
        <w:t xml:space="preserve"> If the direct speech is a pronominal question, the object clause reporting it in indirect speech is joined to the principal clause by the same pronominal word (pronoun or adverb) as used in direct speech. In this case it is treated as a conjunctive word. The word order in the object clause becomes direct. The predicate of the principal clause is the verb </w:t>
      </w:r>
      <w:r>
        <w:rPr>
          <w:i/>
          <w:sz w:val="24"/>
        </w:rPr>
        <w:t>to ask</w:t>
      </w:r>
      <w:r>
        <w:rPr>
          <w:sz w:val="24"/>
        </w:rPr>
        <w:t xml:space="preserve"> or one of its synonyms </w:t>
      </w:r>
      <w:r>
        <w:rPr>
          <w:i/>
          <w:sz w:val="24"/>
        </w:rPr>
        <w:t>to want to know, to wonder,</w:t>
      </w:r>
      <w:r>
        <w:rPr>
          <w:sz w:val="24"/>
        </w:rPr>
        <w:t xml:space="preserve"> etc.</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rPr>
                <w:sz w:val="24"/>
              </w:rPr>
            </w:pPr>
            <w:r>
              <w:rPr>
                <w:sz w:val="24"/>
              </w:rPr>
              <w:t>“</w:t>
            </w:r>
            <w:r>
              <w:rPr>
                <w:sz w:val="24"/>
              </w:rPr>
              <w:t xml:space="preserve">Who is it?” she asked. </w:t>
            </w:r>
          </w:p>
          <w:p>
            <w:pPr>
              <w:pStyle w:val="Normal"/>
              <w:spacing w:lineRule="auto" w:line="240"/>
              <w:ind w:hanging="0" w:end="0"/>
              <w:rPr>
                <w:sz w:val="24"/>
              </w:rPr>
            </w:pPr>
            <w:r>
              <w:rPr>
                <w:sz w:val="24"/>
              </w:rPr>
              <w:t>“</w:t>
            </w:r>
            <w:r>
              <w:rPr>
                <w:sz w:val="24"/>
              </w:rPr>
              <w:t>Why didn’t he come?” said she.</w:t>
            </w:r>
          </w:p>
        </w:tc>
        <w:tc>
          <w:tcPr>
            <w:tcW w:w="5491" w:type="dxa"/>
            <w:tcBorders/>
          </w:tcPr>
          <w:p>
            <w:pPr>
              <w:pStyle w:val="Normal"/>
              <w:spacing w:lineRule="auto" w:line="240"/>
              <w:ind w:hanging="0" w:end="0"/>
              <w:rPr/>
            </w:pPr>
            <w:r>
              <w:rPr>
                <w:sz w:val="24"/>
              </w:rPr>
              <w:t>She</w:t>
            </w:r>
            <w:r>
              <w:rPr>
                <w:b/>
                <w:sz w:val="24"/>
              </w:rPr>
              <w:t xml:space="preserve"> </w:t>
            </w:r>
            <w:r>
              <w:rPr>
                <w:b/>
                <w:i/>
                <w:sz w:val="24"/>
              </w:rPr>
              <w:t>asked</w:t>
            </w:r>
            <w:r>
              <w:rPr>
                <w:i/>
                <w:sz w:val="24"/>
              </w:rPr>
              <w:t xml:space="preserve"> who it was.</w:t>
            </w:r>
            <w:r>
              <w:rPr>
                <w:sz w:val="24"/>
              </w:rPr>
              <w:t xml:space="preserve"> </w:t>
            </w:r>
          </w:p>
          <w:p>
            <w:pPr>
              <w:pStyle w:val="Normal"/>
              <w:spacing w:lineRule="auto" w:line="240"/>
              <w:ind w:hanging="0" w:end="0"/>
              <w:rPr>
                <w:sz w:val="24"/>
              </w:rPr>
            </w:pPr>
            <w:r>
              <w:rPr>
                <w:sz w:val="24"/>
              </w:rPr>
              <w:t xml:space="preserve">She </w:t>
            </w:r>
            <w:r>
              <w:rPr>
                <w:b/>
                <w:i/>
                <w:sz w:val="24"/>
              </w:rPr>
              <w:t>wanted to know</w:t>
            </w:r>
            <w:r>
              <w:rPr>
                <w:i/>
                <w:sz w:val="24"/>
              </w:rPr>
              <w:t xml:space="preserve"> why he had not come.</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person to whom the direct speech is addressed is usually mentioned either in the sentence itself, or in a broader context, or else is understood from the situation. In indirect speech it is expressed in the object to the verb introducing indirect speech.</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rPr>
                <w:sz w:val="24"/>
              </w:rPr>
            </w:pPr>
            <w:r>
              <w:rPr>
                <w:sz w:val="24"/>
              </w:rPr>
              <w:t>“</w:t>
            </w:r>
            <w:r>
              <w:rPr>
                <w:sz w:val="24"/>
              </w:rPr>
              <w:t xml:space="preserve">Where have you come from?” she asked the boy. </w:t>
            </w:r>
          </w:p>
          <w:p>
            <w:pPr>
              <w:pStyle w:val="Normal"/>
              <w:spacing w:lineRule="auto" w:line="240"/>
              <w:ind w:hanging="0" w:end="0"/>
              <w:rPr>
                <w:sz w:val="24"/>
              </w:rPr>
            </w:pPr>
            <w:r>
              <w:rPr>
                <w:sz w:val="24"/>
              </w:rPr>
              <w:t xml:space="preserve">She began to put on her gloves. </w:t>
            </w:r>
          </w:p>
          <w:p>
            <w:pPr>
              <w:pStyle w:val="Normal"/>
              <w:spacing w:lineRule="auto" w:line="240"/>
              <w:ind w:hanging="0" w:end="0"/>
              <w:rPr>
                <w:sz w:val="24"/>
              </w:rPr>
            </w:pPr>
            <w:r>
              <w:rPr>
                <w:sz w:val="24"/>
              </w:rPr>
              <w:t>“</w:t>
            </w:r>
            <w:r>
              <w:rPr>
                <w:sz w:val="24"/>
              </w:rPr>
              <w:t>What are you going to do?” he asked.</w:t>
            </w:r>
          </w:p>
        </w:tc>
        <w:tc>
          <w:tcPr>
            <w:tcW w:w="5491" w:type="dxa"/>
            <w:tcBorders/>
          </w:tcPr>
          <w:p>
            <w:pPr>
              <w:pStyle w:val="Normal"/>
              <w:spacing w:lineRule="auto" w:line="240"/>
              <w:ind w:hanging="0" w:end="0"/>
              <w:rPr/>
            </w:pPr>
            <w:r>
              <w:rPr>
                <w:sz w:val="24"/>
              </w:rPr>
              <w:t xml:space="preserve">She asked </w:t>
            </w:r>
            <w:r>
              <w:rPr>
                <w:i/>
                <w:sz w:val="24"/>
              </w:rPr>
              <w:t>the boy</w:t>
            </w:r>
            <w:r>
              <w:rPr>
                <w:sz w:val="24"/>
              </w:rPr>
              <w:t xml:space="preserve"> where he had come from. </w:t>
            </w:r>
          </w:p>
          <w:p>
            <w:pPr>
              <w:pStyle w:val="Normal"/>
              <w:spacing w:lineRule="auto" w:line="240"/>
              <w:ind w:hanging="0" w:end="0"/>
              <w:rPr>
                <w:sz w:val="24"/>
              </w:rPr>
            </w:pPr>
            <w:r>
              <w:rPr>
                <w:sz w:val="24"/>
              </w:rPr>
              <w:t xml:space="preserve">She began to put on her gloves. </w:t>
            </w:r>
          </w:p>
          <w:p>
            <w:pPr>
              <w:pStyle w:val="Normal"/>
              <w:spacing w:lineRule="auto" w:line="240"/>
              <w:ind w:hanging="0" w:end="0"/>
              <w:rPr/>
            </w:pPr>
            <w:r>
              <w:rPr>
                <w:sz w:val="24"/>
              </w:rPr>
              <w:t xml:space="preserve">He asked </w:t>
            </w:r>
            <w:r>
              <w:rPr>
                <w:i/>
                <w:sz w:val="24"/>
              </w:rPr>
              <w:t>her</w:t>
            </w:r>
            <w:r>
              <w:rPr>
                <w:sz w:val="24"/>
              </w:rPr>
              <w:t xml:space="preserve"> what she was going to do.</w:t>
            </w:r>
          </w:p>
        </w:tc>
      </w:tr>
    </w:tbl>
    <w:p>
      <w:pPr>
        <w:pStyle w:val="Normal"/>
        <w:spacing w:lineRule="auto" w:line="240"/>
        <w:ind w:firstLine="284" w:end="0"/>
        <w:rPr>
          <w:sz w:val="24"/>
        </w:rPr>
      </w:pPr>
      <w:r>
        <w:rPr>
          <w:sz w:val="24"/>
        </w:rPr>
      </w:r>
    </w:p>
    <w:p>
      <w:pPr>
        <w:pStyle w:val="Normal"/>
        <w:spacing w:lineRule="auto" w:line="240"/>
        <w:ind w:firstLine="284" w:end="0"/>
        <w:rPr/>
      </w:pPr>
      <w:r>
        <w:rPr>
          <w:b/>
          <w:sz w:val="24"/>
        </w:rPr>
        <w:t>§ 187.</w:t>
      </w:r>
      <w:r>
        <w:rPr>
          <w:sz w:val="24"/>
        </w:rPr>
        <w:t xml:space="preserve"> If the direct speech is a general question, the object clause reporting it in indirect speech is joined to the principal clause by means of the conjunctions </w:t>
      </w:r>
      <w:r>
        <w:rPr>
          <w:i/>
          <w:sz w:val="24"/>
        </w:rPr>
        <w:t>if</w:t>
      </w:r>
      <w:r>
        <w:rPr>
          <w:sz w:val="24"/>
        </w:rPr>
        <w:t xml:space="preserve"> or </w:t>
      </w:r>
      <w:r>
        <w:rPr>
          <w:i/>
          <w:sz w:val="24"/>
        </w:rPr>
        <w:t>whether.</w:t>
      </w:r>
      <w:r>
        <w:rPr>
          <w:sz w:val="24"/>
        </w:rPr>
        <w:t xml:space="preserve"> The word order in the object clause is direct. The predicate of the principal clause is the verb </w:t>
      </w:r>
      <w:r>
        <w:rPr>
          <w:i/>
          <w:sz w:val="24"/>
        </w:rPr>
        <w:t>to ask</w:t>
      </w:r>
      <w:r>
        <w:rPr>
          <w:sz w:val="24"/>
        </w:rPr>
        <w:t xml:space="preserve"> or one of its synonyms.</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sz w:val="24"/>
              </w:rPr>
            </w:pPr>
            <w:r>
              <w:rPr>
                <w:sz w:val="24"/>
              </w:rPr>
              <w:t>“</w:t>
            </w:r>
            <w:r>
              <w:rPr>
                <w:sz w:val="24"/>
              </w:rPr>
              <w:t xml:space="preserve">Did you tell Frank?” he asked me. </w:t>
            </w:r>
          </w:p>
          <w:p>
            <w:pPr>
              <w:pStyle w:val="Normal"/>
              <w:spacing w:lineRule="auto" w:line="240"/>
              <w:ind w:hanging="0" w:end="0"/>
              <w:jc w:val="start"/>
              <w:rPr>
                <w:sz w:val="24"/>
              </w:rPr>
            </w:pPr>
            <w:r>
              <w:rPr>
                <w:sz w:val="24"/>
              </w:rPr>
              <w:t>“</w:t>
            </w:r>
            <w:r>
              <w:rPr>
                <w:sz w:val="24"/>
              </w:rPr>
              <w:t>Won’t your husband forgive you?” he said after a while.</w:t>
            </w:r>
          </w:p>
        </w:tc>
        <w:tc>
          <w:tcPr>
            <w:tcW w:w="5491" w:type="dxa"/>
            <w:tcBorders/>
          </w:tcPr>
          <w:p>
            <w:pPr>
              <w:pStyle w:val="Normal"/>
              <w:spacing w:lineRule="auto" w:line="240"/>
              <w:ind w:hanging="0" w:end="0"/>
              <w:jc w:val="start"/>
              <w:rPr/>
            </w:pPr>
            <w:r>
              <w:rPr>
                <w:sz w:val="24"/>
              </w:rPr>
              <w:t xml:space="preserve">He asked me </w:t>
            </w:r>
            <w:r>
              <w:rPr>
                <w:i/>
                <w:sz w:val="24"/>
              </w:rPr>
              <w:t>if (whether) I had told Frank.</w:t>
            </w:r>
            <w:r>
              <w:rPr>
                <w:sz w:val="24"/>
              </w:rPr>
              <w:t xml:space="preserve"> </w:t>
            </w:r>
          </w:p>
          <w:p>
            <w:pPr>
              <w:pStyle w:val="Normal"/>
              <w:spacing w:lineRule="auto" w:line="240"/>
              <w:ind w:hanging="0" w:end="0"/>
              <w:jc w:val="start"/>
              <w:rPr>
                <w:sz w:val="24"/>
              </w:rPr>
            </w:pPr>
            <w:r>
              <w:rPr>
                <w:sz w:val="24"/>
              </w:rPr>
              <w:t xml:space="preserve">After a while he asked (her) </w:t>
            </w:r>
            <w:r>
              <w:rPr>
                <w:i/>
                <w:sz w:val="24"/>
              </w:rPr>
              <w:t>if</w:t>
            </w:r>
            <w:r>
              <w:rPr>
                <w:sz w:val="24"/>
              </w:rPr>
              <w:t xml:space="preserve"> </w:t>
            </w:r>
            <w:r>
              <w:rPr>
                <w:i/>
                <w:sz w:val="24"/>
              </w:rPr>
              <w:t>(whether) her husband would not forgive her.</w:t>
            </w:r>
          </w:p>
        </w:tc>
      </w:tr>
    </w:tbl>
    <w:p>
      <w:pPr>
        <w:pStyle w:val="Normal"/>
        <w:spacing w:lineRule="auto" w:line="240"/>
        <w:ind w:firstLine="284" w:end="0"/>
        <w:rPr>
          <w:sz w:val="24"/>
        </w:rPr>
      </w:pPr>
      <w:r>
        <w:rPr>
          <w:sz w:val="24"/>
        </w:rPr>
      </w:r>
    </w:p>
    <w:p>
      <w:pPr>
        <w:pStyle w:val="Normal"/>
        <w:spacing w:lineRule="auto" w:line="240"/>
        <w:ind w:firstLine="284" w:end="0"/>
        <w:rPr/>
      </w:pPr>
      <w:r>
        <w:rPr>
          <w:b/>
          <w:sz w:val="24"/>
        </w:rPr>
        <w:t>§ 188.</w:t>
      </w:r>
      <w:r>
        <w:rPr>
          <w:sz w:val="24"/>
        </w:rPr>
        <w:t xml:space="preserve"> If direct speech is an imperative sentence, the following changes take place when reporting it in indirect speech: the predicate of the sentence takes the form of the infinitive and becomes an object to the verb introducing indirect speech; one more object, a noun or a pronoun denoting the person to whom the order or request is addressed, is supplied. Note that this object is an obligatory component of the sentence structure. If the person to whom the order or request is addressed is not indicated in direct speech, it is to be supplied from the previous context or from the speech situation.</w:t>
      </w:r>
    </w:p>
    <w:p>
      <w:pPr>
        <w:pStyle w:val="Normal"/>
        <w:spacing w:lineRule="auto" w:line="240"/>
        <w:ind w:firstLine="284" w:end="0"/>
        <w:rPr/>
      </w:pPr>
      <w:r>
        <w:rPr>
          <w:sz w:val="24"/>
        </w:rPr>
        <w:t xml:space="preserve">Orders, requests, etc., in indirect speech are introduced by the verbs of inducement </w:t>
      </w:r>
      <w:r>
        <w:rPr>
          <w:i/>
          <w:sz w:val="24"/>
        </w:rPr>
        <w:t>to tell, to order, to ask, to beg,</w:t>
      </w:r>
      <w:r>
        <w:rPr>
          <w:sz w:val="24"/>
        </w:rPr>
        <w:t xml:space="preserve"> etc.</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Normal"/>
              <w:spacing w:lineRule="auto" w:line="240"/>
              <w:ind w:hanging="0" w:end="0"/>
              <w:jc w:val="start"/>
              <w:rPr>
                <w:sz w:val="24"/>
              </w:rPr>
            </w:pPr>
            <w:r>
              <w:rPr>
                <w:sz w:val="24"/>
              </w:rPr>
              <w:t xml:space="preserve">I said, “Say hello to the family for me, Mr. Hunt.” </w:t>
            </w:r>
          </w:p>
          <w:p>
            <w:pPr>
              <w:pStyle w:val="Normal"/>
              <w:spacing w:lineRule="auto" w:line="240"/>
              <w:ind w:hanging="0" w:end="0"/>
              <w:jc w:val="start"/>
              <w:rPr>
                <w:sz w:val="24"/>
              </w:rPr>
            </w:pPr>
            <w:r>
              <w:rPr>
                <w:sz w:val="24"/>
              </w:rPr>
              <w:t>“</w:t>
            </w:r>
            <w:r>
              <w:rPr>
                <w:sz w:val="24"/>
              </w:rPr>
              <w:t xml:space="preserve">Get me out of here, baby. Get me out of here. Please.” </w:t>
            </w:r>
          </w:p>
          <w:p>
            <w:pPr>
              <w:pStyle w:val="Normal"/>
              <w:spacing w:lineRule="auto" w:line="240"/>
              <w:ind w:hanging="0" w:end="0"/>
              <w:jc w:val="start"/>
              <w:rPr>
                <w:sz w:val="24"/>
              </w:rPr>
            </w:pPr>
            <w:r>
              <w:rPr>
                <w:sz w:val="24"/>
              </w:rPr>
              <w:t xml:space="preserve">The tall boy did not stop. “Shut up, you fool,” cried she. </w:t>
            </w:r>
          </w:p>
          <w:p>
            <w:pPr>
              <w:pStyle w:val="Normal"/>
              <w:spacing w:lineRule="auto" w:line="240"/>
              <w:ind w:hanging="0" w:end="0"/>
              <w:jc w:val="start"/>
              <w:rPr>
                <w:sz w:val="24"/>
              </w:rPr>
            </w:pPr>
            <w:r>
              <w:rPr>
                <w:sz w:val="24"/>
              </w:rPr>
              <w:t xml:space="preserve">One of the boys turned away. </w:t>
            </w:r>
          </w:p>
          <w:p>
            <w:pPr>
              <w:pStyle w:val="Normal"/>
              <w:spacing w:lineRule="auto" w:line="240"/>
              <w:ind w:hanging="0" w:end="0"/>
              <w:jc w:val="start"/>
              <w:rPr>
                <w:sz w:val="24"/>
              </w:rPr>
            </w:pPr>
            <w:r>
              <w:rPr>
                <w:sz w:val="24"/>
              </w:rPr>
              <w:t>“</w:t>
            </w:r>
            <w:r>
              <w:rPr>
                <w:sz w:val="24"/>
              </w:rPr>
              <w:t>Look me full in the face,” said the woman.</w:t>
            </w:r>
          </w:p>
        </w:tc>
        <w:tc>
          <w:tcPr>
            <w:tcW w:w="5491" w:type="dxa"/>
            <w:tcBorders/>
          </w:tcPr>
          <w:p>
            <w:pPr>
              <w:pStyle w:val="Normal"/>
              <w:spacing w:lineRule="auto" w:line="240"/>
              <w:ind w:hanging="0" w:end="0"/>
              <w:jc w:val="start"/>
              <w:rPr/>
            </w:pPr>
            <w:r>
              <w:rPr>
                <w:sz w:val="24"/>
              </w:rPr>
              <w:t xml:space="preserve">I </w:t>
            </w:r>
            <w:r>
              <w:rPr>
                <w:i/>
                <w:sz w:val="24"/>
              </w:rPr>
              <w:t>asked Mr. Hunt to say</w:t>
            </w:r>
            <w:r>
              <w:rPr>
                <w:sz w:val="24"/>
              </w:rPr>
              <w:t xml:space="preserve"> hello to the family for me. </w:t>
            </w:r>
          </w:p>
          <w:p>
            <w:pPr>
              <w:pStyle w:val="Normal"/>
              <w:spacing w:lineRule="auto" w:line="240"/>
              <w:ind w:hanging="0" w:end="0"/>
              <w:jc w:val="start"/>
              <w:rPr/>
            </w:pPr>
            <w:r>
              <w:rPr>
                <w:sz w:val="24"/>
              </w:rPr>
              <w:t xml:space="preserve">He </w:t>
            </w:r>
            <w:r>
              <w:rPr>
                <w:i/>
                <w:sz w:val="24"/>
              </w:rPr>
              <w:t>begged me to get him</w:t>
            </w:r>
            <w:r>
              <w:rPr>
                <w:sz w:val="24"/>
              </w:rPr>
              <w:t xml:space="preserve"> out of there. </w:t>
            </w:r>
          </w:p>
          <w:p>
            <w:pPr>
              <w:pStyle w:val="Normal"/>
              <w:spacing w:lineRule="auto" w:line="240"/>
              <w:ind w:hanging="0" w:end="0"/>
              <w:jc w:val="start"/>
              <w:rPr>
                <w:sz w:val="24"/>
              </w:rPr>
            </w:pPr>
            <w:r>
              <w:rPr>
                <w:sz w:val="24"/>
              </w:rPr>
            </w:r>
          </w:p>
          <w:p>
            <w:pPr>
              <w:pStyle w:val="Normal"/>
              <w:spacing w:lineRule="auto" w:line="240"/>
              <w:ind w:hanging="0" w:end="0"/>
              <w:jc w:val="start"/>
              <w:rPr/>
            </w:pPr>
            <w:r>
              <w:rPr>
                <w:sz w:val="24"/>
              </w:rPr>
              <w:t xml:space="preserve">The tall boy did not stop, and she </w:t>
            </w:r>
            <w:r>
              <w:rPr>
                <w:i/>
                <w:sz w:val="24"/>
              </w:rPr>
              <w:t>ordered him to shut up.</w:t>
            </w:r>
            <w:r>
              <w:rPr>
                <w:sz w:val="24"/>
              </w:rPr>
              <w:t xml:space="preserve"> </w:t>
            </w:r>
          </w:p>
          <w:p>
            <w:pPr>
              <w:pStyle w:val="Normal"/>
              <w:spacing w:lineRule="auto" w:line="240"/>
              <w:ind w:hanging="0" w:end="0"/>
              <w:jc w:val="start"/>
              <w:rPr>
                <w:sz w:val="24"/>
              </w:rPr>
            </w:pPr>
            <w:r>
              <w:rPr>
                <w:sz w:val="24"/>
              </w:rPr>
              <w:t xml:space="preserve">One of the boys turned away, </w:t>
            </w:r>
          </w:p>
          <w:p>
            <w:pPr>
              <w:pStyle w:val="Normal"/>
              <w:spacing w:lineRule="auto" w:line="240"/>
              <w:ind w:hanging="0" w:end="0"/>
              <w:jc w:val="start"/>
              <w:rPr>
                <w:sz w:val="24"/>
              </w:rPr>
            </w:pPr>
            <w:r>
              <w:rPr>
                <w:sz w:val="24"/>
              </w:rPr>
              <w:t>but the woman told him to look her full in the face.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If the predicate of the imperative sentence is negative, the negation </w:t>
      </w:r>
      <w:r>
        <w:rPr>
          <w:i/>
          <w:sz w:val="24"/>
        </w:rPr>
        <w:t>not</w:t>
      </w:r>
      <w:r>
        <w:rPr>
          <w:sz w:val="24"/>
        </w:rPr>
        <w:t xml:space="preserve"> is placed before the infinitive in indirect speech.</w:t>
      </w:r>
    </w:p>
    <w:p>
      <w:pPr>
        <w:pStyle w:val="Normal"/>
        <w:spacing w:lineRule="auto" w:line="240"/>
        <w:ind w:firstLine="284" w:end="0"/>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cPr>
          <w:p>
            <w:pPr>
              <w:pStyle w:val="BodyText"/>
              <w:suppressAutoHyphens w:val="false"/>
              <w:rPr/>
            </w:pPr>
            <w:r>
              <w:rPr/>
              <w:t>“</w:t>
            </w:r>
            <w:r>
              <w:rPr/>
              <w:t xml:space="preserve">Don’t go,” said he. </w:t>
            </w:r>
          </w:p>
          <w:p>
            <w:pPr>
              <w:pStyle w:val="Normal"/>
              <w:spacing w:lineRule="auto" w:line="240"/>
              <w:ind w:hanging="0" w:end="0"/>
              <w:jc w:val="start"/>
              <w:rPr>
                <w:sz w:val="24"/>
              </w:rPr>
            </w:pPr>
            <w:r>
              <w:rPr>
                <w:sz w:val="24"/>
              </w:rPr>
              <w:t>“</w:t>
            </w:r>
            <w:r>
              <w:rPr>
                <w:sz w:val="24"/>
              </w:rPr>
              <w:t>Don't stop!” cried he and ran after them.</w:t>
            </w:r>
          </w:p>
        </w:tc>
        <w:tc>
          <w:tcPr>
            <w:tcW w:w="5491" w:type="dxa"/>
            <w:tcBorders/>
          </w:tcPr>
          <w:p>
            <w:pPr>
              <w:pStyle w:val="Normal"/>
              <w:spacing w:lineRule="auto" w:line="240"/>
              <w:ind w:hanging="0" w:end="0"/>
              <w:jc w:val="start"/>
              <w:rPr/>
            </w:pPr>
            <w:r>
              <w:rPr>
                <w:sz w:val="24"/>
              </w:rPr>
              <w:t xml:space="preserve">He asked her </w:t>
            </w:r>
            <w:r>
              <w:rPr>
                <w:i/>
                <w:sz w:val="24"/>
              </w:rPr>
              <w:t>not to go.</w:t>
            </w:r>
            <w:r>
              <w:rPr>
                <w:sz w:val="24"/>
              </w:rPr>
              <w:t xml:space="preserve"> </w:t>
            </w:r>
          </w:p>
          <w:p>
            <w:pPr>
              <w:pStyle w:val="Normal"/>
              <w:spacing w:lineRule="auto" w:line="240"/>
              <w:ind w:hanging="0" w:end="0"/>
              <w:jc w:val="start"/>
              <w:rPr/>
            </w:pPr>
            <w:r>
              <w:rPr>
                <w:sz w:val="24"/>
              </w:rPr>
              <w:t xml:space="preserve">He ordered them </w:t>
            </w:r>
            <w:r>
              <w:rPr>
                <w:i/>
                <w:sz w:val="24"/>
              </w:rPr>
              <w:t>not to stop</w:t>
            </w:r>
            <w:r>
              <w:rPr>
                <w:sz w:val="24"/>
              </w:rPr>
              <w:t xml:space="preserve"> and ran after them.</w:t>
            </w:r>
          </w:p>
        </w:tc>
      </w:tr>
    </w:tbl>
    <w:p>
      <w:pPr>
        <w:pStyle w:val="Normal"/>
        <w:spacing w:lineRule="auto" w:line="240"/>
        <w:ind w:firstLine="284" w:end="0"/>
        <w:rPr>
          <w:sz w:val="24"/>
        </w:rPr>
      </w:pPr>
      <w:r>
        <w:rPr>
          <w:sz w:val="24"/>
        </w:rPr>
      </w:r>
    </w:p>
    <w:p>
      <w:pPr>
        <w:pStyle w:val="Heading2"/>
        <w:jc w:val="end"/>
        <w:rPr/>
      </w:pPr>
      <w:r>
        <w:rPr/>
        <w:t>APPENDIX I</w:t>
      </w:r>
    </w:p>
    <w:p>
      <w:pPr>
        <w:pStyle w:val="Normal"/>
        <w:spacing w:lineRule="auto" w:line="240"/>
        <w:ind w:firstLine="284" w:end="0"/>
        <w:rPr>
          <w:b/>
          <w:sz w:val="24"/>
        </w:rPr>
      </w:pPr>
      <w:r>
        <w:rPr>
          <w:b/>
          <w:sz w:val="24"/>
        </w:rPr>
      </w:r>
    </w:p>
    <w:p>
      <w:pPr>
        <w:pStyle w:val="Heading2"/>
        <w:rPr/>
      </w:pPr>
      <w:bookmarkStart w:id="162" w:name="__RefHeading___Toc5113102"/>
      <w:bookmarkEnd w:id="162"/>
      <w:r>
        <w:rPr/>
        <w:t>SOME WAYS OF SENTENCE EXTENSION</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Sentence extension embraces different parentheses and direct address mentioned above (§ 113); it also includes homogeneous parts, appended parts, and different kinds of repetitions.</w:t>
      </w:r>
    </w:p>
    <w:p>
      <w:pPr>
        <w:pStyle w:val="Normal"/>
        <w:spacing w:lineRule="auto" w:line="240"/>
        <w:ind w:firstLine="284" w:end="0"/>
        <w:rPr>
          <w:sz w:val="24"/>
        </w:rPr>
      </w:pPr>
      <w:r>
        <w:rPr>
          <w:sz w:val="24"/>
        </w:rPr>
      </w:r>
    </w:p>
    <w:p>
      <w:pPr>
        <w:pStyle w:val="Heading7"/>
        <w:suppressAutoHyphens w:val="false"/>
        <w:rPr/>
      </w:pPr>
      <w:r>
        <w:rPr/>
        <w:t>Homogeneous parts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189.</w:t>
      </w:r>
      <w:r>
        <w:rPr>
          <w:sz w:val="24"/>
        </w:rPr>
        <w:t xml:space="preserve"> Homogeneous parts are two or more components</w:t>
      </w:r>
      <w:r>
        <w:rPr>
          <w:b/>
          <w:sz w:val="24"/>
        </w:rPr>
        <w:t xml:space="preserve"> </w:t>
      </w:r>
      <w:r>
        <w:rPr>
          <w:sz w:val="24"/>
        </w:rPr>
        <w:t>of the</w:t>
      </w:r>
      <w:r>
        <w:rPr>
          <w:b/>
          <w:sz w:val="24"/>
        </w:rPr>
        <w:t xml:space="preserve"> </w:t>
      </w:r>
      <w:r>
        <w:rPr>
          <w:sz w:val="24"/>
        </w:rPr>
        <w:t>sentence which are characterized by the following features: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They are connected by coordination, that is, are of equal syntactical rank. They are connected either by a coordinating conjunction (a), or Joined asyndetically (b).</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(a) The men were </w:t>
      </w:r>
      <w:r>
        <w:rPr>
          <w:i/>
          <w:sz w:val="24"/>
        </w:rPr>
        <w:t>cold</w:t>
      </w:r>
      <w:r>
        <w:rPr>
          <w:sz w:val="24"/>
        </w:rPr>
        <w:t xml:space="preserve"> and </w:t>
      </w:r>
      <w:r>
        <w:rPr>
          <w:i/>
          <w:sz w:val="24"/>
        </w:rPr>
        <w:t>sick</w:t>
      </w:r>
      <w:r>
        <w:rPr>
          <w:sz w:val="24"/>
        </w:rPr>
        <w:t xml:space="preserve"> and </w:t>
      </w:r>
      <w:r>
        <w:rPr>
          <w:i/>
          <w:sz w:val="24"/>
        </w:rPr>
        <w:t>silent.</w:t>
      </w:r>
    </w:p>
    <w:p>
      <w:pPr>
        <w:pStyle w:val="Normal"/>
        <w:spacing w:lineRule="auto" w:line="240"/>
        <w:ind w:firstLine="284" w:start="284" w:end="0"/>
        <w:rPr>
          <w:i/>
          <w:i/>
          <w:sz w:val="24"/>
        </w:rPr>
      </w:pPr>
      <w:r>
        <w:rPr>
          <w:i/>
          <w:sz w:val="24"/>
        </w:rPr>
      </w:r>
    </w:p>
    <w:p>
      <w:pPr>
        <w:pStyle w:val="Normal"/>
        <w:spacing w:lineRule="auto" w:line="240"/>
        <w:ind w:firstLine="284" w:start="284" w:end="0"/>
        <w:rPr/>
      </w:pPr>
      <w:r>
        <w:rPr>
          <w:sz w:val="24"/>
        </w:rPr>
        <w:t xml:space="preserve">(b) They </w:t>
      </w:r>
      <w:r>
        <w:rPr>
          <w:i/>
          <w:sz w:val="24"/>
        </w:rPr>
        <w:t>crawled</w:t>
      </w:r>
      <w:r>
        <w:rPr>
          <w:sz w:val="24"/>
        </w:rPr>
        <w:t xml:space="preserve"> ahead, </w:t>
      </w:r>
      <w:r>
        <w:rPr>
          <w:i/>
          <w:sz w:val="24"/>
        </w:rPr>
        <w:t>waited, listened</w:t>
      </w:r>
      <w:r>
        <w:rPr>
          <w:sz w:val="24"/>
        </w:rPr>
        <w:t xml:space="preserve"> to the bombardment.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2. They have one and the same syntactical function in the sentence and similar syntactical relations with other parts of the sentence.</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 grass was </w:t>
      </w:r>
      <w:r>
        <w:rPr>
          <w:i/>
          <w:sz w:val="24"/>
        </w:rPr>
        <w:t>long</w:t>
      </w:r>
      <w:r>
        <w:rPr>
          <w:sz w:val="24"/>
        </w:rPr>
        <w:t xml:space="preserve"> and </w:t>
      </w:r>
      <w:r>
        <w:rPr>
          <w:i/>
          <w:sz w:val="24"/>
        </w:rPr>
        <w:t>high</w:t>
      </w:r>
      <w:r>
        <w:rPr>
          <w:sz w:val="24"/>
        </w:rPr>
        <w:t xml:space="preserve"> and </w:t>
      </w:r>
      <w:r>
        <w:rPr>
          <w:i/>
          <w:sz w:val="24"/>
        </w:rPr>
        <w:t>wet ——</w:t>
      </w:r>
      <w:r>
        <w:rPr/>
        <w:t>&gt;</w:t>
      </w:r>
    </w:p>
    <w:tbl>
      <w:tblPr>
        <w:tblW w:w="8322" w:type="dxa"/>
        <w:jc w:val="start"/>
        <w:tblInd w:w="2660" w:type="dxa"/>
        <w:tblLayout w:type="fixed"/>
        <w:tblCellMar>
          <w:top w:w="0" w:type="dxa"/>
          <w:start w:w="108" w:type="dxa"/>
          <w:bottom w:w="0" w:type="dxa"/>
          <w:end w:w="108" w:type="dxa"/>
        </w:tblCellMar>
      </w:tblPr>
      <w:tblGrid>
        <w:gridCol w:w="2831"/>
        <w:gridCol w:w="5491"/>
      </w:tblGrid>
      <w:tr>
        <w:trPr/>
        <w:tc>
          <w:tcPr>
            <w:tcW w:w="2831" w:type="dxa"/>
            <w:tcBorders/>
          </w:tcPr>
          <w:p>
            <w:pPr>
              <w:pStyle w:val="Normal"/>
              <w:snapToGrid w:val="false"/>
              <w:spacing w:lineRule="auto" w:line="240"/>
              <w:ind w:hanging="0" w:end="0"/>
              <w:jc w:val="start"/>
              <w:rPr>
                <w:sz w:val="24"/>
                <w:lang w:val="en-US" w:eastAsia="en-US"/>
              </w:rPr>
            </w:pPr>
            <w:r>
              <w:rPr>
                <w:sz w:val="24"/>
                <w:lang w:val="en-US" w:eastAsia="en-US"/>
              </w:rPr>
              <mc:AlternateContent>
                <mc:Choice Requires="wps">
                  <w:drawing>
                    <wp:anchor behindDoc="0" distT="0" distB="0" distL="114935" distR="114935" simplePos="0" locked="0" layoutInCell="0" allowOverlap="1" relativeHeight="381">
                      <wp:simplePos x="0" y="0"/>
                      <wp:positionH relativeFrom="margin">
                        <wp:posOffset>3023235</wp:posOffset>
                      </wp:positionH>
                      <wp:positionV relativeFrom="paragraph">
                        <wp:posOffset>784860</wp:posOffset>
                      </wp:positionV>
                      <wp:extent cx="91440" cy="0"/>
                      <wp:effectExtent l="0" t="5080" r="0" b="5080"/>
                      <wp:wrapNone/>
                      <wp:docPr id="373"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61.8pt" to="245.2pt,61.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2">
                      <wp:simplePos x="0" y="0"/>
                      <wp:positionH relativeFrom="margin">
                        <wp:posOffset>3175635</wp:posOffset>
                      </wp:positionH>
                      <wp:positionV relativeFrom="paragraph">
                        <wp:posOffset>784860</wp:posOffset>
                      </wp:positionV>
                      <wp:extent cx="91440" cy="0"/>
                      <wp:effectExtent l="0" t="5080" r="0" b="5080"/>
                      <wp:wrapNone/>
                      <wp:docPr id="374"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0.05pt,61.8pt" to="257.2pt,61.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3">
                      <wp:simplePos x="0" y="0"/>
                      <wp:positionH relativeFrom="margin">
                        <wp:posOffset>3328035</wp:posOffset>
                      </wp:positionH>
                      <wp:positionV relativeFrom="paragraph">
                        <wp:posOffset>784860</wp:posOffset>
                      </wp:positionV>
                      <wp:extent cx="91440" cy="0"/>
                      <wp:effectExtent l="0" t="5080" r="0" b="5080"/>
                      <wp:wrapNone/>
                      <wp:docPr id="375" name=""/>
                      <a:graphic xmlns:a="http://schemas.openxmlformats.org/drawingml/2006/main">
                        <a:graphicData uri="http://schemas.microsoft.com/office/word/2010/wordprocessingShape">
                          <wps:wsp>
                            <wps:cNvSpPr/>
                            <wps:spPr>
                              <a:xfrm>
                                <a:off x="0" y="0"/>
                                <a:ext cx="9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2.05pt,61.8pt" to="269.2pt,61.8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4">
                      <wp:simplePos x="0" y="0"/>
                      <wp:positionH relativeFrom="margin">
                        <wp:posOffset>3023235</wp:posOffset>
                      </wp:positionH>
                      <wp:positionV relativeFrom="paragraph">
                        <wp:posOffset>601980</wp:posOffset>
                      </wp:positionV>
                      <wp:extent cx="91440" cy="91440"/>
                      <wp:effectExtent l="3810" t="3810" r="3810" b="3810"/>
                      <wp:wrapNone/>
                      <wp:docPr id="376" name=""/>
                      <a:graphic xmlns:a="http://schemas.openxmlformats.org/drawingml/2006/main">
                        <a:graphicData uri="http://schemas.microsoft.com/office/word/2010/wordprocessingShape">
                          <wps:wsp>
                            <wps:cNvSpPr/>
                            <wps:spPr>
                              <a:xfrm flipV="1">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47.4pt" to="245.2pt,54.5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5">
                      <wp:simplePos x="0" y="0"/>
                      <wp:positionH relativeFrom="margin">
                        <wp:posOffset>3175635</wp:posOffset>
                      </wp:positionH>
                      <wp:positionV relativeFrom="paragraph">
                        <wp:posOffset>419100</wp:posOffset>
                      </wp:positionV>
                      <wp:extent cx="91440" cy="91440"/>
                      <wp:effectExtent l="3810" t="3810" r="3810" b="3810"/>
                      <wp:wrapNone/>
                      <wp:docPr id="377" name=""/>
                      <a:graphic xmlns:a="http://schemas.openxmlformats.org/drawingml/2006/main">
                        <a:graphicData uri="http://schemas.microsoft.com/office/word/2010/wordprocessingShape">
                          <wps:wsp>
                            <wps:cNvSpPr/>
                            <wps:spPr>
                              <a:xfrm flipV="1">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0.05pt,33pt" to="257.2pt,40.1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6">
                      <wp:simplePos x="0" y="0"/>
                      <wp:positionH relativeFrom="margin">
                        <wp:posOffset>3328035</wp:posOffset>
                      </wp:positionH>
                      <wp:positionV relativeFrom="paragraph">
                        <wp:posOffset>236220</wp:posOffset>
                      </wp:positionV>
                      <wp:extent cx="91440" cy="91440"/>
                      <wp:effectExtent l="3810" t="3810" r="3810" b="3810"/>
                      <wp:wrapNone/>
                      <wp:docPr id="378" name=""/>
                      <a:graphic xmlns:a="http://schemas.openxmlformats.org/drawingml/2006/main">
                        <a:graphicData uri="http://schemas.microsoft.com/office/word/2010/wordprocessingShape">
                          <wps:wsp>
                            <wps:cNvSpPr/>
                            <wps:spPr>
                              <a:xfrm flipV="1">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2.05pt,18.6pt" to="269.2pt,25.75pt" stroked="t" o:allowincell="f" style="position:absolute;flip:y;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7">
                      <wp:simplePos x="0" y="0"/>
                      <wp:positionH relativeFrom="margin">
                        <wp:posOffset>3023235</wp:posOffset>
                      </wp:positionH>
                      <wp:positionV relativeFrom="paragraph">
                        <wp:posOffset>876300</wp:posOffset>
                      </wp:positionV>
                      <wp:extent cx="91440" cy="91440"/>
                      <wp:effectExtent l="3810" t="3810" r="3810" b="3810"/>
                      <wp:wrapNone/>
                      <wp:docPr id="379" name=""/>
                      <a:graphic xmlns:a="http://schemas.openxmlformats.org/drawingml/2006/main">
                        <a:graphicData uri="http://schemas.microsoft.com/office/word/2010/wordprocessingShape">
                          <wps:wsp>
                            <wps:cNvSpPr/>
                            <wps:spPr>
                              <a:xfrm>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69pt" to="245.2pt,76.1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8">
                      <wp:simplePos x="0" y="0"/>
                      <wp:positionH relativeFrom="margin">
                        <wp:posOffset>3175635</wp:posOffset>
                      </wp:positionH>
                      <wp:positionV relativeFrom="paragraph">
                        <wp:posOffset>1028700</wp:posOffset>
                      </wp:positionV>
                      <wp:extent cx="91440" cy="91440"/>
                      <wp:effectExtent l="3810" t="3810" r="3810" b="3810"/>
                      <wp:wrapNone/>
                      <wp:docPr id="380" name=""/>
                      <a:graphic xmlns:a="http://schemas.openxmlformats.org/drawingml/2006/main">
                        <a:graphicData uri="http://schemas.microsoft.com/office/word/2010/wordprocessingShape">
                          <wps:wsp>
                            <wps:cNvSpPr/>
                            <wps:spPr>
                              <a:xfrm>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0.05pt,81pt" to="257.2pt,88.1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9">
                      <wp:simplePos x="0" y="0"/>
                      <wp:positionH relativeFrom="margin">
                        <wp:posOffset>3328035</wp:posOffset>
                      </wp:positionH>
                      <wp:positionV relativeFrom="paragraph">
                        <wp:posOffset>1181100</wp:posOffset>
                      </wp:positionV>
                      <wp:extent cx="91440" cy="91440"/>
                      <wp:effectExtent l="3810" t="3810" r="3810" b="3810"/>
                      <wp:wrapNone/>
                      <wp:docPr id="381" name=""/>
                      <a:graphic xmlns:a="http://schemas.openxmlformats.org/drawingml/2006/main">
                        <a:graphicData uri="http://schemas.microsoft.com/office/word/2010/wordprocessingShape">
                          <wps:wsp>
                            <wps:cNvSpPr/>
                            <wps:spPr>
                              <a:xfrm>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2.05pt,93pt" to="269.2pt,100.15pt" stroked="t" o:allowincell="f" style="position:absolute;mso-position-horizontal-relative:margin">
                      <v:stroke color="black" weight="9360" joinstyle="miter" endcap="flat"/>
                      <v:fill o:detectmouseclick="t" on="false"/>
                      <w10:wrap type="none"/>
                    </v:line>
                  </w:pict>
                </mc:Fallback>
              </mc:AlternateConten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w:t>
            </w:r>
            <w:r>
              <w:rPr>
                <w:sz w:val="24"/>
              </w:rPr>
              <w:t xml:space="preserve">&gt; The grass was </w:t>
            </w:r>
          </w:p>
        </w:tc>
        <w:tc>
          <w:tcPr>
            <w:tcW w:w="5491" w:type="dxa"/>
            <w:tcBorders/>
          </w:tcPr>
          <w:p>
            <w:pPr>
              <w:pStyle w:val="Normal"/>
              <w:spacing w:lineRule="auto" w:line="240"/>
              <w:ind w:hanging="0" w:end="0"/>
              <w:jc w:val="start"/>
              <w:rPr>
                <w:sz w:val="24"/>
              </w:rPr>
            </w:pPr>
            <w:r>
              <w:rPr>
                <w:sz w:val="24"/>
              </w:rPr>
              <w:t xml:space="preserve">long </w:t>
            </w:r>
          </w:p>
          <w:p>
            <w:pPr>
              <w:pStyle w:val="Normal"/>
              <w:spacing w:lineRule="auto" w:line="240"/>
              <w:ind w:hanging="0" w:end="0"/>
              <w:jc w:val="start"/>
              <w:rPr>
                <w:sz w:val="24"/>
              </w:rPr>
            </w:pPr>
            <w:r>
              <w:rPr>
                <w:sz w:val="24"/>
              </w:rPr>
              <w:t>|</w:t>
            </w:r>
          </w:p>
          <w:p>
            <w:pPr>
              <w:pStyle w:val="Normal"/>
              <w:spacing w:lineRule="auto" w:line="240"/>
              <w:ind w:hanging="0" w:end="0"/>
              <w:jc w:val="start"/>
              <w:rPr>
                <w:sz w:val="24"/>
              </w:rPr>
            </w:pPr>
            <w:r>
              <w:rPr>
                <w:sz w:val="24"/>
              </w:rPr>
              <w:t xml:space="preserve">and </w:t>
            </w:r>
          </w:p>
          <w:p>
            <w:pPr>
              <w:pStyle w:val="Normal"/>
              <w:spacing w:lineRule="auto" w:line="240"/>
              <w:ind w:hanging="0" w:end="0"/>
              <w:jc w:val="start"/>
              <w:rPr>
                <w:sz w:val="24"/>
              </w:rPr>
            </w:pPr>
            <w:r>
              <w:rPr>
                <w:sz w:val="24"/>
              </w:rPr>
              <w:t>|</w:t>
            </w:r>
          </w:p>
          <w:p>
            <w:pPr>
              <w:pStyle w:val="Normal"/>
              <w:spacing w:lineRule="auto" w:line="240"/>
              <w:ind w:hanging="0" w:end="0"/>
              <w:jc w:val="start"/>
              <w:rPr>
                <w:sz w:val="24"/>
              </w:rPr>
            </w:pPr>
            <w:r>
              <w:rPr>
                <w:sz w:val="24"/>
              </w:rPr>
              <w:t xml:space="preserve">high </w:t>
            </w:r>
          </w:p>
          <w:p>
            <w:pPr>
              <w:pStyle w:val="Normal"/>
              <w:spacing w:lineRule="auto" w:line="240"/>
              <w:ind w:hanging="0" w:end="0"/>
              <w:jc w:val="start"/>
              <w:rPr>
                <w:sz w:val="24"/>
              </w:rPr>
            </w:pPr>
            <w:r>
              <w:rPr>
                <w:sz w:val="24"/>
              </w:rPr>
              <w:t>|</w:t>
            </w:r>
          </w:p>
          <w:p>
            <w:pPr>
              <w:pStyle w:val="Normal"/>
              <w:spacing w:lineRule="auto" w:line="240"/>
              <w:ind w:hanging="0" w:end="0"/>
              <w:jc w:val="start"/>
              <w:rPr>
                <w:sz w:val="24"/>
              </w:rPr>
            </w:pPr>
            <w:r>
              <w:rPr>
                <w:sz w:val="24"/>
              </w:rPr>
              <w:t xml:space="preserve">and </w:t>
            </w:r>
          </w:p>
          <w:p>
            <w:pPr>
              <w:pStyle w:val="Normal"/>
              <w:spacing w:lineRule="auto" w:line="240"/>
              <w:ind w:hanging="0" w:end="0"/>
              <w:jc w:val="start"/>
              <w:rPr>
                <w:sz w:val="24"/>
              </w:rPr>
            </w:pPr>
            <w:r>
              <w:rPr>
                <w:sz w:val="24"/>
              </w:rPr>
              <w:t>|</w:t>
            </w:r>
          </w:p>
          <w:p>
            <w:pPr>
              <w:pStyle w:val="Normal"/>
              <w:spacing w:lineRule="auto" w:line="240"/>
              <w:ind w:hanging="0" w:end="0"/>
              <w:jc w:val="start"/>
              <w:rPr>
                <w:sz w:val="24"/>
              </w:rPr>
            </w:pPr>
            <w:r>
              <w:rPr>
                <w:sz w:val="24"/>
              </w:rPr>
              <w:t>wet</w:t>
            </w:r>
          </w:p>
          <w:p>
            <w:pPr>
              <w:pStyle w:val="Normal"/>
              <w:spacing w:lineRule="auto" w:line="240"/>
              <w:ind w:hanging="0" w:end="0"/>
              <w:jc w:val="start"/>
              <w:rPr>
                <w:sz w:val="24"/>
              </w:rPr>
            </w:pPr>
            <w:r>
              <w:rPr>
                <w:sz w:val="24"/>
              </w:rPr>
            </w:r>
          </w:p>
        </w:tc>
      </w:tr>
    </w:tbl>
    <w:p>
      <w:pPr>
        <w:pStyle w:val="Normal"/>
        <w:spacing w:lineRule="auto" w:line="240"/>
        <w:ind w:firstLine="284" w:end="0"/>
        <w:rPr/>
      </w:pPr>
      <w:r>
        <w:rPr>
          <w:i/>
          <w:sz w:val="24"/>
        </w:rPr>
        <w:t>Dora</w:t>
      </w:r>
      <w:r>
        <w:rPr>
          <w:sz w:val="24"/>
        </w:rPr>
        <w:t xml:space="preserve"> and </w:t>
      </w:r>
      <w:r>
        <w:rPr>
          <w:i/>
          <w:sz w:val="24"/>
        </w:rPr>
        <w:t>I</w:t>
      </w:r>
      <w:r>
        <w:rPr>
          <w:sz w:val="24"/>
        </w:rPr>
        <w:t xml:space="preserve"> ate in silence. ——&gt;</w:t>
      </w:r>
    </w:p>
    <w:p>
      <w:pPr>
        <w:pStyle w:val="Normal"/>
        <w:spacing w:lineRule="auto" w:line="240"/>
        <w:ind w:firstLine="284" w:end="0"/>
        <w:rPr>
          <w:sz w:val="24"/>
        </w:rPr>
      </w:pPr>
      <w:r>
        <w:rPr>
          <w:sz w:val="24"/>
        </w:rPr>
      </w:r>
    </w:p>
    <w:tbl>
      <w:tblPr>
        <w:tblW w:w="7572" w:type="dxa"/>
        <w:jc w:val="start"/>
        <w:tblInd w:w="1242" w:type="dxa"/>
        <w:tblLayout w:type="fixed"/>
        <w:tblCellMar>
          <w:top w:w="0" w:type="dxa"/>
          <w:start w:w="108" w:type="dxa"/>
          <w:bottom w:w="0" w:type="dxa"/>
          <w:end w:w="108" w:type="dxa"/>
        </w:tblCellMar>
      </w:tblPr>
      <w:tblGrid>
        <w:gridCol w:w="851"/>
        <w:gridCol w:w="6721"/>
      </w:tblGrid>
      <w:tr>
        <w:trPr>
          <w:trHeight w:val="1048" w:hRule="atLeast"/>
        </w:trPr>
        <w:tc>
          <w:tcPr>
            <w:tcW w:w="851" w:type="dxa"/>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390">
                      <wp:simplePos x="0" y="0"/>
                      <wp:positionH relativeFrom="margin">
                        <wp:posOffset>1651635</wp:posOffset>
                      </wp:positionH>
                      <wp:positionV relativeFrom="paragraph">
                        <wp:posOffset>53340</wp:posOffset>
                      </wp:positionV>
                      <wp:extent cx="91440" cy="91440"/>
                      <wp:effectExtent l="3810" t="3810" r="3810" b="3810"/>
                      <wp:wrapNone/>
                      <wp:docPr id="382" name=""/>
                      <a:graphic xmlns:a="http://schemas.openxmlformats.org/drawingml/2006/main">
                        <a:graphicData uri="http://schemas.microsoft.com/office/word/2010/wordprocessingShape">
                          <wps:wsp>
                            <wps:cNvSpPr/>
                            <wps:spPr>
                              <a:xfrm>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4.2pt" to="137.2pt,11.3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1">
                      <wp:simplePos x="0" y="0"/>
                      <wp:positionH relativeFrom="margin">
                        <wp:posOffset>1804035</wp:posOffset>
                      </wp:positionH>
                      <wp:positionV relativeFrom="paragraph">
                        <wp:posOffset>205740</wp:posOffset>
                      </wp:positionV>
                      <wp:extent cx="91440" cy="91440"/>
                      <wp:effectExtent l="3810" t="3810" r="3810" b="3810"/>
                      <wp:wrapNone/>
                      <wp:docPr id="383" name=""/>
                      <a:graphic xmlns:a="http://schemas.openxmlformats.org/drawingml/2006/main">
                        <a:graphicData uri="http://schemas.microsoft.com/office/word/2010/wordprocessingShape">
                          <wps:wsp>
                            <wps:cNvSpPr/>
                            <wps:spPr>
                              <a:xfrm>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2.05pt,16.2pt" to="149.2pt,23.35pt" stroked="t" o:allowincell="f" style="position:absolute;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2">
                      <wp:simplePos x="0" y="0"/>
                      <wp:positionH relativeFrom="margin">
                        <wp:posOffset>1834515</wp:posOffset>
                      </wp:positionH>
                      <wp:positionV relativeFrom="paragraph">
                        <wp:posOffset>510540</wp:posOffset>
                      </wp:positionV>
                      <wp:extent cx="91440" cy="91440"/>
                      <wp:effectExtent l="3810" t="3810" r="3810" b="3810"/>
                      <wp:wrapNone/>
                      <wp:docPr id="384" name=""/>
                      <a:graphic xmlns:a="http://schemas.openxmlformats.org/drawingml/2006/main">
                        <a:graphicData uri="http://schemas.microsoft.com/office/word/2010/wordprocessingShape">
                          <wps:wsp>
                            <wps:cNvSpPr/>
                            <wps:spPr>
                              <a:xfrm flipH="1">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40.2pt" to="151.6pt,47.35pt" stroked="t" o:allowincell="f" style="position:absolute;flip:x;mso-position-horizontal-relative:margin">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3">
                      <wp:simplePos x="0" y="0"/>
                      <wp:positionH relativeFrom="margin">
                        <wp:posOffset>1651635</wp:posOffset>
                      </wp:positionH>
                      <wp:positionV relativeFrom="paragraph">
                        <wp:posOffset>662940</wp:posOffset>
                      </wp:positionV>
                      <wp:extent cx="91440" cy="91440"/>
                      <wp:effectExtent l="3810" t="3810" r="3810" b="3810"/>
                      <wp:wrapNone/>
                      <wp:docPr id="385" name=""/>
                      <a:graphic xmlns:a="http://schemas.openxmlformats.org/drawingml/2006/main">
                        <a:graphicData uri="http://schemas.microsoft.com/office/word/2010/wordprocessingShape">
                          <wps:wsp>
                            <wps:cNvSpPr/>
                            <wps:spPr>
                              <a:xfrm flipH="1">
                                <a:off x="0" y="0"/>
                                <a:ext cx="9144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52.2pt" to="137.2pt,59.35pt" stroked="t" o:allowincell="f" style="position:absolute;flip:x;mso-position-horizontal-relative:margin">
                      <v:stroke color="black" weight="9360" joinstyle="miter" endcap="flat"/>
                      <v:fill o:detectmouseclick="t" on="false"/>
                      <w10:wrap type="none"/>
                    </v:line>
                  </w:pict>
                </mc:Fallback>
              </mc:AlternateContent>
            </w:r>
            <w:r>
              <w:rPr>
                <w:sz w:val="24"/>
              </w:rPr>
              <w:t>——</w:t>
            </w:r>
            <w:r>
              <w:rPr>
                <w:sz w:val="24"/>
              </w:rPr>
              <w:t>&gt;</w:t>
            </w:r>
          </w:p>
        </w:tc>
        <w:tc>
          <w:tcPr>
            <w:tcW w:w="6721" w:type="dxa"/>
            <w:tcBorders/>
          </w:tcPr>
          <w:p>
            <w:pPr>
              <w:pStyle w:val="Normal"/>
              <w:spacing w:lineRule="auto" w:line="240"/>
              <w:ind w:hanging="0" w:end="0"/>
              <w:rPr>
                <w:sz w:val="24"/>
              </w:rPr>
            </w:pPr>
            <w:r>
              <w:rPr>
                <w:sz w:val="24"/>
              </w:rPr>
              <w:t>Dora</w:t>
            </w:r>
          </w:p>
          <w:p>
            <w:pPr>
              <w:pStyle w:val="Normal"/>
              <w:spacing w:lineRule="auto" w:line="240"/>
              <w:ind w:hanging="0" w:end="0"/>
              <w:rPr>
                <w:sz w:val="24"/>
              </w:rPr>
            </w:pPr>
            <w:r>
              <w:rPr>
                <w:sz w:val="24"/>
              </w:rPr>
              <w:t>|</w:t>
            </w:r>
          </w:p>
          <w:p>
            <w:pPr>
              <w:pStyle w:val="Normal"/>
              <w:spacing w:lineRule="auto" w:line="240"/>
              <w:ind w:hanging="0" w:end="0"/>
              <w:rPr/>
            </w:pPr>
            <w:r>
              <w:rPr>
                <w:sz w:val="24"/>
              </w:rPr>
              <w:t>and — —</w:t>
            </w:r>
            <w:r>
              <w:rPr>
                <w:b/>
                <w:sz w:val="24"/>
              </w:rPr>
              <w:t>&gt;</w:t>
            </w:r>
            <w:r>
              <w:rPr>
                <w:sz w:val="24"/>
              </w:rPr>
              <w:t xml:space="preserve"> ate in silence.</w:t>
            </w:r>
          </w:p>
          <w:p>
            <w:pPr>
              <w:pStyle w:val="Normal"/>
              <w:spacing w:lineRule="auto" w:line="240"/>
              <w:ind w:hanging="0" w:end="0"/>
              <w:rPr>
                <w:sz w:val="24"/>
              </w:rPr>
            </w:pPr>
            <w:r>
              <w:rPr>
                <w:sz w:val="24"/>
              </w:rPr>
              <w:t>|</w:t>
            </w:r>
          </w:p>
          <w:p>
            <w:pPr>
              <w:pStyle w:val="Normal"/>
              <w:spacing w:lineRule="auto" w:line="240"/>
              <w:ind w:hanging="0" w:end="0"/>
              <w:rPr>
                <w:sz w:val="24"/>
              </w:rPr>
            </w:pPr>
            <w:r>
              <w:rPr>
                <w:sz w:val="24"/>
              </w:rPr>
              <w:t>I</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The identical syntactical function and the</w:t>
      </w:r>
      <w:r>
        <w:rPr>
          <w:b/>
          <w:sz w:val="24"/>
        </w:rPr>
        <w:t xml:space="preserve"> </w:t>
      </w:r>
      <w:r>
        <w:rPr>
          <w:sz w:val="24"/>
        </w:rPr>
        <w:t>fact that these parts are coordinated make them homogeneous.</w:t>
      </w:r>
    </w:p>
    <w:p>
      <w:pPr>
        <w:pStyle w:val="Normal"/>
        <w:spacing w:lineRule="auto" w:line="240"/>
        <w:ind w:firstLine="284" w:end="0"/>
        <w:rPr>
          <w:sz w:val="24"/>
        </w:rPr>
      </w:pPr>
      <w:r>
        <w:rPr>
          <w:sz w:val="24"/>
        </w:rPr>
      </w:r>
    </w:p>
    <w:p>
      <w:pPr>
        <w:pStyle w:val="2"/>
        <w:suppressAutoHyphens w:val="false"/>
        <w:rPr/>
      </w:pPr>
      <w:r>
        <w:rPr/>
        <w:t>3. Homogeneous parts are separated from each other by pauses in speech and generally by commas in writing.</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Gertrude had seen Martin first and noticed the </w:t>
      </w:r>
      <w:r>
        <w:rPr>
          <w:i/>
          <w:sz w:val="24"/>
        </w:rPr>
        <w:t>eager, hungry</w:t>
      </w:r>
      <w:r>
        <w:rPr>
          <w:sz w:val="24"/>
        </w:rPr>
        <w:t xml:space="preserve"> lines of his face, and the </w:t>
      </w:r>
      <w:r>
        <w:rPr>
          <w:i/>
          <w:sz w:val="24"/>
        </w:rPr>
        <w:t>desperate, worried</w:t>
      </w:r>
      <w:r>
        <w:rPr>
          <w:sz w:val="24"/>
        </w:rPr>
        <w:t xml:space="preserve"> </w:t>
      </w:r>
    </w:p>
    <w:p>
      <w:pPr>
        <w:pStyle w:val="Normal"/>
        <w:spacing w:lineRule="auto" w:line="240"/>
        <w:ind w:firstLine="284" w:start="284" w:end="0"/>
        <w:rPr>
          <w:sz w:val="24"/>
        </w:rPr>
      </w:pPr>
      <w:r>
        <w:rPr>
          <w:sz w:val="24"/>
        </w:rPr>
        <w:t>look of his eyes.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4. They may differ:</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in their structure</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I </w:t>
      </w:r>
      <w:r>
        <w:rPr>
          <w:i/>
          <w:sz w:val="24"/>
        </w:rPr>
        <w:t>started to kiss</w:t>
      </w:r>
      <w:r>
        <w:rPr>
          <w:sz w:val="24"/>
        </w:rPr>
        <w:t xml:space="preserve"> Maybelle but </w:t>
      </w:r>
      <w:r>
        <w:rPr>
          <w:i/>
          <w:sz w:val="24"/>
        </w:rPr>
        <w:t xml:space="preserve">couldn’t quite make up my mind. </w:t>
      </w:r>
    </w:p>
    <w:p>
      <w:pPr>
        <w:pStyle w:val="Normal"/>
        <w:spacing w:lineRule="auto" w:line="240"/>
        <w:ind w:firstLine="284" w:start="568" w:end="0"/>
        <w:rPr>
          <w:sz w:val="24"/>
        </w:rPr>
      </w:pPr>
      <w:r>
        <w:rPr>
          <w:sz w:val="24"/>
        </w:rPr>
        <w:t xml:space="preserve">(The first homogeneous predicate is a compound verbal phasal predicate and the second is a compound </w:t>
      </w:r>
    </w:p>
    <w:p>
      <w:pPr>
        <w:pStyle w:val="Normal"/>
        <w:spacing w:lineRule="auto" w:line="240"/>
        <w:ind w:firstLine="284" w:start="568" w:end="0"/>
        <w:rPr>
          <w:sz w:val="24"/>
        </w:rPr>
      </w:pPr>
      <w:r>
        <w:rPr>
          <w:sz w:val="24"/>
        </w:rPr>
        <w:t xml:space="preserve">verbal modal predicate.) </w:t>
      </w:r>
    </w:p>
    <w:p>
      <w:pPr>
        <w:pStyle w:val="Normal"/>
        <w:spacing w:lineRule="auto" w:line="240"/>
        <w:ind w:firstLine="284" w:start="568" w:end="0"/>
        <w:rPr/>
      </w:pPr>
      <w:r>
        <w:rPr>
          <w:sz w:val="24"/>
        </w:rPr>
        <w:t xml:space="preserve">She </w:t>
      </w:r>
      <w:r>
        <w:rPr>
          <w:i/>
          <w:sz w:val="24"/>
        </w:rPr>
        <w:t>didn’t feel well</w:t>
      </w:r>
      <w:r>
        <w:rPr>
          <w:sz w:val="24"/>
        </w:rPr>
        <w:t xml:space="preserve"> and </w:t>
      </w:r>
      <w:r>
        <w:rPr>
          <w:i/>
          <w:sz w:val="24"/>
        </w:rPr>
        <w:t>stayed</w:t>
      </w:r>
      <w:r>
        <w:rPr>
          <w:sz w:val="24"/>
        </w:rPr>
        <w:t xml:space="preserve"> in bed. </w:t>
      </w:r>
    </w:p>
    <w:p>
      <w:pPr>
        <w:pStyle w:val="Normal"/>
        <w:spacing w:lineRule="auto" w:line="240"/>
        <w:ind w:firstLine="284" w:start="568" w:end="0"/>
        <w:rPr>
          <w:sz w:val="24"/>
        </w:rPr>
      </w:pPr>
      <w:r>
        <w:rPr>
          <w:sz w:val="24"/>
        </w:rPr>
        <w:t xml:space="preserve">(The first homogeneous predicate is a compound nominal predicate and the second is a simple verbal </w:t>
      </w:r>
    </w:p>
    <w:p>
      <w:pPr>
        <w:pStyle w:val="Normal"/>
        <w:spacing w:lineRule="auto" w:line="240"/>
        <w:ind w:firstLine="284" w:start="568" w:end="0"/>
        <w:rPr>
          <w:sz w:val="24"/>
        </w:rPr>
      </w:pPr>
      <w:r>
        <w:rPr>
          <w:sz w:val="24"/>
        </w:rPr>
        <w:t>predicate.)</w:t>
      </w:r>
    </w:p>
    <w:p>
      <w:pPr>
        <w:pStyle w:val="Normal"/>
        <w:spacing w:lineRule="auto" w:line="240"/>
        <w:ind w:firstLine="284" w:start="568" w:end="0"/>
        <w:rPr/>
      </w:pPr>
      <w:r>
        <w:rPr>
          <w:sz w:val="24"/>
        </w:rPr>
        <w:t xml:space="preserve">She </w:t>
      </w:r>
      <w:r>
        <w:rPr>
          <w:i/>
          <w:sz w:val="24"/>
        </w:rPr>
        <w:t>mumbled</w:t>
      </w:r>
      <w:r>
        <w:rPr>
          <w:sz w:val="24"/>
        </w:rPr>
        <w:t xml:space="preserve"> and </w:t>
      </w:r>
      <w:r>
        <w:rPr>
          <w:i/>
          <w:sz w:val="24"/>
        </w:rPr>
        <w:t>kept staring</w:t>
      </w:r>
      <w:r>
        <w:rPr>
          <w:sz w:val="24"/>
        </w:rPr>
        <w:t xml:space="preserve"> at the same spot in the book. </w:t>
      </w:r>
    </w:p>
    <w:p>
      <w:pPr>
        <w:pStyle w:val="Normal"/>
        <w:spacing w:lineRule="auto" w:line="240"/>
        <w:ind w:firstLine="284" w:start="568" w:end="0"/>
        <w:rPr>
          <w:sz w:val="24"/>
        </w:rPr>
      </w:pPr>
      <w:r>
        <w:rPr>
          <w:sz w:val="24"/>
        </w:rPr>
        <w:t xml:space="preserve">(The first homogeneous predicate is a simple verbal predicate and the second is a compound verbal </w:t>
      </w:r>
    </w:p>
    <w:p>
      <w:pPr>
        <w:pStyle w:val="Normal"/>
        <w:spacing w:lineRule="auto" w:line="240"/>
        <w:ind w:firstLine="284" w:start="568" w:end="0"/>
        <w:rPr>
          <w:sz w:val="24"/>
        </w:rPr>
      </w:pPr>
      <w:r>
        <w:rPr>
          <w:sz w:val="24"/>
        </w:rPr>
        <w:t>phasal predicate.)</w:t>
      </w:r>
    </w:p>
    <w:p>
      <w:pPr>
        <w:pStyle w:val="Normal"/>
        <w:spacing w:lineRule="auto" w:line="240"/>
        <w:ind w:firstLine="284" w:end="0"/>
        <w:rPr>
          <w:sz w:val="24"/>
        </w:rPr>
      </w:pPr>
      <w:r>
        <w:rPr>
          <w:sz w:val="24"/>
        </w:rPr>
      </w:r>
    </w:p>
    <w:p>
      <w:pPr>
        <w:pStyle w:val="2"/>
        <w:suppressAutoHyphens w:val="false"/>
        <w:ind w:start="284" w:end="0"/>
        <w:rPr/>
      </w:pPr>
      <w:r>
        <w:rPr/>
        <w:t>b) in the ways of expression (morphologically)</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The Johnsons</w:t>
      </w:r>
      <w:r>
        <w:rPr>
          <w:sz w:val="24"/>
        </w:rPr>
        <w:t xml:space="preserve"> and </w:t>
      </w:r>
      <w:r>
        <w:rPr>
          <w:i/>
          <w:sz w:val="24"/>
        </w:rPr>
        <w:t>I</w:t>
      </w:r>
      <w:r>
        <w:rPr>
          <w:sz w:val="24"/>
        </w:rPr>
        <w:t xml:space="preserve"> have been to five balls to-night.</w:t>
      </w:r>
    </w:p>
    <w:p>
      <w:pPr>
        <w:pStyle w:val="Normal"/>
        <w:spacing w:lineRule="auto" w:line="240"/>
        <w:ind w:firstLine="284" w:start="568" w:end="0"/>
        <w:rPr>
          <w:sz w:val="24"/>
        </w:rPr>
      </w:pPr>
      <w:r>
        <w:rPr>
          <w:sz w:val="24"/>
        </w:rPr>
        <w:t>(The homogeneous subjects are expressed by a proper noun and a pronoun.)</w:t>
      </w:r>
    </w:p>
    <w:p>
      <w:pPr>
        <w:pStyle w:val="Normal"/>
        <w:spacing w:lineRule="auto" w:line="240"/>
        <w:ind w:firstLine="284" w:start="568" w:end="0"/>
        <w:rPr/>
      </w:pPr>
      <w:r>
        <w:rPr>
          <w:sz w:val="24"/>
        </w:rPr>
        <w:t xml:space="preserve">His voice was </w:t>
      </w:r>
      <w:r>
        <w:rPr>
          <w:i/>
          <w:sz w:val="24"/>
        </w:rPr>
        <w:t>loud, ringing,</w:t>
      </w:r>
      <w:r>
        <w:rPr>
          <w:sz w:val="24"/>
        </w:rPr>
        <w:t xml:space="preserve"> yet </w:t>
      </w:r>
      <w:r>
        <w:rPr>
          <w:i/>
          <w:sz w:val="24"/>
        </w:rPr>
        <w:t>strained.</w:t>
      </w:r>
    </w:p>
    <w:p>
      <w:pPr>
        <w:pStyle w:val="Normal"/>
        <w:spacing w:lineRule="auto" w:line="240"/>
        <w:ind w:firstLine="284" w:start="568" w:end="0"/>
        <w:rPr>
          <w:sz w:val="24"/>
        </w:rPr>
      </w:pPr>
      <w:r>
        <w:rPr>
          <w:sz w:val="24"/>
        </w:rPr>
        <w:t>(The homogeneous predicatives are expressed by an adjective, participle I and participle II.)</w:t>
      </w:r>
    </w:p>
    <w:p>
      <w:pPr>
        <w:pStyle w:val="Normal"/>
        <w:spacing w:lineRule="auto" w:line="240"/>
        <w:ind w:firstLine="284" w:start="568" w:end="0"/>
        <w:rPr/>
      </w:pPr>
      <w:r>
        <w:rPr>
          <w:sz w:val="24"/>
        </w:rPr>
        <w:t xml:space="preserve">The Colonel </w:t>
      </w:r>
      <w:r>
        <w:rPr>
          <w:i/>
          <w:sz w:val="24"/>
        </w:rPr>
        <w:t>had</w:t>
      </w:r>
      <w:r>
        <w:rPr>
          <w:sz w:val="24"/>
        </w:rPr>
        <w:t xml:space="preserve"> just </w:t>
      </w:r>
      <w:r>
        <w:rPr>
          <w:i/>
          <w:sz w:val="24"/>
        </w:rPr>
        <w:t>finished</w:t>
      </w:r>
      <w:r>
        <w:rPr>
          <w:sz w:val="24"/>
        </w:rPr>
        <w:t xml:space="preserve"> breakfast and </w:t>
      </w:r>
      <w:r>
        <w:rPr>
          <w:i/>
          <w:sz w:val="24"/>
        </w:rPr>
        <w:t>was walking</w:t>
      </w:r>
      <w:r>
        <w:rPr>
          <w:sz w:val="24"/>
        </w:rPr>
        <w:t xml:space="preserve"> across the compound towards the stables.</w:t>
      </w:r>
    </w:p>
    <w:p>
      <w:pPr>
        <w:pStyle w:val="Normal"/>
        <w:spacing w:lineRule="auto" w:line="240"/>
        <w:ind w:firstLine="284" w:start="568" w:end="0"/>
        <w:rPr>
          <w:sz w:val="24"/>
        </w:rPr>
      </w:pPr>
      <w:r>
        <w:rPr>
          <w:sz w:val="24"/>
        </w:rPr>
        <w:t>(The homogeneous simple predicates are expressed by different verb forms.)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From the point of view of their syntactical function there may be:</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a) homogeneous subjects</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You</w:t>
      </w:r>
      <w:r>
        <w:rPr>
          <w:sz w:val="24"/>
        </w:rPr>
        <w:t xml:space="preserve"> and </w:t>
      </w:r>
      <w:r>
        <w:rPr>
          <w:i/>
          <w:sz w:val="24"/>
        </w:rPr>
        <w:t>Tuck</w:t>
      </w:r>
      <w:r>
        <w:rPr>
          <w:sz w:val="24"/>
        </w:rPr>
        <w:t xml:space="preserve"> have had a nice time together this summer, haven’t you?</w:t>
      </w:r>
    </w:p>
    <w:p>
      <w:pPr>
        <w:pStyle w:val="Normal"/>
        <w:spacing w:lineRule="auto" w:line="240"/>
        <w:ind w:firstLine="284" w:start="568" w:end="0"/>
        <w:rPr/>
      </w:pPr>
      <w:r>
        <w:rPr>
          <w:i/>
          <w:sz w:val="24"/>
        </w:rPr>
        <w:t>He</w:t>
      </w:r>
      <w:r>
        <w:rPr>
          <w:sz w:val="24"/>
        </w:rPr>
        <w:t xml:space="preserve"> and </w:t>
      </w:r>
      <w:r>
        <w:rPr>
          <w:i/>
          <w:sz w:val="24"/>
        </w:rPr>
        <w:t>Sis</w:t>
      </w:r>
      <w:r>
        <w:rPr>
          <w:sz w:val="24"/>
        </w:rPr>
        <w:t xml:space="preserve"> didn’t discuss such things.</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b) homogeneous predicates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Sis </w:t>
      </w:r>
      <w:r>
        <w:rPr>
          <w:i/>
          <w:sz w:val="24"/>
        </w:rPr>
        <w:t>got up</w:t>
      </w:r>
      <w:r>
        <w:rPr>
          <w:sz w:val="24"/>
        </w:rPr>
        <w:t xml:space="preserve"> and </w:t>
      </w:r>
      <w:r>
        <w:rPr>
          <w:i/>
          <w:sz w:val="24"/>
        </w:rPr>
        <w:t>dressed</w:t>
      </w:r>
      <w:r>
        <w:rPr>
          <w:sz w:val="24"/>
        </w:rPr>
        <w:t xml:space="preserve"> in a hurry and </w:t>
      </w:r>
      <w:r>
        <w:rPr>
          <w:i/>
          <w:sz w:val="24"/>
        </w:rPr>
        <w:t>didn’t</w:t>
      </w:r>
      <w:r>
        <w:rPr>
          <w:sz w:val="24"/>
        </w:rPr>
        <w:t xml:space="preserve"> even </w:t>
      </w:r>
      <w:r>
        <w:rPr>
          <w:i/>
          <w:sz w:val="24"/>
        </w:rPr>
        <w:t>put on</w:t>
      </w:r>
      <w:r>
        <w:rPr>
          <w:sz w:val="24"/>
        </w:rPr>
        <w:t xml:space="preserve"> any lipstick.</w:t>
      </w:r>
    </w:p>
    <w:p>
      <w:pPr>
        <w:pStyle w:val="Normal"/>
        <w:spacing w:lineRule="auto" w:line="240"/>
        <w:ind w:firstLine="284" w:start="568" w:end="0"/>
        <w:rPr/>
      </w:pPr>
      <w:r>
        <w:rPr>
          <w:sz w:val="24"/>
        </w:rPr>
        <w:t xml:space="preserve">When she </w:t>
      </w:r>
      <w:r>
        <w:rPr>
          <w:i/>
          <w:sz w:val="24"/>
        </w:rPr>
        <w:t>would turn</w:t>
      </w:r>
      <w:r>
        <w:rPr>
          <w:sz w:val="24"/>
        </w:rPr>
        <w:t xml:space="preserve"> the pages, she </w:t>
      </w:r>
      <w:r>
        <w:rPr>
          <w:i/>
          <w:sz w:val="24"/>
        </w:rPr>
        <w:t>licked</w:t>
      </w:r>
      <w:r>
        <w:rPr>
          <w:sz w:val="24"/>
        </w:rPr>
        <w:t xml:space="preserve"> her thumb and </w:t>
      </w:r>
      <w:r>
        <w:rPr>
          <w:i/>
          <w:sz w:val="24"/>
        </w:rPr>
        <w:t>held out</w:t>
      </w:r>
      <w:r>
        <w:rPr>
          <w:sz w:val="24"/>
        </w:rPr>
        <w:t xml:space="preserve"> her little finger and </w:t>
      </w:r>
      <w:r>
        <w:rPr>
          <w:i/>
          <w:sz w:val="24"/>
        </w:rPr>
        <w:t>turned</w:t>
      </w:r>
      <w:r>
        <w:rPr>
          <w:sz w:val="24"/>
        </w:rPr>
        <w:t xml:space="preserve"> very </w:t>
      </w:r>
    </w:p>
    <w:p>
      <w:pPr>
        <w:pStyle w:val="Normal"/>
        <w:spacing w:lineRule="auto" w:line="240"/>
        <w:ind w:firstLine="284" w:start="568" w:end="0"/>
        <w:rPr>
          <w:sz w:val="24"/>
        </w:rPr>
      </w:pPr>
      <w:r>
        <w:rPr>
          <w:sz w:val="24"/>
        </w:rPr>
        <w:t>slowly.</w:t>
      </w:r>
    </w:p>
    <w:p>
      <w:pPr>
        <w:pStyle w:val="Normal"/>
        <w:spacing w:lineRule="auto" w:line="240"/>
        <w:ind w:firstLine="284" w:start="284" w:end="0"/>
        <w:rPr>
          <w:sz w:val="24"/>
          <w:lang w:val="ru-RU"/>
        </w:rPr>
      </w:pPr>
      <w:r>
        <w:rPr>
          <w:sz w:val="24"/>
          <w:lang w:val="ru-RU"/>
        </w:rPr>
      </w:r>
    </w:p>
    <w:p>
      <w:pPr>
        <w:pStyle w:val="Normal"/>
        <w:spacing w:lineRule="auto" w:line="240"/>
        <w:ind w:firstLine="284" w:start="284" w:end="0"/>
        <w:rPr/>
      </w:pPr>
      <w:r>
        <w:rPr>
          <w:sz w:val="24"/>
          <w:lang w:val="ru-RU"/>
        </w:rPr>
        <w:t>c)</w:t>
      </w:r>
      <w:r>
        <w:rPr>
          <w:sz w:val="24"/>
        </w:rPr>
        <w:t xml:space="preserve"> homogeneous predicatives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He felt </w:t>
      </w:r>
      <w:r>
        <w:rPr>
          <w:i/>
          <w:sz w:val="24"/>
        </w:rPr>
        <w:t>little</w:t>
      </w:r>
      <w:r>
        <w:rPr>
          <w:sz w:val="24"/>
        </w:rPr>
        <w:t xml:space="preserve"> and </w:t>
      </w:r>
      <w:r>
        <w:rPr>
          <w:i/>
          <w:sz w:val="24"/>
        </w:rPr>
        <w:t>worn</w:t>
      </w:r>
      <w:r>
        <w:rPr>
          <w:sz w:val="24"/>
        </w:rPr>
        <w:t xml:space="preserve"> and </w:t>
      </w:r>
      <w:r>
        <w:rPr>
          <w:i/>
          <w:sz w:val="24"/>
        </w:rPr>
        <w:t xml:space="preserve">helpless. </w:t>
      </w:r>
    </w:p>
    <w:p>
      <w:pPr>
        <w:pStyle w:val="Normal"/>
        <w:spacing w:lineRule="auto" w:line="240"/>
        <w:ind w:firstLine="284" w:start="568" w:end="0"/>
        <w:rPr/>
      </w:pPr>
      <w:r>
        <w:rPr>
          <w:sz w:val="24"/>
        </w:rPr>
        <w:t xml:space="preserve">The question was </w:t>
      </w:r>
      <w:r>
        <w:rPr>
          <w:i/>
          <w:sz w:val="24"/>
        </w:rPr>
        <w:t>painful</w:t>
      </w:r>
      <w:r>
        <w:rPr>
          <w:sz w:val="24"/>
        </w:rPr>
        <w:t xml:space="preserve"> and </w:t>
      </w:r>
      <w:r>
        <w:rPr>
          <w:i/>
          <w:sz w:val="24"/>
        </w:rPr>
        <w:t>difficult</w:t>
      </w:r>
      <w:r>
        <w:rPr>
          <w:sz w:val="24"/>
        </w:rPr>
        <w:t xml:space="preserve"> to ask.</w:t>
      </w:r>
    </w:p>
    <w:p>
      <w:pPr>
        <w:pStyle w:val="Normal"/>
        <w:spacing w:lineRule="auto" w:line="240"/>
        <w:ind w:firstLine="284" w:start="284" w:end="0"/>
        <w:rPr>
          <w:sz w:val="24"/>
        </w:rPr>
      </w:pPr>
      <w:r>
        <w:rPr>
          <w:sz w:val="24"/>
        </w:rPr>
      </w:r>
    </w:p>
    <w:p>
      <w:pPr>
        <w:pStyle w:val="Normal"/>
        <w:spacing w:lineRule="auto" w:line="240"/>
        <w:ind w:firstLine="284" w:start="284" w:end="0"/>
        <w:rPr>
          <w:sz w:val="24"/>
        </w:rPr>
      </w:pPr>
      <w:r>
        <w:rPr>
          <w:sz w:val="24"/>
        </w:rPr>
        <w:t>d) homogeneous objects (direct and indirect)</w:t>
      </w:r>
    </w:p>
    <w:p>
      <w:pPr>
        <w:pStyle w:val="Normal"/>
        <w:spacing w:lineRule="auto" w:line="240"/>
        <w:ind w:firstLine="284" w:end="0"/>
        <w:rPr>
          <w:sz w:val="24"/>
        </w:rPr>
      </w:pPr>
      <w:r>
        <w:rPr>
          <w:sz w:val="24"/>
        </w:rPr>
      </w:r>
    </w:p>
    <w:p>
      <w:pPr>
        <w:pStyle w:val="Normal"/>
        <w:spacing w:lineRule="auto" w:line="240"/>
        <w:ind w:firstLine="284" w:start="568" w:end="0"/>
        <w:rPr/>
      </w:pPr>
      <w:r>
        <w:rPr>
          <w:sz w:val="24"/>
        </w:rPr>
        <w:t xml:space="preserve">She had on a </w:t>
      </w:r>
      <w:r>
        <w:rPr>
          <w:i/>
          <w:sz w:val="24"/>
        </w:rPr>
        <w:t>sweater</w:t>
      </w:r>
      <w:r>
        <w:rPr>
          <w:sz w:val="24"/>
        </w:rPr>
        <w:t xml:space="preserve"> and a blue pleated </w:t>
      </w:r>
      <w:r>
        <w:rPr>
          <w:i/>
          <w:sz w:val="24"/>
        </w:rPr>
        <w:t>skirt</w:t>
      </w:r>
      <w:r>
        <w:rPr>
          <w:sz w:val="24"/>
        </w:rPr>
        <w:t>.</w:t>
      </w:r>
    </w:p>
    <w:p>
      <w:pPr>
        <w:pStyle w:val="Normal"/>
        <w:spacing w:lineRule="auto" w:line="240"/>
        <w:ind w:firstLine="284" w:start="568" w:end="0"/>
        <w:rPr/>
      </w:pPr>
      <w:r>
        <w:rPr>
          <w:sz w:val="24"/>
        </w:rPr>
        <w:t xml:space="preserve">All of a sudden I felt mad at </w:t>
      </w:r>
      <w:r>
        <w:rPr>
          <w:i/>
          <w:sz w:val="24"/>
        </w:rPr>
        <w:t>myself and the dream</w:t>
      </w:r>
      <w:r>
        <w:rPr>
          <w:sz w:val="24"/>
        </w:rPr>
        <w:t xml:space="preserve"> and </w:t>
      </w:r>
      <w:r>
        <w:rPr>
          <w:i/>
          <w:sz w:val="24"/>
        </w:rPr>
        <w:t xml:space="preserve">Maybelle </w:t>
      </w:r>
      <w:r>
        <w:rPr>
          <w:sz w:val="24"/>
        </w:rPr>
        <w:t xml:space="preserve">and </w:t>
      </w:r>
      <w:r>
        <w:rPr>
          <w:i/>
          <w:sz w:val="24"/>
        </w:rPr>
        <w:t>Sucker</w:t>
      </w:r>
      <w:r>
        <w:rPr>
          <w:sz w:val="24"/>
        </w:rPr>
        <w:t xml:space="preserve"> and every single </w:t>
      </w:r>
      <w:r>
        <w:rPr>
          <w:i/>
          <w:sz w:val="24"/>
        </w:rPr>
        <w:t>person</w:t>
      </w:r>
      <w:r>
        <w:rPr>
          <w:sz w:val="24"/>
        </w:rPr>
        <w:t xml:space="preserve"> I </w:t>
      </w:r>
    </w:p>
    <w:p>
      <w:pPr>
        <w:pStyle w:val="Normal"/>
        <w:spacing w:lineRule="auto" w:line="240"/>
        <w:ind w:firstLine="284" w:start="568" w:end="0"/>
        <w:rPr>
          <w:sz w:val="24"/>
        </w:rPr>
      </w:pPr>
      <w:r>
        <w:rPr>
          <w:sz w:val="24"/>
        </w:rPr>
        <w:t>knew.</w:t>
      </w:r>
    </w:p>
    <w:p>
      <w:pPr>
        <w:pStyle w:val="Normal"/>
        <w:spacing w:lineRule="auto" w:line="240"/>
        <w:ind w:firstLine="284" w:start="568" w:end="0"/>
        <w:rPr>
          <w:sz w:val="24"/>
        </w:rPr>
      </w:pPr>
      <w:r>
        <w:rPr>
          <w:sz w:val="24"/>
        </w:rPr>
      </w:r>
    </w:p>
    <w:p>
      <w:pPr>
        <w:pStyle w:val="Normal"/>
        <w:spacing w:lineRule="auto" w:line="240"/>
        <w:ind w:firstLine="284" w:start="284" w:end="0"/>
        <w:rPr>
          <w:sz w:val="24"/>
        </w:rPr>
      </w:pPr>
      <w:r>
        <w:rPr>
          <w:sz w:val="24"/>
        </w:rPr>
        <w:t>e) homogeneous attributes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He wore a </w:t>
      </w:r>
      <w:r>
        <w:rPr>
          <w:i/>
          <w:sz w:val="24"/>
        </w:rPr>
        <w:t>blue striped</w:t>
      </w:r>
      <w:r>
        <w:rPr>
          <w:sz w:val="24"/>
        </w:rPr>
        <w:t xml:space="preserve"> shirt and </w:t>
      </w:r>
      <w:r>
        <w:rPr>
          <w:i/>
          <w:sz w:val="24"/>
        </w:rPr>
        <w:t>grey</w:t>
      </w:r>
      <w:r>
        <w:rPr>
          <w:sz w:val="24"/>
        </w:rPr>
        <w:t xml:space="preserve"> </w:t>
      </w:r>
      <w:r>
        <w:rPr>
          <w:i/>
          <w:sz w:val="24"/>
        </w:rPr>
        <w:t>checked</w:t>
      </w:r>
      <w:r>
        <w:rPr>
          <w:sz w:val="24"/>
        </w:rPr>
        <w:t xml:space="preserve"> trousers.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f) homogeneous adverbial modifiers</w:t>
      </w:r>
    </w:p>
    <w:p>
      <w:pPr>
        <w:pStyle w:val="Normal"/>
        <w:spacing w:lineRule="auto" w:line="240"/>
        <w:ind w:firstLine="284" w:start="284" w:end="0"/>
        <w:rPr>
          <w:sz w:val="24"/>
        </w:rPr>
      </w:pPr>
      <w:r>
        <w:rPr>
          <w:sz w:val="24"/>
        </w:rPr>
      </w:r>
    </w:p>
    <w:p>
      <w:pPr>
        <w:pStyle w:val="Normal"/>
        <w:spacing w:lineRule="auto" w:line="240"/>
        <w:ind w:firstLine="284" w:start="568" w:end="0"/>
        <w:rPr/>
      </w:pPr>
      <w:r>
        <w:rPr>
          <w:sz w:val="24"/>
        </w:rPr>
        <w:t xml:space="preserve">She had lessons </w:t>
      </w:r>
      <w:r>
        <w:rPr>
          <w:i/>
          <w:sz w:val="24"/>
        </w:rPr>
        <w:t>on Tuesday after school</w:t>
      </w:r>
      <w:r>
        <w:rPr>
          <w:sz w:val="24"/>
        </w:rPr>
        <w:t xml:space="preserve"> and </w:t>
      </w:r>
      <w:r>
        <w:rPr>
          <w:i/>
          <w:sz w:val="24"/>
        </w:rPr>
        <w:t>on Sunday afternoons.</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Homogeneous parts may be connected by different coordinating conjunctions:</w:t>
      </w:r>
    </w:p>
    <w:p>
      <w:pPr>
        <w:pStyle w:val="Normal"/>
        <w:spacing w:lineRule="auto" w:line="240"/>
        <w:ind w:firstLine="284" w:start="284" w:end="0"/>
        <w:rPr/>
      </w:pPr>
      <w:r>
        <w:rPr>
          <w:sz w:val="24"/>
        </w:rPr>
        <w:t xml:space="preserve">a) copulative conjunctions </w:t>
      </w:r>
      <w:r>
        <w:rPr>
          <w:i/>
          <w:sz w:val="24"/>
        </w:rPr>
        <w:t>and, nor, neither ... nor, as well as, both ... and, not only ... but also</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i/>
          <w:sz w:val="24"/>
        </w:rPr>
        <w:t>Neither</w:t>
      </w:r>
      <w:r>
        <w:rPr>
          <w:sz w:val="24"/>
        </w:rPr>
        <w:t xml:space="preserve"> the wagons </w:t>
      </w:r>
      <w:r>
        <w:rPr>
          <w:i/>
          <w:sz w:val="24"/>
        </w:rPr>
        <w:t>nor</w:t>
      </w:r>
      <w:r>
        <w:rPr>
          <w:sz w:val="24"/>
        </w:rPr>
        <w:t xml:space="preserve"> the howitzer came.</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b) disjunctive conjunctions </w:t>
      </w:r>
      <w:r>
        <w:rPr>
          <w:i/>
          <w:sz w:val="24"/>
        </w:rPr>
        <w:t>or, either ...or</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sz w:val="24"/>
        </w:rPr>
        <w:t xml:space="preserve">I don’t care </w:t>
      </w:r>
      <w:r>
        <w:rPr>
          <w:i/>
          <w:sz w:val="24"/>
        </w:rPr>
        <w:t>either</w:t>
      </w:r>
      <w:r>
        <w:rPr>
          <w:sz w:val="24"/>
        </w:rPr>
        <w:t xml:space="preserve"> for Maybelle </w:t>
      </w:r>
      <w:r>
        <w:rPr>
          <w:i/>
          <w:sz w:val="24"/>
        </w:rPr>
        <w:t>or</w:t>
      </w:r>
      <w:r>
        <w:rPr>
          <w:sz w:val="24"/>
        </w:rPr>
        <w:t xml:space="preserve"> any particular girl any more. </w:t>
      </w:r>
    </w:p>
    <w:p>
      <w:pPr>
        <w:pStyle w:val="Normal"/>
        <w:spacing w:lineRule="auto" w:line="240"/>
        <w:ind w:firstLine="284" w:start="568" w:end="0"/>
        <w:rPr/>
      </w:pPr>
      <w:r>
        <w:rPr>
          <w:sz w:val="24"/>
        </w:rPr>
        <w:t xml:space="preserve">I can get along by myself if Sis </w:t>
      </w:r>
      <w:r>
        <w:rPr>
          <w:i/>
          <w:sz w:val="24"/>
        </w:rPr>
        <w:t>or</w:t>
      </w:r>
      <w:r>
        <w:rPr>
          <w:sz w:val="24"/>
        </w:rPr>
        <w:t xml:space="preserve"> anybody wants to.</w:t>
      </w:r>
    </w:p>
    <w:p>
      <w:pPr>
        <w:pStyle w:val="Normal"/>
        <w:spacing w:lineRule="auto" w:line="240"/>
        <w:ind w:firstLine="284" w:start="284" w:end="0"/>
        <w:rPr>
          <w:sz w:val="24"/>
        </w:rPr>
      </w:pPr>
      <w:r>
        <w:rPr>
          <w:sz w:val="24"/>
        </w:rPr>
      </w:r>
    </w:p>
    <w:p>
      <w:pPr>
        <w:pStyle w:val="Normal"/>
        <w:spacing w:lineRule="auto" w:line="240"/>
        <w:ind w:firstLine="284" w:start="284" w:end="0"/>
        <w:rPr/>
      </w:pPr>
      <w:r>
        <w:rPr>
          <w:sz w:val="24"/>
        </w:rPr>
        <w:t xml:space="preserve">c) adversative conjunction </w:t>
      </w:r>
      <w:r>
        <w:rPr>
          <w:i/>
          <w:sz w:val="24"/>
        </w:rPr>
        <w:t>but</w:t>
      </w:r>
      <w:r>
        <w:rPr>
          <w:sz w:val="24"/>
        </w:rPr>
        <w:t xml:space="preserve"> and conjunctive adverb </w:t>
      </w:r>
      <w:r>
        <w:rPr>
          <w:i/>
          <w:sz w:val="24"/>
        </w:rPr>
        <w:t>yet</w:t>
      </w:r>
    </w:p>
    <w:p>
      <w:pPr>
        <w:pStyle w:val="Normal"/>
        <w:spacing w:lineRule="auto" w:line="240"/>
        <w:ind w:firstLine="284" w:start="284" w:end="0"/>
        <w:rPr>
          <w:i/>
          <w:i/>
          <w:sz w:val="24"/>
        </w:rPr>
      </w:pPr>
      <w:r>
        <w:rPr>
          <w:i/>
          <w:sz w:val="24"/>
        </w:rPr>
      </w:r>
    </w:p>
    <w:p>
      <w:pPr>
        <w:pStyle w:val="Normal"/>
        <w:spacing w:lineRule="auto" w:line="240"/>
        <w:ind w:firstLine="284" w:start="568" w:end="0"/>
        <w:rPr/>
      </w:pPr>
      <w:r>
        <w:rPr>
          <w:sz w:val="24"/>
        </w:rPr>
        <w:t xml:space="preserve">The old man nodded </w:t>
      </w:r>
      <w:r>
        <w:rPr>
          <w:i/>
          <w:sz w:val="24"/>
        </w:rPr>
        <w:t>but</w:t>
      </w:r>
      <w:r>
        <w:rPr>
          <w:sz w:val="24"/>
        </w:rPr>
        <w:t xml:space="preserve"> did not stop eating. </w:t>
      </w:r>
    </w:p>
    <w:p>
      <w:pPr>
        <w:pStyle w:val="Normal"/>
        <w:spacing w:lineRule="auto" w:line="240"/>
        <w:ind w:firstLine="284" w:start="568" w:end="0"/>
        <w:rPr/>
      </w:pPr>
      <w:r>
        <w:rPr>
          <w:sz w:val="24"/>
        </w:rPr>
        <w:t xml:space="preserve">The story is interesting, </w:t>
      </w:r>
      <w:r>
        <w:rPr>
          <w:i/>
          <w:sz w:val="24"/>
        </w:rPr>
        <w:t>yet a</w:t>
      </w:r>
      <w:r>
        <w:rPr>
          <w:sz w:val="24"/>
        </w:rPr>
        <w:t xml:space="preserve"> little too long.</w:t>
      </w:r>
    </w:p>
    <w:p>
      <w:pPr>
        <w:pStyle w:val="Normal"/>
        <w:spacing w:lineRule="auto" w:line="240"/>
        <w:ind w:firstLine="284" w:end="0"/>
        <w:rPr>
          <w:b/>
          <w:sz w:val="24"/>
        </w:rPr>
      </w:pPr>
      <w:r>
        <w:rPr>
          <w:b/>
          <w:sz w:val="24"/>
        </w:rPr>
      </w:r>
    </w:p>
    <w:p>
      <w:pPr>
        <w:pStyle w:val="Normal"/>
        <w:spacing w:lineRule="auto" w:line="240"/>
        <w:ind w:firstLine="284" w:end="0"/>
        <w:rPr/>
      </w:pPr>
      <w:r>
        <w:rPr>
          <w:b/>
          <w:sz w:val="24"/>
        </w:rPr>
        <w:t>§ 190.</w:t>
      </w:r>
      <w:r>
        <w:rPr>
          <w:sz w:val="24"/>
        </w:rPr>
        <w:t xml:space="preserve"> There are, however, cases which look very much like homo</w:t>
        <w:softHyphen/>
        <w:t xml:space="preserve">geneous parts but which should be distinguished from them. </w:t>
      </w:r>
    </w:p>
    <w:p>
      <w:pPr>
        <w:pStyle w:val="Normal"/>
        <w:spacing w:lineRule="auto" w:line="240"/>
        <w:ind w:firstLine="284" w:end="0"/>
        <w:rPr>
          <w:sz w:val="24"/>
        </w:rPr>
      </w:pPr>
      <w:r>
        <w:rPr>
          <w:sz w:val="24"/>
        </w:rPr>
        <w:t>They are:</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Different kinds of repetitions which make the utterance more expressive but which name the same notion. Any part of the sentence may be repeated in this way.</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There were </w:t>
      </w:r>
      <w:r>
        <w:rPr>
          <w:i/>
          <w:sz w:val="24"/>
        </w:rPr>
        <w:t xml:space="preserve">rumours, rumours, rumours. </w:t>
      </w:r>
    </w:p>
    <w:p>
      <w:pPr>
        <w:pStyle w:val="Normal"/>
        <w:spacing w:lineRule="auto" w:line="240"/>
        <w:ind w:firstLine="284" w:start="284" w:end="0"/>
        <w:rPr/>
      </w:pPr>
      <w:r>
        <w:rPr>
          <w:sz w:val="24"/>
        </w:rPr>
        <w:t xml:space="preserve">It’s </w:t>
      </w:r>
      <w:r>
        <w:rPr>
          <w:i/>
          <w:sz w:val="24"/>
        </w:rPr>
        <w:t xml:space="preserve">wonderful, wonderful, wonderful. </w:t>
      </w:r>
    </w:p>
    <w:p>
      <w:pPr>
        <w:pStyle w:val="Normal"/>
        <w:spacing w:lineRule="auto" w:line="240"/>
        <w:ind w:firstLine="284" w:start="284" w:end="0"/>
        <w:rPr/>
      </w:pPr>
      <w:r>
        <w:rPr>
          <w:sz w:val="24"/>
        </w:rPr>
        <w:t xml:space="preserve">I’ll </w:t>
      </w:r>
      <w:r>
        <w:rPr>
          <w:i/>
          <w:sz w:val="24"/>
        </w:rPr>
        <w:t>never, never, never</w:t>
      </w:r>
      <w:r>
        <w:rPr>
          <w:sz w:val="24"/>
        </w:rPr>
        <w:t xml:space="preserve"> go there again. </w:t>
      </w:r>
    </w:p>
    <w:p>
      <w:pPr>
        <w:pStyle w:val="Normal"/>
        <w:spacing w:lineRule="auto" w:line="240"/>
        <w:ind w:firstLine="284" w:start="284" w:end="0"/>
        <w:rPr/>
      </w:pPr>
      <w:r>
        <w:rPr>
          <w:sz w:val="24"/>
        </w:rPr>
        <w:t xml:space="preserve">She is my </w:t>
      </w:r>
      <w:r>
        <w:rPr>
          <w:i/>
          <w:sz w:val="24"/>
        </w:rPr>
        <w:t>dear, dear, dear</w:t>
      </w:r>
      <w:r>
        <w:rPr>
          <w:sz w:val="24"/>
        </w:rPr>
        <w:t xml:space="preserve"> sister.</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Phrases where coordinated nouns refer to one thing or person, such as: </w:t>
      </w:r>
      <w:r>
        <w:rPr>
          <w:i/>
          <w:sz w:val="24"/>
        </w:rPr>
        <w:t>my son and heir, their friend and defender, her friend and counselor.</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Bread and butter</w:t>
      </w:r>
      <w:r>
        <w:rPr>
          <w:sz w:val="24"/>
        </w:rPr>
        <w:t xml:space="preserve"> is not enough for breakfast.</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3. Syntactically indivisible coordinated phrases in which neither component can be removed and which make one indivisible part of the sentence.                                 .</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Four and four</w:t>
      </w:r>
      <w:r>
        <w:rPr>
          <w:sz w:val="24"/>
        </w:rPr>
        <w:t xml:space="preserve"> is eight. </w:t>
      </w:r>
    </w:p>
    <w:p>
      <w:pPr>
        <w:pStyle w:val="Normal"/>
        <w:spacing w:lineRule="auto" w:line="240"/>
        <w:ind w:firstLine="284" w:start="284" w:end="0"/>
        <w:rPr/>
      </w:pPr>
      <w:r>
        <w:rPr>
          <w:sz w:val="24"/>
        </w:rPr>
        <w:t xml:space="preserve">Water consists of </w:t>
      </w:r>
      <w:r>
        <w:rPr>
          <w:i/>
          <w:sz w:val="24"/>
        </w:rPr>
        <w:t>hydrogen and oxygen.</w:t>
      </w:r>
    </w:p>
    <w:p>
      <w:pPr>
        <w:pStyle w:val="Normal"/>
        <w:spacing w:lineRule="auto" w:line="240"/>
        <w:ind w:firstLine="284" w:start="284" w:end="0"/>
        <w:rPr>
          <w:i/>
          <w:i/>
          <w:sz w:val="24"/>
        </w:rPr>
      </w:pPr>
      <w:r>
        <w:rPr>
          <w:i/>
          <w:sz w:val="24"/>
        </w:rPr>
      </w:r>
    </w:p>
    <w:p>
      <w:pPr>
        <w:pStyle w:val="Normal"/>
        <w:spacing w:lineRule="auto" w:line="240"/>
        <w:ind w:firstLine="284" w:end="0"/>
        <w:rPr>
          <w:sz w:val="24"/>
        </w:rPr>
      </w:pPr>
      <w:r>
        <w:rPr>
          <w:sz w:val="24"/>
        </w:rPr>
        <w:t>4. Sentences where the predicate consists of two parts joined by the conjunction and which in this case has no copulative meaning.</w:t>
      </w:r>
    </w:p>
    <w:p>
      <w:pPr>
        <w:pStyle w:val="Normal"/>
        <w:spacing w:lineRule="auto" w:line="240"/>
        <w:ind w:firstLine="284" w:end="0"/>
        <w:rPr>
          <w:sz w:val="24"/>
        </w:rPr>
      </w:pPr>
      <w:r>
        <w:rPr>
          <w:sz w:val="24"/>
        </w:rPr>
      </w:r>
    </w:p>
    <w:tbl>
      <w:tblPr>
        <w:tblW w:w="10307" w:type="dxa"/>
        <w:jc w:val="start"/>
        <w:tblInd w:w="675" w:type="dxa"/>
        <w:tblLayout w:type="fixed"/>
        <w:tblCellMar>
          <w:top w:w="0" w:type="dxa"/>
          <w:start w:w="108" w:type="dxa"/>
          <w:bottom w:w="0" w:type="dxa"/>
          <w:end w:w="108" w:type="dxa"/>
        </w:tblCellMar>
      </w:tblPr>
      <w:tblGrid>
        <w:gridCol w:w="2552"/>
        <w:gridCol w:w="7755"/>
      </w:tblGrid>
      <w:tr>
        <w:trPr/>
        <w:tc>
          <w:tcPr>
            <w:tcW w:w="2552" w:type="dxa"/>
            <w:tcBorders/>
          </w:tcPr>
          <w:p>
            <w:pPr>
              <w:pStyle w:val="Normal"/>
              <w:spacing w:lineRule="auto" w:line="240"/>
              <w:ind w:hanging="0" w:end="0"/>
              <w:rPr>
                <w:sz w:val="24"/>
              </w:rPr>
            </w:pPr>
            <w:r>
              <w:rPr>
                <w:sz w:val="24"/>
              </w:rPr>
              <w:t xml:space="preserve">Try and do it properly </w:t>
            </w:r>
          </w:p>
          <w:p>
            <w:pPr>
              <w:pStyle w:val="Normal"/>
              <w:spacing w:lineRule="auto" w:line="240"/>
              <w:ind w:hanging="0" w:end="0"/>
              <w:rPr>
                <w:sz w:val="24"/>
              </w:rPr>
            </w:pPr>
            <w:r>
              <w:rPr>
                <w:sz w:val="24"/>
              </w:rPr>
              <w:t>Come and help me</w:t>
            </w:r>
          </w:p>
        </w:tc>
        <w:tc>
          <w:tcPr>
            <w:tcW w:w="7755" w:type="dxa"/>
            <w:tcBorders/>
          </w:tcPr>
          <w:p>
            <w:pPr>
              <w:pStyle w:val="Normal"/>
              <w:spacing w:lineRule="auto" w:line="240"/>
              <w:ind w:hanging="0" w:end="0"/>
              <w:rPr/>
            </w:pPr>
            <w:r>
              <w:rPr>
                <w:i/>
                <w:sz w:val="24"/>
              </w:rPr>
              <w:t>=</w:t>
            </w:r>
            <w:r>
              <w:rPr>
                <w:sz w:val="24"/>
              </w:rPr>
              <w:t xml:space="preserve"> Try to do it properly.</w:t>
            </w:r>
          </w:p>
          <w:p>
            <w:pPr>
              <w:pStyle w:val="Normal"/>
              <w:spacing w:lineRule="auto" w:line="240"/>
              <w:ind w:hanging="0" w:end="0"/>
              <w:rPr>
                <w:sz w:val="24"/>
              </w:rPr>
            </w:pPr>
            <w:r>
              <w:rPr>
                <w:sz w:val="24"/>
              </w:rPr>
              <w:t>= Come to help me.</w:t>
            </w:r>
          </w:p>
        </w:tc>
      </w:tr>
    </w:tbl>
    <w:p>
      <w:pPr>
        <w:pStyle w:val="Normal"/>
        <w:spacing w:lineRule="auto" w:line="240"/>
        <w:ind w:firstLine="284" w:end="0"/>
        <w:rPr>
          <w:sz w:val="24"/>
        </w:rPr>
      </w:pPr>
      <w:r>
        <w:rPr>
          <w:sz w:val="24"/>
        </w:rPr>
      </w:r>
    </w:p>
    <w:p>
      <w:pPr>
        <w:pStyle w:val="Normal"/>
        <w:spacing w:lineRule="auto" w:line="240"/>
        <w:ind w:firstLine="284" w:end="0"/>
        <w:jc w:val="center"/>
        <w:rPr/>
      </w:pPr>
      <w:r>
        <w:rPr>
          <w:b/>
          <w:sz w:val="24"/>
        </w:rPr>
        <w:t>The appended modifier</w:t>
      </w:r>
      <w:r>
        <w:rPr>
          <w:b/>
          <w:sz w:val="24"/>
          <w:lang w:val="ru-RU"/>
        </w:rPr>
        <w:t xml:space="preserve"> (уточнение)</w:t>
      </w:r>
    </w:p>
    <w:p>
      <w:pPr>
        <w:pStyle w:val="Normal"/>
        <w:spacing w:lineRule="auto" w:line="240"/>
        <w:ind w:firstLine="284" w:end="0"/>
        <w:rPr>
          <w:b/>
          <w:sz w:val="24"/>
          <w:lang w:val="ru-RU"/>
        </w:rPr>
      </w:pPr>
      <w:r>
        <w:rPr>
          <w:b/>
          <w:sz w:val="24"/>
          <w:lang w:val="ru-RU"/>
        </w:rPr>
      </w:r>
    </w:p>
    <w:p>
      <w:pPr>
        <w:pStyle w:val="Normal"/>
        <w:spacing w:lineRule="auto" w:line="240"/>
        <w:ind w:firstLine="284" w:end="0"/>
        <w:rPr/>
      </w:pPr>
      <w:r>
        <w:rPr>
          <w:b/>
          <w:sz w:val="24"/>
        </w:rPr>
        <w:t>§ 191.</w:t>
      </w:r>
      <w:r>
        <w:rPr>
          <w:sz w:val="24"/>
        </w:rPr>
        <w:t xml:space="preserve">  Another way of sentence extension, but based on syntactical parallelism or doubling, is</w:t>
      </w:r>
      <w:r>
        <w:rPr>
          <w:b/>
          <w:sz w:val="24"/>
        </w:rPr>
        <w:t xml:space="preserve"> an appended modifier,</w:t>
      </w:r>
      <w:r>
        <w:rPr>
          <w:sz w:val="24"/>
        </w:rPr>
        <w:t xml:space="preserve"> which usually is parenthetic and follows the headword as an afterthought. It is a dependent part, which can refer to practically any part of the sentence and answer the same question, but in a fuller and more detailed way, narrowing or particularizing the notion, expressed by the headword. Therefore the headword is usually more general in meaning than the appended part; very often it is a pronoun, made explicit by the following nouns.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They were alike,</w:t>
      </w:r>
      <w:r>
        <w:rPr>
          <w:b/>
          <w:i/>
          <w:sz w:val="24"/>
        </w:rPr>
        <w:t xml:space="preserve"> his father and he.</w:t>
      </w:r>
    </w:p>
    <w:p>
      <w:pPr>
        <w:pStyle w:val="Normal"/>
        <w:spacing w:lineRule="auto" w:line="240"/>
        <w:ind w:firstLine="284" w:end="0"/>
        <w:rPr>
          <w:b/>
          <w:i/>
          <w:i/>
          <w:sz w:val="24"/>
        </w:rPr>
      </w:pPr>
      <w:r>
        <w:rPr>
          <w:b/>
          <w:i/>
          <w:sz w:val="24"/>
        </w:rPr>
      </w:r>
    </w:p>
    <w:p>
      <w:pPr>
        <w:pStyle w:val="Normal"/>
        <w:spacing w:lineRule="auto" w:line="240"/>
        <w:ind w:firstLine="284" w:end="0"/>
        <w:rPr>
          <w:sz w:val="24"/>
        </w:rPr>
      </w:pPr>
      <w:r>
        <w:rPr>
          <w:sz w:val="24"/>
        </w:rPr>
        <w:t>Being a dependent part of the sentence, the appended modifier still cannot be opposed either to the main, or to secondary parts of the sentence. Its dependence also accounts for the reason why the appended part cannot be considered as homogeneous with the headword. Besides they are very often morphologically inacceptable in the structure of the sentence:</w:t>
      </w:r>
    </w:p>
    <w:p>
      <w:pPr>
        <w:pStyle w:val="Normal"/>
        <w:spacing w:lineRule="auto" w:line="240"/>
        <w:ind w:firstLine="284" w:end="0"/>
        <w:rPr>
          <w:i/>
          <w:i/>
          <w:sz w:val="24"/>
        </w:rPr>
      </w:pPr>
      <w:r>
        <w:rPr>
          <w:i/>
          <w:sz w:val="24"/>
        </w:rPr>
      </w:r>
    </w:p>
    <w:p>
      <w:pPr>
        <w:pStyle w:val="Normal"/>
        <w:spacing w:lineRule="auto" w:line="240"/>
        <w:ind w:firstLine="284" w:end="0"/>
        <w:rPr/>
      </w:pPr>
      <w:r>
        <mc:AlternateContent>
          <mc:Choice Requires="wps">
            <w:drawing>
              <wp:anchor behindDoc="0" distT="0" distB="0" distL="114935" distR="114935" simplePos="0" locked="0" layoutInCell="1" allowOverlap="1" relativeHeight="456">
                <wp:simplePos x="0" y="0"/>
                <wp:positionH relativeFrom="column">
                  <wp:posOffset>2017395</wp:posOffset>
                </wp:positionH>
                <wp:positionV relativeFrom="paragraph">
                  <wp:posOffset>165735</wp:posOffset>
                </wp:positionV>
                <wp:extent cx="0" cy="182880"/>
                <wp:effectExtent l="5080" t="0" r="5080" b="0"/>
                <wp:wrapNone/>
                <wp:docPr id="38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3.05pt" to="158.85pt,27.4pt" stroked="t" o:allowincell="f" style="position:absolute">
                <v:stroke color="black" weight="9360" joinstyle="miter" endcap="flat"/>
                <v:fill o:detectmouseclick="t" on="false"/>
                <w10:wrap type="none"/>
              </v:line>
            </w:pict>
          </mc:Fallback>
        </mc:AlternateContent>
      </w:r>
      <w:r>
        <w:rPr>
          <w:i/>
          <w:sz w:val="24"/>
        </w:rPr>
        <w:t>Her face was very pale -</w:t>
      </w:r>
      <w:r>
        <w:rPr>
          <w:b/>
          <w:i/>
          <w:sz w:val="24"/>
        </w:rPr>
        <w:t xml:space="preserve"> a greyish pallor.</w:t>
      </w:r>
    </w:p>
    <w:p>
      <w:pPr>
        <w:pStyle w:val="Normal"/>
        <w:spacing w:lineRule="auto" w:line="240"/>
        <w:ind w:firstLine="284" w:end="0"/>
        <w:rPr>
          <w:b/>
          <w:i/>
          <w:i/>
          <w:sz w:val="24"/>
          <w:lang w:val="en-US" w:eastAsia="en-US"/>
        </w:rPr>
      </w:pPr>
      <w:r>
        <w:rPr>
          <w:b/>
          <w:i/>
          <w:sz w:val="24"/>
          <w:lang w:val="en-US" w:eastAsia="en-US"/>
        </w:rPr>
        <mc:AlternateContent>
          <mc:Choice Requires="wps">
            <w:drawing>
              <wp:anchor behindDoc="0" distT="0" distB="0" distL="114935" distR="114935" simplePos="0" locked="0" layoutInCell="1" allowOverlap="1" relativeHeight="394">
                <wp:simplePos x="0" y="0"/>
                <wp:positionH relativeFrom="column">
                  <wp:posOffset>1377315</wp:posOffset>
                </wp:positionH>
                <wp:positionV relativeFrom="paragraph">
                  <wp:posOffset>-1905</wp:posOffset>
                </wp:positionV>
                <wp:extent cx="0" cy="182880"/>
                <wp:effectExtent l="38100" t="0" r="38100" b="0"/>
                <wp:wrapNone/>
                <wp:docPr id="387"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8.45pt,-0.15pt" to="108.45pt,14.2pt" stroked="t" o:allowincell="f" style="position:absolute;flip:y">
                <v:stroke color="black" weight="9360" endarrow="block" endarrowwidth="medium" endarrowlength="medium" joinstyle="miter" endcap="flat"/>
                <v:fill o:detectmouseclick="t" on="false"/>
                <w10:wrap type="none"/>
              </v:line>
            </w:pict>
          </mc:Fallback>
        </mc:AlternateContent>
      </w:r>
    </w:p>
    <w:p>
      <w:pPr>
        <w:pStyle w:val="Normal"/>
        <w:spacing w:lineRule="auto" w:line="240"/>
        <w:ind w:firstLine="284" w:end="0"/>
        <w:rPr>
          <w:b/>
          <w:i/>
          <w:i/>
          <w:sz w:val="24"/>
          <w:lang w:val="en-US" w:eastAsia="en-US"/>
        </w:rPr>
      </w:pPr>
      <w:r>
        <w:rPr>
          <w:b/>
          <w:i/>
          <w:sz w:val="24"/>
          <w:lang w:val="en-US" w:eastAsia="en-US"/>
        </w:rPr>
        <mc:AlternateContent>
          <mc:Choice Requires="wps">
            <w:drawing>
              <wp:anchor behindDoc="0" distT="0" distB="0" distL="114935" distR="114935" simplePos="0" locked="0" layoutInCell="1" allowOverlap="1" relativeHeight="455">
                <wp:simplePos x="0" y="0"/>
                <wp:positionH relativeFrom="column">
                  <wp:posOffset>1377315</wp:posOffset>
                </wp:positionH>
                <wp:positionV relativeFrom="paragraph">
                  <wp:posOffset>-1905</wp:posOffset>
                </wp:positionV>
                <wp:extent cx="640080" cy="0"/>
                <wp:effectExtent l="0" t="5080" r="0" b="5080"/>
                <wp:wrapNone/>
                <wp:docPr id="388" name=""/>
                <a:graphic xmlns:a="http://schemas.openxmlformats.org/drawingml/2006/main">
                  <a:graphicData uri="http://schemas.microsoft.com/office/word/2010/wordprocessingShape">
                    <wps:wsp>
                      <wps:cNvSpPr/>
                      <wps:spPr>
                        <a:xfrm flipH="1">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8.45pt,-0.15pt" to="158.8pt,-0.1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rPr/>
      </w:pPr>
      <w:r>
        <w:rPr>
          <w:i/>
          <w:sz w:val="24"/>
        </w:rPr>
        <w:t>His daily trips were really very easy -</w:t>
      </w:r>
      <w:r>
        <w:rPr>
          <w:b/>
          <w:i/>
          <w:sz w:val="24"/>
        </w:rPr>
        <w:t xml:space="preserve"> about a mile and a half.</w:t>
      </w:r>
    </w:p>
    <w:p>
      <w:pPr>
        <w:pStyle w:val="Normal"/>
        <w:spacing w:lineRule="auto" w:line="240"/>
        <w:ind w:firstLine="284" w:end="0"/>
        <w:rPr>
          <w:b/>
          <w:i/>
          <w:i/>
          <w:sz w:val="24"/>
          <w:lang w:val="en-US" w:eastAsia="en-US"/>
        </w:rPr>
      </w:pPr>
      <w:r>
        <w:rPr>
          <w:b/>
          <w:i/>
          <w:sz w:val="24"/>
          <w:lang w:val="en-US" w:eastAsia="en-US"/>
        </w:rPr>
        <mc:AlternateContent>
          <mc:Choice Requires="wps">
            <w:drawing>
              <wp:anchor behindDoc="0" distT="0" distB="0" distL="114935" distR="114935" simplePos="0" locked="0" layoutInCell="1" allowOverlap="1" relativeHeight="395">
                <wp:simplePos x="0" y="0"/>
                <wp:positionH relativeFrom="column">
                  <wp:posOffset>2200275</wp:posOffset>
                </wp:positionH>
                <wp:positionV relativeFrom="paragraph">
                  <wp:posOffset>13335</wp:posOffset>
                </wp:positionV>
                <wp:extent cx="0" cy="182880"/>
                <wp:effectExtent l="38100" t="0" r="38100" b="0"/>
                <wp:wrapNone/>
                <wp:docPr id="389"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3.25pt,1.05pt" to="173.25pt,15.4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96">
                <wp:simplePos x="0" y="0"/>
                <wp:positionH relativeFrom="column">
                  <wp:posOffset>2931795</wp:posOffset>
                </wp:positionH>
                <wp:positionV relativeFrom="paragraph">
                  <wp:posOffset>13335</wp:posOffset>
                </wp:positionV>
                <wp:extent cx="0" cy="182880"/>
                <wp:effectExtent l="5080" t="0" r="5080" b="0"/>
                <wp:wrapNone/>
                <wp:docPr id="39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0.85pt,1.05pt" to="230.85pt,15.4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i/>
          <w:i/>
          <w:sz w:val="24"/>
          <w:lang w:val="en-US" w:eastAsia="en-US"/>
        </w:rPr>
      </w:pPr>
      <w:r>
        <w:rPr>
          <w:i/>
          <w:sz w:val="24"/>
          <w:lang w:val="en-US" w:eastAsia="en-US"/>
        </w:rPr>
        <mc:AlternateContent>
          <mc:Choice Requires="wps">
            <w:drawing>
              <wp:anchor behindDoc="0" distT="0" distB="0" distL="114935" distR="114935" simplePos="0" locked="0" layoutInCell="1" allowOverlap="1" relativeHeight="397">
                <wp:simplePos x="0" y="0"/>
                <wp:positionH relativeFrom="column">
                  <wp:posOffset>2200275</wp:posOffset>
                </wp:positionH>
                <wp:positionV relativeFrom="paragraph">
                  <wp:posOffset>28575</wp:posOffset>
                </wp:positionV>
                <wp:extent cx="731520" cy="0"/>
                <wp:effectExtent l="0" t="5080" r="0" b="5080"/>
                <wp:wrapNone/>
                <wp:docPr id="391"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25pt,2.25pt" to="230.8pt,2.2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398">
                <wp:simplePos x="0" y="0"/>
                <wp:positionH relativeFrom="column">
                  <wp:posOffset>1651635</wp:posOffset>
                </wp:positionH>
                <wp:positionV relativeFrom="paragraph">
                  <wp:posOffset>127635</wp:posOffset>
                </wp:positionV>
                <wp:extent cx="0" cy="182880"/>
                <wp:effectExtent l="38100" t="0" r="38100" b="0"/>
                <wp:wrapNone/>
                <wp:docPr id="392"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0.05pt,10.05pt" to="130.05pt,24.4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99">
                <wp:simplePos x="0" y="0"/>
                <wp:positionH relativeFrom="column">
                  <wp:posOffset>2291715</wp:posOffset>
                </wp:positionH>
                <wp:positionV relativeFrom="paragraph">
                  <wp:posOffset>127635</wp:posOffset>
                </wp:positionV>
                <wp:extent cx="0" cy="182880"/>
                <wp:effectExtent l="5080" t="0" r="5080" b="0"/>
                <wp:wrapNone/>
                <wp:docPr id="393"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45pt,10.05pt" to="180.45pt,24.4pt" stroked="t" o:allowincell="f" style="position:absolute">
                <v:stroke color="black" weight="9360" joinstyle="miter" endcap="flat"/>
                <v:fill o:detectmouseclick="t" on="false"/>
                <w10:wrap type="none"/>
              </v:line>
            </w:pict>
          </mc:Fallback>
        </mc:AlternateContent>
      </w:r>
      <w:r>
        <w:rPr>
          <w:i/>
          <w:sz w:val="24"/>
        </w:rPr>
        <w:t>There was very little to do -</w:t>
      </w:r>
      <w:r>
        <w:rPr>
          <w:b/>
          <w:i/>
          <w:sz w:val="24"/>
        </w:rPr>
        <w:t xml:space="preserve"> parading with the Company inspection, a little drill, orderly officers </w:t>
      </w:r>
    </w:p>
    <w:p>
      <w:pPr>
        <w:pStyle w:val="Normal"/>
        <w:spacing w:lineRule="auto" w:line="240"/>
        <w:ind w:firstLine="284" w:end="0"/>
        <w:rPr>
          <w:b/>
          <w:i/>
          <w:i/>
          <w:sz w:val="24"/>
          <w:lang w:val="en-US" w:eastAsia="en-US"/>
        </w:rPr>
      </w:pPr>
      <w:r>
        <w:rPr>
          <w:b/>
          <w:i/>
          <w:sz w:val="24"/>
          <w:lang w:val="en-US" w:eastAsia="en-US"/>
        </w:rPr>
        <mc:AlternateContent>
          <mc:Choice Requires="wps">
            <w:drawing>
              <wp:anchor behindDoc="0" distT="0" distB="0" distL="114935" distR="114935" simplePos="0" locked="0" layoutInCell="1" allowOverlap="1" relativeHeight="400">
                <wp:simplePos x="0" y="0"/>
                <wp:positionH relativeFrom="column">
                  <wp:posOffset>1651635</wp:posOffset>
                </wp:positionH>
                <wp:positionV relativeFrom="paragraph">
                  <wp:posOffset>135255</wp:posOffset>
                </wp:positionV>
                <wp:extent cx="640080" cy="0"/>
                <wp:effectExtent l="0" t="5080" r="0" b="5080"/>
                <wp:wrapNone/>
                <wp:docPr id="394" name=""/>
                <a:graphic xmlns:a="http://schemas.openxmlformats.org/drawingml/2006/main">
                  <a:graphicData uri="http://schemas.microsoft.com/office/word/2010/wordprocessingShape">
                    <wps:wsp>
                      <wps:cNvSpPr/>
                      <wps:spPr>
                        <a:xfrm flipH="1">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10.65pt" to="180.4pt,10.65pt" stroked="t" o:allowincell="f" style="position:absolute;flip:x">
                <v:stroke color="black" weight="9360" joinstyle="miter" endcap="flat"/>
                <v:fill o:detectmouseclick="t" on="false"/>
                <w10:wrap type="none"/>
              </v:line>
            </w:pict>
          </mc:Fallback>
        </mc:AlternateContent>
      </w:r>
    </w:p>
    <w:p>
      <w:pPr>
        <w:pStyle w:val="Normal"/>
        <w:spacing w:lineRule="auto" w:line="240"/>
        <w:ind w:firstLine="284" w:end="0"/>
        <w:rPr>
          <w:b/>
          <w:i/>
          <w:i/>
          <w:sz w:val="24"/>
        </w:rPr>
      </w:pPr>
      <w:r>
        <w:rPr>
          <w:b/>
          <w:i/>
          <w:sz w:val="24"/>
        </w:rPr>
        <w:t>occasionally.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Appended parts may be joined asyndetically, and in this case they are marked off graphically by a comma or a dash. They may be also joined by some conjunctions </w:t>
      </w:r>
      <w:r>
        <w:rPr>
          <w:i/>
          <w:sz w:val="24"/>
        </w:rPr>
        <w:t>(and, or),</w:t>
      </w:r>
      <w:r>
        <w:rPr>
          <w:sz w:val="24"/>
        </w:rPr>
        <w:t xml:space="preserve"> or else by explanatory words </w:t>
      </w:r>
      <w:r>
        <w:rPr>
          <w:i/>
          <w:sz w:val="24"/>
        </w:rPr>
        <w:t>(namely, that is, i.e. (= that is), to wit, for example, for instance);</w:t>
      </w:r>
      <w:r>
        <w:rPr>
          <w:sz w:val="24"/>
        </w:rPr>
        <w:t xml:space="preserve"> also by intensifying particles </w:t>
      </w:r>
      <w:r>
        <w:rPr>
          <w:i/>
          <w:sz w:val="24"/>
        </w:rPr>
        <w:t>(almost, especially,</w:t>
      </w:r>
      <w:r>
        <w:rPr>
          <w:sz w:val="24"/>
        </w:rPr>
        <w:t xml:space="preserve"> etc.).</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Language makers,</w:t>
      </w:r>
      <w:r>
        <w:rPr>
          <w:b/>
          <w:i/>
          <w:sz w:val="24"/>
        </w:rPr>
        <w:t xml:space="preserve"> that is ordinary speakers, are not</w:t>
      </w:r>
      <w:r>
        <w:rPr>
          <w:i/>
          <w:sz w:val="24"/>
        </w:rPr>
        <w:t xml:space="preserve"> very accurate thinkers.</w:t>
      </w:r>
    </w:p>
    <w:p>
      <w:pPr>
        <w:pStyle w:val="Normal"/>
        <w:spacing w:lineRule="auto" w:line="240"/>
        <w:ind w:firstLine="284" w:start="284" w:end="0"/>
        <w:rPr/>
      </w:pPr>
      <w:r>
        <w:rPr>
          <w:i/>
          <w:sz w:val="24"/>
        </w:rPr>
        <w:t>He had discovered that he had a talent for mathematics -</w:t>
      </w:r>
      <w:r>
        <w:rPr>
          <w:b/>
          <w:i/>
          <w:sz w:val="24"/>
        </w:rPr>
        <w:t xml:space="preserve"> almost a genius for it.                                                      </w:t>
      </w:r>
    </w:p>
    <w:p>
      <w:pPr>
        <w:pStyle w:val="Normal"/>
        <w:spacing w:lineRule="auto" w:line="240"/>
        <w:ind w:firstLine="284" w:end="0"/>
        <w:rPr>
          <w:b/>
          <w:i/>
          <w:i/>
          <w:sz w:val="24"/>
        </w:rPr>
      </w:pPr>
      <w:r>
        <w:rPr>
          <w:b/>
          <w:i/>
          <w:sz w:val="24"/>
        </w:rPr>
      </w:r>
    </w:p>
    <w:p>
      <w:pPr>
        <w:pStyle w:val="Normal"/>
        <w:spacing w:lineRule="auto" w:line="240"/>
        <w:ind w:firstLine="284" w:end="0"/>
        <w:rPr>
          <w:sz w:val="24"/>
        </w:rPr>
      </w:pPr>
      <w:r>
        <w:rPr>
          <w:sz w:val="24"/>
        </w:rPr>
        <w:t>Another way of linking the appended modifier to its headword is the repetition of the same part with modifying words.</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My object is secure happiness</w:t>
      </w:r>
      <w:r>
        <w:rPr>
          <w:b/>
          <w:i/>
          <w:sz w:val="24"/>
        </w:rPr>
        <w:t xml:space="preserve"> - the happiness of both of us. </w:t>
      </w:r>
    </w:p>
    <w:p>
      <w:pPr>
        <w:pStyle w:val="Normal"/>
        <w:spacing w:lineRule="auto" w:line="240"/>
        <w:ind w:firstLine="284" w:end="0"/>
        <w:rPr>
          <w:b/>
          <w:i/>
          <w:i/>
          <w:sz w:val="24"/>
        </w:rPr>
      </w:pPr>
      <w:r>
        <w:rPr>
          <w:b/>
          <w:i/>
          <w:sz w:val="24"/>
        </w:rPr>
      </w:r>
    </w:p>
    <w:p>
      <w:pPr>
        <w:pStyle w:val="Normal"/>
        <w:spacing w:lineRule="auto" w:line="240"/>
        <w:ind w:firstLine="284" w:end="0"/>
        <w:rPr>
          <w:sz w:val="24"/>
        </w:rPr>
      </w:pPr>
      <w:r>
        <w:rPr>
          <w:sz w:val="24"/>
        </w:rPr>
        <w:t>There are three structural types of appended modifiers.</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1. The most common case of an appended modifier is when a different word or even a different morphological form refers to the headword. Standing for identical notions, the appended part gives a fuller and more detailed nomination of the same concept. In some way appended modifiers of this type resemble appositions, only unlike appositions, they may refer to words of non-nominal nature (verbs, adverbs). Even referring to nouns, they never qualify words, but particularize the notion.</w:t>
      </w:r>
    </w:p>
    <w:p>
      <w:pPr>
        <w:pStyle w:val="Normal"/>
        <w:spacing w:lineRule="auto" w:line="240"/>
        <w:ind w:firstLine="284" w:end="0"/>
        <w:rPr>
          <w:sz w:val="24"/>
        </w:rPr>
      </w:pPr>
      <w:r>
        <w:rPr>
          <w:sz w:val="24"/>
        </w:rPr>
      </w:r>
    </w:p>
    <w:p>
      <w:pPr>
        <w:pStyle w:val="Normal"/>
        <w:spacing w:lineRule="auto" w:line="240"/>
        <w:ind w:firstLine="284" w:end="0"/>
        <w:rPr/>
      </w:pPr>
      <w:r>
        <mc:AlternateContent>
          <mc:Choice Requires="wps">
            <w:drawing>
              <wp:anchor behindDoc="0" distT="0" distB="0" distL="114935" distR="114935" simplePos="0" locked="0" layoutInCell="1" allowOverlap="1" relativeHeight="401">
                <wp:simplePos x="0" y="0"/>
                <wp:positionH relativeFrom="column">
                  <wp:posOffset>462915</wp:posOffset>
                </wp:positionH>
                <wp:positionV relativeFrom="paragraph">
                  <wp:posOffset>128270</wp:posOffset>
                </wp:positionV>
                <wp:extent cx="0" cy="182880"/>
                <wp:effectExtent l="38100" t="0" r="38100" b="0"/>
                <wp:wrapNone/>
                <wp:docPr id="39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6.45pt,10.1pt" to="36.45pt,24.4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02">
                <wp:simplePos x="0" y="0"/>
                <wp:positionH relativeFrom="column">
                  <wp:posOffset>1834515</wp:posOffset>
                </wp:positionH>
                <wp:positionV relativeFrom="paragraph">
                  <wp:posOffset>128270</wp:posOffset>
                </wp:positionV>
                <wp:extent cx="0" cy="182880"/>
                <wp:effectExtent l="5080" t="0" r="5080" b="0"/>
                <wp:wrapNone/>
                <wp:docPr id="39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10.1pt" to="144.45pt,24.45pt" stroked="t" o:allowincell="f" style="position:absolute">
                <v:stroke color="black" weight="9360" joinstyle="miter" endcap="flat"/>
                <v:fill o:detectmouseclick="t" on="false"/>
                <w10:wrap type="none"/>
              </v:line>
            </w:pict>
          </mc:Fallback>
        </mc:AlternateContent>
      </w:r>
      <w:r>
        <w:rPr>
          <w:sz w:val="24"/>
        </w:rPr>
        <w:t>Yet it worried her,</w:t>
      </w:r>
      <w:r>
        <w:rPr>
          <w:b/>
          <w:sz w:val="24"/>
        </w:rPr>
        <w:t xml:space="preserve"> this queer intensity of Hughie’s.</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03">
                <wp:simplePos x="0" y="0"/>
                <wp:positionH relativeFrom="column">
                  <wp:posOffset>462915</wp:posOffset>
                </wp:positionH>
                <wp:positionV relativeFrom="paragraph">
                  <wp:posOffset>135890</wp:posOffset>
                </wp:positionV>
                <wp:extent cx="1371600" cy="0"/>
                <wp:effectExtent l="0" t="5080" r="0" b="5080"/>
                <wp:wrapNone/>
                <wp:docPr id="397"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45pt,10.7pt" to="144.4pt,10.7pt" stroked="t" o:allowincell="f" style="position:absolute">
                <v:stroke color="black" weight="9360" joinstyle="miter" endcap="flat"/>
                <v:fill o:detectmouseclick="t" on="false"/>
                <w10:wrap type="none"/>
              </v:line>
            </w:pict>
          </mc:Fallback>
        </mc:AlternateContent>
      </w:r>
      <w:r>
        <w:rPr>
          <w:sz w:val="24"/>
        </w:rPr>
        <w:t>(appended subject)</w:t>
      </w:r>
    </w:p>
    <w:p>
      <w:pPr>
        <w:pStyle w:val="Normal"/>
        <w:spacing w:lineRule="auto" w:line="240"/>
        <w:ind w:firstLine="284" w:end="0"/>
        <w:rPr>
          <w:sz w:val="24"/>
        </w:rPr>
      </w:pPr>
      <w:r>
        <w:rPr>
          <w:sz w:val="24"/>
        </w:rPr>
      </w:r>
    </w:p>
    <w:p>
      <w:pPr>
        <w:pStyle w:val="Normal"/>
        <w:spacing w:lineRule="auto" w:line="240"/>
        <w:ind w:firstLine="284" w:end="0"/>
        <w:rPr/>
      </w:pPr>
      <w:r>
        <mc:AlternateContent>
          <mc:Choice Requires="wps">
            <w:drawing>
              <wp:anchor behindDoc="0" distT="0" distB="0" distL="114935" distR="114935" simplePos="0" locked="0" layoutInCell="1" allowOverlap="1" relativeHeight="404">
                <wp:simplePos x="0" y="0"/>
                <wp:positionH relativeFrom="column">
                  <wp:posOffset>2017395</wp:posOffset>
                </wp:positionH>
                <wp:positionV relativeFrom="paragraph">
                  <wp:posOffset>151130</wp:posOffset>
                </wp:positionV>
                <wp:extent cx="0" cy="182880"/>
                <wp:effectExtent l="38100" t="0" r="38100" b="0"/>
                <wp:wrapNone/>
                <wp:docPr id="398"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8.85pt,11.9pt" to="158.85pt,26.2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05">
                <wp:simplePos x="0" y="0"/>
                <wp:positionH relativeFrom="column">
                  <wp:posOffset>2748915</wp:posOffset>
                </wp:positionH>
                <wp:positionV relativeFrom="paragraph">
                  <wp:posOffset>151130</wp:posOffset>
                </wp:positionV>
                <wp:extent cx="0" cy="182880"/>
                <wp:effectExtent l="5080" t="0" r="5080" b="0"/>
                <wp:wrapNone/>
                <wp:docPr id="39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6.45pt,11.9pt" to="216.45pt,26.25pt" stroked="t" o:allowincell="f" style="position:absolute">
                <v:stroke color="black" weight="9360" joinstyle="miter" endcap="flat"/>
                <v:fill o:detectmouseclick="t" on="false"/>
                <w10:wrap type="none"/>
              </v:line>
            </w:pict>
          </mc:Fallback>
        </mc:AlternateContent>
      </w:r>
      <w:r>
        <w:rPr>
          <w:sz w:val="24"/>
        </w:rPr>
        <w:t>I used to do as Jean Jacques did</w:t>
      </w:r>
      <w:r>
        <w:rPr>
          <w:b/>
          <w:sz w:val="24"/>
        </w:rPr>
        <w:t xml:space="preserve"> — lie down on my boat and get it glide whereas it would.     </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06">
                <wp:simplePos x="0" y="0"/>
                <wp:positionH relativeFrom="column">
                  <wp:posOffset>2017395</wp:posOffset>
                </wp:positionH>
                <wp:positionV relativeFrom="paragraph">
                  <wp:posOffset>158750</wp:posOffset>
                </wp:positionV>
                <wp:extent cx="731520" cy="0"/>
                <wp:effectExtent l="0" t="5080" r="0" b="5080"/>
                <wp:wrapNone/>
                <wp:docPr id="400"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2.5pt" to="216.4pt,12.5pt" stroked="t" o:allowincell="f" style="position:absolute">
                <v:stroke color="black" weight="9360" joinstyle="miter" endcap="flat"/>
                <v:fill o:detectmouseclick="t" on="false"/>
                <w10:wrap type="none"/>
              </v:line>
            </w:pict>
          </mc:Fallback>
        </mc:AlternateContent>
      </w:r>
      <w:r>
        <w:rPr>
          <w:sz w:val="24"/>
        </w:rPr>
        <w:t xml:space="preserve">                                                   </w:t>
      </w:r>
      <w:r>
        <w:rPr>
          <w:sz w:val="24"/>
        </w:rPr>
        <w:t>(appended predicate with dependent words)</w:t>
      </w:r>
    </w:p>
    <w:p>
      <w:pPr>
        <w:pStyle w:val="Normal"/>
        <w:spacing w:lineRule="auto" w:line="240"/>
        <w:ind w:firstLine="284" w:end="0"/>
        <w:rPr>
          <w:sz w:val="24"/>
        </w:rPr>
      </w:pPr>
      <w:r>
        <w:rPr>
          <w:sz w:val="24"/>
        </w:rPr>
      </w:r>
    </w:p>
    <w:p>
      <w:pPr>
        <w:pStyle w:val="Normal"/>
        <w:spacing w:lineRule="auto" w:line="240"/>
        <w:ind w:firstLine="284" w:end="0"/>
        <w:rPr/>
      </w:pPr>
      <w:r>
        <w:rPr>
          <w:sz w:val="24"/>
        </w:rPr>
        <w:t>Hughie wanted to be a star,</w:t>
      </w:r>
      <w:r>
        <w:rPr>
          <w:b/>
          <w:sz w:val="24"/>
        </w:rPr>
        <w:t xml:space="preserve"> a footballer in the big league.</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07">
                <wp:simplePos x="0" y="0"/>
                <wp:positionH relativeFrom="column">
                  <wp:posOffset>1651635</wp:posOffset>
                </wp:positionH>
                <wp:positionV relativeFrom="paragraph">
                  <wp:posOffset>-1270</wp:posOffset>
                </wp:positionV>
                <wp:extent cx="0" cy="182880"/>
                <wp:effectExtent l="38100" t="0" r="38100" b="0"/>
                <wp:wrapNone/>
                <wp:docPr id="401"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30.05pt,-0.1pt" to="130.05pt,14.2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08">
                <wp:simplePos x="0" y="0"/>
                <wp:positionH relativeFrom="column">
                  <wp:posOffset>2383155</wp:posOffset>
                </wp:positionH>
                <wp:positionV relativeFrom="paragraph">
                  <wp:posOffset>-1270</wp:posOffset>
                </wp:positionV>
                <wp:extent cx="0" cy="182880"/>
                <wp:effectExtent l="5080" t="0" r="5080" b="0"/>
                <wp:wrapNone/>
                <wp:docPr id="40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7.65pt,-0.1pt" to="187.65pt,14.25pt" stroked="t" o:allowincell="f" style="position:absolute">
                <v:stroke color="black" weight="9360" joinstyle="miter" endcap="flat"/>
                <v:fill o:detectmouseclick="t" on="false"/>
                <w10:wrap type="none"/>
              </v:line>
            </w:pict>
          </mc:Fallback>
        </mc:AlternateContent>
      </w:r>
      <w:r>
        <w:rPr>
          <w:sz w:val="24"/>
        </w:rPr>
        <w:t>(appended predicative)</w:t>
      </w:r>
    </w:p>
    <w:p>
      <w:pPr>
        <w:pStyle w:val="Normal"/>
        <w:spacing w:lineRule="auto" w:line="240"/>
        <w:ind w:firstLine="284" w:end="0"/>
        <w:rPr>
          <w:sz w:val="24"/>
        </w:rPr>
      </w:pPr>
      <w:r>
        <w:rPr>
          <w:sz w:val="24"/>
        </w:rPr>
      </w:r>
    </w:p>
    <w:p>
      <w:pPr>
        <w:pStyle w:val="Normal"/>
        <w:spacing w:lineRule="auto" w:line="240"/>
        <w:ind w:firstLine="284" w:end="0"/>
        <w:rPr/>
      </w:pPr>
      <w:r>
        <mc:AlternateContent>
          <mc:Choice Requires="wps">
            <w:drawing>
              <wp:anchor behindDoc="0" distT="0" distB="0" distL="114935" distR="114935" simplePos="0" locked="0" layoutInCell="1" allowOverlap="1" relativeHeight="409">
                <wp:simplePos x="0" y="0"/>
                <wp:positionH relativeFrom="column">
                  <wp:posOffset>1651635</wp:posOffset>
                </wp:positionH>
                <wp:positionV relativeFrom="paragraph">
                  <wp:posOffset>6350</wp:posOffset>
                </wp:positionV>
                <wp:extent cx="731520" cy="0"/>
                <wp:effectExtent l="0" t="5080" r="0" b="5080"/>
                <wp:wrapNone/>
                <wp:docPr id="403" name=""/>
                <a:graphic xmlns:a="http://schemas.openxmlformats.org/drawingml/2006/main">
                  <a:graphicData uri="http://schemas.microsoft.com/office/word/2010/wordprocessingShape">
                    <wps:wsp>
                      <wps:cNvSpPr/>
                      <wps:spPr>
                        <a:xfrm flipH="1">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0.5pt" to="187.6pt,0.5pt" stroked="t" o:allowincell="f" style="position:absolute;flip:x">
                <v:stroke color="black" weight="9360" joinstyle="miter" endcap="flat"/>
                <v:fill o:detectmouseclick="t" on="false"/>
                <w10:wrap type="none"/>
              </v:line>
            </w:pict>
          </mc:Fallback>
        </mc:AlternateContent>
      </w:r>
      <w:r>
        <w:rPr>
          <w:sz w:val="24"/>
        </w:rPr>
        <w:t>And we’ll talk it over,</w:t>
      </w:r>
      <w:r>
        <w:rPr>
          <w:b/>
          <w:sz w:val="24"/>
        </w:rPr>
        <w:t xml:space="preserve"> every bit of it.</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10">
                <wp:simplePos x="0" y="0"/>
                <wp:positionH relativeFrom="column">
                  <wp:posOffset>1102995</wp:posOffset>
                </wp:positionH>
                <wp:positionV relativeFrom="paragraph">
                  <wp:posOffset>21590</wp:posOffset>
                </wp:positionV>
                <wp:extent cx="0" cy="182880"/>
                <wp:effectExtent l="38100" t="0" r="38100" b="0"/>
                <wp:wrapNone/>
                <wp:docPr id="404"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6.85pt,1.7pt" to="86.85pt,16.05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1">
                <wp:simplePos x="0" y="0"/>
                <wp:positionH relativeFrom="column">
                  <wp:posOffset>1743075</wp:posOffset>
                </wp:positionH>
                <wp:positionV relativeFrom="paragraph">
                  <wp:posOffset>21590</wp:posOffset>
                </wp:positionV>
                <wp:extent cx="0" cy="182880"/>
                <wp:effectExtent l="5080" t="0" r="5080" b="0"/>
                <wp:wrapNone/>
                <wp:docPr id="405"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1.7pt" to="137.25pt,16.05pt" stroked="t" o:allowincell="f" style="position:absolute">
                <v:stroke color="black" weight="9360" joinstyle="miter" endcap="flat"/>
                <v:fill o:detectmouseclick="t" on="false"/>
                <w10:wrap type="none"/>
              </v:line>
            </w:pict>
          </mc:Fallback>
        </mc:AlternateContent>
      </w:r>
      <w:r>
        <w:rPr>
          <w:sz w:val="24"/>
        </w:rPr>
        <w:t>(appended object)</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12">
                <wp:simplePos x="0" y="0"/>
                <wp:positionH relativeFrom="column">
                  <wp:posOffset>1102995</wp:posOffset>
                </wp:positionH>
                <wp:positionV relativeFrom="paragraph">
                  <wp:posOffset>29210</wp:posOffset>
                </wp:positionV>
                <wp:extent cx="640080" cy="0"/>
                <wp:effectExtent l="0" t="5080" r="0" b="5080"/>
                <wp:wrapNone/>
                <wp:docPr id="406"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2.3pt" to="137.2pt,2.3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w:rPr>
          <w:sz w:val="24"/>
        </w:rPr>
        <w:t>2. Appended modifiers of the second type form a string of homoge</w:t>
        <w:softHyphen/>
        <w:t xml:space="preserve">neous parts referring to a headword with a general meaning </w:t>
      </w:r>
      <w:r>
        <w:rPr>
          <w:i/>
          <w:sz w:val="24"/>
        </w:rPr>
        <w:t>(thing, problem, question,</w:t>
      </w:r>
      <w:r>
        <w:rPr>
          <w:sz w:val="24"/>
        </w:rPr>
        <w:t xml:space="preserve"> etc.). Here again the appended modifiers may refer to different parts of the sentence.</w:t>
      </w:r>
    </w:p>
    <w:p>
      <w:pPr>
        <w:pStyle w:val="Normal"/>
        <w:spacing w:lineRule="auto" w:line="240"/>
        <w:ind w:firstLine="284" w:end="0"/>
        <w:rPr>
          <w:sz w:val="24"/>
        </w:rPr>
      </w:pPr>
      <w:r>
        <w:rPr>
          <w:sz w:val="24"/>
        </w:rPr>
      </w:r>
    </w:p>
    <w:p>
      <w:pPr>
        <w:pStyle w:val="Normal"/>
        <w:spacing w:lineRule="auto" w:line="240"/>
        <w:ind w:firstLine="284" w:start="284" w:end="0"/>
        <w:rPr>
          <w:sz w:val="24"/>
        </w:rPr>
      </w:pPr>
      <w:r>
        <mc:AlternateContent>
          <mc:Choice Requires="wps">
            <w:drawing>
              <wp:anchor behindDoc="0" distT="0" distB="0" distL="114935" distR="114935" simplePos="0" locked="0" layoutInCell="1" allowOverlap="1" relativeHeight="413">
                <wp:simplePos x="0" y="0"/>
                <wp:positionH relativeFrom="column">
                  <wp:posOffset>3206115</wp:posOffset>
                </wp:positionH>
                <wp:positionV relativeFrom="paragraph">
                  <wp:posOffset>13335</wp:posOffset>
                </wp:positionV>
                <wp:extent cx="0" cy="182880"/>
                <wp:effectExtent l="5080" t="0" r="5080" b="0"/>
                <wp:wrapNone/>
                <wp:docPr id="407"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2.45pt,1.05pt" to="252.45pt,15.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4">
                <wp:simplePos x="0" y="0"/>
                <wp:positionH relativeFrom="column">
                  <wp:posOffset>5309235</wp:posOffset>
                </wp:positionH>
                <wp:positionV relativeFrom="paragraph">
                  <wp:posOffset>13335</wp:posOffset>
                </wp:positionV>
                <wp:extent cx="0" cy="182880"/>
                <wp:effectExtent l="5080" t="0" r="5080" b="0"/>
                <wp:wrapNone/>
                <wp:docPr id="408"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8.05pt,1.05pt" to="418.05pt,15.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6">
                <wp:simplePos x="0" y="0"/>
                <wp:positionH relativeFrom="column">
                  <wp:posOffset>2931795</wp:posOffset>
                </wp:positionH>
                <wp:positionV relativeFrom="paragraph">
                  <wp:posOffset>104775</wp:posOffset>
                </wp:positionV>
                <wp:extent cx="0" cy="182880"/>
                <wp:effectExtent l="38100" t="0" r="38100" b="0"/>
                <wp:wrapNone/>
                <wp:docPr id="409"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30.85pt,8.25pt" to="230.85pt,22.6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She kept up her music, she read an awful lot -  </w:t>
      </w:r>
      <w:r>
        <w:rPr>
          <w:b/>
          <w:sz w:val="24"/>
        </w:rPr>
        <w:t>novels, poetry, all sorts of stuff .</w:t>
      </w:r>
    </w:p>
    <w:p>
      <w:pPr>
        <w:pStyle w:val="Normal"/>
        <w:spacing w:lineRule="auto" w:line="240"/>
        <w:ind w:firstLine="284" w:start="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15">
                <wp:simplePos x="0" y="0"/>
                <wp:positionH relativeFrom="column">
                  <wp:posOffset>3206115</wp:posOffset>
                </wp:positionH>
                <wp:positionV relativeFrom="paragraph">
                  <wp:posOffset>20955</wp:posOffset>
                </wp:positionV>
                <wp:extent cx="2103120" cy="0"/>
                <wp:effectExtent l="0" t="5080" r="0" b="5080"/>
                <wp:wrapNone/>
                <wp:docPr id="410" name=""/>
                <a:graphic xmlns:a="http://schemas.openxmlformats.org/drawingml/2006/main">
                  <a:graphicData uri="http://schemas.microsoft.com/office/word/2010/wordprocessingShape">
                    <wps:wsp>
                      <wps:cNvSpPr/>
                      <wps:spPr>
                        <a:xfrm>
                          <a:off x="0" y="0"/>
                          <a:ext cx="2103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2.45pt,1.65pt" to="418pt,1.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7">
                <wp:simplePos x="0" y="0"/>
                <wp:positionH relativeFrom="column">
                  <wp:posOffset>4303395</wp:posOffset>
                </wp:positionH>
                <wp:positionV relativeFrom="paragraph">
                  <wp:posOffset>20955</wp:posOffset>
                </wp:positionV>
                <wp:extent cx="0" cy="91440"/>
                <wp:effectExtent l="5080" t="0" r="5080" b="0"/>
                <wp:wrapNone/>
                <wp:docPr id="411"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38.85pt,1.65pt" to="338.85pt,8.8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8">
                <wp:simplePos x="0" y="0"/>
                <wp:positionH relativeFrom="column">
                  <wp:posOffset>2931795</wp:posOffset>
                </wp:positionH>
                <wp:positionV relativeFrom="paragraph">
                  <wp:posOffset>112395</wp:posOffset>
                </wp:positionV>
                <wp:extent cx="1371600" cy="0"/>
                <wp:effectExtent l="0" t="5080" r="0" b="5080"/>
                <wp:wrapNone/>
                <wp:docPr id="412"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0.85pt,8.85pt" to="338.8pt,8.8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start="284" w:end="0"/>
        <w:rPr/>
      </w:pPr>
      <w:r>
        <mc:AlternateContent>
          <mc:Choice Requires="wps">
            <w:drawing>
              <wp:anchor behindDoc="0" distT="0" distB="0" distL="114935" distR="114935" simplePos="0" locked="0" layoutInCell="1" allowOverlap="1" relativeHeight="419">
                <wp:simplePos x="0" y="0"/>
                <wp:positionH relativeFrom="column">
                  <wp:posOffset>3388995</wp:posOffset>
                </wp:positionH>
                <wp:positionV relativeFrom="paragraph">
                  <wp:posOffset>28575</wp:posOffset>
                </wp:positionV>
                <wp:extent cx="0" cy="182880"/>
                <wp:effectExtent l="5080" t="0" r="5080" b="0"/>
                <wp:wrapNone/>
                <wp:docPr id="413"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6.85pt,2.25pt" to="266.85pt,16.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0">
                <wp:simplePos x="0" y="0"/>
                <wp:positionH relativeFrom="column">
                  <wp:posOffset>6132195</wp:posOffset>
                </wp:positionH>
                <wp:positionV relativeFrom="paragraph">
                  <wp:posOffset>28575</wp:posOffset>
                </wp:positionV>
                <wp:extent cx="0" cy="182880"/>
                <wp:effectExtent l="5080" t="0" r="5080" b="0"/>
                <wp:wrapNone/>
                <wp:docPr id="414"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2.85pt,2.25pt" to="482.85pt,16.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2">
                <wp:simplePos x="0" y="0"/>
                <wp:positionH relativeFrom="column">
                  <wp:posOffset>2200275</wp:posOffset>
                </wp:positionH>
                <wp:positionV relativeFrom="paragraph">
                  <wp:posOffset>120015</wp:posOffset>
                </wp:positionV>
                <wp:extent cx="0" cy="182880"/>
                <wp:effectExtent l="38100" t="0" r="38100" b="0"/>
                <wp:wrapNone/>
                <wp:docPr id="41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3.25pt,9.45pt" to="173.25pt,23.8pt" stroked="t" o:allowincell="f" style="position:absolute;flip:y">
                <v:stroke color="black" weight="9360" endarrow="block" endarrowwidth="medium" endarrowlength="medium" joinstyle="miter" endcap="flat"/>
                <v:fill o:detectmouseclick="t" on="false"/>
                <w10:wrap type="none"/>
              </v:line>
            </w:pict>
          </mc:Fallback>
        </mc:AlternateContent>
      </w:r>
      <w:r>
        <w:rPr>
          <w:sz w:val="24"/>
        </w:rPr>
        <w:t xml:space="preserve">She was allowed to choose things from the shop;  </w:t>
      </w:r>
      <w:r>
        <w:rPr>
          <w:b/>
          <w:sz w:val="24"/>
        </w:rPr>
        <w:t>jam, or paste, or biscuits, or the slab</w:t>
      </w:r>
      <w:r>
        <w:rPr>
          <w:sz w:val="24"/>
        </w:rPr>
        <w:t xml:space="preserve"> </w:t>
      </w:r>
      <w:r>
        <w:rPr>
          <w:b/>
          <w:sz w:val="24"/>
        </w:rPr>
        <w:t>cake</w:t>
      </w:r>
      <w:r>
        <w:rPr>
          <w:sz w:val="24"/>
        </w:rPr>
        <w:t>.</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21">
                <wp:simplePos x="0" y="0"/>
                <wp:positionH relativeFrom="column">
                  <wp:posOffset>3388995</wp:posOffset>
                </wp:positionH>
                <wp:positionV relativeFrom="paragraph">
                  <wp:posOffset>36195</wp:posOffset>
                </wp:positionV>
                <wp:extent cx="2743200" cy="0"/>
                <wp:effectExtent l="0" t="5080" r="0" b="5080"/>
                <wp:wrapNone/>
                <wp:docPr id="416" name=""/>
                <a:graphic xmlns:a="http://schemas.openxmlformats.org/drawingml/2006/main">
                  <a:graphicData uri="http://schemas.microsoft.com/office/word/2010/wordprocessingShape">
                    <wps:wsp>
                      <wps:cNvSpPr/>
                      <wps:spPr>
                        <a:xfrm>
                          <a:off x="0" y="0"/>
                          <a:ext cx="2743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6.85pt,2.85pt" to="482.8pt,2.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3">
                <wp:simplePos x="0" y="0"/>
                <wp:positionH relativeFrom="column">
                  <wp:posOffset>4669155</wp:posOffset>
                </wp:positionH>
                <wp:positionV relativeFrom="paragraph">
                  <wp:posOffset>36195</wp:posOffset>
                </wp:positionV>
                <wp:extent cx="0" cy="91440"/>
                <wp:effectExtent l="5080" t="0" r="5080" b="0"/>
                <wp:wrapNone/>
                <wp:docPr id="417" name=""/>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7.65pt,2.85pt" to="367.65pt,10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4">
                <wp:simplePos x="0" y="0"/>
                <wp:positionH relativeFrom="column">
                  <wp:posOffset>2200275</wp:posOffset>
                </wp:positionH>
                <wp:positionV relativeFrom="paragraph">
                  <wp:posOffset>127635</wp:posOffset>
                </wp:positionV>
                <wp:extent cx="2468880" cy="0"/>
                <wp:effectExtent l="0" t="5080" r="0" b="5080"/>
                <wp:wrapNone/>
                <wp:docPr id="418" name=""/>
                <a:graphic xmlns:a="http://schemas.openxmlformats.org/drawingml/2006/main">
                  <a:graphicData uri="http://schemas.microsoft.com/office/word/2010/wordprocessingShape">
                    <wps:wsp>
                      <wps:cNvSpPr/>
                      <wps:spPr>
                        <a:xfrm>
                          <a:off x="0" y="0"/>
                          <a:ext cx="246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25pt,10.05pt" to="367.6pt,10.0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sz w:val="24"/>
        </w:rPr>
      </w:pPr>
      <w:r>
        <w:rPr>
          <w:sz w:val="24"/>
        </w:rPr>
        <w:t>3. Appended parts of the third type - with a repeated headword - usually have an emphatic force.</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25">
                <wp:simplePos x="0" y="0"/>
                <wp:positionH relativeFrom="column">
                  <wp:posOffset>1743075</wp:posOffset>
                </wp:positionH>
                <wp:positionV relativeFrom="paragraph">
                  <wp:posOffset>142875</wp:posOffset>
                </wp:positionV>
                <wp:extent cx="0" cy="182880"/>
                <wp:effectExtent l="5080" t="0" r="5080" b="0"/>
                <wp:wrapNone/>
                <wp:docPr id="41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7.25pt,11.25pt" to="137.25pt,25.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6">
                <wp:simplePos x="0" y="0"/>
                <wp:positionH relativeFrom="column">
                  <wp:posOffset>4852035</wp:posOffset>
                </wp:positionH>
                <wp:positionV relativeFrom="paragraph">
                  <wp:posOffset>142875</wp:posOffset>
                </wp:positionV>
                <wp:extent cx="0" cy="182880"/>
                <wp:effectExtent l="5080" t="0" r="5080" b="0"/>
                <wp:wrapNone/>
                <wp:docPr id="42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2.05pt,11.25pt" to="382.05pt,25.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8">
                <wp:simplePos x="0" y="0"/>
                <wp:positionH relativeFrom="column">
                  <wp:posOffset>1834515</wp:posOffset>
                </wp:positionH>
                <wp:positionV relativeFrom="paragraph">
                  <wp:posOffset>142875</wp:posOffset>
                </wp:positionV>
                <wp:extent cx="0" cy="182880"/>
                <wp:effectExtent l="5080" t="0" r="5080" b="0"/>
                <wp:wrapNone/>
                <wp:docPr id="421"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11.25pt" to="144.45pt,25.6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9">
                <wp:simplePos x="0" y="0"/>
                <wp:positionH relativeFrom="column">
                  <wp:posOffset>1102995</wp:posOffset>
                </wp:positionH>
                <wp:positionV relativeFrom="paragraph">
                  <wp:posOffset>142875</wp:posOffset>
                </wp:positionV>
                <wp:extent cx="0" cy="182880"/>
                <wp:effectExtent l="5080" t="0" r="5080" b="0"/>
                <wp:wrapNone/>
                <wp:docPr id="42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11.25pt" to="86.85pt,25.6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427">
                <wp:simplePos x="0" y="0"/>
                <wp:positionH relativeFrom="column">
                  <wp:posOffset>1834515</wp:posOffset>
                </wp:positionH>
                <wp:positionV relativeFrom="paragraph">
                  <wp:posOffset>150495</wp:posOffset>
                </wp:positionV>
                <wp:extent cx="3017520" cy="0"/>
                <wp:effectExtent l="0" t="5080" r="0" b="5080"/>
                <wp:wrapNone/>
                <wp:docPr id="423" name=""/>
                <a:graphic xmlns:a="http://schemas.openxmlformats.org/drawingml/2006/main">
                  <a:graphicData uri="http://schemas.microsoft.com/office/word/2010/wordprocessingShape">
                    <wps:wsp>
                      <wps:cNvSpPr/>
                      <wps:spPr>
                        <a:xfrm>
                          <a:off x="0" y="0"/>
                          <a:ext cx="3017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11.85pt" to="382pt,11.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30">
                <wp:simplePos x="0" y="0"/>
                <wp:positionH relativeFrom="column">
                  <wp:posOffset>1102995</wp:posOffset>
                </wp:positionH>
                <wp:positionV relativeFrom="paragraph">
                  <wp:posOffset>150495</wp:posOffset>
                </wp:positionV>
                <wp:extent cx="640080" cy="0"/>
                <wp:effectExtent l="0" t="5080" r="0" b="5080"/>
                <wp:wrapNone/>
                <wp:docPr id="424" name=""/>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85pt,11.85pt" to="137.2pt,11.8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31">
                <wp:simplePos x="0" y="0"/>
                <wp:positionH relativeFrom="column">
                  <wp:posOffset>1285875</wp:posOffset>
                </wp:positionH>
                <wp:positionV relativeFrom="paragraph">
                  <wp:posOffset>150495</wp:posOffset>
                </wp:positionV>
                <wp:extent cx="0" cy="182880"/>
                <wp:effectExtent l="38100" t="0" r="38100" b="0"/>
                <wp:wrapNone/>
                <wp:docPr id="425"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1.25pt,11.85pt" to="101.25pt,26.2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32">
                <wp:simplePos x="0" y="0"/>
                <wp:positionH relativeFrom="column">
                  <wp:posOffset>3023235</wp:posOffset>
                </wp:positionH>
                <wp:positionV relativeFrom="paragraph">
                  <wp:posOffset>150495</wp:posOffset>
                </wp:positionV>
                <wp:extent cx="0" cy="182880"/>
                <wp:effectExtent l="5080" t="0" r="5080" b="0"/>
                <wp:wrapNone/>
                <wp:docPr id="426"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38.05pt,11.85pt" to="238.05pt,26.2pt" stroked="t" o:allowincell="f" style="position:absolute">
                <v:stroke color="black" weight="9360" joinstyle="miter" endcap="flat"/>
                <v:fill o:detectmouseclick="t" on="false"/>
                <w10:wrap type="none"/>
              </v:line>
            </w:pict>
          </mc:Fallback>
        </mc:AlternateContent>
      </w:r>
      <w:r>
        <w:rPr>
          <w:sz w:val="24"/>
        </w:rPr>
        <w:t xml:space="preserve">There was only one road:    </w:t>
      </w:r>
      <w:r>
        <w:rPr>
          <w:b/>
          <w:sz w:val="24"/>
        </w:rPr>
        <w:t>the main road, the road that struck due east.</w:t>
      </w:r>
    </w:p>
    <w:p>
      <w:pPr>
        <w:pStyle w:val="2"/>
        <w:suppressAutoHyphens w:val="false"/>
        <w:jc w:val="center"/>
        <w:rPr/>
      </w:pPr>
      <w:r>
        <mc:AlternateContent>
          <mc:Choice Requires="wps">
            <w:drawing>
              <wp:anchor behindDoc="0" distT="0" distB="0" distL="114935" distR="114935" simplePos="0" locked="0" layoutInCell="1" allowOverlap="1" relativeHeight="433">
                <wp:simplePos x="0" y="0"/>
                <wp:positionH relativeFrom="column">
                  <wp:posOffset>1285875</wp:posOffset>
                </wp:positionH>
                <wp:positionV relativeFrom="paragraph">
                  <wp:posOffset>158115</wp:posOffset>
                </wp:positionV>
                <wp:extent cx="1737360" cy="0"/>
                <wp:effectExtent l="0" t="5080" r="0" b="5080"/>
                <wp:wrapNone/>
                <wp:docPr id="427" name=""/>
                <a:graphic xmlns:a="http://schemas.openxmlformats.org/drawingml/2006/main">
                  <a:graphicData uri="http://schemas.microsoft.com/office/word/2010/wordprocessingShape">
                    <wps:wsp>
                      <wps:cNvSpPr/>
                      <wps:spPr>
                        <a:xfrm flipH="1">
                          <a:off x="0" y="0"/>
                          <a:ext cx="1737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2.45pt" to="238pt,12.45pt" stroked="t" o:allowincell="f" style="position:absolute;flip:x">
                <v:stroke color="black" weight="9360" joinstyle="miter" endcap="flat"/>
                <v:fill o:detectmouseclick="t" on="false"/>
                <w10:wrap type="none"/>
              </v:line>
            </w:pict>
          </mc:Fallback>
        </mc:AlternateContent>
      </w:r>
      <w:r>
        <w:rPr/>
        <w:t xml:space="preserve">                      </w:t>
      </w:r>
      <w:r>
        <w:rPr/>
        <w:t>(appended subject)</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34">
                <wp:simplePos x="0" y="0"/>
                <wp:positionH relativeFrom="column">
                  <wp:posOffset>1834515</wp:posOffset>
                </wp:positionH>
                <wp:positionV relativeFrom="paragraph">
                  <wp:posOffset>165735</wp:posOffset>
                </wp:positionV>
                <wp:extent cx="0" cy="182880"/>
                <wp:effectExtent l="5080" t="0" r="5080" b="0"/>
                <wp:wrapNone/>
                <wp:docPr id="428"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13.05pt" to="144.45pt,27.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35">
                <wp:simplePos x="0" y="0"/>
                <wp:positionH relativeFrom="column">
                  <wp:posOffset>4760595</wp:posOffset>
                </wp:positionH>
                <wp:positionV relativeFrom="paragraph">
                  <wp:posOffset>165735</wp:posOffset>
                </wp:positionV>
                <wp:extent cx="0" cy="182880"/>
                <wp:effectExtent l="5080" t="0" r="5080" b="0"/>
                <wp:wrapNone/>
                <wp:docPr id="429"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85pt,13.05pt" to="374.85pt,27.4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w:rPr>
          <w:sz w:val="24"/>
        </w:rPr>
        <w:t xml:space="preserve">He had his pride of course, </w:t>
      </w:r>
      <w:r>
        <w:rPr>
          <w:b/>
          <w:sz w:val="24"/>
        </w:rPr>
        <w:t xml:space="preserve">the natural pride of a liberal enlighted man. </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36">
                <wp:simplePos x="0" y="0"/>
                <wp:positionH relativeFrom="column">
                  <wp:posOffset>1834515</wp:posOffset>
                </wp:positionH>
                <wp:positionV relativeFrom="paragraph">
                  <wp:posOffset>-1905</wp:posOffset>
                </wp:positionV>
                <wp:extent cx="2926080" cy="0"/>
                <wp:effectExtent l="0" t="5080" r="0" b="5080"/>
                <wp:wrapNone/>
                <wp:docPr id="430" name=""/>
                <a:graphic xmlns:a="http://schemas.openxmlformats.org/drawingml/2006/main">
                  <a:graphicData uri="http://schemas.microsoft.com/office/word/2010/wordprocessingShape">
                    <wps:wsp>
                      <wps:cNvSpPr/>
                      <wps:spPr>
                        <a:xfrm>
                          <a:off x="0" y="0"/>
                          <a:ext cx="2926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45pt,-0.15pt" to="374.8pt,-0.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37">
                <wp:simplePos x="0" y="0"/>
                <wp:positionH relativeFrom="column">
                  <wp:posOffset>1011555</wp:posOffset>
                </wp:positionH>
                <wp:positionV relativeFrom="paragraph">
                  <wp:posOffset>-1905</wp:posOffset>
                </wp:positionV>
                <wp:extent cx="0" cy="182880"/>
                <wp:effectExtent l="38100" t="0" r="38100" b="0"/>
                <wp:wrapNone/>
                <wp:docPr id="431"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79.65pt,-0.15pt" to="79.65pt,14.2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38">
                <wp:simplePos x="0" y="0"/>
                <wp:positionH relativeFrom="column">
                  <wp:posOffset>3297555</wp:posOffset>
                </wp:positionH>
                <wp:positionV relativeFrom="paragraph">
                  <wp:posOffset>-1905</wp:posOffset>
                </wp:positionV>
                <wp:extent cx="0" cy="182880"/>
                <wp:effectExtent l="5080" t="0" r="5080" b="0"/>
                <wp:wrapNone/>
                <wp:docPr id="432"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9.65pt,-0.15pt" to="259.65pt,14.2pt" stroked="t" o:allowincell="f" style="position:absolute">
                <v:stroke color="black" weight="9360" joinstyle="miter" endcap="flat"/>
                <v:fill o:detectmouseclick="t" on="false"/>
                <w10:wrap type="none"/>
              </v:line>
            </w:pict>
          </mc:Fallback>
        </mc:AlternateContent>
      </w:r>
      <w:r>
        <w:rPr>
          <w:sz w:val="24"/>
        </w:rPr>
        <w:t xml:space="preserve">                                                </w:t>
      </w:r>
      <w:r>
        <w:rPr>
          <w:sz w:val="24"/>
        </w:rPr>
        <w:t>(appended object)</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39">
                <wp:simplePos x="0" y="0"/>
                <wp:positionH relativeFrom="column">
                  <wp:posOffset>1011555</wp:posOffset>
                </wp:positionH>
                <wp:positionV relativeFrom="paragraph">
                  <wp:posOffset>5715</wp:posOffset>
                </wp:positionV>
                <wp:extent cx="2286000" cy="0"/>
                <wp:effectExtent l="0" t="5080" r="0" b="5080"/>
                <wp:wrapNone/>
                <wp:docPr id="433"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9.65pt,0.45pt" to="259.6pt,0.4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440">
                <wp:simplePos x="0" y="0"/>
                <wp:positionH relativeFrom="column">
                  <wp:posOffset>1377315</wp:posOffset>
                </wp:positionH>
                <wp:positionV relativeFrom="paragraph">
                  <wp:posOffset>13335</wp:posOffset>
                </wp:positionV>
                <wp:extent cx="0" cy="182880"/>
                <wp:effectExtent l="5080" t="0" r="5080" b="0"/>
                <wp:wrapNone/>
                <wp:docPr id="434"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8.45pt,1.05pt" to="108.45pt,15.4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41">
                <wp:simplePos x="0" y="0"/>
                <wp:positionH relativeFrom="column">
                  <wp:posOffset>2748915</wp:posOffset>
                </wp:positionH>
                <wp:positionV relativeFrom="paragraph">
                  <wp:posOffset>13335</wp:posOffset>
                </wp:positionV>
                <wp:extent cx="0" cy="182880"/>
                <wp:effectExtent l="5080" t="0" r="5080" b="0"/>
                <wp:wrapNone/>
                <wp:docPr id="435"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6.45pt,1.05pt" to="216.45pt,15.4pt" stroked="t" o:allowincell="f" style="position:absolute">
                <v:stroke color="black" weight="9360" joinstyle="miter" endcap="flat"/>
                <v:fill o:detectmouseclick="t" on="false"/>
                <w10:wrap type="none"/>
              </v:line>
            </w:pict>
          </mc:Fallback>
        </mc:AlternateContent>
      </w:r>
      <w:r>
        <w:rPr>
          <w:sz w:val="24"/>
        </w:rPr>
        <w:t xml:space="preserve">He had been a fool, </w:t>
      </w:r>
      <w:r>
        <w:rPr>
          <w:b/>
          <w:sz w:val="24"/>
        </w:rPr>
        <w:t>a presumptuous fool.</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42">
                <wp:simplePos x="0" y="0"/>
                <wp:positionH relativeFrom="column">
                  <wp:posOffset>1377315</wp:posOffset>
                </wp:positionH>
                <wp:positionV relativeFrom="paragraph">
                  <wp:posOffset>20955</wp:posOffset>
                </wp:positionV>
                <wp:extent cx="1371600" cy="0"/>
                <wp:effectExtent l="0" t="5080" r="0" b="5080"/>
                <wp:wrapNone/>
                <wp:docPr id="436"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8.45pt,1.65pt" to="216.4pt,1.6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43">
                <wp:simplePos x="0" y="0"/>
                <wp:positionH relativeFrom="column">
                  <wp:posOffset>1194435</wp:posOffset>
                </wp:positionH>
                <wp:positionV relativeFrom="paragraph">
                  <wp:posOffset>20955</wp:posOffset>
                </wp:positionV>
                <wp:extent cx="0" cy="182880"/>
                <wp:effectExtent l="38100" t="0" r="38100" b="0"/>
                <wp:wrapNone/>
                <wp:docPr id="437"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4.05pt,1.65pt" to="94.05pt,16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45">
                <wp:simplePos x="0" y="0"/>
                <wp:positionH relativeFrom="column">
                  <wp:posOffset>2017395</wp:posOffset>
                </wp:positionH>
                <wp:positionV relativeFrom="paragraph">
                  <wp:posOffset>20955</wp:posOffset>
                </wp:positionV>
                <wp:extent cx="0" cy="182880"/>
                <wp:effectExtent l="5080" t="0" r="5080" b="0"/>
                <wp:wrapNone/>
                <wp:docPr id="438"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1.65pt" to="158.85pt,16pt" stroked="t" o:allowincell="f" style="position:absolute">
                <v:stroke color="black" weight="9360" joinstyle="miter" endcap="flat"/>
                <v:fill o:detectmouseclick="t" on="false"/>
                <w10:wrap type="none"/>
              </v:line>
            </w:pict>
          </mc:Fallback>
        </mc:AlternateContent>
      </w:r>
      <w:r>
        <w:rPr>
          <w:sz w:val="24"/>
        </w:rPr>
        <w:t>(appended predicative)</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44">
                <wp:simplePos x="0" y="0"/>
                <wp:positionH relativeFrom="column">
                  <wp:posOffset>1194435</wp:posOffset>
                </wp:positionH>
                <wp:positionV relativeFrom="paragraph">
                  <wp:posOffset>28575</wp:posOffset>
                </wp:positionV>
                <wp:extent cx="822960" cy="0"/>
                <wp:effectExtent l="0" t="5080" r="0" b="5080"/>
                <wp:wrapNone/>
                <wp:docPr id="439" name=""/>
                <a:graphic xmlns:a="http://schemas.openxmlformats.org/drawingml/2006/main">
                  <a:graphicData uri="http://schemas.microsoft.com/office/word/2010/wordprocessingShape">
                    <wps:wsp>
                      <wps:cNvSpPr/>
                      <wps:spPr>
                        <a:xfrm>
                          <a:off x="0" y="0"/>
                          <a:ext cx="82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05pt,2.25pt" to="158.8pt,2.2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mc:AlternateContent>
          <mc:Choice Requires="wps">
            <w:drawing>
              <wp:anchor behindDoc="0" distT="0" distB="0" distL="114935" distR="114935" simplePos="0" locked="0" layoutInCell="1" allowOverlap="1" relativeHeight="446">
                <wp:simplePos x="0" y="0"/>
                <wp:positionH relativeFrom="column">
                  <wp:posOffset>1468755</wp:posOffset>
                </wp:positionH>
                <wp:positionV relativeFrom="paragraph">
                  <wp:posOffset>36195</wp:posOffset>
                </wp:positionV>
                <wp:extent cx="0" cy="182880"/>
                <wp:effectExtent l="5080" t="0" r="5080" b="0"/>
                <wp:wrapNone/>
                <wp:docPr id="440"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2.85pt" to="115.65pt,17.2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47">
                <wp:simplePos x="0" y="0"/>
                <wp:positionH relativeFrom="column">
                  <wp:posOffset>2748915</wp:posOffset>
                </wp:positionH>
                <wp:positionV relativeFrom="paragraph">
                  <wp:posOffset>36195</wp:posOffset>
                </wp:positionV>
                <wp:extent cx="0" cy="182880"/>
                <wp:effectExtent l="5080" t="0" r="5080" b="0"/>
                <wp:wrapNone/>
                <wp:docPr id="441" name=""/>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6.45pt,2.85pt" to="216.45pt,17.2pt" stroked="t" o:allowincell="f" style="position:absolute">
                <v:stroke color="black" weight="9360" joinstyle="miter" endcap="flat"/>
                <v:fill o:detectmouseclick="t" on="false"/>
                <w10:wrap type="none"/>
              </v:line>
            </w:pict>
          </mc:Fallback>
        </mc:AlternateContent>
      </w:r>
      <w:r>
        <w:rPr>
          <w:sz w:val="24"/>
        </w:rPr>
        <w:t xml:space="preserve">In silence they stood, </w:t>
      </w:r>
      <w:r>
        <w:rPr>
          <w:b/>
          <w:sz w:val="24"/>
        </w:rPr>
        <w:t xml:space="preserve"> in mortal silence.</w:t>
      </w:r>
    </w:p>
    <w:p>
      <w:pPr>
        <w:pStyle w:val="Normal"/>
        <w:spacing w:lineRule="auto" w:line="240"/>
        <w:ind w:firstLine="284" w:end="0"/>
        <w:jc w:val="center"/>
        <w:rPr>
          <w:sz w:val="24"/>
        </w:rPr>
      </w:pPr>
      <w:r>
        <mc:AlternateContent>
          <mc:Choice Requires="wps">
            <w:drawing>
              <wp:anchor behindDoc="0" distT="0" distB="0" distL="114935" distR="114935" simplePos="0" locked="0" layoutInCell="1" allowOverlap="1" relativeHeight="448">
                <wp:simplePos x="0" y="0"/>
                <wp:positionH relativeFrom="column">
                  <wp:posOffset>1468755</wp:posOffset>
                </wp:positionH>
                <wp:positionV relativeFrom="paragraph">
                  <wp:posOffset>43815</wp:posOffset>
                </wp:positionV>
                <wp:extent cx="1280160" cy="0"/>
                <wp:effectExtent l="0" t="5080" r="0" b="5080"/>
                <wp:wrapNone/>
                <wp:docPr id="442" name=""/>
                <a:graphic xmlns:a="http://schemas.openxmlformats.org/drawingml/2006/main">
                  <a:graphicData uri="http://schemas.microsoft.com/office/word/2010/wordprocessingShape">
                    <wps:wsp>
                      <wps:cNvSpPr/>
                      <wps:spPr>
                        <a:xfrm>
                          <a:off x="0" y="0"/>
                          <a:ext cx="1280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5.65pt,3.45pt" to="216.4pt,3.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49">
                <wp:simplePos x="0" y="0"/>
                <wp:positionH relativeFrom="column">
                  <wp:posOffset>554355</wp:posOffset>
                </wp:positionH>
                <wp:positionV relativeFrom="paragraph">
                  <wp:posOffset>43815</wp:posOffset>
                </wp:positionV>
                <wp:extent cx="0" cy="182880"/>
                <wp:effectExtent l="38100" t="0" r="38100" b="0"/>
                <wp:wrapNone/>
                <wp:docPr id="443"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3.65pt,3.45pt" to="43.65pt,17.8pt" stroked="t" o:allowincell="f" style="position:absolute;flip:y">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50">
                <wp:simplePos x="0" y="0"/>
                <wp:positionH relativeFrom="column">
                  <wp:posOffset>2017395</wp:posOffset>
                </wp:positionH>
                <wp:positionV relativeFrom="paragraph">
                  <wp:posOffset>43815</wp:posOffset>
                </wp:positionV>
                <wp:extent cx="0" cy="182880"/>
                <wp:effectExtent l="5080" t="0" r="5080" b="0"/>
                <wp:wrapNone/>
                <wp:docPr id="444" name=""/>
                <a:graphic xmlns:a="http://schemas.openxmlformats.org/drawingml/2006/main">
                  <a:graphicData uri="http://schemas.microsoft.com/office/word/2010/wordprocessingShape">
                    <wps:wsp>
                      <wps:cNvSpPr/>
                      <wps:spPr>
                        <a:xfrm flipV="1">
                          <a:off x="0" y="0"/>
                          <a:ext cx="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85pt,3.45pt" to="158.85pt,17.8pt" stroked="t" o:allowincell="f" style="position:absolute;flip:y">
                <v:stroke color="black" weight="9360" joinstyle="miter" endcap="flat"/>
                <v:fill o:detectmouseclick="t" on="false"/>
                <w10:wrap type="none"/>
              </v:line>
            </w:pict>
          </mc:Fallback>
        </mc:AlternateContent>
      </w:r>
      <w:r>
        <w:rPr>
          <w:sz w:val="24"/>
        </w:rPr>
        <w:t>(appended adverbial modifier)</w:t>
      </w:r>
    </w:p>
    <w:p>
      <w:pPr>
        <w:pStyle w:val="Normal"/>
        <w:spacing w:lineRule="auto" w:line="240"/>
        <w:ind w:firstLine="284" w:end="0"/>
        <w:rPr>
          <w:sz w:val="24"/>
          <w:lang w:val="en-US" w:eastAsia="en-US"/>
        </w:rPr>
      </w:pPr>
      <w:r>
        <w:rPr>
          <w:sz w:val="24"/>
          <w:lang w:val="en-US" w:eastAsia="en-US"/>
        </w:rPr>
        <mc:AlternateContent>
          <mc:Choice Requires="wps">
            <w:drawing>
              <wp:anchor behindDoc="0" distT="0" distB="0" distL="114935" distR="114935" simplePos="0" locked="0" layoutInCell="1" allowOverlap="1" relativeHeight="451">
                <wp:simplePos x="0" y="0"/>
                <wp:positionH relativeFrom="column">
                  <wp:posOffset>554355</wp:posOffset>
                </wp:positionH>
                <wp:positionV relativeFrom="paragraph">
                  <wp:posOffset>51435</wp:posOffset>
                </wp:positionV>
                <wp:extent cx="1463040" cy="0"/>
                <wp:effectExtent l="0" t="5080" r="0" b="5080"/>
                <wp:wrapNone/>
                <wp:docPr id="445" name=""/>
                <a:graphic xmlns:a="http://schemas.openxmlformats.org/drawingml/2006/main">
                  <a:graphicData uri="http://schemas.microsoft.com/office/word/2010/wordprocessingShape">
                    <wps:wsp>
                      <wps:cNvSpPr/>
                      <wps:spPr>
                        <a:xfrm>
                          <a:off x="0" y="0"/>
                          <a:ext cx="146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65pt,4.05pt" to="158.8pt,4.05pt" stroked="t" o:allowincell="f" style="position:absolute">
                <v:stroke color="black" weight="9360" joinstyle="miter" endcap="flat"/>
                <v:fill o:detectmouseclick="t" on="false"/>
                <w10:wrap type="none"/>
              </v:line>
            </w:pict>
          </mc:Fallback>
        </mc:AlternateContent>
      </w:r>
    </w:p>
    <w:p>
      <w:pPr>
        <w:pStyle w:val="Normal"/>
        <w:spacing w:lineRule="auto" w:line="240"/>
        <w:ind w:firstLine="284" w:end="0"/>
        <w:rPr/>
      </w:pPr>
      <w:r>
        <w:rPr>
          <w:sz w:val="24"/>
        </w:rPr>
        <w:t xml:space="preserve">The emphatic force is often manifested by adverbs of degree, intensifying particles </w:t>
      </w:r>
      <w:r>
        <w:rPr>
          <w:i/>
          <w:sz w:val="24"/>
        </w:rPr>
        <w:t>(just, even, especially, particularly, at least, in particular),</w:t>
      </w:r>
      <w:r>
        <w:rPr>
          <w:sz w:val="24"/>
        </w:rPr>
        <w:t xml:space="preserve"> or modal words </w:t>
      </w:r>
      <w:r>
        <w:rPr>
          <w:i/>
          <w:sz w:val="24"/>
        </w:rPr>
        <w:t>(in fact, indeed,</w:t>
      </w:r>
      <w:r>
        <w:rPr>
          <w:sz w:val="24"/>
        </w:rPr>
        <w:t xml:space="preserve"> etc.). The explanatory function is carried out by modifying words or attributive clauses.</w:t>
      </w:r>
    </w:p>
    <w:p>
      <w:pPr>
        <w:pStyle w:val="Normal"/>
        <w:spacing w:lineRule="auto" w:line="240"/>
        <w:ind w:firstLine="284" w:end="0"/>
        <w:rPr>
          <w:sz w:val="24"/>
        </w:rPr>
      </w:pPr>
      <w:r>
        <w:rPr>
          <w:sz w:val="24"/>
        </w:rPr>
      </w:r>
    </w:p>
    <w:p>
      <w:pPr>
        <w:pStyle w:val="Normal"/>
        <w:spacing w:lineRule="auto" w:line="240"/>
        <w:ind w:firstLine="284" w:end="0"/>
        <w:rPr/>
      </w:pPr>
      <w:r>
        <w:rPr>
          <w:sz w:val="24"/>
        </w:rPr>
        <w:t>In one place Winterbourne found ... a French-woman with two starved children living in a cottage with nothing but straw -</w:t>
      </w:r>
      <w:r>
        <w:rPr>
          <w:b/>
          <w:sz w:val="24"/>
        </w:rPr>
        <w:t xml:space="preserve"> </w:t>
      </w:r>
      <w:r>
        <w:rPr>
          <w:b/>
          <w:i/>
          <w:sz w:val="24"/>
        </w:rPr>
        <w:t>literally nothing but  straw...</w:t>
      </w:r>
    </w:p>
    <w:p>
      <w:pPr>
        <w:pStyle w:val="Normal"/>
        <w:spacing w:lineRule="auto" w:line="240"/>
        <w:ind w:firstLine="284" w:end="0"/>
        <w:rPr/>
      </w:pPr>
      <w:r>
        <w:rPr>
          <w:sz w:val="24"/>
        </w:rPr>
        <w:t>They assured him that they were the only men</w:t>
      </w:r>
      <w:r>
        <w:rPr>
          <w:b/>
          <w:sz w:val="24"/>
        </w:rPr>
        <w:t xml:space="preserve"> - </w:t>
      </w:r>
      <w:r>
        <w:rPr>
          <w:b/>
          <w:i/>
          <w:sz w:val="24"/>
        </w:rPr>
        <w:t>or almost the only men</w:t>
      </w:r>
      <w:r>
        <w:rPr>
          <w:i/>
          <w:sz w:val="24"/>
        </w:rPr>
        <w:t xml:space="preserve"> -</w:t>
      </w:r>
      <w:r>
        <w:rPr>
          <w:sz w:val="24"/>
        </w:rPr>
        <w:t xml:space="preserve"> left alive...</w:t>
      </w:r>
    </w:p>
    <w:p>
      <w:pPr>
        <w:pStyle w:val="Normal"/>
        <w:spacing w:lineRule="auto" w:line="240"/>
        <w:ind w:firstLine="284" w:end="0"/>
        <w:rPr>
          <w:b/>
          <w:sz w:val="24"/>
        </w:rPr>
      </w:pPr>
      <w:r>
        <w:rPr>
          <w:b/>
          <w:sz w:val="24"/>
        </w:rPr>
      </w:r>
    </w:p>
    <w:p>
      <w:pPr>
        <w:pStyle w:val="Heading2"/>
        <w:jc w:val="end"/>
        <w:rPr/>
      </w:pPr>
      <w:r>
        <w:rPr/>
        <w:t>APPENDIX II</w:t>
      </w:r>
    </w:p>
    <w:p>
      <w:pPr>
        <w:pStyle w:val="Normal"/>
        <w:spacing w:lineRule="auto" w:line="240"/>
        <w:ind w:firstLine="284" w:end="0"/>
        <w:rPr>
          <w:b/>
          <w:sz w:val="24"/>
        </w:rPr>
      </w:pPr>
      <w:r>
        <w:rPr>
          <w:b/>
          <w:sz w:val="24"/>
        </w:rPr>
      </w:r>
    </w:p>
    <w:p>
      <w:pPr>
        <w:pStyle w:val="Heading2"/>
        <w:rPr/>
      </w:pPr>
      <w:bookmarkStart w:id="163" w:name="__RefHeading___Toc5113104"/>
      <w:bookmarkEnd w:id="163"/>
      <w:r>
        <w:rPr/>
        <w:t>SOME SPECIAL DIFFICULTIES OF ANALYSIS</w:t>
      </w:r>
    </w:p>
    <w:p>
      <w:pPr>
        <w:pStyle w:val="Heading2"/>
        <w:rPr/>
      </w:pPr>
      <w:r>
        <w:rPr/>
      </w:r>
    </w:p>
    <w:p>
      <w:pPr>
        <w:pStyle w:val="Normal"/>
        <w:spacing w:lineRule="auto" w:line="240"/>
        <w:ind w:firstLine="284" w:end="0"/>
        <w:jc w:val="center"/>
        <w:rPr>
          <w:b/>
          <w:sz w:val="24"/>
        </w:rPr>
      </w:pPr>
      <w:r>
        <w:rPr>
          <w:b/>
          <w:sz w:val="24"/>
        </w:rPr>
        <w:t>(syncretic forms, syntactic homonyms, dubious cases of analysis)</w:t>
      </w:r>
    </w:p>
    <w:p>
      <w:pPr>
        <w:pStyle w:val="Normal"/>
        <w:spacing w:lineRule="auto" w:line="240"/>
        <w:ind w:firstLine="284" w:end="0"/>
        <w:jc w:val="center"/>
        <w:rPr>
          <w:b/>
          <w:sz w:val="24"/>
        </w:rPr>
      </w:pPr>
      <w:r>
        <w:rPr>
          <w:b/>
          <w:sz w:val="24"/>
        </w:rPr>
      </w:r>
    </w:p>
    <w:p>
      <w:pPr>
        <w:pStyle w:val="Normal"/>
        <w:spacing w:lineRule="auto" w:line="240"/>
        <w:ind w:firstLine="284" w:end="0"/>
        <w:rPr>
          <w:sz w:val="24"/>
        </w:rPr>
      </w:pPr>
      <w:r>
        <w:rPr>
          <w:sz w:val="24"/>
        </w:rPr>
        <w:t>Though each sentence can be divided into parts as described in the section “Parts of the sentence”, the attribution of some parts may present certain difficulties.</w:t>
      </w:r>
    </w:p>
    <w:p>
      <w:pPr>
        <w:pStyle w:val="Normal"/>
        <w:spacing w:lineRule="auto" w:line="240"/>
        <w:ind w:firstLine="284" w:end="0"/>
        <w:rPr>
          <w:sz w:val="24"/>
        </w:rPr>
      </w:pPr>
      <w:r>
        <w:rPr>
          <w:sz w:val="24"/>
        </w:rPr>
      </w:r>
    </w:p>
    <w:p>
      <w:pPr>
        <w:pStyle w:val="Normal"/>
        <w:spacing w:lineRule="auto" w:line="240"/>
        <w:ind w:firstLine="284" w:start="284" w:end="0"/>
        <w:rPr>
          <w:sz w:val="24"/>
        </w:rPr>
      </w:pPr>
      <w:r>
        <w:rPr>
          <w:sz w:val="24"/>
        </w:rPr>
        <w:t>Here we may distinguish three cases.</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1. The analysis of parts of the sentence which contain two meanings at one and the same time (the so-called </w:t>
      </w:r>
      <w:r>
        <w:rPr>
          <w:i/>
          <w:sz w:val="24"/>
        </w:rPr>
        <w:t>syncretic forms).</w:t>
      </w:r>
    </w:p>
    <w:p>
      <w:pPr>
        <w:pStyle w:val="Normal"/>
        <w:spacing w:lineRule="auto" w:line="240"/>
        <w:ind w:firstLine="284" w:end="0"/>
        <w:rPr/>
      </w:pPr>
      <w:r>
        <w:rPr>
          <w:sz w:val="24"/>
        </w:rPr>
        <w:t>2</w:t>
      </w:r>
      <w:r>
        <w:rPr>
          <w:i/>
          <w:sz w:val="24"/>
        </w:rPr>
        <w:t>.</w:t>
      </w:r>
      <w:r>
        <w:rPr>
          <w:sz w:val="24"/>
        </w:rPr>
        <w:t xml:space="preserve"> The analysis of phrases built on one and the same pattern in different syntactical functions (the so-called </w:t>
      </w:r>
      <w:r>
        <w:rPr>
          <w:i/>
          <w:sz w:val="24"/>
        </w:rPr>
        <w:t>syntactical homonyms).</w:t>
      </w:r>
    </w:p>
    <w:p>
      <w:pPr>
        <w:pStyle w:val="Normal"/>
        <w:spacing w:lineRule="auto" w:line="240"/>
        <w:ind w:firstLine="284" w:end="0"/>
        <w:rPr>
          <w:sz w:val="24"/>
        </w:rPr>
      </w:pPr>
      <w:r>
        <w:rPr>
          <w:sz w:val="24"/>
        </w:rPr>
        <w:t>3. The analysis of parts of the sentence whose attribution is dubious due to their nature.</w:t>
      </w:r>
    </w:p>
    <w:p>
      <w:pPr>
        <w:pStyle w:val="Normal"/>
        <w:spacing w:lineRule="auto" w:line="240"/>
        <w:ind w:firstLine="284" w:end="0"/>
        <w:rPr>
          <w:b/>
          <w:sz w:val="24"/>
        </w:rPr>
      </w:pPr>
      <w:r>
        <w:rPr>
          <w:b/>
          <w:sz w:val="24"/>
        </w:rPr>
      </w:r>
    </w:p>
    <w:p>
      <w:pPr>
        <w:pStyle w:val="Normal"/>
        <w:spacing w:lineRule="auto" w:line="240"/>
        <w:ind w:firstLine="284" w:end="0"/>
        <w:jc w:val="center"/>
        <w:rPr>
          <w:b/>
          <w:sz w:val="24"/>
        </w:rPr>
      </w:pPr>
      <w:r>
        <w:rPr>
          <w:b/>
          <w:sz w:val="24"/>
        </w:rPr>
        <w:t>1. Syncretic forms</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Difficulties of this kind arise where a part of the sentence contains two meanings at once and it is not always clear which of them is the predominant. This is usually the case with various classes of adverbials, especially those expressed by an infinitive, a participle, or phrases and complexes with these verbals.</w:t>
      </w:r>
    </w:p>
    <w:p>
      <w:pPr>
        <w:pStyle w:val="Normal"/>
        <w:spacing w:lineRule="auto" w:line="240"/>
        <w:ind w:firstLine="284" w:end="0"/>
        <w:rPr>
          <w:sz w:val="24"/>
        </w:rPr>
      </w:pPr>
      <w:r>
        <w:rPr>
          <w:sz w:val="24"/>
        </w:rPr>
        <w:t>Here are some examples.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She looked under the cot and laughed </w:t>
      </w:r>
      <w:r>
        <w:rPr>
          <w:i/>
          <w:sz w:val="24"/>
        </w:rPr>
        <w:t xml:space="preserve">to see the girl crouched there. </w:t>
      </w:r>
    </w:p>
    <w:p>
      <w:pPr>
        <w:pStyle w:val="Normal"/>
        <w:spacing w:lineRule="auto" w:line="240"/>
        <w:ind w:firstLine="284" w:start="284" w:end="0"/>
        <w:rPr/>
      </w:pPr>
      <w:r>
        <w:rPr>
          <w:i/>
          <w:sz w:val="24"/>
        </w:rPr>
        <w:t>The work done,</w:t>
      </w:r>
      <w:r>
        <w:rPr>
          <w:sz w:val="24"/>
        </w:rPr>
        <w:t xml:space="preserve"> I felt as free as a bird. </w:t>
      </w:r>
    </w:p>
    <w:p>
      <w:pPr>
        <w:pStyle w:val="Normal"/>
        <w:spacing w:lineRule="auto" w:line="240"/>
        <w:ind w:firstLine="284" w:start="284" w:end="0"/>
        <w:rPr/>
      </w:pPr>
      <w:r>
        <w:rPr>
          <w:i/>
          <w:sz w:val="24"/>
        </w:rPr>
        <w:t>It growing dark,</w:t>
      </w:r>
      <w:r>
        <w:rPr>
          <w:sz w:val="24"/>
        </w:rPr>
        <w:t xml:space="preserve"> she hurried the boys home.</w:t>
      </w:r>
    </w:p>
    <w:p>
      <w:pPr>
        <w:pStyle w:val="Normal"/>
        <w:spacing w:lineRule="auto" w:line="240"/>
        <w:ind w:firstLine="284" w:end="0"/>
        <w:rPr>
          <w:sz w:val="24"/>
        </w:rPr>
      </w:pPr>
      <w:r>
        <w:rPr>
          <w:sz w:val="24"/>
        </w:rPr>
      </w:r>
    </w:p>
    <w:p>
      <w:pPr>
        <w:pStyle w:val="Normal"/>
        <w:spacing w:lineRule="auto" w:line="240"/>
        <w:ind w:firstLine="284" w:end="0"/>
        <w:rPr/>
      </w:pPr>
      <w:r>
        <w:rPr>
          <w:sz w:val="24"/>
        </w:rPr>
        <w:t>In all these sentences the parts in italics express at the same time the idea of</w:t>
      </w:r>
      <w:r>
        <w:rPr>
          <w:b/>
          <w:sz w:val="24"/>
        </w:rPr>
        <w:t xml:space="preserve"> the cause</w:t>
      </w:r>
      <w:r>
        <w:rPr>
          <w:sz w:val="24"/>
        </w:rPr>
        <w:t xml:space="preserve"> of the action of the predicate verb and</w:t>
      </w:r>
      <w:r>
        <w:rPr>
          <w:b/>
          <w:sz w:val="24"/>
        </w:rPr>
        <w:t xml:space="preserve"> an indication of the time</w:t>
      </w:r>
      <w:r>
        <w:rPr>
          <w:sz w:val="24"/>
        </w:rPr>
        <w:t xml:space="preserve"> of these actions.</w:t>
      </w:r>
    </w:p>
    <w:p>
      <w:pPr>
        <w:pStyle w:val="Normal"/>
        <w:spacing w:lineRule="auto" w:line="240"/>
        <w:ind w:firstLine="284" w:end="0"/>
        <w:rPr/>
      </w:pPr>
      <w:r>
        <w:rPr>
          <w:sz w:val="24"/>
        </w:rPr>
        <w:t>In the sentence</w:t>
      </w:r>
      <w:r>
        <w:rPr>
          <w:b/>
          <w:sz w:val="24"/>
        </w:rPr>
        <w:t xml:space="preserve"> </w:t>
      </w:r>
      <w:r>
        <w:rPr>
          <w:b/>
          <w:i/>
          <w:sz w:val="24"/>
        </w:rPr>
        <w:t>To hear him talk,</w:t>
      </w:r>
      <w:r>
        <w:rPr>
          <w:i/>
          <w:sz w:val="24"/>
        </w:rPr>
        <w:t xml:space="preserve"> you’ll think he's at least ten years old</w:t>
      </w:r>
      <w:r>
        <w:rPr>
          <w:sz w:val="24"/>
        </w:rPr>
        <w:t xml:space="preserve"> the part in italics combines the idea</w:t>
      </w:r>
      <w:r>
        <w:rPr>
          <w:b/>
          <w:sz w:val="24"/>
        </w:rPr>
        <w:t xml:space="preserve"> of time</w:t>
      </w:r>
      <w:r>
        <w:rPr>
          <w:sz w:val="24"/>
        </w:rPr>
        <w:t xml:space="preserve"> with that</w:t>
      </w:r>
      <w:r>
        <w:rPr>
          <w:b/>
          <w:sz w:val="24"/>
        </w:rPr>
        <w:t xml:space="preserve"> of condition.</w:t>
      </w:r>
    </w:p>
    <w:p>
      <w:pPr>
        <w:pStyle w:val="Normal"/>
        <w:spacing w:lineRule="auto" w:line="240"/>
        <w:ind w:firstLine="284" w:end="0"/>
        <w:rPr/>
      </w:pPr>
      <w:r>
        <w:rPr>
          <w:sz w:val="24"/>
        </w:rPr>
        <w:t xml:space="preserve">In the sentences </w:t>
      </w:r>
      <w:r>
        <w:rPr>
          <w:i/>
          <w:sz w:val="24"/>
        </w:rPr>
        <w:t>She was clever enough</w:t>
      </w:r>
      <w:r>
        <w:rPr>
          <w:b/>
          <w:i/>
          <w:sz w:val="24"/>
        </w:rPr>
        <w:t xml:space="preserve"> to keep silent;</w:t>
      </w:r>
      <w:r>
        <w:rPr>
          <w:i/>
          <w:sz w:val="24"/>
        </w:rPr>
        <w:t xml:space="preserve"> I’ve watched you work too long</w:t>
      </w:r>
      <w:r>
        <w:rPr>
          <w:b/>
          <w:i/>
          <w:sz w:val="24"/>
        </w:rPr>
        <w:t xml:space="preserve"> to underrate you</w:t>
      </w:r>
      <w:r>
        <w:rPr>
          <w:sz w:val="24"/>
        </w:rPr>
        <w:t xml:space="preserve"> the adverbials combine the idea</w:t>
      </w:r>
      <w:r>
        <w:rPr>
          <w:b/>
          <w:sz w:val="24"/>
        </w:rPr>
        <w:t xml:space="preserve"> of result </w:t>
      </w:r>
      <w:r>
        <w:rPr>
          <w:sz w:val="24"/>
        </w:rPr>
        <w:t>with the idea</w:t>
      </w:r>
      <w:r>
        <w:rPr>
          <w:b/>
          <w:sz w:val="24"/>
        </w:rPr>
        <w:t xml:space="preserve"> of degree.</w:t>
      </w:r>
    </w:p>
    <w:p>
      <w:pPr>
        <w:pStyle w:val="Normal"/>
        <w:spacing w:lineRule="auto" w:line="240"/>
        <w:ind w:firstLine="284" w:end="0"/>
        <w:rPr/>
      </w:pPr>
      <w:r>
        <w:rPr>
          <w:sz w:val="24"/>
        </w:rPr>
        <w:t>Sometimes an adverbial expressed by a noun with a preposition which name the place where the action of the predicate verb was performed actually denotes rather</w:t>
      </w:r>
      <w:r>
        <w:rPr>
          <w:b/>
          <w:sz w:val="24"/>
        </w:rPr>
        <w:t xml:space="preserve"> the time of the action</w:t>
      </w:r>
      <w:r>
        <w:rPr>
          <w:sz w:val="24"/>
        </w:rPr>
        <w:t xml:space="preserve"> than its place. This is usually the case where the adverbial is detached, as in: </w:t>
      </w:r>
      <w:r>
        <w:rPr>
          <w:i/>
          <w:sz w:val="24"/>
        </w:rPr>
        <w:t>At</w:t>
      </w:r>
      <w:r>
        <w:rPr>
          <w:b/>
          <w:i/>
          <w:sz w:val="24"/>
        </w:rPr>
        <w:t xml:space="preserve"> home,</w:t>
      </w:r>
      <w:r>
        <w:rPr>
          <w:i/>
          <w:sz w:val="24"/>
        </w:rPr>
        <w:t xml:space="preserve"> she took off her hat and cloak and hurried to the kitchen.</w:t>
      </w:r>
      <w:r>
        <w:rPr>
          <w:sz w:val="24"/>
        </w:rPr>
        <w:t xml:space="preserve"> Here </w:t>
      </w:r>
      <w:r>
        <w:rPr>
          <w:i/>
          <w:sz w:val="24"/>
        </w:rPr>
        <w:t>At</w:t>
      </w:r>
      <w:r>
        <w:rPr>
          <w:b/>
          <w:i/>
          <w:sz w:val="24"/>
        </w:rPr>
        <w:t xml:space="preserve"> home</w:t>
      </w:r>
      <w:r>
        <w:rPr>
          <w:sz w:val="24"/>
        </w:rPr>
        <w:t xml:space="preserve"> has rather the meaning ‘when she came home’.</w:t>
      </w:r>
    </w:p>
    <w:p>
      <w:pPr>
        <w:pStyle w:val="Normal"/>
        <w:spacing w:lineRule="auto" w:line="240"/>
        <w:ind w:firstLine="284" w:end="0"/>
        <w:rPr>
          <w:b/>
          <w:sz w:val="24"/>
        </w:rPr>
      </w:pPr>
      <w:r>
        <w:rPr>
          <w:b/>
          <w:sz w:val="24"/>
        </w:rPr>
      </w:r>
    </w:p>
    <w:p>
      <w:pPr>
        <w:pStyle w:val="Normal"/>
        <w:spacing w:lineRule="auto" w:line="240"/>
        <w:ind w:firstLine="284" w:end="0"/>
        <w:jc w:val="center"/>
        <w:rPr>
          <w:b/>
          <w:sz w:val="24"/>
        </w:rPr>
      </w:pPr>
      <w:r>
        <w:rPr>
          <w:b/>
          <w:sz w:val="24"/>
        </w:rPr>
        <w:t>2. Syntactical homonyms</w:t>
      </w:r>
    </w:p>
    <w:p>
      <w:pPr>
        <w:pStyle w:val="Normal"/>
        <w:spacing w:lineRule="auto" w:line="240"/>
        <w:ind w:firstLine="284" w:end="0"/>
        <w:rPr>
          <w:b/>
          <w:sz w:val="24"/>
        </w:rPr>
      </w:pPr>
      <w:r>
        <w:rPr>
          <w:b/>
          <w:sz w:val="24"/>
        </w:rPr>
      </w:r>
    </w:p>
    <w:p>
      <w:pPr>
        <w:pStyle w:val="Normal"/>
        <w:spacing w:lineRule="auto" w:line="240"/>
        <w:ind w:firstLine="284" w:end="0"/>
        <w:rPr/>
      </w:pPr>
      <w:r>
        <w:rPr>
          <w:sz w:val="24"/>
        </w:rPr>
        <w:t>Sometimes certain difficulties in analysis may arise from the fact that phrases, complexes or clauses of similar pattern can have different syntactical functions. They are called</w:t>
      </w:r>
      <w:r>
        <w:rPr>
          <w:b/>
          <w:sz w:val="24"/>
        </w:rPr>
        <w:t xml:space="preserve"> syntactical homonyms.</w:t>
      </w:r>
    </w:p>
    <w:p>
      <w:pPr>
        <w:pStyle w:val="Normal"/>
        <w:spacing w:lineRule="auto" w:line="240"/>
        <w:ind w:firstLine="284" w:end="0"/>
        <w:rPr>
          <w:sz w:val="24"/>
        </w:rPr>
      </w:pPr>
      <w:r>
        <w:rPr>
          <w:sz w:val="24"/>
        </w:rPr>
        <w:t>Here are a few simple examples:</w:t>
      </w:r>
    </w:p>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I’ll do it </w:t>
      </w:r>
      <w:r>
        <w:rPr>
          <w:i/>
          <w:sz w:val="24"/>
        </w:rPr>
        <w:t>with great pleasure</w:t>
      </w:r>
      <w:r>
        <w:rPr>
          <w:sz w:val="24"/>
        </w:rPr>
        <w:t xml:space="preserve"> (adverbial of manner). </w:t>
      </w:r>
    </w:p>
    <w:p>
      <w:pPr>
        <w:pStyle w:val="Normal"/>
        <w:spacing w:lineRule="auto" w:line="240"/>
        <w:ind w:firstLine="284" w:start="284" w:end="0"/>
        <w:rPr/>
      </w:pPr>
      <w:r>
        <w:rPr>
          <w:sz w:val="24"/>
        </w:rPr>
        <w:t xml:space="preserve">She says she’s cut her finger </w:t>
      </w:r>
      <w:r>
        <w:rPr>
          <w:i/>
          <w:sz w:val="24"/>
        </w:rPr>
        <w:t>with that table knife</w:t>
      </w:r>
      <w:r>
        <w:rPr>
          <w:sz w:val="24"/>
        </w:rPr>
        <w:t xml:space="preserve"> (object). </w:t>
      </w:r>
    </w:p>
    <w:p>
      <w:pPr>
        <w:pStyle w:val="Normal"/>
        <w:spacing w:lineRule="auto" w:line="240"/>
        <w:ind w:firstLine="284" w:start="284" w:end="0"/>
        <w:rPr/>
      </w:pPr>
      <w:r>
        <w:rPr>
          <w:sz w:val="24"/>
        </w:rPr>
        <w:t xml:space="preserve">At last there appeared in the distance the house </w:t>
      </w:r>
      <w:r>
        <w:rPr>
          <w:i/>
          <w:sz w:val="24"/>
        </w:rPr>
        <w:t xml:space="preserve">with the green roof </w:t>
      </w:r>
      <w:r>
        <w:rPr>
          <w:sz w:val="24"/>
        </w:rPr>
        <w:t xml:space="preserve">(attribute).               </w:t>
      </w:r>
    </w:p>
    <w:p>
      <w:pPr>
        <w:pStyle w:val="Normal"/>
        <w:spacing w:lineRule="auto" w:line="240"/>
        <w:ind w:firstLine="284" w:start="284" w:end="0"/>
        <w:rPr/>
      </w:pPr>
      <w:r>
        <w:rPr>
          <w:sz w:val="24"/>
        </w:rPr>
        <w:t xml:space="preserve">He’s always </w:t>
      </w:r>
      <w:r>
        <w:rPr>
          <w:i/>
          <w:sz w:val="24"/>
        </w:rPr>
        <w:t>with the losing party</w:t>
      </w:r>
      <w:r>
        <w:rPr>
          <w:sz w:val="24"/>
        </w:rPr>
        <w:t xml:space="preserve"> (predicative).</w:t>
      </w:r>
    </w:p>
    <w:p>
      <w:pPr>
        <w:pStyle w:val="Normal"/>
        <w:spacing w:lineRule="auto" w:line="240"/>
        <w:ind w:firstLine="284" w:start="284" w:end="0"/>
        <w:rPr/>
      </w:pPr>
      <w:r>
        <w:rPr>
          <w:sz w:val="24"/>
        </w:rPr>
        <w:t xml:space="preserve">He looked </w:t>
      </w:r>
      <w:r>
        <w:rPr>
          <w:i/>
          <w:sz w:val="24"/>
        </w:rPr>
        <w:t>as if he did not quite recognize the place</w:t>
      </w:r>
      <w:r>
        <w:rPr>
          <w:sz w:val="24"/>
        </w:rPr>
        <w:t xml:space="preserve"> (predicative clause).</w:t>
      </w:r>
    </w:p>
    <w:p>
      <w:pPr>
        <w:pStyle w:val="Normal"/>
        <w:spacing w:lineRule="auto" w:line="240"/>
        <w:ind w:firstLine="284" w:start="284" w:end="0"/>
        <w:rPr/>
      </w:pPr>
      <w:r>
        <w:rPr>
          <w:sz w:val="24"/>
        </w:rPr>
        <w:t xml:space="preserve">He looked around </w:t>
      </w:r>
      <w:r>
        <w:rPr>
          <w:i/>
          <w:sz w:val="24"/>
        </w:rPr>
        <w:t>as if he did not quite recognize the place</w:t>
      </w:r>
      <w:r>
        <w:rPr>
          <w:sz w:val="24"/>
        </w:rPr>
        <w:t xml:space="preserve"> (adverbial clause of manner).</w:t>
      </w:r>
    </w:p>
    <w:p>
      <w:pPr>
        <w:pStyle w:val="Normal"/>
        <w:spacing w:lineRule="auto" w:line="240"/>
        <w:ind w:firstLine="284" w:end="0"/>
        <w:rPr>
          <w:sz w:val="24"/>
        </w:rPr>
      </w:pPr>
      <w:r>
        <w:rPr>
          <w:sz w:val="24"/>
        </w:rPr>
      </w:r>
    </w:p>
    <w:p>
      <w:pPr>
        <w:pStyle w:val="Normal"/>
        <w:spacing w:lineRule="auto" w:line="240"/>
        <w:ind w:firstLine="284" w:end="0"/>
        <w:rPr>
          <w:sz w:val="24"/>
        </w:rPr>
      </w:pPr>
      <w:r>
        <w:rPr>
          <w:sz w:val="24"/>
        </w:rPr>
        <w:t>The parts in italics have different syntactical functions due to the difference in lexical and grammatical semantics of the words they comprise, or the words they are connected with, or both.</w:t>
      </w:r>
    </w:p>
    <w:p>
      <w:pPr>
        <w:pStyle w:val="Normal"/>
        <w:spacing w:lineRule="auto" w:line="240"/>
        <w:ind w:firstLine="284" w:end="0"/>
        <w:rPr>
          <w:b/>
          <w:sz w:val="24"/>
        </w:rPr>
      </w:pPr>
      <w:r>
        <w:rPr>
          <w:b/>
          <w:sz w:val="24"/>
        </w:rPr>
      </w:r>
    </w:p>
    <w:p>
      <w:pPr>
        <w:pStyle w:val="Normal"/>
        <w:spacing w:lineRule="auto" w:line="240"/>
        <w:ind w:firstLine="284" w:end="0"/>
        <w:jc w:val="center"/>
        <w:rPr>
          <w:b/>
          <w:sz w:val="24"/>
        </w:rPr>
      </w:pPr>
      <w:r>
        <w:rPr>
          <w:b/>
          <w:sz w:val="24"/>
        </w:rPr>
        <w:t>3. Dubious cases</w:t>
      </w:r>
    </w:p>
    <w:p>
      <w:pPr>
        <w:pStyle w:val="Normal"/>
        <w:spacing w:lineRule="auto" w:line="240"/>
        <w:ind w:firstLine="284" w:end="0"/>
        <w:rPr>
          <w:b/>
          <w:sz w:val="24"/>
        </w:rPr>
      </w:pPr>
      <w:r>
        <w:rPr>
          <w:b/>
          <w:sz w:val="24"/>
        </w:rPr>
      </w:r>
    </w:p>
    <w:p>
      <w:pPr>
        <w:pStyle w:val="Normal"/>
        <w:spacing w:lineRule="auto" w:line="240"/>
        <w:ind w:firstLine="284" w:end="0"/>
        <w:rPr>
          <w:sz w:val="24"/>
        </w:rPr>
      </w:pPr>
      <w:r>
        <w:rPr>
          <w:sz w:val="24"/>
        </w:rPr>
        <w:t>Difficulties of this kind usually arise because of the subtlety of the border-line between secondary parts of the sentence expressed by a noun with a preposition or by an infinitive, or sometimes even by a noun without a preposition, which makes it in some cases hardly possible to tell an object from an adverbial, or an attribute from an adverbial.</w:t>
      </w:r>
    </w:p>
    <w:p>
      <w:pPr>
        <w:pStyle w:val="Normal"/>
        <w:spacing w:lineRule="auto" w:line="240"/>
        <w:ind w:firstLine="284" w:end="0"/>
        <w:rPr>
          <w:sz w:val="24"/>
        </w:rPr>
      </w:pPr>
      <w:r>
        <w:rPr>
          <w:sz w:val="24"/>
        </w:rPr>
      </w:r>
    </w:p>
    <w:p>
      <w:pPr>
        <w:pStyle w:val="Normal"/>
        <w:spacing w:lineRule="auto" w:line="240"/>
        <w:ind w:firstLine="284" w:end="0"/>
        <w:jc w:val="center"/>
        <w:rPr>
          <w:spacing w:val="60"/>
          <w:sz w:val="24"/>
        </w:rPr>
      </w:pPr>
      <w:r>
        <w:rPr>
          <w:spacing w:val="60"/>
          <w:sz w:val="24"/>
        </w:rPr>
        <w:t>Object or Adverbial</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sz w:val="24"/>
        </w:rPr>
        <w:t xml:space="preserve">We come across such difficulties in the sentences </w:t>
      </w:r>
      <w:r>
        <w:rPr>
          <w:i/>
          <w:sz w:val="24"/>
        </w:rPr>
        <w:t xml:space="preserve">She was slowly moving </w:t>
      </w:r>
      <w:r>
        <w:rPr>
          <w:b/>
          <w:i/>
          <w:sz w:val="24"/>
        </w:rPr>
        <w:t>towards Mrs. Carver;</w:t>
      </w:r>
      <w:r>
        <w:rPr>
          <w:i/>
          <w:sz w:val="24"/>
        </w:rPr>
        <w:t xml:space="preserve"> She made the policeman look for the cat</w:t>
      </w:r>
      <w:r>
        <w:rPr>
          <w:b/>
          <w:i/>
          <w:sz w:val="24"/>
        </w:rPr>
        <w:t xml:space="preserve"> among the boxes piled up by the wall</w:t>
      </w:r>
      <w:r>
        <w:rPr>
          <w:sz w:val="24"/>
        </w:rPr>
        <w:t xml:space="preserve"> and the like, in which the underlined parts allow of two alternative interpretations each - as an adverbial of place or as an indirect non-recipient object. The possible identifying questions are of no help here, for such parts may equally answer the </w:t>
      </w:r>
      <w:r>
        <w:rPr>
          <w:i/>
          <w:sz w:val="24"/>
        </w:rPr>
        <w:t>where-question</w:t>
      </w:r>
      <w:r>
        <w:rPr>
          <w:sz w:val="24"/>
        </w:rPr>
        <w:t xml:space="preserve"> and a question with a preposition </w:t>
      </w:r>
      <w:r>
        <w:rPr>
          <w:i/>
          <w:sz w:val="24"/>
        </w:rPr>
        <w:t>what/who:</w:t>
      </w:r>
      <w:r>
        <w:rPr>
          <w:b/>
          <w:i/>
          <w:sz w:val="24"/>
        </w:rPr>
        <w:t xml:space="preserve"> Where was</w:t>
      </w:r>
      <w:r>
        <w:rPr>
          <w:i/>
          <w:sz w:val="24"/>
        </w:rPr>
        <w:t xml:space="preserve"> she moving?</w:t>
      </w:r>
      <w:r>
        <w:rPr>
          <w:b/>
          <w:i/>
          <w:sz w:val="24"/>
        </w:rPr>
        <w:t xml:space="preserve"> Towards </w:t>
      </w:r>
      <w:r>
        <w:rPr>
          <w:i/>
          <w:sz w:val="24"/>
        </w:rPr>
        <w:t>whom was she moving?</w:t>
      </w:r>
      <w:r>
        <w:rPr>
          <w:sz w:val="24"/>
        </w:rPr>
        <w:t xml:space="preserve">                           </w:t>
      </w:r>
    </w:p>
    <w:p>
      <w:pPr>
        <w:pStyle w:val="Normal"/>
        <w:spacing w:lineRule="auto" w:line="240"/>
        <w:ind w:firstLine="284" w:end="0"/>
        <w:rPr/>
      </w:pPr>
      <w:r>
        <w:rPr>
          <w:sz w:val="24"/>
        </w:rPr>
        <w:t xml:space="preserve">In the same way some adverbials of manner may border on an indirect non-recipient object with an instrumental meaning. Compare: </w:t>
      </w:r>
      <w:r>
        <w:rPr>
          <w:i/>
          <w:sz w:val="24"/>
        </w:rPr>
        <w:t>He opened the fin</w:t>
      </w:r>
      <w:r>
        <w:rPr>
          <w:b/>
          <w:i/>
          <w:sz w:val="24"/>
        </w:rPr>
        <w:t xml:space="preserve"> with a knife</w:t>
      </w:r>
      <w:r>
        <w:rPr>
          <w:sz w:val="24"/>
        </w:rPr>
        <w:t xml:space="preserve"> (object - </w:t>
      </w:r>
      <w:r>
        <w:rPr>
          <w:i/>
          <w:sz w:val="24"/>
        </w:rPr>
        <w:t>what</w:t>
      </w:r>
      <w:r>
        <w:rPr>
          <w:sz w:val="24"/>
        </w:rPr>
        <w:t xml:space="preserve"> did he open the tin with?) and </w:t>
      </w:r>
      <w:r>
        <w:rPr>
          <w:i/>
          <w:sz w:val="24"/>
        </w:rPr>
        <w:t>He was wounded</w:t>
      </w:r>
      <w:r>
        <w:rPr>
          <w:b/>
          <w:i/>
          <w:sz w:val="24"/>
        </w:rPr>
        <w:t xml:space="preserve"> with a bullet,</w:t>
      </w:r>
      <w:r>
        <w:rPr>
          <w:sz w:val="24"/>
        </w:rPr>
        <w:t xml:space="preserve"> where the bold faced part may be analyzed in two ways, as an object or as an adverbial of manner </w:t>
      </w:r>
      <w:r>
        <w:rPr>
          <w:i/>
          <w:sz w:val="24"/>
        </w:rPr>
        <w:t>(What</w:t>
      </w:r>
      <w:r>
        <w:rPr>
          <w:sz w:val="24"/>
        </w:rPr>
        <w:t xml:space="preserve"> was he wounded </w:t>
      </w:r>
      <w:r>
        <w:rPr>
          <w:i/>
          <w:sz w:val="24"/>
        </w:rPr>
        <w:t>with?</w:t>
      </w:r>
      <w:r>
        <w:rPr>
          <w:sz w:val="24"/>
        </w:rPr>
        <w:t xml:space="preserve"> or </w:t>
      </w:r>
      <w:r>
        <w:rPr>
          <w:i/>
          <w:sz w:val="24"/>
        </w:rPr>
        <w:t>How</w:t>
      </w:r>
      <w:r>
        <w:rPr>
          <w:sz w:val="24"/>
        </w:rPr>
        <w:t xml:space="preserve"> was he wounded?).</w:t>
      </w:r>
    </w:p>
    <w:p>
      <w:pPr>
        <w:pStyle w:val="Normal"/>
        <w:spacing w:lineRule="auto" w:line="240"/>
        <w:ind w:firstLine="284" w:end="0"/>
        <w:rPr/>
      </w:pPr>
      <w:r>
        <w:rPr>
          <w:sz w:val="24"/>
        </w:rPr>
        <w:t xml:space="preserve">Sometimes there is no rigid border-line between a direct object and an adverbial of measure. This is the case where the formal position of the direct object is filled by a word denoting a unit of measure (money, weight, time, etc.). Thus in the sentence </w:t>
      </w:r>
      <w:r>
        <w:rPr>
          <w:i/>
          <w:sz w:val="24"/>
        </w:rPr>
        <w:t>The job paid her</w:t>
      </w:r>
      <w:r>
        <w:rPr>
          <w:b/>
          <w:i/>
          <w:sz w:val="24"/>
        </w:rPr>
        <w:t xml:space="preserve"> the minimum rate</w:t>
      </w:r>
      <w:r>
        <w:rPr>
          <w:sz w:val="24"/>
        </w:rPr>
        <w:t xml:space="preserve"> the boldfaced part may be analyzed in two ways, that is, either as a direct object </w:t>
      </w:r>
      <w:r>
        <w:rPr>
          <w:i/>
          <w:sz w:val="24"/>
        </w:rPr>
        <w:t>(what?)</w:t>
      </w:r>
      <w:r>
        <w:rPr>
          <w:sz w:val="24"/>
        </w:rPr>
        <w:t xml:space="preserve"> or as an adverbial of measure </w:t>
      </w:r>
      <w:r>
        <w:rPr>
          <w:i/>
          <w:sz w:val="24"/>
        </w:rPr>
        <w:t>(how much?).</w:t>
      </w:r>
    </w:p>
    <w:p>
      <w:pPr>
        <w:pStyle w:val="Normal"/>
        <w:spacing w:lineRule="auto" w:line="240"/>
        <w:ind w:firstLine="284" w:end="0"/>
        <w:rPr>
          <w:i/>
          <w:i/>
          <w:sz w:val="24"/>
        </w:rPr>
      </w:pPr>
      <w:r>
        <w:rPr>
          <w:i/>
          <w:sz w:val="24"/>
        </w:rPr>
      </w:r>
    </w:p>
    <w:p>
      <w:pPr>
        <w:pStyle w:val="Normal"/>
        <w:spacing w:lineRule="auto" w:line="240"/>
        <w:ind w:firstLine="284" w:end="0"/>
        <w:jc w:val="center"/>
        <w:rPr>
          <w:spacing w:val="60"/>
          <w:sz w:val="24"/>
        </w:rPr>
      </w:pPr>
      <w:r>
        <w:rPr>
          <w:spacing w:val="60"/>
          <w:sz w:val="24"/>
        </w:rPr>
        <w:t>Attribute or Adverbial</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sz w:val="24"/>
        </w:rPr>
        <w:t xml:space="preserve">Sometimes it is impossible to tell an attribute from an adverbial of purpose. This often occurs where an infinitive or an infinitive phrase follows a noun which is a direct object to some verb. In this case it may not be clear whether the infinitive is grammatically connected with the noun or with the group “verb + noun”. Thus in the sentence </w:t>
      </w:r>
      <w:r>
        <w:rPr>
          <w:i/>
          <w:sz w:val="24"/>
        </w:rPr>
        <w:t xml:space="preserve">She gave me a book to </w:t>
      </w:r>
      <w:r>
        <w:rPr>
          <w:b/>
          <w:i/>
          <w:sz w:val="24"/>
        </w:rPr>
        <w:t>read on the train</w:t>
      </w:r>
      <w:r>
        <w:rPr>
          <w:sz w:val="24"/>
        </w:rPr>
        <w:t xml:space="preserve"> the syntactical function of the infinitive may be either that of an attribute </w:t>
      </w:r>
      <w:r>
        <w:rPr>
          <w:i/>
          <w:sz w:val="24"/>
        </w:rPr>
        <w:t>(= which</w:t>
      </w:r>
      <w:r>
        <w:rPr>
          <w:sz w:val="24"/>
        </w:rPr>
        <w:t xml:space="preserve"> I might read...) or that of an adverbial of purpose </w:t>
      </w:r>
      <w:r>
        <w:rPr>
          <w:i/>
          <w:sz w:val="24"/>
        </w:rPr>
        <w:t>(= in order</w:t>
      </w:r>
      <w:r>
        <w:rPr>
          <w:sz w:val="24"/>
        </w:rPr>
        <w:t xml:space="preserve"> that I might read it...). Compare this with the following sentences where relations are more definite.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She turned her head</w:t>
      </w:r>
      <w:r>
        <w:rPr>
          <w:b/>
          <w:i/>
          <w:sz w:val="24"/>
        </w:rPr>
        <w:t xml:space="preserve"> to see who it was</w:t>
      </w:r>
      <w:r>
        <w:rPr>
          <w:sz w:val="24"/>
        </w:rPr>
        <w:t xml:space="preserve"> (adverbial). </w:t>
      </w:r>
    </w:p>
    <w:p>
      <w:pPr>
        <w:pStyle w:val="Normal"/>
        <w:spacing w:lineRule="auto" w:line="240"/>
        <w:ind w:firstLine="284" w:start="284" w:end="0"/>
        <w:rPr/>
      </w:pPr>
      <w:r>
        <w:rPr>
          <w:i/>
          <w:sz w:val="24"/>
        </w:rPr>
        <w:t>I</w:t>
      </w:r>
      <w:r>
        <w:rPr>
          <w:sz w:val="24"/>
        </w:rPr>
        <w:t xml:space="preserve"> </w:t>
      </w:r>
      <w:r>
        <w:rPr>
          <w:i/>
          <w:sz w:val="24"/>
        </w:rPr>
        <w:t>have two kids</w:t>
      </w:r>
      <w:r>
        <w:rPr>
          <w:b/>
          <w:i/>
          <w:sz w:val="24"/>
        </w:rPr>
        <w:t xml:space="preserve"> to look after</w:t>
      </w:r>
      <w:r>
        <w:rPr>
          <w:sz w:val="24"/>
        </w:rPr>
        <w:t xml:space="preserve"> (attribute).</w:t>
      </w:r>
    </w:p>
    <w:p>
      <w:pPr>
        <w:pStyle w:val="Normal"/>
        <w:spacing w:lineRule="auto" w:line="240"/>
        <w:ind w:firstLine="284" w:end="0"/>
        <w:rPr>
          <w:b/>
          <w:sz w:val="24"/>
        </w:rPr>
      </w:pPr>
      <w:r>
        <w:rPr>
          <w:b/>
          <w:sz w:val="24"/>
        </w:rPr>
      </w:r>
    </w:p>
    <w:p>
      <w:pPr>
        <w:pStyle w:val="Heading2"/>
        <w:jc w:val="end"/>
        <w:rPr/>
      </w:pPr>
      <w:r>
        <w:rPr/>
        <w:t>APPENDIX III</w:t>
      </w:r>
    </w:p>
    <w:p>
      <w:pPr>
        <w:pStyle w:val="Heading2"/>
        <w:rPr/>
      </w:pPr>
      <w:r>
        <w:rPr/>
      </w:r>
    </w:p>
    <w:p>
      <w:pPr>
        <w:pStyle w:val="Heading2"/>
        <w:rPr/>
      </w:pPr>
      <w:bookmarkStart w:id="164" w:name="__RefHeading___Toc5113106"/>
      <w:bookmarkEnd w:id="164"/>
      <w:r>
        <w:rPr/>
        <w:t>SUGGESTED WAYS OF SENTENCE ANALYSIS</w:t>
      </w:r>
    </w:p>
    <w:p>
      <w:pPr>
        <w:pStyle w:val="Normal"/>
        <w:spacing w:lineRule="auto" w:line="240"/>
        <w:ind w:firstLine="284" w:end="0"/>
        <w:rPr>
          <w:b/>
          <w:sz w:val="24"/>
        </w:rPr>
      </w:pPr>
      <w:r>
        <w:rPr>
          <w:b/>
          <w:sz w:val="24"/>
        </w:rPr>
      </w:r>
    </w:p>
    <w:p>
      <w:pPr>
        <w:pStyle w:val="Normal"/>
        <w:spacing w:lineRule="auto" w:line="240"/>
        <w:ind w:firstLine="284" w:end="0"/>
        <w:rPr/>
      </w:pPr>
      <w:r>
        <w:rPr>
          <w:b/>
          <w:sz w:val="24"/>
        </w:rPr>
        <w:t xml:space="preserve">I. </w:t>
      </w:r>
      <w:r>
        <w:rPr>
          <w:b/>
          <w:i/>
          <w:sz w:val="24"/>
        </w:rPr>
        <w:t>The simple sentence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1. </w:t>
      </w:r>
      <w:r>
        <w:rPr>
          <w:i/>
          <w:sz w:val="24"/>
        </w:rPr>
        <w:t>Dusk - of a summer night.</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simple extended one-member declarative sentence.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Dusk</w:t>
      </w:r>
      <w:r>
        <w:rPr>
          <w:sz w:val="24"/>
        </w:rPr>
        <w:t xml:space="preserve"> is the main (principal) part of this sentence. It is expressed by a common noun in the common case.</w:t>
      </w:r>
    </w:p>
    <w:p>
      <w:pPr>
        <w:pStyle w:val="Normal"/>
        <w:spacing w:lineRule="auto" w:line="240"/>
        <w:ind w:firstLine="284" w:start="284" w:end="0"/>
        <w:rPr/>
      </w:pPr>
      <w:r>
        <w:rPr>
          <w:i/>
          <w:sz w:val="24"/>
        </w:rPr>
        <w:t>of a summer night</w:t>
      </w:r>
      <w:r>
        <w:rPr>
          <w:sz w:val="24"/>
        </w:rPr>
        <w:t xml:space="preserve"> is an attribute to the main part. It is expressed by a prepositional phrase.</w:t>
      </w:r>
    </w:p>
    <w:p>
      <w:pPr>
        <w:pStyle w:val="Normal"/>
        <w:spacing w:lineRule="auto" w:line="240"/>
        <w:ind w:firstLine="284" w:start="284" w:end="0"/>
        <w:rPr>
          <w:sz w:val="24"/>
        </w:rPr>
      </w:pPr>
      <w:r>
        <w:rPr>
          <w:sz w:val="24"/>
        </w:rPr>
      </w:r>
    </w:p>
    <w:p>
      <w:pPr>
        <w:pStyle w:val="Normal"/>
        <w:spacing w:lineRule="auto" w:line="240"/>
        <w:ind w:firstLine="284" w:end="0"/>
        <w:rPr/>
      </w:pPr>
      <w:r>
        <w:rPr>
          <w:sz w:val="24"/>
        </w:rPr>
        <w:t xml:space="preserve">2. </w:t>
      </w:r>
      <w:r>
        <w:rPr>
          <w:i/>
          <w:sz w:val="24"/>
        </w:rPr>
        <w:t>Stop talking!</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an imperative exclamatory sentence.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Stop talking</w:t>
      </w:r>
      <w:r>
        <w:rPr>
          <w:sz w:val="24"/>
        </w:rPr>
        <w:t xml:space="preserve"> is the predicate. It is a compound phasal verbal predicate. It consists of two parts. The first </w:t>
      </w:r>
    </w:p>
    <w:p>
      <w:pPr>
        <w:pStyle w:val="Normal"/>
        <w:spacing w:lineRule="auto" w:line="240"/>
        <w:ind w:firstLine="284" w:start="284" w:end="0"/>
        <w:rPr/>
      </w:pPr>
      <w:r>
        <w:rPr>
          <w:sz w:val="24"/>
        </w:rPr>
        <w:t xml:space="preserve">part is expressed by the phasal verb </w:t>
      </w:r>
      <w:r>
        <w:rPr>
          <w:i/>
          <w:sz w:val="24"/>
        </w:rPr>
        <w:t>stop</w:t>
      </w:r>
      <w:r>
        <w:rPr>
          <w:sz w:val="24"/>
        </w:rPr>
        <w:t xml:space="preserve"> in the imperative mood. It denotes the end of the action. </w:t>
      </w:r>
    </w:p>
    <w:p>
      <w:pPr>
        <w:pStyle w:val="Normal"/>
        <w:spacing w:lineRule="auto" w:line="240"/>
        <w:ind w:firstLine="284" w:start="284" w:end="0"/>
        <w:rPr>
          <w:sz w:val="24"/>
        </w:rPr>
      </w:pPr>
      <w:r>
        <w:rPr>
          <w:sz w:val="24"/>
        </w:rPr>
        <w:t>The second part is expressed by a non-perfect gerund active denoting the action itself.</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i/>
          <w:sz w:val="24"/>
        </w:rPr>
        <w:t>Could’ve been professional.</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simple unextended two-member elliptical declarative sentence. The position of the subject is not filled with a word form.</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Could’ve been professional</w:t>
      </w:r>
      <w:r>
        <w:rPr>
          <w:sz w:val="24"/>
        </w:rPr>
        <w:t xml:space="preserve"> is the predicate. It is a mixed type of predicate.</w:t>
      </w:r>
    </w:p>
    <w:p>
      <w:pPr>
        <w:pStyle w:val="Normal"/>
        <w:spacing w:lineRule="auto" w:line="240"/>
        <w:ind w:firstLine="284" w:start="284" w:end="0"/>
        <w:rPr/>
      </w:pPr>
      <w:r>
        <w:rPr>
          <w:i/>
          <w:sz w:val="24"/>
        </w:rPr>
        <w:t>Could</w:t>
      </w:r>
      <w:r>
        <w:rPr>
          <w:sz w:val="24"/>
        </w:rPr>
        <w:t xml:space="preserve"> is the modal part expressed by the verb </w:t>
      </w:r>
      <w:r>
        <w:rPr>
          <w:i/>
          <w:sz w:val="24"/>
        </w:rPr>
        <w:t>can</w:t>
      </w:r>
      <w:r>
        <w:rPr>
          <w:sz w:val="24"/>
        </w:rPr>
        <w:t xml:space="preserve"> in the subjunctive mood. It denotes a possibility </w:t>
      </w:r>
    </w:p>
    <w:p>
      <w:pPr>
        <w:pStyle w:val="Normal"/>
        <w:spacing w:lineRule="auto" w:line="240"/>
        <w:ind w:firstLine="284" w:start="284" w:end="0"/>
        <w:rPr>
          <w:sz w:val="24"/>
        </w:rPr>
      </w:pPr>
      <w:r>
        <w:rPr>
          <w:sz w:val="24"/>
        </w:rPr>
        <w:t>referring to the past.</w:t>
      </w:r>
    </w:p>
    <w:p>
      <w:pPr>
        <w:pStyle w:val="Normal"/>
        <w:spacing w:lineRule="auto" w:line="240"/>
        <w:ind w:firstLine="284" w:start="284" w:end="0"/>
        <w:rPr/>
      </w:pPr>
      <w:r>
        <w:rPr>
          <w:i/>
          <w:sz w:val="24"/>
        </w:rPr>
        <w:t>have been</w:t>
      </w:r>
      <w:r>
        <w:rPr>
          <w:sz w:val="24"/>
        </w:rPr>
        <w:t xml:space="preserve"> is a link-verb expressed by a perfect infinitive. It is a link-verb of being.</w:t>
      </w:r>
    </w:p>
    <w:p>
      <w:pPr>
        <w:pStyle w:val="Normal"/>
        <w:spacing w:lineRule="auto" w:line="240"/>
        <w:ind w:firstLine="284" w:start="284" w:end="0"/>
        <w:rPr/>
      </w:pPr>
      <w:r>
        <w:rPr>
          <w:i/>
          <w:sz w:val="24"/>
        </w:rPr>
        <w:t>professional</w:t>
      </w:r>
      <w:r>
        <w:rPr>
          <w:sz w:val="24"/>
        </w:rPr>
        <w:t xml:space="preserve"> is a predicative expressed by an adjective in the positive degree.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4. </w:t>
      </w:r>
      <w:r>
        <w:rPr>
          <w:i/>
          <w:sz w:val="24"/>
        </w:rPr>
        <w:t xml:space="preserve">Old Jolyon watching from his corner saw his brother’s face change. </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simple, extended, two-member sentence.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Jolyon</w:t>
      </w:r>
      <w:r>
        <w:rPr>
          <w:sz w:val="24"/>
        </w:rPr>
        <w:t xml:space="preserve"> is the subject expressed by a proper noun in the common case.</w:t>
      </w:r>
    </w:p>
    <w:p>
      <w:pPr>
        <w:pStyle w:val="Normal"/>
        <w:spacing w:lineRule="auto" w:line="240"/>
        <w:ind w:firstLine="284" w:start="284" w:end="0"/>
        <w:rPr/>
      </w:pPr>
      <w:r>
        <w:rPr>
          <w:i/>
          <w:sz w:val="24"/>
        </w:rPr>
        <w:t>Old</w:t>
      </w:r>
      <w:r>
        <w:rPr>
          <w:sz w:val="24"/>
        </w:rPr>
        <w:t xml:space="preserve"> is an attribute to the subject. It is expressed by an adjective in the positive degree.</w:t>
      </w:r>
    </w:p>
    <w:p>
      <w:pPr>
        <w:pStyle w:val="Normal"/>
        <w:spacing w:lineRule="auto" w:line="240"/>
        <w:ind w:firstLine="284" w:start="284" w:end="0"/>
        <w:rPr/>
      </w:pPr>
      <w:r>
        <w:rPr>
          <w:i/>
          <w:sz w:val="24"/>
        </w:rPr>
        <w:t>watching from his corner is</w:t>
      </w:r>
      <w:r>
        <w:rPr>
          <w:sz w:val="24"/>
        </w:rPr>
        <w:t xml:space="preserve"> an attribute to the subject (or an adverbial modifier of time) expressed by a </w:t>
      </w:r>
    </w:p>
    <w:p>
      <w:pPr>
        <w:pStyle w:val="Normal"/>
        <w:spacing w:lineRule="auto" w:line="240"/>
        <w:ind w:firstLine="284" w:start="284" w:end="0"/>
        <w:rPr>
          <w:sz w:val="24"/>
        </w:rPr>
      </w:pPr>
      <w:r>
        <w:rPr>
          <w:sz w:val="24"/>
        </w:rPr>
        <w:t>participial phrase with participle I as headword.</w:t>
      </w:r>
    </w:p>
    <w:p>
      <w:pPr>
        <w:pStyle w:val="Normal"/>
        <w:spacing w:lineRule="auto" w:line="240"/>
        <w:ind w:firstLine="284" w:start="284" w:end="0"/>
        <w:rPr/>
      </w:pPr>
      <w:r>
        <w:rPr>
          <w:i/>
          <w:sz w:val="24"/>
        </w:rPr>
        <w:t>saw</w:t>
      </w:r>
      <w:r>
        <w:rPr>
          <w:sz w:val="24"/>
        </w:rPr>
        <w:t xml:space="preserve"> is the predicate. It is a simple verbal predicate expressed by the verb </w:t>
      </w:r>
      <w:r>
        <w:rPr>
          <w:i/>
          <w:sz w:val="24"/>
        </w:rPr>
        <w:t>to see</w:t>
      </w:r>
      <w:r>
        <w:rPr>
          <w:sz w:val="24"/>
        </w:rPr>
        <w:t xml:space="preserve"> in the past indefinite </w:t>
      </w:r>
    </w:p>
    <w:p>
      <w:pPr>
        <w:pStyle w:val="Normal"/>
        <w:spacing w:lineRule="auto" w:line="240"/>
        <w:ind w:firstLine="284" w:start="284" w:end="0"/>
        <w:rPr>
          <w:sz w:val="24"/>
        </w:rPr>
      </w:pPr>
      <w:r>
        <w:rPr>
          <w:sz w:val="24"/>
        </w:rPr>
        <w:t>active.</w:t>
      </w:r>
    </w:p>
    <w:p>
      <w:pPr>
        <w:pStyle w:val="Normal"/>
        <w:spacing w:lineRule="auto" w:line="240"/>
        <w:ind w:firstLine="284" w:start="284" w:end="0"/>
        <w:rPr/>
      </w:pPr>
      <w:r>
        <w:rPr>
          <w:i/>
          <w:sz w:val="24"/>
        </w:rPr>
        <w:t>his brother’s face change</w:t>
      </w:r>
      <w:r>
        <w:rPr>
          <w:sz w:val="24"/>
        </w:rPr>
        <w:t xml:space="preserve"> is a complex object expressed by an objective with the infinitive construction; it </w:t>
      </w:r>
    </w:p>
    <w:p>
      <w:pPr>
        <w:pStyle w:val="Normal"/>
        <w:spacing w:lineRule="auto" w:line="240"/>
        <w:ind w:firstLine="284" w:start="284" w:end="0"/>
        <w:rPr/>
      </w:pPr>
      <w:r>
        <w:rPr>
          <w:sz w:val="24"/>
        </w:rPr>
        <w:t xml:space="preserve">consists of a nominal phrase </w:t>
      </w:r>
      <w:r>
        <w:rPr>
          <w:i/>
          <w:sz w:val="24"/>
        </w:rPr>
        <w:t>(his brother’s face)</w:t>
      </w:r>
      <w:r>
        <w:rPr>
          <w:sz w:val="24"/>
        </w:rPr>
        <w:t xml:space="preserve"> and a non-perfect infinitive.</w:t>
      </w:r>
    </w:p>
    <w:p>
      <w:pPr>
        <w:pStyle w:val="Normal"/>
        <w:spacing w:lineRule="auto" w:line="240"/>
        <w:ind w:firstLine="284" w:start="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sz w:val="24"/>
        </w:rPr>
      </w:pPr>
      <w:r>
        <w:rPr>
          <w:sz w:val="24"/>
        </w:rPr>
        <w:t>Verbal and non-verbal complexes are to be treated as one indivisible part of the sentence.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5. </w:t>
      </w:r>
      <w:r>
        <w:rPr>
          <w:i/>
          <w:sz w:val="24"/>
        </w:rPr>
        <w:t>Is the weather not likely to change?</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simple unextended two-member interrogative sentence.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the weather</w:t>
      </w:r>
      <w:r>
        <w:rPr>
          <w:sz w:val="24"/>
        </w:rPr>
        <w:t xml:space="preserve"> is the subject expressed by a common noun. in the common case.</w:t>
      </w:r>
    </w:p>
    <w:p>
      <w:pPr>
        <w:pStyle w:val="Normal"/>
        <w:spacing w:lineRule="auto" w:line="240"/>
        <w:ind w:firstLine="284" w:start="284" w:end="0"/>
        <w:rPr/>
      </w:pPr>
      <w:r>
        <w:rPr>
          <w:i/>
          <w:sz w:val="24"/>
        </w:rPr>
        <w:t>Is not likely to change</w:t>
      </w:r>
      <w:r>
        <w:rPr>
          <w:sz w:val="24"/>
        </w:rPr>
        <w:t xml:space="preserve"> is the predicate. It is a compound verbal predicate of double orientation. It consists </w:t>
      </w:r>
    </w:p>
    <w:p>
      <w:pPr>
        <w:pStyle w:val="Normal"/>
        <w:spacing w:lineRule="auto" w:line="240"/>
        <w:ind w:firstLine="284" w:start="284" w:end="0"/>
        <w:rPr>
          <w:sz w:val="24"/>
        </w:rPr>
      </w:pPr>
      <w:r>
        <w:rPr>
          <w:sz w:val="24"/>
        </w:rPr>
        <w:t>of two parts.</w:t>
      </w:r>
    </w:p>
    <w:p>
      <w:pPr>
        <w:pStyle w:val="Normal"/>
        <w:spacing w:lineRule="auto" w:line="240"/>
        <w:ind w:firstLine="284" w:start="284" w:end="0"/>
        <w:rPr/>
      </w:pPr>
      <w:r>
        <w:rPr>
          <w:i/>
          <w:sz w:val="24"/>
        </w:rPr>
        <w:t>Is not likely</w:t>
      </w:r>
      <w:r>
        <w:rPr>
          <w:sz w:val="24"/>
        </w:rPr>
        <w:t xml:space="preserve"> is the first part. It denotes the estimate of the speaker of, or his attitude to, the situation </w:t>
      </w:r>
    </w:p>
    <w:p>
      <w:pPr>
        <w:pStyle w:val="Normal"/>
        <w:spacing w:lineRule="auto" w:line="240"/>
        <w:ind w:firstLine="284" w:start="284" w:end="0"/>
        <w:rPr>
          <w:sz w:val="24"/>
        </w:rPr>
      </w:pPr>
      <w:r>
        <w:rPr>
          <w:sz w:val="24"/>
        </w:rPr>
        <w:t>described in the sentence. It is expressed by a phrase with a modal meaning.</w:t>
      </w:r>
    </w:p>
    <w:p>
      <w:pPr>
        <w:pStyle w:val="Normal"/>
        <w:spacing w:lineRule="auto" w:line="240"/>
        <w:ind w:firstLine="284" w:start="284" w:end="0"/>
        <w:rPr/>
      </w:pPr>
      <w:r>
        <w:rPr>
          <w:i/>
          <w:sz w:val="24"/>
        </w:rPr>
        <w:t>to change</w:t>
      </w:r>
      <w:r>
        <w:rPr>
          <w:sz w:val="24"/>
        </w:rPr>
        <w:t xml:space="preserve"> is the second part. It denotes the action itself and is expressed by a non-perfect infinitive.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6. </w:t>
      </w:r>
      <w:r>
        <w:rPr>
          <w:i/>
          <w:sz w:val="24"/>
        </w:rPr>
        <w:t xml:space="preserve">The whole house being made of wood, it looked good. </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simple extended two-member declarative sentence.</w:t>
      </w:r>
    </w:p>
    <w:p>
      <w:pPr>
        <w:pStyle w:val="Normal"/>
        <w:spacing w:lineRule="auto" w:line="240"/>
        <w:ind w:firstLine="284" w:end="0"/>
        <w:rPr>
          <w:i/>
          <w:i/>
          <w:sz w:val="24"/>
        </w:rPr>
      </w:pPr>
      <w:r>
        <w:rPr>
          <w:i/>
          <w:sz w:val="24"/>
        </w:rPr>
      </w:r>
    </w:p>
    <w:p>
      <w:pPr>
        <w:pStyle w:val="Normal"/>
        <w:spacing w:lineRule="auto" w:line="240"/>
        <w:ind w:firstLine="284" w:start="284" w:end="0"/>
        <w:rPr/>
      </w:pPr>
      <w:r>
        <w:rPr>
          <w:i/>
          <w:sz w:val="24"/>
        </w:rPr>
        <w:t>it</w:t>
      </w:r>
      <w:r>
        <w:rPr>
          <w:sz w:val="24"/>
        </w:rPr>
        <w:t xml:space="preserve"> is the subject expressed by a personal pronoun of the 3rd person singular.</w:t>
      </w:r>
    </w:p>
    <w:p>
      <w:pPr>
        <w:pStyle w:val="Normal"/>
        <w:spacing w:lineRule="auto" w:line="240"/>
        <w:ind w:firstLine="284" w:start="284" w:end="0"/>
        <w:rPr/>
      </w:pPr>
      <w:r>
        <w:rPr>
          <w:i/>
          <w:sz w:val="24"/>
        </w:rPr>
        <w:t>looked good is</w:t>
      </w:r>
      <w:r>
        <w:rPr>
          <w:sz w:val="24"/>
        </w:rPr>
        <w:t xml:space="preserve"> the predicate. It is a compound nominal predicate, consisting of a link verb and a </w:t>
      </w:r>
    </w:p>
    <w:p>
      <w:pPr>
        <w:pStyle w:val="Normal"/>
        <w:spacing w:lineRule="auto" w:line="240"/>
        <w:ind w:firstLine="284" w:start="284" w:end="0"/>
        <w:rPr>
          <w:sz w:val="24"/>
        </w:rPr>
      </w:pPr>
      <w:r>
        <w:rPr>
          <w:sz w:val="24"/>
        </w:rPr>
        <w:t>predicative.</w:t>
      </w:r>
    </w:p>
    <w:p>
      <w:pPr>
        <w:pStyle w:val="Normal"/>
        <w:spacing w:lineRule="auto" w:line="240"/>
        <w:ind w:firstLine="284" w:start="284" w:end="0"/>
        <w:rPr/>
      </w:pPr>
      <w:r>
        <w:rPr>
          <w:i/>
          <w:sz w:val="24"/>
        </w:rPr>
        <w:t>looked</w:t>
      </w:r>
      <w:r>
        <w:rPr>
          <w:sz w:val="24"/>
        </w:rPr>
        <w:t xml:space="preserve"> is a link verb expressed by the past indefinite of the link verb </w:t>
      </w:r>
      <w:r>
        <w:rPr>
          <w:i/>
          <w:sz w:val="24"/>
        </w:rPr>
        <w:t>to look,</w:t>
      </w:r>
      <w:r>
        <w:rPr>
          <w:sz w:val="24"/>
        </w:rPr>
        <w:t xml:space="preserve"> which is a link verb of being </w:t>
      </w:r>
    </w:p>
    <w:p>
      <w:pPr>
        <w:pStyle w:val="Normal"/>
        <w:spacing w:lineRule="auto" w:line="240"/>
        <w:ind w:firstLine="284" w:start="284" w:end="0"/>
        <w:rPr>
          <w:sz w:val="24"/>
        </w:rPr>
      </w:pPr>
      <w:r>
        <w:rPr>
          <w:sz w:val="24"/>
        </w:rPr>
        <w:t>in a state.</w:t>
      </w:r>
    </w:p>
    <w:p>
      <w:pPr>
        <w:pStyle w:val="Normal"/>
        <w:spacing w:lineRule="auto" w:line="240"/>
        <w:ind w:firstLine="284" w:start="284" w:end="0"/>
        <w:rPr/>
      </w:pPr>
      <w:r>
        <w:rPr>
          <w:i/>
          <w:sz w:val="24"/>
        </w:rPr>
        <w:t>the whole house being made of wood</w:t>
      </w:r>
      <w:r>
        <w:rPr>
          <w:sz w:val="24"/>
        </w:rPr>
        <w:t xml:space="preserve"> is an adverbial modifier of reason expressed by a nominative </w:t>
      </w:r>
    </w:p>
    <w:p>
      <w:pPr>
        <w:pStyle w:val="Normal"/>
        <w:spacing w:lineRule="auto" w:line="240"/>
        <w:ind w:firstLine="284" w:start="284" w:end="0"/>
        <w:rPr>
          <w:sz w:val="24"/>
        </w:rPr>
      </w:pPr>
      <w:r>
        <w:rPr>
          <w:sz w:val="24"/>
        </w:rPr>
        <w:t>absolute participial construction.</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7. </w:t>
      </w:r>
      <w:r>
        <w:rPr>
          <w:i/>
          <w:sz w:val="24"/>
        </w:rPr>
        <w:t xml:space="preserve">I found my life dull. </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simple extended two-member declarative sentence.</w:t>
      </w:r>
    </w:p>
    <w:p>
      <w:pPr>
        <w:pStyle w:val="Normal"/>
        <w:spacing w:lineRule="auto" w:line="240"/>
        <w:ind w:firstLine="284" w:end="0"/>
        <w:rPr>
          <w:sz w:val="24"/>
        </w:rPr>
      </w:pPr>
      <w:r>
        <w:rPr>
          <w:sz w:val="24"/>
        </w:rPr>
      </w:r>
    </w:p>
    <w:p>
      <w:pPr>
        <w:pStyle w:val="Normal"/>
        <w:spacing w:lineRule="auto" w:line="240"/>
        <w:ind w:firstLine="284" w:start="284" w:end="0"/>
        <w:rPr/>
      </w:pPr>
      <w:r>
        <w:rPr>
          <w:i/>
          <w:sz w:val="24"/>
        </w:rPr>
        <w:t xml:space="preserve">I </w:t>
      </w:r>
      <w:r>
        <w:rPr>
          <w:sz w:val="24"/>
        </w:rPr>
        <w:t>is the subject expressed by a personal pronoun of the 1st person singular.</w:t>
      </w:r>
    </w:p>
    <w:p>
      <w:pPr>
        <w:pStyle w:val="Normal"/>
        <w:spacing w:lineRule="auto" w:line="240"/>
        <w:ind w:firstLine="284" w:start="284" w:end="0"/>
        <w:rPr/>
      </w:pPr>
      <w:r>
        <w:rPr>
          <w:i/>
          <w:sz w:val="24"/>
        </w:rPr>
        <w:t>found</w:t>
      </w:r>
      <w:r>
        <w:rPr>
          <w:sz w:val="24"/>
        </w:rPr>
        <w:t xml:space="preserve"> is a simple verbal predicate expressed by the past indefinite of the verb </w:t>
      </w:r>
      <w:r>
        <w:rPr>
          <w:i/>
          <w:sz w:val="24"/>
        </w:rPr>
        <w:t>to find.</w:t>
      </w:r>
    </w:p>
    <w:p>
      <w:pPr>
        <w:pStyle w:val="Normal"/>
        <w:spacing w:lineRule="auto" w:line="240"/>
        <w:ind w:firstLine="284" w:start="284" w:end="0"/>
        <w:rPr/>
      </w:pPr>
      <w:r>
        <w:rPr>
          <w:i/>
          <w:sz w:val="24"/>
        </w:rPr>
        <w:t>my life dull</w:t>
      </w:r>
      <w:r>
        <w:rPr>
          <w:sz w:val="24"/>
        </w:rPr>
        <w:t xml:space="preserve"> is a predicative complex (or a complex object) expressed by an objective non-verbal </w:t>
      </w:r>
    </w:p>
    <w:p>
      <w:pPr>
        <w:pStyle w:val="Normal"/>
        <w:spacing w:lineRule="auto" w:line="240"/>
        <w:ind w:firstLine="284" w:start="284" w:end="0"/>
        <w:rPr>
          <w:sz w:val="24"/>
        </w:rPr>
      </w:pPr>
      <w:r>
        <w:rPr>
          <w:sz w:val="24"/>
        </w:rPr>
        <w:t>construction (or by an object + objective predicative).</w:t>
      </w:r>
    </w:p>
    <w:p>
      <w:pPr>
        <w:pStyle w:val="Normal"/>
        <w:spacing w:lineRule="auto" w:line="240"/>
        <w:ind w:firstLine="284" w:end="0"/>
        <w:rPr>
          <w:b/>
          <w:sz w:val="24"/>
        </w:rPr>
      </w:pPr>
      <w:r>
        <w:rPr>
          <w:b/>
          <w:sz w:val="24"/>
        </w:rPr>
      </w:r>
    </w:p>
    <w:p>
      <w:pPr>
        <w:pStyle w:val="Normal"/>
        <w:spacing w:lineRule="auto" w:line="240"/>
        <w:ind w:firstLine="284" w:end="0"/>
        <w:rPr/>
      </w:pPr>
      <w:r>
        <w:rPr>
          <w:b/>
          <w:sz w:val="24"/>
        </w:rPr>
        <w:t xml:space="preserve">II. </w:t>
      </w:r>
      <w:r>
        <w:rPr>
          <w:b/>
          <w:i/>
          <w:sz w:val="24"/>
        </w:rPr>
        <w:t>The composite sentence</w:t>
      </w:r>
    </w:p>
    <w:p>
      <w:pPr>
        <w:pStyle w:val="Normal"/>
        <w:spacing w:lineRule="auto" w:line="240"/>
        <w:ind w:firstLine="284" w:end="0"/>
        <w:rPr>
          <w:b/>
          <w:i/>
          <w:i/>
          <w:sz w:val="24"/>
        </w:rPr>
      </w:pPr>
      <w:r>
        <w:rPr>
          <w:b/>
          <w:i/>
          <w:sz w:val="24"/>
        </w:rPr>
      </w:r>
    </w:p>
    <w:p>
      <w:pPr>
        <w:pStyle w:val="Normal"/>
        <w:spacing w:lineRule="auto" w:line="240"/>
        <w:ind w:firstLine="284" w:end="0"/>
        <w:jc w:val="center"/>
        <w:rPr>
          <w:spacing w:val="60"/>
          <w:sz w:val="24"/>
        </w:rPr>
      </w:pPr>
      <w:r>
        <w:rPr>
          <w:spacing w:val="60"/>
          <w:sz w:val="24"/>
        </w:rPr>
        <w:t>A. The compound sentence</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sz w:val="24"/>
        </w:rPr>
        <w:t xml:space="preserve">1. (a) </w:t>
      </w:r>
      <w:r>
        <w:rPr>
          <w:i/>
          <w:sz w:val="24"/>
        </w:rPr>
        <w:t>Coffee was served and the ladies went upstairs.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compound sentence consisting of two coordinate clauses connected by copulative connection with the help of the conjunction </w:t>
      </w:r>
      <w:r>
        <w:rPr>
          <w:i/>
          <w:sz w:val="24"/>
        </w:rPr>
        <w:t>and.</w:t>
      </w:r>
    </w:p>
    <w:p>
      <w:pPr>
        <w:pStyle w:val="Normal"/>
        <w:spacing w:lineRule="auto" w:line="240"/>
        <w:ind w:firstLine="284" w:end="0"/>
        <w:rPr>
          <w:i/>
          <w:i/>
          <w:sz w:val="24"/>
        </w:rPr>
      </w:pPr>
      <w:r>
        <w:rPr>
          <w:i/>
          <w:sz w:val="24"/>
        </w:rPr>
      </w:r>
    </w:p>
    <w:tbl>
      <w:tblPr>
        <w:tblW w:w="6095" w:type="dxa"/>
        <w:jc w:val="start"/>
        <w:tblInd w:w="250" w:type="dxa"/>
        <w:tblLayout w:type="fixed"/>
        <w:tblCellMar>
          <w:top w:w="0" w:type="dxa"/>
          <w:start w:w="108" w:type="dxa"/>
          <w:bottom w:w="0" w:type="dxa"/>
          <w:end w:w="108" w:type="dxa"/>
        </w:tblCellMar>
      </w:tblPr>
      <w:tblGrid>
        <w:gridCol w:w="2268"/>
        <w:gridCol w:w="992"/>
        <w:gridCol w:w="2835"/>
      </w:tblGrid>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Coffee was served</w:t>
            </w:r>
          </w:p>
        </w:tc>
        <w:tc>
          <w:tcPr>
            <w:tcW w:w="992" w:type="dxa"/>
            <w:tcBorders/>
          </w:tcPr>
          <w:p>
            <w:pPr>
              <w:pStyle w:val="Normal"/>
              <w:spacing w:lineRule="auto" w:line="240"/>
              <w:ind w:hanging="0" w:end="0"/>
              <w:jc w:val="center"/>
              <w:rPr>
                <w:sz w:val="24"/>
              </w:rPr>
            </w:pPr>
            <w:r>
              <w:rPr>
                <w:sz w:val="24"/>
              </w:rPr>
              <w:t>and</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The ladies went upstairs</w:t>
            </w:r>
          </w:p>
        </w:tc>
      </w:tr>
    </w:tbl>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 </w:t>
      </w:r>
      <w:r>
        <w:rPr>
          <w:i/>
          <w:sz w:val="24"/>
        </w:rPr>
        <w:t xml:space="preserve">He loved his work and he counted himself fortunate to have such an opportunity so early in his </w:t>
      </w:r>
    </w:p>
    <w:p>
      <w:pPr>
        <w:pStyle w:val="Normal"/>
        <w:spacing w:lineRule="auto" w:line="240"/>
        <w:ind w:firstLine="284" w:start="284" w:end="0"/>
        <w:rPr>
          <w:i/>
          <w:i/>
          <w:sz w:val="24"/>
        </w:rPr>
      </w:pPr>
      <w:r>
        <w:rPr>
          <w:i/>
          <w:sz w:val="24"/>
        </w:rPr>
        <w:t>career.</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compound sentence containing two clauses joined by causative-consecutive relations with the help of the copulative conjunction </w:t>
      </w:r>
      <w:r>
        <w:rPr>
          <w:i/>
          <w:sz w:val="24"/>
        </w:rPr>
        <w:t xml:space="preserve">and, </w:t>
      </w:r>
      <w:r>
        <w:rPr>
          <w:sz w:val="24"/>
        </w:rPr>
        <w:t>which expresses a shade of consecutive relations.</w:t>
      </w:r>
    </w:p>
    <w:p>
      <w:pPr>
        <w:pStyle w:val="Normal"/>
        <w:spacing w:lineRule="auto" w:line="240"/>
        <w:ind w:firstLine="284" w:end="0"/>
        <w:rPr>
          <w:sz w:val="24"/>
          <w:lang w:val="ru-RU"/>
        </w:rPr>
      </w:pPr>
      <w:r>
        <w:rPr>
          <w:sz w:val="24"/>
          <w:lang w:val="ru-RU"/>
        </w:rPr>
      </w:r>
    </w:p>
    <w:p>
      <w:pPr>
        <w:pStyle w:val="Normal"/>
        <w:spacing w:lineRule="auto" w:line="240"/>
        <w:ind w:firstLine="284" w:start="284" w:end="0"/>
        <w:rPr/>
      </w:pPr>
      <w:r>
        <w:rPr>
          <w:sz w:val="24"/>
          <w:lang w:val="ru-RU"/>
        </w:rPr>
        <w:t xml:space="preserve">(c) </w:t>
      </w:r>
      <w:r>
        <w:rPr>
          <w:i/>
          <w:sz w:val="24"/>
          <w:lang w:val="ru-RU"/>
        </w:rPr>
        <w:t>I</w:t>
      </w:r>
      <w:r>
        <w:rPr>
          <w:sz w:val="24"/>
        </w:rPr>
        <w:t xml:space="preserve"> </w:t>
      </w:r>
      <w:r>
        <w:rPr>
          <w:i/>
          <w:sz w:val="24"/>
        </w:rPr>
        <w:t>wanted to go on, whereas my friend wanted to go back.</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compound sentence comprising two coordinate clauses which are connected by adversative connection expressed by the adversative conjunction </w:t>
      </w:r>
      <w:r>
        <w:rPr>
          <w:i/>
          <w:sz w:val="24"/>
        </w:rPr>
        <w:t>whereas.</w:t>
      </w:r>
    </w:p>
    <w:p>
      <w:pPr>
        <w:pStyle w:val="Normal"/>
        <w:spacing w:lineRule="auto" w:line="240"/>
        <w:ind w:firstLine="284" w:end="0"/>
        <w:rPr>
          <w:i/>
          <w:i/>
          <w:sz w:val="24"/>
        </w:rPr>
      </w:pPr>
      <w:r>
        <w:rPr>
          <w:i/>
          <w:sz w:val="24"/>
        </w:rPr>
      </w:r>
    </w:p>
    <w:p>
      <w:pPr>
        <w:pStyle w:val="Normal"/>
        <w:spacing w:lineRule="auto" w:line="240"/>
        <w:ind w:firstLine="284" w:end="0"/>
        <w:rPr/>
      </w:pPr>
      <w:r>
        <w:rPr>
          <w:sz w:val="24"/>
        </w:rPr>
        <w:t>In sentences (b), (c) the graphical presentation is the same as</w:t>
      </w:r>
      <w:r>
        <w:rPr>
          <w:b/>
          <w:sz w:val="24"/>
        </w:rPr>
        <w:t xml:space="preserve"> </w:t>
      </w:r>
      <w:r>
        <w:rPr>
          <w:sz w:val="24"/>
        </w:rPr>
        <w:t>in sentence (a).</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(a) </w:t>
      </w:r>
      <w:r>
        <w:rPr>
          <w:i/>
          <w:sz w:val="24"/>
        </w:rPr>
        <w:t>Our Elsie was looking at her with big imploring eyes; she was frowning, she wanted to go.</w:t>
      </w:r>
    </w:p>
    <w:p>
      <w:pPr>
        <w:pStyle w:val="Normal"/>
        <w:spacing w:lineRule="auto" w:line="240"/>
        <w:ind w:firstLine="284" w:end="0"/>
        <w:rPr>
          <w:i/>
          <w:i/>
          <w:sz w:val="24"/>
        </w:rPr>
      </w:pPr>
      <w:r>
        <w:rPr>
          <w:i/>
          <w:sz w:val="24"/>
        </w:rPr>
      </w:r>
    </w:p>
    <w:p>
      <w:pPr>
        <w:pStyle w:val="Normal"/>
        <w:spacing w:lineRule="auto" w:line="240"/>
        <w:ind w:firstLine="284" w:end="0"/>
        <w:rPr>
          <w:sz w:val="24"/>
        </w:rPr>
      </w:pPr>
      <w:r>
        <w:rPr>
          <w:sz w:val="24"/>
        </w:rPr>
        <w:t>It is a compound sentence consisting of three coordinate clauses which are connected by copulative coordination asyndetically.</w:t>
      </w:r>
    </w:p>
    <w:p>
      <w:pPr>
        <w:pStyle w:val="Normal"/>
        <w:spacing w:lineRule="auto" w:line="240"/>
        <w:ind w:firstLine="284" w:end="0"/>
        <w:rPr>
          <w:sz w:val="24"/>
        </w:rPr>
      </w:pPr>
      <w:r>
        <w:rPr>
          <w:sz w:val="24"/>
        </w:rPr>
      </w:r>
    </w:p>
    <w:tbl>
      <w:tblPr>
        <w:tblW w:w="10980" w:type="dxa"/>
        <w:jc w:val="start"/>
        <w:tblInd w:w="0" w:type="dxa"/>
        <w:tblLayout w:type="fixed"/>
        <w:tblCellMar>
          <w:top w:w="0" w:type="dxa"/>
          <w:start w:w="108" w:type="dxa"/>
          <w:bottom w:w="0" w:type="dxa"/>
          <w:end w:w="108" w:type="dxa"/>
        </w:tblCellMar>
      </w:tblPr>
      <w:tblGrid>
        <w:gridCol w:w="2660"/>
        <w:gridCol w:w="1276"/>
        <w:gridCol w:w="2835"/>
        <w:gridCol w:w="1275"/>
        <w:gridCol w:w="2934"/>
      </w:tblGrid>
      <w:tr>
        <w:trPr/>
        <w:tc>
          <w:tcPr>
            <w:tcW w:w="266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Our Elsie was looking...</w:t>
            </w:r>
          </w:p>
        </w:tc>
        <w:tc>
          <w:tcPr>
            <w:tcW w:w="1276" w:type="dxa"/>
            <w:tcBorders>
              <w:bottom w:val="single" w:sz="4" w:space="0" w:color="000000"/>
            </w:tcBorders>
          </w:tcPr>
          <w:p>
            <w:pPr>
              <w:pStyle w:val="Normal"/>
              <w:snapToGrid w:val="false"/>
              <w:spacing w:lineRule="auto" w:line="240"/>
              <w:ind w:hanging="0" w:end="0"/>
              <w:rPr>
                <w:sz w:val="24"/>
              </w:rPr>
            </w:pPr>
            <w:r>
              <w:rPr>
                <w:sz w:val="24"/>
              </w:rPr>
            </w:r>
          </w:p>
        </w:tc>
        <w:tc>
          <w:tcPr>
            <w:tcW w:w="283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she was frowning</w:t>
            </w:r>
          </w:p>
        </w:tc>
        <w:tc>
          <w:tcPr>
            <w:tcW w:w="1275" w:type="dxa"/>
            <w:tcBorders>
              <w:bottom w:val="single" w:sz="4" w:space="0" w:color="000000"/>
            </w:tcBorders>
          </w:tcPr>
          <w:p>
            <w:pPr>
              <w:pStyle w:val="Normal"/>
              <w:snapToGrid w:val="false"/>
              <w:spacing w:lineRule="auto" w:line="240"/>
              <w:ind w:hanging="0" w:end="0"/>
              <w:rPr>
                <w:sz w:val="24"/>
              </w:rPr>
            </w:pPr>
            <w:r>
              <w:rPr>
                <w:sz w:val="24"/>
              </w:rPr>
            </w:r>
          </w:p>
        </w:tc>
        <w:tc>
          <w:tcPr>
            <w:tcW w:w="293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she wanted to go</w:t>
            </w:r>
          </w:p>
        </w:tc>
      </w:tr>
      <w:tr>
        <w:trPr/>
        <w:tc>
          <w:tcPr>
            <w:tcW w:w="26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1276" w:type="dxa"/>
            <w:tcBorders>
              <w:top w:val="single" w:sz="4" w:space="0" w:color="000000"/>
            </w:tcBorders>
          </w:tcPr>
          <w:p>
            <w:pPr>
              <w:pStyle w:val="Normal"/>
              <w:snapToGrid w:val="false"/>
              <w:spacing w:lineRule="auto" w:line="240"/>
              <w:ind w:hanging="0" w:end="0"/>
              <w:rPr>
                <w:sz w:val="24"/>
              </w:rPr>
            </w:pPr>
            <w:r>
              <w:rPr>
                <w:sz w:val="24"/>
              </w:rPr>
            </w:r>
          </w:p>
        </w:tc>
        <w:tc>
          <w:tcPr>
            <w:tcW w:w="283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1275" w:type="dxa"/>
            <w:tcBorders>
              <w:top w:val="single" w:sz="4" w:space="0" w:color="000000"/>
            </w:tcBorders>
          </w:tcPr>
          <w:p>
            <w:pPr>
              <w:pStyle w:val="Normal"/>
              <w:snapToGrid w:val="false"/>
              <w:spacing w:lineRule="auto" w:line="240"/>
              <w:ind w:hanging="0" w:end="0"/>
              <w:rPr>
                <w:sz w:val="24"/>
              </w:rPr>
            </w:pPr>
            <w:r>
              <w:rPr>
                <w:sz w:val="24"/>
              </w:rPr>
            </w:r>
          </w:p>
        </w:tc>
        <w:tc>
          <w:tcPr>
            <w:tcW w:w="293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r>
    </w:tbl>
    <w:p>
      <w:pPr>
        <w:pStyle w:val="Normal"/>
        <w:spacing w:lineRule="auto" w:line="240"/>
        <w:ind w:firstLine="284" w:end="0"/>
        <w:rPr>
          <w:sz w:val="24"/>
        </w:rPr>
      </w:pPr>
      <w:r>
        <w:rPr>
          <w:sz w:val="24"/>
        </w:rPr>
      </w:r>
    </w:p>
    <w:p>
      <w:pPr>
        <w:pStyle w:val="Normal"/>
        <w:spacing w:lineRule="auto" w:line="240"/>
        <w:ind w:firstLine="284" w:start="284" w:end="0"/>
        <w:rPr/>
      </w:pPr>
      <w:r>
        <w:rPr>
          <w:sz w:val="24"/>
        </w:rPr>
        <w:t xml:space="preserve">(b) </w:t>
      </w:r>
      <w:r>
        <w:rPr>
          <w:i/>
          <w:sz w:val="24"/>
        </w:rPr>
        <w:t>I</w:t>
      </w:r>
      <w:r>
        <w:rPr>
          <w:sz w:val="24"/>
        </w:rPr>
        <w:t xml:space="preserve"> </w:t>
      </w:r>
      <w:r>
        <w:rPr>
          <w:i/>
          <w:sz w:val="24"/>
        </w:rPr>
        <w:t>longed to stay there and tell the truth, but that would have been ridiculous, so I came away.</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It is a compound sentence comprising three coordinate clauses. The first two clauses are joined by means of adversative connection with the help of the adversative conjunction </w:t>
      </w:r>
      <w:r>
        <w:rPr>
          <w:i/>
          <w:sz w:val="24"/>
        </w:rPr>
        <w:t>but.</w:t>
      </w:r>
      <w:r>
        <w:rPr>
          <w:sz w:val="24"/>
        </w:rPr>
        <w:t xml:space="preserve"> The second and the third clauses are connected by causative-consecutive connection with the help of the consecutive conjunction </w:t>
      </w:r>
      <w:r>
        <w:rPr>
          <w:i/>
          <w:sz w:val="24"/>
        </w:rPr>
        <w:t>so.</w:t>
      </w:r>
    </w:p>
    <w:p>
      <w:pPr>
        <w:pStyle w:val="Normal"/>
        <w:spacing w:lineRule="auto" w:line="240"/>
        <w:ind w:firstLine="284" w:end="0"/>
        <w:rPr>
          <w:i/>
          <w:i/>
          <w:sz w:val="24"/>
        </w:rPr>
      </w:pPr>
      <w:r>
        <w:rPr>
          <w:i/>
          <w:sz w:val="24"/>
        </w:rPr>
      </w:r>
    </w:p>
    <w:tbl>
      <w:tblPr>
        <w:tblW w:w="10980" w:type="dxa"/>
        <w:jc w:val="start"/>
        <w:tblInd w:w="0" w:type="dxa"/>
        <w:tblLayout w:type="fixed"/>
        <w:tblCellMar>
          <w:top w:w="0" w:type="dxa"/>
          <w:start w:w="108" w:type="dxa"/>
          <w:bottom w:w="0" w:type="dxa"/>
          <w:end w:w="108" w:type="dxa"/>
        </w:tblCellMar>
      </w:tblPr>
      <w:tblGrid>
        <w:gridCol w:w="2376"/>
        <w:gridCol w:w="1276"/>
        <w:gridCol w:w="3119"/>
        <w:gridCol w:w="1275"/>
        <w:gridCol w:w="2934"/>
      </w:tblGrid>
      <w:tr>
        <w:trPr/>
        <w:tc>
          <w:tcPr>
            <w:tcW w:w="237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start"/>
              <w:rPr>
                <w:sz w:val="24"/>
              </w:rPr>
            </w:pPr>
            <w:r>
              <w:rPr>
                <w:sz w:val="24"/>
              </w:rPr>
              <w:t>I longed to stay there...</w:t>
            </w:r>
          </w:p>
        </w:tc>
        <w:tc>
          <w:tcPr>
            <w:tcW w:w="1276" w:type="dxa"/>
            <w:tcBorders/>
          </w:tcPr>
          <w:p>
            <w:pPr>
              <w:pStyle w:val="Normal"/>
              <w:snapToGrid w:val="false"/>
              <w:spacing w:lineRule="auto" w:line="240"/>
              <w:ind w:hanging="0" w:end="0"/>
              <w:jc w:val="start"/>
              <w:rPr>
                <w:sz w:val="24"/>
              </w:rPr>
            </w:pPr>
            <w:r>
              <w:rPr>
                <w:sz w:val="24"/>
              </w:rPr>
            </w:r>
          </w:p>
          <w:p>
            <w:pPr>
              <w:pStyle w:val="Normal"/>
              <w:spacing w:lineRule="auto" w:line="240"/>
              <w:ind w:hanging="0" w:end="0"/>
              <w:jc w:val="start"/>
              <w:rPr>
                <w:sz w:val="24"/>
              </w:rPr>
            </w:pPr>
            <w:r>
              <w:rPr>
                <w:sz w:val="24"/>
              </w:rPr>
              <w:t>——</w:t>
            </w:r>
            <w:r>
              <w:rPr>
                <w:sz w:val="24"/>
              </w:rPr>
              <w:t>but—</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start"/>
              <w:rPr>
                <w:sz w:val="24"/>
              </w:rPr>
            </w:pPr>
            <w:r>
              <w:rPr>
                <w:sz w:val="24"/>
              </w:rPr>
              <w:t>that would have been ridiculous</w:t>
            </w:r>
          </w:p>
        </w:tc>
        <w:tc>
          <w:tcPr>
            <w:tcW w:w="1275" w:type="dxa"/>
            <w:tcBorders/>
          </w:tcPr>
          <w:p>
            <w:pPr>
              <w:pStyle w:val="Normal"/>
              <w:snapToGrid w:val="false"/>
              <w:spacing w:lineRule="auto" w:line="240"/>
              <w:ind w:hanging="0" w:end="0"/>
              <w:jc w:val="start"/>
              <w:rPr>
                <w:sz w:val="24"/>
              </w:rPr>
            </w:pPr>
            <w:r>
              <w:rPr>
                <w:sz w:val="24"/>
              </w:rPr>
            </w:r>
          </w:p>
          <w:p>
            <w:pPr>
              <w:pStyle w:val="Normal"/>
              <w:spacing w:lineRule="auto" w:line="240"/>
              <w:ind w:hanging="0" w:end="0"/>
              <w:jc w:val="start"/>
              <w:rPr>
                <w:sz w:val="24"/>
              </w:rPr>
            </w:pPr>
            <w:r>
              <w:rPr>
                <w:sz w:val="24"/>
              </w:rPr>
              <w:t>—</w:t>
            </w:r>
            <w:r>
              <w:rPr>
                <w:sz w:val="24"/>
              </w:rPr>
              <w:t>so——</w:t>
            </w:r>
          </w:p>
        </w:tc>
        <w:tc>
          <w:tcPr>
            <w:tcW w:w="29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start"/>
              <w:rPr>
                <w:sz w:val="24"/>
              </w:rPr>
            </w:pPr>
            <w:r>
              <w:rPr>
                <w:sz w:val="24"/>
              </w:rPr>
              <w:t>I came away</w:t>
            </w:r>
          </w:p>
        </w:tc>
      </w:tr>
    </w:tbl>
    <w:p>
      <w:pPr>
        <w:pStyle w:val="Normal"/>
        <w:spacing w:lineRule="auto" w:line="240"/>
        <w:ind w:firstLine="284" w:end="0"/>
        <w:rPr>
          <w:sz w:val="24"/>
        </w:rPr>
      </w:pPr>
      <w:r>
        <w:rPr>
          <w:sz w:val="24"/>
        </w:rPr>
      </w:r>
    </w:p>
    <w:p>
      <w:pPr>
        <w:pStyle w:val="Normal"/>
        <w:spacing w:lineRule="auto" w:line="240"/>
        <w:ind w:firstLine="284" w:end="0"/>
        <w:rPr>
          <w:sz w:val="24"/>
        </w:rPr>
      </w:pPr>
      <w:r>
        <w:rPr>
          <w:sz w:val="24"/>
        </w:rPr>
        <w:tab/>
      </w:r>
    </w:p>
    <w:p>
      <w:pPr>
        <w:pStyle w:val="Normal"/>
        <w:spacing w:lineRule="auto" w:line="240"/>
        <w:ind w:firstLine="284" w:end="0"/>
        <w:jc w:val="center"/>
        <w:rPr/>
      </w:pPr>
      <w:r>
        <w:rPr>
          <w:sz w:val="24"/>
        </w:rPr>
        <w:t>B.</w:t>
        <w:tab/>
      </w:r>
      <w:r>
        <w:rPr>
          <w:spacing w:val="60"/>
          <w:sz w:val="24"/>
        </w:rPr>
        <w:t>The complex sentence</w:t>
      </w:r>
    </w:p>
    <w:p>
      <w:pPr>
        <w:pStyle w:val="Normal"/>
        <w:spacing w:lineRule="auto" w:line="240"/>
        <w:ind w:firstLine="284" w:end="0"/>
        <w:rPr>
          <w:spacing w:val="60"/>
          <w:sz w:val="24"/>
        </w:rPr>
      </w:pPr>
      <w:r>
        <w:rPr>
          <w:spacing w:val="60"/>
          <w:sz w:val="24"/>
        </w:rPr>
      </w:r>
    </w:p>
    <w:p>
      <w:pPr>
        <w:pStyle w:val="Normal"/>
        <w:spacing w:lineRule="auto" w:line="240"/>
        <w:ind w:firstLine="284" w:end="0"/>
        <w:rPr/>
      </w:pPr>
      <w:r>
        <w:rPr>
          <w:sz w:val="24"/>
        </w:rPr>
        <w:t xml:space="preserve">1. (a) </w:t>
      </w:r>
      <w:r>
        <w:rPr>
          <w:i/>
          <w:sz w:val="24"/>
        </w:rPr>
        <w:t>What impressed me was Cyprus Avenue.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with the subject expressed by a subordinate clause introduced by the conjunctive pronoun </w:t>
      </w:r>
      <w:r>
        <w:rPr>
          <w:i/>
          <w:sz w:val="24"/>
        </w:rPr>
        <w:t>what.</w:t>
      </w:r>
      <w:r>
        <w:rPr>
          <w:sz w:val="24"/>
        </w:rPr>
        <w:t xml:space="preserve"> The main clause is devoid of the subject.</w:t>
      </w:r>
    </w:p>
    <w:p>
      <w:pPr>
        <w:pStyle w:val="Normal"/>
        <w:spacing w:lineRule="auto" w:line="240"/>
        <w:ind w:firstLine="284" w:end="0"/>
        <w:rPr>
          <w:sz w:val="24"/>
        </w:rPr>
      </w:pPr>
      <w:r>
        <w:rPr>
          <w:sz w:val="24"/>
        </w:rPr>
      </w:r>
    </w:p>
    <w:tbl>
      <w:tblPr>
        <w:tblW w:w="6912" w:type="dxa"/>
        <w:jc w:val="start"/>
        <w:tblInd w:w="0" w:type="dxa"/>
        <w:tblLayout w:type="fixed"/>
        <w:tblCellMar>
          <w:top w:w="0" w:type="dxa"/>
          <w:start w:w="108" w:type="dxa"/>
          <w:bottom w:w="0" w:type="dxa"/>
          <w:end w:w="108" w:type="dxa"/>
        </w:tblCellMar>
      </w:tblPr>
      <w:tblGrid>
        <w:gridCol w:w="3660"/>
        <w:gridCol w:w="559"/>
        <w:gridCol w:w="2693"/>
      </w:tblGrid>
      <w:tr>
        <w:trPr/>
        <w:tc>
          <w:tcPr>
            <w:tcW w:w="366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mc:AlternateContent>
                <mc:Choice Requires="wps">
                  <w:drawing>
                    <wp:anchor behindDoc="0" distT="0" distB="0" distL="114935" distR="114935" simplePos="0" locked="0" layoutInCell="0" allowOverlap="1" relativeHeight="452">
                      <wp:simplePos x="0" y="0"/>
                      <wp:positionH relativeFrom="margin">
                        <wp:posOffset>2291715</wp:posOffset>
                      </wp:positionH>
                      <wp:positionV relativeFrom="paragraph">
                        <wp:posOffset>96520</wp:posOffset>
                      </wp:positionV>
                      <wp:extent cx="274320" cy="0"/>
                      <wp:effectExtent l="0" t="38100" r="0" b="38100"/>
                      <wp:wrapNone/>
                      <wp:docPr id="446" name=""/>
                      <a:graphic xmlns:a="http://schemas.openxmlformats.org/drawingml/2006/main">
                        <a:graphicData uri="http://schemas.microsoft.com/office/word/2010/wordprocessingShape">
                          <wps:wsp>
                            <wps:cNvSpPr/>
                            <wps:spPr>
                              <a:xfrm flipH="1">
                                <a:off x="0" y="0"/>
                                <a:ext cx="27432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0.45pt,7.6pt" to="202pt,7.6pt" stroked="t" o:allowincell="f" style="position:absolute;flip:x;mso-position-horizontal-relative:margin">
                      <v:stroke color="black" weight="9360" endarrow="block" endarrowwidth="medium" endarrowlength="medium" joinstyle="miter" endcap="flat"/>
                      <v:fill o:detectmouseclick="t" on="false"/>
                      <w10:wrap type="none"/>
                    </v:line>
                  </w:pict>
                </mc:Fallback>
              </mc:AlternateContent>
            </w:r>
            <w:r>
              <w:rPr>
                <w:sz w:val="24"/>
              </w:rPr>
              <w:t>What impressed me</w:t>
            </w:r>
          </w:p>
        </w:tc>
        <w:tc>
          <w:tcPr>
            <w:tcW w:w="559" w:type="dxa"/>
            <w:tcBorders/>
          </w:tcPr>
          <w:p>
            <w:pPr>
              <w:pStyle w:val="Normal"/>
              <w:spacing w:lineRule="auto" w:line="240"/>
              <w:ind w:hanging="0" w:end="0"/>
              <w:jc w:val="center"/>
              <w:rPr>
                <w:sz w:val="24"/>
              </w:rPr>
            </w:pPr>
            <w:r>
              <w:rPr>
                <w:sz w:val="24"/>
              </w:rPr>
              <w:t>←</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was Cyprus Avenue</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w:t>
      </w:r>
      <w:r>
        <w:rPr>
          <w:i/>
          <w:sz w:val="24"/>
        </w:rPr>
        <w:t>This is where Havoc Has been.</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with a predicative clause introduced by the conjunctive adverb </w:t>
      </w:r>
      <w:r>
        <w:rPr>
          <w:i/>
          <w:sz w:val="24"/>
        </w:rPr>
        <w:t>where.</w:t>
      </w:r>
      <w:r>
        <w:rPr>
          <w:sz w:val="24"/>
        </w:rPr>
        <w:t xml:space="preserve"> The main clause is devoid of the predicative.</w:t>
      </w:r>
    </w:p>
    <w:p>
      <w:pPr>
        <w:pStyle w:val="Normal"/>
        <w:spacing w:lineRule="auto" w:line="240"/>
        <w:ind w:firstLine="284" w:end="0"/>
        <w:rPr>
          <w:sz w:val="24"/>
        </w:rPr>
      </w:pPr>
      <w:r>
        <w:rPr>
          <w:sz w:val="24"/>
        </w:rPr>
      </w:r>
    </w:p>
    <w:tbl>
      <w:tblPr>
        <w:tblW w:w="4644" w:type="dxa"/>
        <w:jc w:val="start"/>
        <w:tblInd w:w="0" w:type="dxa"/>
        <w:tblLayout w:type="fixed"/>
        <w:tblCellMar>
          <w:top w:w="0" w:type="dxa"/>
          <w:start w:w="108" w:type="dxa"/>
          <w:bottom w:w="0" w:type="dxa"/>
          <w:end w:w="108" w:type="dxa"/>
        </w:tblCellMar>
      </w:tblPr>
      <w:tblGrid>
        <w:gridCol w:w="1242"/>
        <w:gridCol w:w="709"/>
        <w:gridCol w:w="2693"/>
      </w:tblGrid>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This is</w:t>
            </w:r>
          </w:p>
        </w:tc>
        <w:tc>
          <w:tcPr>
            <w:tcW w:w="709" w:type="dxa"/>
            <w:tcBorders/>
          </w:tcPr>
          <w:p>
            <w:pPr>
              <w:pStyle w:val="Normal"/>
              <w:spacing w:lineRule="auto" w:line="240"/>
              <w:ind w:hanging="0" w:end="0"/>
              <w:jc w:val="center"/>
              <w:rPr>
                <w:sz w:val="24"/>
              </w:rPr>
            </w:pPr>
            <w:r>
              <w:rPr>
                <w:sz w:val="24"/>
              </w:rPr>
              <w:t>→</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pPr>
            <w:r>
              <w:rPr>
                <w:i/>
                <w:sz w:val="24"/>
              </w:rPr>
              <w:t>where</w:t>
            </w:r>
            <w:r>
              <w:rPr>
                <w:sz w:val="24"/>
              </w:rPr>
              <w:t xml:space="preserve"> Havoc has been</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 </w:t>
      </w:r>
      <w:r>
        <w:rPr>
          <w:sz w:val="24"/>
        </w:rPr>
        <w:t xml:space="preserve">(c) </w:t>
      </w:r>
      <w:r>
        <w:rPr>
          <w:i/>
          <w:sz w:val="24"/>
        </w:rPr>
        <w:t>What surprised him was that there was no pain about it.</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with a subject and a predicative clause. The subject clause is introduced by the conjunctive pronoun </w:t>
      </w:r>
      <w:r>
        <w:rPr>
          <w:i/>
          <w:sz w:val="24"/>
        </w:rPr>
        <w:t>what</w:t>
      </w:r>
      <w:r>
        <w:rPr>
          <w:sz w:val="24"/>
        </w:rPr>
        <w:t xml:space="preserve"> and the predicative clause by the conjunction </w:t>
      </w:r>
      <w:r>
        <w:rPr>
          <w:i/>
          <w:sz w:val="24"/>
        </w:rPr>
        <w:t>that.</w:t>
      </w:r>
      <w:r>
        <w:rPr>
          <w:sz w:val="24"/>
        </w:rPr>
        <w:t xml:space="preserve"> Since these clauses occupy the positions of the main parts of the sentence, the main (principal) clause is reduced to the link verb only.</w:t>
      </w:r>
    </w:p>
    <w:p>
      <w:pPr>
        <w:pStyle w:val="Normal"/>
        <w:spacing w:lineRule="auto" w:line="240"/>
        <w:ind w:firstLine="284" w:end="0"/>
        <w:rPr>
          <w:sz w:val="24"/>
        </w:rPr>
      </w:pPr>
      <w:r>
        <w:rPr>
          <w:sz w:val="24"/>
        </w:rPr>
      </w:r>
    </w:p>
    <w:tbl>
      <w:tblPr>
        <w:tblW w:w="7905" w:type="dxa"/>
        <w:jc w:val="start"/>
        <w:tblInd w:w="0" w:type="dxa"/>
        <w:tblLayout w:type="fixed"/>
        <w:tblCellMar>
          <w:top w:w="0" w:type="dxa"/>
          <w:start w:w="108" w:type="dxa"/>
          <w:bottom w:w="0" w:type="dxa"/>
          <w:end w:w="108" w:type="dxa"/>
        </w:tblCellMar>
      </w:tblPr>
      <w:tblGrid>
        <w:gridCol w:w="2196"/>
        <w:gridCol w:w="747"/>
        <w:gridCol w:w="709"/>
        <w:gridCol w:w="709"/>
        <w:gridCol w:w="3544"/>
      </w:tblGrid>
      <w:tr>
        <w:trPr/>
        <w:tc>
          <w:tcPr>
            <w:tcW w:w="21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What surprised him</w:t>
            </w:r>
          </w:p>
        </w:tc>
        <w:tc>
          <w:tcPr>
            <w:tcW w:w="747" w:type="dxa"/>
            <w:tcBorders/>
          </w:tcPr>
          <w:p>
            <w:pPr>
              <w:pStyle w:val="Normal"/>
              <w:spacing w:lineRule="auto" w:line="240"/>
              <w:ind w:hanging="0" w:end="0"/>
              <w:jc w:val="center"/>
              <w:rPr>
                <w:sz w:val="24"/>
              </w:rPr>
            </w:pPr>
            <w:r>
              <w:rPr>
                <w:sz w:val="24"/>
              </w:rPr>
              <w:t>←</w:t>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was</w:t>
            </w:r>
          </w:p>
        </w:tc>
        <w:tc>
          <w:tcPr>
            <w:tcW w:w="709" w:type="dxa"/>
            <w:tcBorders/>
          </w:tcPr>
          <w:p>
            <w:pPr>
              <w:pStyle w:val="Normal"/>
              <w:spacing w:lineRule="auto" w:line="240"/>
              <w:ind w:hanging="0" w:end="0"/>
              <w:jc w:val="center"/>
              <w:rPr>
                <w:sz w:val="24"/>
              </w:rPr>
            </w:pPr>
            <w:r>
              <w:rPr>
                <w:sz w:val="24"/>
              </w:rPr>
              <w:t>→</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rPr>
                <w:sz w:val="24"/>
              </w:rPr>
            </w:pPr>
            <w:r>
              <w:rPr>
                <w:sz w:val="24"/>
              </w:rPr>
              <w:t>that there was no pain about it</w:t>
            </w:r>
          </w:p>
        </w:tc>
      </w:tr>
    </w:tbl>
    <w:p>
      <w:pPr>
        <w:pStyle w:val="Normal"/>
        <w:spacing w:lineRule="auto" w:line="240"/>
        <w:ind w:firstLine="284" w:end="0"/>
        <w:rPr>
          <w:sz w:val="24"/>
        </w:rPr>
      </w:pPr>
      <w:r>
        <w:rPr>
          <w:sz w:val="24"/>
        </w:rPr>
      </w:r>
    </w:p>
    <w:p>
      <w:pPr>
        <w:pStyle w:val="Normal"/>
        <w:spacing w:lineRule="auto" w:line="240"/>
        <w:ind w:firstLine="284" w:end="0"/>
        <w:rPr/>
      </w:pPr>
      <w:r>
        <w:rPr>
          <w:sz w:val="24"/>
        </w:rPr>
        <w:t xml:space="preserve">2. (a) </w:t>
      </w:r>
      <w:r>
        <w:rPr>
          <w:i/>
          <w:sz w:val="24"/>
        </w:rPr>
        <w:t>The woman who ran the place was very cheerful.</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comprising (or consisting of) two clauses. The main clause is </w:t>
      </w:r>
      <w:r>
        <w:rPr>
          <w:i/>
          <w:sz w:val="24"/>
        </w:rPr>
        <w:t>The woman was very cheerful.</w:t>
      </w:r>
      <w:r>
        <w:rPr>
          <w:sz w:val="24"/>
        </w:rPr>
        <w:t xml:space="preserve"> The subordinate clause is </w:t>
      </w:r>
      <w:r>
        <w:rPr>
          <w:i/>
          <w:sz w:val="24"/>
        </w:rPr>
        <w:t>who ran the place.</w:t>
      </w:r>
      <w:r>
        <w:rPr>
          <w:sz w:val="24"/>
        </w:rPr>
        <w:t xml:space="preserve"> It is a restrictive (limiting) relative attributive clause modifying the subject of the main clause as its antecedent.</w:t>
      </w:r>
    </w:p>
    <w:p>
      <w:pPr>
        <w:pStyle w:val="Normal"/>
        <w:spacing w:lineRule="auto" w:line="240"/>
        <w:ind w:firstLine="284" w:end="0"/>
        <w:rPr>
          <w:b/>
          <w:i/>
          <w:i/>
          <w:sz w:val="24"/>
          <w:lang w:val="ru-RU"/>
        </w:rPr>
      </w:pPr>
      <w:r>
        <w:rPr>
          <w:b/>
          <w:i/>
          <w:sz w:val="24"/>
          <w:lang w:val="ru-RU"/>
        </w:rPr>
      </w:r>
    </w:p>
    <w:p>
      <w:pPr>
        <w:pStyle w:val="Normal"/>
        <w:spacing w:lineRule="auto" w:line="240"/>
        <w:ind w:firstLine="284" w:end="0"/>
        <w:jc w:val="center"/>
        <w:rPr>
          <w:sz w:val="24"/>
          <w:lang w:val="ru-RU"/>
        </w:rPr>
      </w:pPr>
      <w:r>
        <w:rPr>
          <w:sz w:val="24"/>
          <w:lang w:val="ru-RU"/>
        </w:rPr>
        <w:drawing>
          <wp:inline distT="0" distB="0" distL="0" distR="0">
            <wp:extent cx="2499360" cy="977900"/>
            <wp:effectExtent l="0" t="0" r="0" b="0"/>
            <wp:docPr id="44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12" descr="" title=""/>
                    <pic:cNvPicPr>
                      <a:picLocks noChangeAspect="1" noChangeArrowheads="1"/>
                    </pic:cNvPicPr>
                  </pic:nvPicPr>
                  <pic:blipFill>
                    <a:blip r:embed="rId14"/>
                    <a:srcRect l="-14" t="-37" r="-14" b="-37"/>
                    <a:stretch>
                      <a:fillRect/>
                    </a:stretch>
                  </pic:blipFill>
                  <pic:spPr bwMode="auto">
                    <a:xfrm>
                      <a:off x="0" y="0"/>
                      <a:ext cx="2499360" cy="977900"/>
                    </a:xfrm>
                    <a:prstGeom prst="rect">
                      <a:avLst/>
                    </a:prstGeom>
                  </pic:spPr>
                </pic:pic>
              </a:graphicData>
            </a:graphic>
          </wp:inline>
        </w:drawing>
      </w:r>
    </w:p>
    <w:p>
      <w:pPr>
        <w:pStyle w:val="Normal"/>
        <w:spacing w:lineRule="auto" w:line="240"/>
        <w:ind w:firstLine="284" w:end="0"/>
        <w:rPr>
          <w:sz w:val="24"/>
          <w:lang w:val="ru-RU"/>
        </w:rPr>
      </w:pPr>
      <w:r>
        <w:rPr>
          <w:sz w:val="24"/>
          <w:lang w:val="ru-RU"/>
        </w:rPr>
      </w:r>
    </w:p>
    <w:p>
      <w:pPr>
        <w:pStyle w:val="Normal"/>
        <w:spacing w:lineRule="auto" w:line="240"/>
        <w:ind w:firstLine="284" w:end="0"/>
        <w:rPr>
          <w:sz w:val="24"/>
        </w:rPr>
      </w:pPr>
      <w:r>
        <w:rPr>
          <w:sz w:val="24"/>
        </w:rPr>
        <w:t>The same graphical presentation is to be found in other complex sen</w:t>
        <w:softHyphen/>
        <w:t>tences containing one subordinate clause.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w:t>
      </w:r>
      <w:r>
        <w:rPr>
          <w:i/>
          <w:sz w:val="24"/>
        </w:rPr>
        <w:t>The next book she wrote she sent to a magazine.</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with a contact clause dependent on the antecedent </w:t>
      </w:r>
      <w:r>
        <w:rPr>
          <w:i/>
          <w:sz w:val="24"/>
        </w:rPr>
        <w:t>the next book,</w:t>
      </w:r>
      <w:r>
        <w:rPr>
          <w:sz w:val="24"/>
        </w:rPr>
        <w:t xml:space="preserve"> which is the subject of the main clause.</w:t>
      </w:r>
    </w:p>
    <w:p>
      <w:pPr>
        <w:pStyle w:val="2"/>
        <w:suppressAutoHyphens w:val="false"/>
        <w:rPr/>
      </w:pPr>
      <w:r>
        <w:rPr/>
        <w:t>Or:</w:t>
      </w:r>
    </w:p>
    <w:p>
      <w:pPr>
        <w:pStyle w:val="Normal"/>
        <w:spacing w:lineRule="auto" w:line="240"/>
        <w:ind w:firstLine="284" w:end="0"/>
        <w:rPr>
          <w:sz w:val="24"/>
        </w:rPr>
      </w:pPr>
      <w:r>
        <w:rPr>
          <w:sz w:val="24"/>
        </w:rPr>
        <w:t>It is a complex sentence containing a restrictive attributive clause joined to the main clause asyndetically.</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(c) </w:t>
      </w:r>
      <w:r>
        <w:rPr>
          <w:i/>
          <w:sz w:val="24"/>
        </w:rPr>
        <w:t>Stratford-on-Avon, -where Shakespeare was born, is visited by thousands of tourists.</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with a descriptive (or non-restrictive) attributive clause introduced by the relative adverb </w:t>
      </w:r>
      <w:r>
        <w:rPr>
          <w:i/>
          <w:sz w:val="24"/>
        </w:rPr>
        <w:t>where,</w:t>
      </w:r>
      <w:r>
        <w:rPr>
          <w:sz w:val="24"/>
        </w:rPr>
        <w:t xml:space="preserve"> which refers to the antecedent </w:t>
      </w:r>
      <w:r>
        <w:rPr>
          <w:i/>
          <w:sz w:val="24"/>
        </w:rPr>
        <w:t>Stratford-on-Avon</w:t>
      </w:r>
      <w:r>
        <w:rPr>
          <w:sz w:val="24"/>
        </w:rPr>
        <w:t xml:space="preserve"> in the main clause.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(d) </w:t>
      </w:r>
      <w:r>
        <w:rPr>
          <w:i/>
          <w:sz w:val="24"/>
        </w:rPr>
        <w:t>Look before you leap.</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with an adverbial clause of time introduced by the conjunction </w:t>
      </w:r>
      <w:r>
        <w:rPr>
          <w:i/>
          <w:sz w:val="24"/>
        </w:rPr>
        <w:t>before</w:t>
      </w:r>
      <w:r>
        <w:rPr>
          <w:sz w:val="24"/>
        </w:rPr>
        <w:t xml:space="preserve"> and depending on-the predicate of the main clause.</w:t>
      </w:r>
    </w:p>
    <w:p>
      <w:pPr>
        <w:pStyle w:val="Normal"/>
        <w:spacing w:lineRule="auto" w:line="240"/>
        <w:ind w:firstLine="284" w:end="0"/>
        <w:rPr>
          <w:i/>
          <w:i/>
          <w:sz w:val="24"/>
        </w:rPr>
      </w:pPr>
      <w:r>
        <w:rPr>
          <w:i/>
          <w:sz w:val="24"/>
        </w:rPr>
      </w:r>
    </w:p>
    <w:p>
      <w:pPr>
        <w:pStyle w:val="Normal"/>
        <w:spacing w:lineRule="auto" w:line="240"/>
        <w:ind w:firstLine="284" w:end="0"/>
        <w:rPr/>
      </w:pPr>
      <w:r>
        <w:rPr>
          <w:sz w:val="24"/>
        </w:rPr>
        <w:t>(e)</w:t>
      </w:r>
      <w:r>
        <w:rPr>
          <w:i/>
          <w:sz w:val="24"/>
        </w:rPr>
        <w:t xml:space="preserve"> Bad as things are, we mustn’t give up hope.</w:t>
      </w:r>
    </w:p>
    <w:p>
      <w:pPr>
        <w:pStyle w:val="Normal"/>
        <w:spacing w:lineRule="auto" w:line="240"/>
        <w:ind w:firstLine="284" w:end="0"/>
        <w:rPr>
          <w:b/>
          <w:i/>
          <w:i/>
          <w:sz w:val="24"/>
        </w:rPr>
      </w:pPr>
      <w:r>
        <w:rPr>
          <w:b/>
          <w:i/>
          <w:sz w:val="24"/>
        </w:rPr>
      </w:r>
    </w:p>
    <w:p>
      <w:pPr>
        <w:pStyle w:val="Normal"/>
        <w:spacing w:lineRule="auto" w:line="240"/>
        <w:ind w:firstLine="284" w:end="0"/>
        <w:rPr/>
      </w:pPr>
      <w:r>
        <w:rPr>
          <w:sz w:val="24"/>
        </w:rPr>
        <w:t xml:space="preserve">It is a complex sentence with an adverbial clause of concession. The concessive clause is introduced by the conjunction </w:t>
      </w:r>
      <w:r>
        <w:rPr>
          <w:i/>
          <w:sz w:val="24"/>
        </w:rPr>
        <w:t>as</w:t>
      </w:r>
      <w:r>
        <w:rPr>
          <w:sz w:val="24"/>
        </w:rPr>
        <w:t xml:space="preserve"> with inverted word order in the subordinate clause. It modifies the whole of the main clause.</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3. </w:t>
      </w:r>
      <w:r>
        <w:rPr>
          <w:i/>
          <w:sz w:val="24"/>
        </w:rPr>
        <w:t>I</w:t>
      </w:r>
      <w:r>
        <w:rPr>
          <w:sz w:val="24"/>
        </w:rPr>
        <w:t xml:space="preserve"> </w:t>
      </w:r>
      <w:r>
        <w:rPr>
          <w:i/>
          <w:sz w:val="24"/>
        </w:rPr>
        <w:t>did not tell Muriel on my return to London what George had said to me, or what he looked like, but contended myself with assuring her that he was well and happy.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comprising one main clause and three subordinate object clauses. The main clause contains two homogeneous predicates </w:t>
      </w:r>
      <w:r>
        <w:rPr>
          <w:i/>
          <w:sz w:val="24"/>
        </w:rPr>
        <w:t>(did not tell and contended)</w:t>
      </w:r>
      <w:r>
        <w:rPr>
          <w:sz w:val="24"/>
        </w:rPr>
        <w:t xml:space="preserve"> connected by the conjunction </w:t>
      </w:r>
      <w:r>
        <w:rPr>
          <w:i/>
          <w:sz w:val="24"/>
        </w:rPr>
        <w:t xml:space="preserve">but. </w:t>
      </w:r>
      <w:r>
        <w:rPr>
          <w:sz w:val="24"/>
        </w:rPr>
        <w:t xml:space="preserve">The first and the second subordinate clauses are homogeneous, they are joined to each other by the disjunctive conjunction </w:t>
      </w:r>
      <w:r>
        <w:rPr>
          <w:i/>
          <w:sz w:val="24"/>
        </w:rPr>
        <w:t>or</w:t>
      </w:r>
      <w:r>
        <w:rPr>
          <w:sz w:val="24"/>
        </w:rPr>
        <w:t xml:space="preserve"> and introduced by the conjunctive pronoun </w:t>
      </w:r>
      <w:r>
        <w:rPr>
          <w:i/>
          <w:sz w:val="24"/>
        </w:rPr>
        <w:t>what.</w:t>
      </w:r>
      <w:r>
        <w:rPr>
          <w:sz w:val="24"/>
        </w:rPr>
        <w:t xml:space="preserve"> Both modify the first of the two homogeneous predicates. The third object clause is introduced by the conjunction </w:t>
      </w:r>
      <w:r>
        <w:rPr>
          <w:i/>
          <w:sz w:val="24"/>
        </w:rPr>
        <w:t>that.</w:t>
      </w:r>
      <w:r>
        <w:rPr>
          <w:sz w:val="24"/>
        </w:rPr>
        <w:t xml:space="preserve"> It depends on the object to the second homogeneous predicate </w:t>
      </w:r>
      <w:r>
        <w:rPr>
          <w:i/>
          <w:sz w:val="24"/>
        </w:rPr>
        <w:t>with assuring.</w:t>
      </w:r>
    </w:p>
    <w:p>
      <w:pPr>
        <w:pStyle w:val="Normal"/>
        <w:spacing w:lineRule="auto" w:line="240"/>
        <w:ind w:firstLine="284" w:end="0"/>
        <w:rPr>
          <w:i/>
          <w:i/>
          <w:sz w:val="24"/>
        </w:rPr>
      </w:pPr>
      <w:r>
        <w:rPr>
          <w:i/>
          <w:sz w:val="24"/>
        </w:rPr>
        <w:drawing>
          <wp:inline distT="0" distB="0" distL="0" distR="0">
            <wp:extent cx="5154295" cy="1691640"/>
            <wp:effectExtent l="0" t="0" r="0" b="0"/>
            <wp:docPr id="44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13" descr="" title=""/>
                    <pic:cNvPicPr>
                      <a:picLocks noChangeAspect="1" noChangeArrowheads="1"/>
                    </pic:cNvPicPr>
                  </pic:nvPicPr>
                  <pic:blipFill>
                    <a:blip r:embed="rId15"/>
                    <a:srcRect l="-7" t="-21" r="-7" b="-21"/>
                    <a:stretch>
                      <a:fillRect/>
                    </a:stretch>
                  </pic:blipFill>
                  <pic:spPr bwMode="auto">
                    <a:xfrm>
                      <a:off x="0" y="0"/>
                      <a:ext cx="5154295" cy="1691640"/>
                    </a:xfrm>
                    <a:prstGeom prst="rect">
                      <a:avLst/>
                    </a:prstGeom>
                  </pic:spPr>
                </pic:pic>
              </a:graphicData>
            </a:graphic>
          </wp:inline>
        </w:drawing>
      </w:r>
    </w:p>
    <w:p>
      <w:pPr>
        <w:pStyle w:val="Normal"/>
        <w:spacing w:lineRule="auto" w:line="240"/>
        <w:ind w:firstLine="284" w:end="0"/>
        <w:rPr>
          <w:i/>
          <w:i/>
          <w:sz w:val="24"/>
        </w:rPr>
      </w:pPr>
      <w:r>
        <w:rPr>
          <w:i/>
          <w:sz w:val="24"/>
        </w:rPr>
      </w:r>
    </w:p>
    <w:p>
      <w:pPr>
        <w:pStyle w:val="Normal"/>
        <w:spacing w:lineRule="auto" w:line="240"/>
        <w:ind w:firstLine="284" w:end="0"/>
        <w:rPr/>
      </w:pPr>
      <w:r>
        <w:rPr>
          <w:sz w:val="24"/>
          <w:lang w:val="ru-RU"/>
        </w:rPr>
        <w:t xml:space="preserve">(а) </w:t>
      </w:r>
      <w:r>
        <w:rPr>
          <w:i/>
          <w:sz w:val="24"/>
          <w:lang w:val="ru-RU"/>
        </w:rPr>
        <w:t>Не</w:t>
      </w:r>
      <w:r>
        <w:rPr>
          <w:i/>
          <w:sz w:val="24"/>
        </w:rPr>
        <w:t xml:space="preserve"> spoke as if I were a child that needed to be distracted.</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comprising three clauses. (Or: it is a complex sentence consisting of the main clause </w:t>
      </w:r>
      <w:r>
        <w:rPr>
          <w:i/>
          <w:sz w:val="24"/>
        </w:rPr>
        <w:t>He spoke</w:t>
      </w:r>
      <w:r>
        <w:rPr>
          <w:sz w:val="24"/>
        </w:rPr>
        <w:t xml:space="preserve"> and two subordinate clauses of different degrees of subordination.) The first subordinate clause is of the first degree of subordination. It is an adverbial clause of comparison introduced by the conjunction </w:t>
      </w:r>
      <w:r>
        <w:rPr>
          <w:i/>
          <w:sz w:val="24"/>
        </w:rPr>
        <w:t>as if</w:t>
      </w:r>
      <w:r>
        <w:rPr>
          <w:sz w:val="24"/>
        </w:rPr>
        <w:t xml:space="preserve"> and depending on the predicate of the main clause. The second subordinate clause is of the second degree of subordination. It is a restrictive attributive clause introduced by the relative pronoun </w:t>
      </w:r>
      <w:r>
        <w:rPr>
          <w:i/>
          <w:sz w:val="24"/>
        </w:rPr>
        <w:t>that</w:t>
      </w:r>
      <w:r>
        <w:rPr>
          <w:sz w:val="24"/>
        </w:rPr>
        <w:t xml:space="preserve"> and depending on the predicative of the previous clause, that is, the clause of the first degree of subordination.</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2096770" cy="1990090"/>
            <wp:effectExtent l="0" t="0" r="0" b="0"/>
            <wp:docPr id="44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14" descr="" title=""/>
                    <pic:cNvPicPr>
                      <a:picLocks noChangeAspect="1" noChangeArrowheads="1"/>
                    </pic:cNvPicPr>
                  </pic:nvPicPr>
                  <pic:blipFill>
                    <a:blip r:embed="rId16"/>
                    <a:srcRect l="-17" t="-18" r="-17" b="-18"/>
                    <a:stretch>
                      <a:fillRect/>
                    </a:stretch>
                  </pic:blipFill>
                  <pic:spPr bwMode="auto">
                    <a:xfrm>
                      <a:off x="0" y="0"/>
                      <a:ext cx="2096770" cy="1990090"/>
                    </a:xfrm>
                    <a:prstGeom prst="rect">
                      <a:avLst/>
                    </a:prstGeom>
                  </pic:spPr>
                </pic:pic>
              </a:graphicData>
            </a:graphic>
          </wp:inline>
        </w:drawing>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(b) </w:t>
      </w:r>
      <w:r>
        <w:rPr>
          <w:i/>
          <w:sz w:val="24"/>
        </w:rPr>
        <w:t>When the news came that France had mobilized and that the Germans had crossed the Belgian frontier, George abandoned all hope immediately.</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complex sentence consisting of one principal and three subordinate clauses. The first subordinate clause is introduced by the conjunction </w:t>
      </w:r>
      <w:r>
        <w:rPr>
          <w:i/>
          <w:sz w:val="24"/>
        </w:rPr>
        <w:t>when</w:t>
      </w:r>
      <w:r>
        <w:rPr>
          <w:sz w:val="24"/>
        </w:rPr>
        <w:t xml:space="preserve"> and is a subordinate clause of time of the first degree of subordination. The other two clauses are of the second degree of subordination. They are homogeneous appositive clauses introduced by the conjunction </w:t>
      </w:r>
      <w:r>
        <w:rPr>
          <w:i/>
          <w:sz w:val="24"/>
        </w:rPr>
        <w:t>that</w:t>
      </w:r>
      <w:r>
        <w:rPr>
          <w:sz w:val="24"/>
        </w:rPr>
        <w:t xml:space="preserve"> and linked with each other by the copulative conjunction </w:t>
      </w:r>
      <w:r>
        <w:rPr>
          <w:i/>
          <w:sz w:val="24"/>
        </w:rPr>
        <w:t>and.</w:t>
      </w:r>
      <w:r>
        <w:rPr>
          <w:sz w:val="24"/>
        </w:rPr>
        <w:t xml:space="preserve"> They both depend on the subject of the adverbial clause of time.</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sz w:val="24"/>
        </w:rPr>
        <w:drawing>
          <wp:inline distT="0" distB="0" distL="0" distR="0">
            <wp:extent cx="4895215" cy="2182495"/>
            <wp:effectExtent l="0" t="0" r="0" b="0"/>
            <wp:docPr id="450"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15" descr="" title=""/>
                    <pic:cNvPicPr>
                      <a:picLocks noChangeAspect="1" noChangeArrowheads="1"/>
                    </pic:cNvPicPr>
                  </pic:nvPicPr>
                  <pic:blipFill>
                    <a:blip r:embed="rId17"/>
                    <a:srcRect l="-7" t="-16" r="-7" b="-16"/>
                    <a:stretch>
                      <a:fillRect/>
                    </a:stretch>
                  </pic:blipFill>
                  <pic:spPr bwMode="auto">
                    <a:xfrm>
                      <a:off x="0" y="0"/>
                      <a:ext cx="4895215" cy="2182495"/>
                    </a:xfrm>
                    <a:prstGeom prst="rect">
                      <a:avLst/>
                    </a:prstGeom>
                  </pic:spPr>
                </pic:pic>
              </a:graphicData>
            </a:graphic>
          </wp:inline>
        </w:drawing>
      </w:r>
    </w:p>
    <w:p>
      <w:pPr>
        <w:pStyle w:val="Normal"/>
        <w:spacing w:lineRule="auto" w:line="240"/>
        <w:ind w:firstLine="284" w:end="0"/>
        <w:rPr>
          <w:sz w:val="24"/>
        </w:rPr>
      </w:pPr>
      <w:r>
        <w:rPr>
          <w:sz w:val="24"/>
        </w:rPr>
      </w:r>
    </w:p>
    <w:p>
      <w:pPr>
        <w:pStyle w:val="Normal"/>
        <w:spacing w:lineRule="auto" w:line="240"/>
        <w:ind w:firstLine="284" w:end="0"/>
        <w:jc w:val="center"/>
        <w:rPr/>
      </w:pPr>
      <w:r>
        <w:rPr>
          <w:spacing w:val="60"/>
          <w:sz w:val="24"/>
          <w:lang w:val="ru-RU"/>
        </w:rPr>
        <w:t>С.</w:t>
      </w:r>
      <w:r>
        <w:rPr>
          <w:spacing w:val="60"/>
          <w:sz w:val="24"/>
        </w:rPr>
        <w:t xml:space="preserve"> The compound-complex sentence</w:t>
      </w:r>
    </w:p>
    <w:p>
      <w:pPr>
        <w:pStyle w:val="Normal"/>
        <w:spacing w:lineRule="auto" w:line="240"/>
        <w:ind w:firstLine="284" w:end="0"/>
        <w:rPr>
          <w:i/>
          <w:i/>
          <w:spacing w:val="60"/>
          <w:sz w:val="24"/>
        </w:rPr>
      </w:pPr>
      <w:r>
        <w:rPr>
          <w:i/>
          <w:spacing w:val="60"/>
          <w:sz w:val="24"/>
        </w:rPr>
      </w:r>
    </w:p>
    <w:p>
      <w:pPr>
        <w:pStyle w:val="Normal"/>
        <w:spacing w:lineRule="auto" w:line="240"/>
        <w:ind w:firstLine="284" w:end="0"/>
        <w:rPr>
          <w:i/>
          <w:i/>
          <w:sz w:val="24"/>
        </w:rPr>
      </w:pPr>
      <w:r>
        <w:rPr>
          <w:i/>
          <w:sz w:val="24"/>
        </w:rPr>
        <w:t>Why were her own relations so rich, and Phil never knew where the money was coming from for tomorrow’s tobacco?</w:t>
      </w:r>
    </w:p>
    <w:p>
      <w:pPr>
        <w:pStyle w:val="Normal"/>
        <w:spacing w:lineRule="auto" w:line="240"/>
        <w:ind w:firstLine="284" w:end="0"/>
        <w:rPr>
          <w:i/>
          <w:i/>
          <w:sz w:val="24"/>
        </w:rPr>
      </w:pPr>
      <w:r>
        <w:rPr>
          <w:i/>
          <w:sz w:val="24"/>
        </w:rPr>
      </w:r>
    </w:p>
    <w:p>
      <w:pPr>
        <w:pStyle w:val="Normal"/>
        <w:spacing w:lineRule="auto" w:line="240"/>
        <w:ind w:firstLine="284" w:end="0"/>
        <w:rPr/>
      </w:pPr>
      <w:r>
        <w:rPr>
          <w:sz w:val="24"/>
        </w:rPr>
        <w:t xml:space="preserve">It is a compound-complex sentence consisting of two coordinated clauses connected by contrasting relations and linked by the copulative conjunction </w:t>
      </w:r>
      <w:r>
        <w:rPr>
          <w:i/>
          <w:sz w:val="24"/>
        </w:rPr>
        <w:t>and.</w:t>
      </w:r>
      <w:r>
        <w:rPr>
          <w:sz w:val="24"/>
        </w:rPr>
        <w:t xml:space="preserve"> Besides two coordinate clauses the sentence comprises one subordinate clause which depends on the second coordinate clause. It is an object clause introduced by the conjunctive adverb </w:t>
      </w:r>
      <w:r>
        <w:rPr>
          <w:i/>
          <w:sz w:val="24"/>
        </w:rPr>
        <w:t>where.</w:t>
      </w:r>
    </w:p>
    <w:p>
      <w:pPr>
        <w:pStyle w:val="Normal"/>
        <w:spacing w:lineRule="auto" w:line="240"/>
        <w:ind w:firstLine="284" w:end="0"/>
        <w:rPr>
          <w:i/>
          <w:i/>
          <w:sz w:val="24"/>
        </w:rPr>
      </w:pPr>
      <w:r>
        <w:rPr>
          <w:i/>
          <w:sz w:val="24"/>
        </w:rPr>
      </w:r>
    </w:p>
    <w:p>
      <w:pPr>
        <w:pStyle w:val="Normal"/>
        <w:spacing w:lineRule="auto" w:line="240"/>
        <w:ind w:firstLine="284" w:end="0"/>
        <w:jc w:val="center"/>
        <w:rPr>
          <w:i/>
          <w:i/>
          <w:sz w:val="24"/>
        </w:rPr>
      </w:pPr>
      <w:r>
        <w:rPr>
          <w:i/>
          <w:sz w:val="24"/>
        </w:rPr>
        <w:drawing>
          <wp:inline distT="0" distB="0" distL="0" distR="0">
            <wp:extent cx="4815840" cy="1755140"/>
            <wp:effectExtent l="0" t="0" r="0" b="0"/>
            <wp:docPr id="451"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16" descr="" title=""/>
                    <pic:cNvPicPr>
                      <a:picLocks noChangeAspect="1" noChangeArrowheads="1"/>
                    </pic:cNvPicPr>
                  </pic:nvPicPr>
                  <pic:blipFill>
                    <a:blip r:embed="rId18"/>
                    <a:srcRect l="-7" t="-21" r="-7" b="-21"/>
                    <a:stretch>
                      <a:fillRect/>
                    </a:stretch>
                  </pic:blipFill>
                  <pic:spPr bwMode="auto">
                    <a:xfrm>
                      <a:off x="0" y="0"/>
                      <a:ext cx="4815840" cy="1755140"/>
                    </a:xfrm>
                    <a:prstGeom prst="rect">
                      <a:avLst/>
                    </a:prstGeom>
                  </pic:spPr>
                </pic:pic>
              </a:graphicData>
            </a:graphic>
          </wp:inline>
        </w:drawing>
      </w:r>
    </w:p>
    <w:p>
      <w:pPr>
        <w:pStyle w:val="Normal"/>
        <w:spacing w:lineRule="auto" w:line="240"/>
        <w:ind w:firstLine="284" w:end="0"/>
        <w:rPr>
          <w:i/>
          <w:i/>
          <w:sz w:val="24"/>
        </w:rPr>
      </w:pPr>
      <w:r>
        <w:rPr>
          <w:i/>
          <w:sz w:val="24"/>
        </w:rPr>
      </w:r>
    </w:p>
    <w:p>
      <w:pPr>
        <w:pStyle w:val="Normal"/>
        <w:spacing w:lineRule="auto" w:line="240"/>
        <w:ind w:firstLine="284" w:end="0"/>
        <w:jc w:val="end"/>
        <w:rPr>
          <w:b/>
          <w:color w:val="000000"/>
          <w:spacing w:val="60"/>
          <w:sz w:val="24"/>
        </w:rPr>
      </w:pPr>
      <w:r>
        <w:rPr>
          <w:b/>
          <w:color w:val="000000"/>
          <w:spacing w:val="60"/>
          <w:sz w:val="24"/>
        </w:rPr>
        <w:t>SUPPLEMENT</w:t>
      </w:r>
    </w:p>
    <w:p>
      <w:pPr>
        <w:pStyle w:val="Normal"/>
        <w:spacing w:lineRule="auto" w:line="240"/>
        <w:ind w:firstLine="284" w:end="0"/>
        <w:jc w:val="end"/>
        <w:rPr>
          <w:b/>
          <w:i/>
          <w:i/>
          <w:color w:val="000000"/>
          <w:spacing w:val="60"/>
          <w:sz w:val="24"/>
        </w:rPr>
      </w:pPr>
      <w:r>
        <w:rPr>
          <w:b/>
          <w:i/>
          <w:color w:val="000000"/>
          <w:spacing w:val="60"/>
          <w:sz w:val="24"/>
        </w:rPr>
      </w:r>
    </w:p>
    <w:p>
      <w:pPr>
        <w:pStyle w:val="Normal"/>
        <w:spacing w:lineRule="auto" w:line="240"/>
        <w:ind w:firstLine="284" w:end="0"/>
        <w:jc w:val="center"/>
        <w:rPr>
          <w:b/>
          <w:color w:val="000000"/>
        </w:rPr>
      </w:pPr>
      <w:r>
        <w:rPr>
          <w:b/>
          <w:color w:val="000000"/>
        </w:rPr>
        <w:t>Tense Auxiliaries</w:t>
      </w:r>
    </w:p>
    <w:p>
      <w:pPr>
        <w:pStyle w:val="Normal"/>
        <w:spacing w:lineRule="auto" w:line="240"/>
        <w:ind w:firstLine="284" w:end="0"/>
        <w:rPr>
          <w:b/>
          <w:i/>
          <w:i/>
          <w:color w:val="000000"/>
          <w:sz w:val="24"/>
        </w:rPr>
      </w:pPr>
      <w:r>
        <w:rPr>
          <w:b/>
          <w:i/>
          <w:color w:val="000000"/>
          <w:sz w:val="24"/>
        </w:rPr>
      </w:r>
    </w:p>
    <w:p>
      <w:pPr>
        <w:pStyle w:val="Normal"/>
        <w:spacing w:lineRule="auto" w:line="240"/>
        <w:ind w:firstLine="284" w:end="0"/>
        <w:rPr/>
      </w:pPr>
      <w:r>
        <w:rPr/>
        <w:t xml:space="preserve">As the majority of the finite form of the  verb are analytical they are formed by means of </w:t>
      </w:r>
      <w:r>
        <w:rPr>
          <w:i/>
        </w:rPr>
        <w:t xml:space="preserve">auxiliary verbs </w:t>
      </w:r>
      <w:r>
        <w:rPr/>
        <w:t xml:space="preserve">(auxiliaries). These are: </w:t>
      </w:r>
      <w:r>
        <w:rPr>
          <w:i/>
        </w:rPr>
        <w:t>to do, to be, to have, shall, will.</w:t>
      </w:r>
    </w:p>
    <w:p>
      <w:pPr>
        <w:pStyle w:val="Normal"/>
        <w:spacing w:lineRule="auto" w:line="240"/>
        <w:ind w:firstLine="284" w:end="0"/>
        <w:rPr/>
      </w:pPr>
      <w:r>
        <w:rPr/>
        <w:t xml:space="preserve">In the spoken language some forms of the auxiliaries and the negation </w:t>
      </w:r>
      <w:r>
        <w:rPr>
          <w:i/>
        </w:rPr>
        <w:t xml:space="preserve">not </w:t>
      </w:r>
      <w:r>
        <w:rPr/>
        <w:t>are contracted which is shown in writing by means  of the apostrophe (‘)</w:t>
      </w:r>
    </w:p>
    <w:p>
      <w:pPr>
        <w:pStyle w:val="Normal"/>
        <w:spacing w:lineRule="auto" w:line="240"/>
        <w:ind w:firstLine="284" w:end="0"/>
        <w:rPr/>
      </w:pPr>
      <w:r>
        <w:rPr/>
      </w:r>
    </w:p>
    <w:p>
      <w:pPr>
        <w:pStyle w:val="Normal"/>
        <w:spacing w:lineRule="auto" w:line="240"/>
        <w:ind w:firstLine="284" w:end="0"/>
        <w:jc w:val="center"/>
        <w:rPr/>
      </w:pPr>
      <w:r>
        <w:rPr/>
        <w:drawing>
          <wp:inline distT="0" distB="0" distL="0" distR="0">
            <wp:extent cx="6556375" cy="2423795"/>
            <wp:effectExtent l="0" t="0" r="0" b="0"/>
            <wp:docPr id="45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17" descr="" title=""/>
                    <pic:cNvPicPr>
                      <a:picLocks noChangeAspect="1" noChangeArrowheads="1"/>
                    </pic:cNvPicPr>
                  </pic:nvPicPr>
                  <pic:blipFill>
                    <a:blip r:embed="rId19"/>
                    <a:srcRect l="-4" t="-12" r="-4" b="-12"/>
                    <a:stretch>
                      <a:fillRect/>
                    </a:stretch>
                  </pic:blipFill>
                  <pic:spPr bwMode="auto">
                    <a:xfrm>
                      <a:off x="0" y="0"/>
                      <a:ext cx="6556375" cy="2423795"/>
                    </a:xfrm>
                    <a:prstGeom prst="rect">
                      <a:avLst/>
                    </a:prstGeom>
                  </pic:spPr>
                </pic:pic>
              </a:graphicData>
            </a:graphic>
          </wp:inline>
        </w:drawing>
      </w:r>
    </w:p>
    <w:p>
      <w:pPr>
        <w:pStyle w:val="Normal"/>
        <w:spacing w:lineRule="auto" w:line="240"/>
        <w:ind w:firstLine="284" w:end="0"/>
        <w:rPr/>
      </w:pPr>
      <w:r>
        <w:rPr/>
      </w:r>
    </w:p>
    <w:p>
      <w:pPr>
        <w:pStyle w:val="2"/>
        <w:pBdr>
          <w:top w:val="single" w:sz="4" w:space="1" w:color="000000"/>
          <w:left w:val="single" w:sz="4" w:space="4" w:color="000000"/>
          <w:bottom w:val="single" w:sz="4" w:space="1" w:color="000000"/>
          <w:right w:val="single" w:sz="4" w:space="4" w:color="000000"/>
        </w:pBdr>
        <w:suppressAutoHyphens w:val="false"/>
        <w:rPr>
          <w:b/>
          <w:sz w:val="22"/>
        </w:rPr>
      </w:pPr>
      <w:r>
        <w:rPr>
          <w:b/>
          <w:sz w:val="22"/>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2"/>
        </w:rPr>
      </w:pPr>
      <w:r>
        <w:rPr>
          <w:b/>
          <w:sz w:val="22"/>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 xml:space="preserve">In the spoken language </w:t>
      </w:r>
      <w:r>
        <w:rPr>
          <w:i/>
        </w:rPr>
        <w:t>is</w:t>
      </w:r>
      <w:r>
        <w:rPr/>
        <w:t xml:space="preserve"> [</w:t>
      </w:r>
      <w:r>
        <w:rPr>
          <w:rFonts w:cs="Lucida Sans Unicode" w:ascii="Lucida Sans Unicode" w:hAnsi="Lucida Sans Unicode"/>
        </w:rPr>
        <w:t>ɪ</w:t>
      </w:r>
      <w:r>
        <w:rPr/>
        <w:t>z] is usually weakened and is pronounced [z] after vowels and voiced consonants (except voiced sibilants and affricates), [s] after voiceless consonants (except voiceless sibilants and affricates), [</w:t>
      </w:r>
      <w:r>
        <w:rPr>
          <w:rFonts w:cs="Lucida Sans Unicode" w:ascii="Lucida Sans Unicode" w:hAnsi="Lucida Sans Unicode"/>
        </w:rPr>
        <w:t>ǝ</w:t>
      </w:r>
      <w:r>
        <w:rPr/>
        <w:t>z] after sibilants and affricates (both voiced and voiceless). This weakening of the form is not usually shown in writing:</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The boy is gone (</w:t>
      </w:r>
      <w:r>
        <w:rPr>
          <w:rFonts w:cs="Lucida Sans Unicode" w:ascii="Lucida Sans Unicode" w:hAnsi="Lucida Sans Unicode"/>
        </w:rPr>
        <w:t>ðǝ</w:t>
      </w:r>
      <w:r>
        <w:rPr/>
        <w:t xml:space="preserve"> 'bo</w:t>
      </w:r>
      <w:r>
        <w:rPr>
          <w:rFonts w:cs="Lucida Sans Unicode" w:ascii="Lucida Sans Unicode" w:hAnsi="Lucida Sans Unicode"/>
        </w:rPr>
        <w:t>ɪ</w:t>
      </w:r>
      <w:r>
        <w:rPr/>
        <w:t>z'gon].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The plan is good [</w:t>
      </w:r>
      <w:r>
        <w:rPr>
          <w:rFonts w:cs="Lucida Sans Unicode" w:ascii="Lucida Sans Unicode" w:hAnsi="Lucida Sans Unicode"/>
        </w:rPr>
        <w:t>ðǝ</w:t>
      </w:r>
      <w:r>
        <w:rPr/>
        <w:t xml:space="preserve"> 'plænz'gud].</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The cup is broken [</w:t>
      </w:r>
      <w:r>
        <w:rPr>
          <w:rFonts w:cs="Lucida Sans Unicode" w:ascii="Lucida Sans Unicode" w:hAnsi="Lucida Sans Unicode"/>
        </w:rPr>
        <w:t>ðǝ</w:t>
      </w:r>
      <w:r>
        <w:rPr/>
        <w:t xml:space="preserve"> 'k</w:t>
      </w:r>
      <w:r>
        <w:rPr>
          <w:rFonts w:cs="Lucida Sans Unicode" w:ascii="Lucida Sans Unicode" w:hAnsi="Lucida Sans Unicode"/>
        </w:rPr>
        <w:t>ʌ</w:t>
      </w:r>
      <w:r>
        <w:rPr/>
        <w:t>ps'broukæn].</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The bus is coming up [</w:t>
      </w:r>
      <w:r>
        <w:rPr>
          <w:rFonts w:cs="Lucida Sans Unicode" w:ascii="Lucida Sans Unicode" w:hAnsi="Lucida Sans Unicode"/>
        </w:rPr>
        <w:t>ðǝ</w:t>
      </w:r>
      <w:r>
        <w:rPr/>
        <w:t xml:space="preserve"> 'b</w:t>
      </w:r>
      <w:r>
        <w:rPr>
          <w:rFonts w:cs="Lucida Sans Unicode" w:ascii="Lucida Sans Unicode" w:hAnsi="Lucida Sans Unicode"/>
        </w:rPr>
        <w:t>ʌ</w:t>
      </w:r>
      <w:r>
        <w:rPr/>
        <w:t>s</w:t>
      </w:r>
      <w:r>
        <w:rPr>
          <w:rFonts w:cs="Lucida Sans Unicode" w:ascii="Lucida Sans Unicode" w:hAnsi="Lucida Sans Unicode"/>
        </w:rPr>
        <w:t>ǝ</w:t>
      </w:r>
      <w:r>
        <w:rPr/>
        <w:t>z'k</w:t>
      </w:r>
      <w:r>
        <w:rPr>
          <w:rFonts w:cs="Lucida Sans Unicode" w:ascii="Lucida Sans Unicode" w:hAnsi="Lucida Sans Unicode"/>
        </w:rPr>
        <w:t>ʌ</w:t>
      </w:r>
      <w:r>
        <w:rPr/>
        <w:t>m</w:t>
      </w:r>
      <w:r>
        <w:rPr>
          <w:rFonts w:cs="Lucida Sans Unicode" w:ascii="Lucida Sans Unicode" w:hAnsi="Lucida Sans Unicode"/>
        </w:rPr>
        <w:t>ɪŋ</w:t>
      </w:r>
      <w:r>
        <w:rPr/>
        <w:t>'</w:t>
      </w:r>
      <w:r>
        <w:rPr>
          <w:rFonts w:cs="Lucida Sans Unicode" w:ascii="Lucida Sans Unicode" w:hAnsi="Lucida Sans Unicode"/>
        </w:rPr>
        <w:t>ʌ</w:t>
      </w:r>
      <w:r>
        <w:rPr/>
        <w:t>p].</w:t>
      </w:r>
    </w:p>
    <w:p>
      <w:pPr>
        <w:pStyle w:val="Normal"/>
        <w:spacing w:lineRule="auto" w:line="240"/>
        <w:ind w:firstLine="284" w:end="0"/>
        <w:rPr>
          <w:sz w:val="24"/>
        </w:rPr>
      </w:pPr>
      <w:r>
        <w:rPr>
          <w:sz w:val="24"/>
        </w:rPr>
      </w:r>
    </w:p>
    <w:p>
      <w:pPr>
        <w:pStyle w:val="Normal"/>
        <w:spacing w:lineRule="auto" w:line="240"/>
        <w:ind w:firstLine="284" w:end="0"/>
        <w:rPr/>
      </w:pPr>
      <w:r>
        <w:rPr>
          <w:sz w:val="24"/>
        </w:rPr>
        <w:t xml:space="preserve">* The contraction of </w:t>
      </w:r>
      <w:r>
        <w:rPr>
          <w:i/>
          <w:sz w:val="24"/>
        </w:rPr>
        <w:t>are</w:t>
      </w:r>
      <w:r>
        <w:rPr>
          <w:sz w:val="24"/>
        </w:rPr>
        <w:t xml:space="preserve"> combined with certain personal pronouns is pronounced differently is British a</w:t>
      </w:r>
      <w:r>
        <w:rPr/>
        <w:t>nd American English, viz.:</w:t>
      </w:r>
    </w:p>
    <w:tbl>
      <w:tblPr>
        <w:tblW w:w="10590" w:type="dxa"/>
        <w:jc w:val="start"/>
        <w:tblInd w:w="392" w:type="dxa"/>
        <w:tblLayout w:type="fixed"/>
        <w:tblCellMar>
          <w:top w:w="0" w:type="dxa"/>
          <w:start w:w="108" w:type="dxa"/>
          <w:bottom w:w="0" w:type="dxa"/>
          <w:end w:w="108" w:type="dxa"/>
        </w:tblCellMar>
      </w:tblPr>
      <w:tblGrid>
        <w:gridCol w:w="5099"/>
        <w:gridCol w:w="5491"/>
      </w:tblGrid>
      <w:tr>
        <w:trPr/>
        <w:tc>
          <w:tcPr>
            <w:tcW w:w="5099" w:type="dxa"/>
            <w:tcBorders/>
          </w:tcPr>
          <w:p>
            <w:pPr>
              <w:pStyle w:val="Normal"/>
              <w:snapToGrid w:val="false"/>
              <w:spacing w:lineRule="auto" w:line="240"/>
              <w:ind w:hanging="0" w:end="0"/>
              <w:rPr>
                <w:b/>
              </w:rPr>
            </w:pPr>
            <w:r>
              <w:rPr>
                <w:b/>
              </w:rPr>
            </w:r>
          </w:p>
          <w:p>
            <w:pPr>
              <w:pStyle w:val="Normal"/>
              <w:spacing w:lineRule="auto" w:line="240"/>
              <w:ind w:hanging="0" w:end="0"/>
              <w:rPr>
                <w:b/>
              </w:rPr>
            </w:pPr>
            <w:r>
              <w:rPr>
                <w:b/>
              </w:rPr>
              <w:t>British English</w:t>
            </w:r>
          </w:p>
        </w:tc>
        <w:tc>
          <w:tcPr>
            <w:tcW w:w="5491" w:type="dxa"/>
            <w:tcBorders/>
          </w:tcPr>
          <w:p>
            <w:pPr>
              <w:pStyle w:val="Normal"/>
              <w:snapToGrid w:val="false"/>
              <w:spacing w:lineRule="auto" w:line="240"/>
              <w:ind w:hanging="0" w:end="0"/>
              <w:rPr>
                <w:b/>
              </w:rPr>
            </w:pPr>
            <w:r>
              <w:rPr>
                <w:b/>
              </w:rPr>
            </w:r>
          </w:p>
          <w:p>
            <w:pPr>
              <w:pStyle w:val="Normal"/>
              <w:spacing w:lineRule="auto" w:line="240"/>
              <w:ind w:hanging="0" w:end="0"/>
              <w:rPr>
                <w:b/>
              </w:rPr>
            </w:pPr>
            <w:r>
              <w:rPr>
                <w:b/>
              </w:rPr>
              <w:t>American English</w:t>
            </w:r>
          </w:p>
        </w:tc>
      </w:tr>
      <w:tr>
        <w:trPr/>
        <w:tc>
          <w:tcPr>
            <w:tcW w:w="5099" w:type="dxa"/>
            <w:tcBorders/>
          </w:tcPr>
          <w:p>
            <w:pPr>
              <w:pStyle w:val="Normal"/>
              <w:spacing w:lineRule="auto" w:line="240"/>
              <w:ind w:hanging="0" w:end="0"/>
              <w:rPr/>
            </w:pPr>
            <w:r>
              <w:rPr/>
              <w:t>we’re [w</w:t>
            </w:r>
            <w:r>
              <w:rPr>
                <w:rFonts w:cs="Lucida Sans Unicode" w:ascii="Lucida Sans Unicode" w:hAnsi="Lucida Sans Unicode"/>
              </w:rPr>
              <w:t>ɪǝ</w:t>
            </w:r>
            <w:r>
              <w:rPr/>
              <w:t xml:space="preserve">] </w:t>
            </w:r>
          </w:p>
          <w:p>
            <w:pPr>
              <w:pStyle w:val="Normal"/>
              <w:spacing w:lineRule="auto" w:line="240"/>
              <w:ind w:hanging="0" w:end="0"/>
              <w:rPr/>
            </w:pPr>
            <w:r>
              <w:rPr/>
              <w:t>you’re [ju</w:t>
            </w:r>
            <w:r>
              <w:rPr>
                <w:rFonts w:cs="Lucida Sans Unicode" w:ascii="Lucida Sans Unicode" w:hAnsi="Lucida Sans Unicode"/>
              </w:rPr>
              <w:t>ǝ</w:t>
            </w:r>
            <w:r>
              <w:rPr/>
              <w:t xml:space="preserve">] </w:t>
            </w:r>
          </w:p>
          <w:p>
            <w:pPr>
              <w:pStyle w:val="Normal"/>
              <w:spacing w:lineRule="auto" w:line="240"/>
              <w:ind w:hanging="0" w:end="0"/>
              <w:rPr/>
            </w:pPr>
            <w:r>
              <w:rPr/>
              <w:t>they’re ['</w:t>
            </w:r>
            <w:r>
              <w:rPr>
                <w:rFonts w:cs="Lucida Sans Unicode" w:ascii="Lucida Sans Unicode" w:hAnsi="Lucida Sans Unicode"/>
              </w:rPr>
              <w:t>ð</w:t>
            </w:r>
            <w:r>
              <w:rPr/>
              <w:t>e</w:t>
            </w:r>
            <w:r>
              <w:rPr>
                <w:rFonts w:cs="Lucida Sans Unicode" w:ascii="Lucida Sans Unicode" w:hAnsi="Lucida Sans Unicode"/>
              </w:rPr>
              <w:t>ɪǝ</w:t>
            </w:r>
            <w:r>
              <w:rPr/>
              <w:t>]</w:t>
            </w:r>
          </w:p>
        </w:tc>
        <w:tc>
          <w:tcPr>
            <w:tcW w:w="5491" w:type="dxa"/>
            <w:tcBorders/>
          </w:tcPr>
          <w:p>
            <w:pPr>
              <w:pStyle w:val="Normal"/>
              <w:spacing w:lineRule="auto" w:line="240"/>
              <w:ind w:hanging="0" w:end="0"/>
              <w:rPr/>
            </w:pPr>
            <w:r>
              <w:rPr/>
              <w:t>[w</w:t>
            </w:r>
            <w:r>
              <w:rPr>
                <w:rFonts w:cs="Lucida Sans Unicode" w:ascii="Lucida Sans Unicode" w:hAnsi="Lucida Sans Unicode"/>
              </w:rPr>
              <w:t>ɪ</w:t>
            </w:r>
            <w:r>
              <w:rPr/>
              <w:t xml:space="preserve">r] </w:t>
            </w:r>
          </w:p>
          <w:p>
            <w:pPr>
              <w:pStyle w:val="Normal"/>
              <w:spacing w:lineRule="auto" w:line="240"/>
              <w:ind w:hanging="0" w:end="0"/>
              <w:rPr/>
            </w:pPr>
            <w:r>
              <w:rPr/>
              <w:t xml:space="preserve">[jur] </w:t>
            </w:r>
          </w:p>
          <w:p>
            <w:pPr>
              <w:pStyle w:val="Normal"/>
              <w:spacing w:lineRule="auto" w:line="240"/>
              <w:ind w:hanging="0" w:end="0"/>
              <w:rPr/>
            </w:pPr>
            <w:r>
              <w:rPr>
                <w:lang w:val="ru-RU"/>
              </w:rPr>
              <w:t>[</w:t>
            </w:r>
            <w:r>
              <w:rPr>
                <w:rFonts w:cs="Lucida Sans Unicode" w:ascii="Lucida Sans Unicode" w:hAnsi="Lucida Sans Unicode"/>
                <w:lang w:val="ru-RU"/>
              </w:rPr>
              <w:t>ð</w:t>
            </w:r>
            <w:r>
              <w:rPr>
                <w:lang w:val="ru-RU"/>
              </w:rPr>
              <w:t>еr]</w:t>
            </w:r>
          </w:p>
        </w:tc>
      </w:tr>
    </w:tbl>
    <w:p>
      <w:pPr>
        <w:pStyle w:val="Normal"/>
        <w:spacing w:lineRule="auto" w:line="240"/>
        <w:ind w:hanging="0" w:end="0"/>
        <w:rPr>
          <w:sz w:val="24"/>
        </w:rPr>
      </w:pPr>
      <w:r>
        <w:rPr>
          <w:sz w:val="24"/>
        </w:rPr>
      </w:r>
    </w:p>
    <w:p>
      <w:pPr>
        <w:pStyle w:val="Normal"/>
        <w:spacing w:lineRule="auto" w:line="240"/>
        <w:ind w:firstLine="284" w:end="0"/>
        <w:rPr/>
      </w:pPr>
      <w:r>
        <w:rPr/>
        <w:t xml:space="preserve">** In dialect and "uneducated" British and American English the form </w:t>
      </w:r>
      <w:r>
        <w:rPr>
          <w:i/>
        </w:rPr>
        <w:t>ain’t</w:t>
      </w:r>
      <w:r>
        <w:rPr/>
        <w:t xml:space="preserve"> is very common. It is used as a contracted form of </w:t>
      </w:r>
      <w:r>
        <w:rPr>
          <w:i/>
        </w:rPr>
        <w:t>am not, are not, is not, have not</w:t>
      </w:r>
      <w:r>
        <w:rPr/>
        <w:t xml:space="preserve"> and </w:t>
      </w:r>
      <w:r>
        <w:rPr>
          <w:i/>
        </w:rPr>
        <w:t>has not. Ain’t</w:t>
      </w:r>
      <w:r>
        <w:rPr/>
        <w:t xml:space="preserve"> is not used in standard (“correct”) English.                   .</w:t>
      </w:r>
    </w:p>
    <w:p>
      <w:pPr>
        <w:pStyle w:val="Normal"/>
        <w:spacing w:lineRule="auto" w:line="240"/>
        <w:ind w:firstLine="284" w:end="0"/>
        <w:rPr/>
      </w:pPr>
      <w:r>
        <w:rPr/>
        <w:t xml:space="preserve">I </w:t>
      </w:r>
      <w:r>
        <w:rPr>
          <w:i/>
        </w:rPr>
        <w:t>ain’t</w:t>
      </w:r>
      <w:r>
        <w:rPr/>
        <w:t xml:space="preserve"> going to buy it.</w:t>
      </w:r>
    </w:p>
    <w:p>
      <w:pPr>
        <w:pStyle w:val="Normal"/>
        <w:spacing w:lineRule="auto" w:line="240"/>
        <w:ind w:firstLine="284" w:end="0"/>
        <w:rPr/>
      </w:pPr>
      <w:r>
        <w:rPr/>
        <w:t xml:space="preserve">Don’t talk to me like that, you </w:t>
      </w:r>
      <w:r>
        <w:rPr>
          <w:i/>
        </w:rPr>
        <w:t>ain’t</w:t>
      </w:r>
      <w:r>
        <w:rPr/>
        <w:t xml:space="preserve"> my mother.</w:t>
      </w:r>
    </w:p>
    <w:p>
      <w:pPr>
        <w:pStyle w:val="Normal"/>
        <w:spacing w:lineRule="auto" w:line="240"/>
        <w:ind w:firstLine="284" w:end="0"/>
        <w:rPr/>
      </w:pPr>
      <w:r>
        <w:rPr/>
        <w:t xml:space="preserve">It </w:t>
      </w:r>
      <w:r>
        <w:rPr>
          <w:i/>
        </w:rPr>
        <w:t>ain’t</w:t>
      </w:r>
      <w:r>
        <w:rPr/>
        <w:t xml:space="preserve"> raining, let’s go out.</w:t>
      </w:r>
    </w:p>
    <w:p>
      <w:pPr>
        <w:pStyle w:val="Normal"/>
        <w:spacing w:lineRule="auto" w:line="240"/>
        <w:ind w:firstLine="284" w:end="0"/>
        <w:rPr/>
      </w:pPr>
      <w:r>
        <w:rPr/>
        <w:t xml:space="preserve">I </w:t>
      </w:r>
      <w:r>
        <w:rPr>
          <w:i/>
        </w:rPr>
        <w:t>ain’t</w:t>
      </w:r>
      <w:r>
        <w:rPr/>
        <w:t xml:space="preserve"> got any money.</w:t>
      </w:r>
    </w:p>
    <w:p>
      <w:pPr>
        <w:pStyle w:val="Normal"/>
        <w:spacing w:lineRule="auto" w:line="240"/>
        <w:ind w:firstLine="284" w:end="0"/>
        <w:rPr/>
      </w:pPr>
      <w:r>
        <w:rPr/>
        <w:t xml:space="preserve">He </w:t>
      </w:r>
      <w:r>
        <w:rPr>
          <w:i/>
        </w:rPr>
        <w:t>ain’t</w:t>
      </w:r>
      <w:r>
        <w:rPr/>
        <w:t xml:space="preserve"> seen me yet.</w:t>
      </w:r>
    </w:p>
    <w:p>
      <w:pPr>
        <w:pStyle w:val="Normal"/>
        <w:spacing w:lineRule="auto" w:line="240"/>
        <w:ind w:firstLine="284" w:end="0"/>
        <w:rPr>
          <w:i/>
          <w:i/>
          <w:sz w:val="24"/>
        </w:rPr>
      </w:pPr>
      <w:r>
        <w:rPr>
          <w:i/>
          <w:sz w:val="24"/>
        </w:rPr>
      </w:r>
    </w:p>
    <w:p>
      <w:pPr>
        <w:pStyle w:val="Normal"/>
        <w:spacing w:lineRule="auto" w:line="240"/>
        <w:ind w:firstLine="284" w:end="0"/>
        <w:rPr/>
      </w:pPr>
      <w:r>
        <w:rPr>
          <w:i/>
        </w:rPr>
        <w:t>** ‘m not</w:t>
      </w:r>
      <w:r>
        <w:rPr/>
        <w:t xml:space="preserve"> is replaced by </w:t>
      </w:r>
      <w:r>
        <w:rPr>
          <w:i/>
        </w:rPr>
        <w:t>aren’t</w:t>
      </w:r>
      <w:r>
        <w:rPr/>
        <w:t xml:space="preserve"> in the negative-interrogative </w:t>
      </w:r>
      <w:r>
        <w:rPr>
          <w:i/>
        </w:rPr>
        <w:t>(Aren’t</w:t>
      </w:r>
      <w:r>
        <w:rPr/>
        <w:t xml:space="preserve"> I clever enough? I’m clever enough,</w:t>
      </w:r>
      <w:r>
        <w:rPr>
          <w:b/>
        </w:rPr>
        <w:t xml:space="preserve"> </w:t>
      </w:r>
      <w:r>
        <w:rPr>
          <w:i/>
        </w:rPr>
        <w:t>aren’t</w:t>
      </w:r>
      <w:r>
        <w:rPr/>
        <w:t xml:space="preserve"> I?)</w:t>
      </w:r>
    </w:p>
    <w:p>
      <w:pPr>
        <w:pStyle w:val="Normal"/>
        <w:spacing w:lineRule="auto" w:line="240"/>
        <w:ind w:firstLine="284" w:end="0"/>
        <w:jc w:val="center"/>
        <w:rPr/>
      </w:pPr>
      <w:r>
        <w:rPr/>
        <w:drawing>
          <wp:inline distT="0" distB="0" distL="0" distR="0">
            <wp:extent cx="6502400" cy="2585720"/>
            <wp:effectExtent l="0" t="0" r="0" b="0"/>
            <wp:docPr id="453"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18" descr="" title=""/>
                    <pic:cNvPicPr>
                      <a:picLocks noChangeAspect="1" noChangeArrowheads="1"/>
                    </pic:cNvPicPr>
                  </pic:nvPicPr>
                  <pic:blipFill>
                    <a:blip r:embed="rId20"/>
                    <a:srcRect l="-4" t="-11" r="-4" b="-11"/>
                    <a:stretch>
                      <a:fillRect/>
                    </a:stretch>
                  </pic:blipFill>
                  <pic:spPr bwMode="auto">
                    <a:xfrm>
                      <a:off x="0" y="0"/>
                      <a:ext cx="6502400" cy="2585720"/>
                    </a:xfrm>
                    <a:prstGeom prst="rect">
                      <a:avLst/>
                    </a:prstGeom>
                  </pic:spPr>
                </pic:pic>
              </a:graphicData>
            </a:graphic>
          </wp:inline>
        </w:drawing>
      </w:r>
    </w:p>
    <w:p>
      <w:pPr>
        <w:pStyle w:val="Normal"/>
        <w:spacing w:lineRule="auto" w:line="240"/>
        <w:ind w:firstLine="284" w:end="0"/>
        <w:rPr/>
      </w:pPr>
      <w:r>
        <w:rPr/>
      </w:r>
    </w:p>
    <w:p>
      <w:pPr>
        <w:pStyle w:val="Normal"/>
        <w:spacing w:lineRule="auto" w:line="240"/>
        <w:ind w:firstLine="284" w:end="0"/>
        <w:jc w:val="center"/>
        <w:rPr>
          <w:sz w:val="24"/>
        </w:rPr>
      </w:pPr>
      <w:r>
        <w:rPr>
          <w:sz w:val="20"/>
        </w:rPr>
        <w:drawing>
          <wp:inline distT="0" distB="0" distL="0" distR="0">
            <wp:extent cx="6475730" cy="1764030"/>
            <wp:effectExtent l="0" t="0" r="0" b="0"/>
            <wp:docPr id="454"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19" descr="" title=""/>
                    <pic:cNvPicPr>
                      <a:picLocks noChangeAspect="1" noChangeArrowheads="1"/>
                    </pic:cNvPicPr>
                  </pic:nvPicPr>
                  <pic:blipFill>
                    <a:blip r:embed="rId21"/>
                    <a:srcRect l="-4" t="-16" r="-4" b="-16"/>
                    <a:stretch>
                      <a:fillRect/>
                    </a:stretch>
                  </pic:blipFill>
                  <pic:spPr bwMode="auto">
                    <a:xfrm>
                      <a:off x="0" y="0"/>
                      <a:ext cx="6475730" cy="1764030"/>
                    </a:xfrm>
                    <a:prstGeom prst="rect">
                      <a:avLst/>
                    </a:prstGeom>
                  </pic:spPr>
                </pic:pic>
              </a:graphicData>
            </a:graphic>
          </wp:inline>
        </w:drawing>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t>Note:</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sz w:val="24"/>
        </w:rPr>
      </w:pPr>
      <w:r>
        <w:rPr>
          <w:b/>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sz w:val="24"/>
        </w:rPr>
        <w:t xml:space="preserve">As a future tense auxiliary </w:t>
      </w:r>
      <w:r>
        <w:rPr>
          <w:i/>
          <w:sz w:val="24"/>
        </w:rPr>
        <w:t>shall (should)</w:t>
      </w:r>
      <w:r>
        <w:rPr>
          <w:sz w:val="24"/>
        </w:rPr>
        <w:t xml:space="preserve"> is used with the 1st person (singular and plural) only.</w:t>
      </w:r>
    </w:p>
    <w:p>
      <w:pPr>
        <w:pStyle w:val="Normal"/>
        <w:spacing w:lineRule="auto" w:line="240"/>
        <w:ind w:firstLine="284" w:end="0"/>
        <w:rPr>
          <w:sz w:val="24"/>
        </w:rPr>
      </w:pPr>
      <w:r>
        <w:rPr>
          <w:sz w:val="24"/>
        </w:rPr>
      </w:r>
    </w:p>
    <w:p>
      <w:pPr>
        <w:pStyle w:val="Normal"/>
        <w:spacing w:lineRule="auto" w:line="240"/>
        <w:ind w:firstLine="284" w:end="0"/>
        <w:jc w:val="center"/>
        <w:rPr>
          <w:sz w:val="24"/>
        </w:rPr>
      </w:pPr>
      <w:r>
        <w:rPr/>
        <w:drawing>
          <wp:inline distT="0" distB="0" distL="0" distR="0">
            <wp:extent cx="6580505" cy="2155825"/>
            <wp:effectExtent l="0" t="0" r="0" b="0"/>
            <wp:docPr id="455"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20" descr="" title=""/>
                    <pic:cNvPicPr>
                      <a:picLocks noChangeAspect="1" noChangeArrowheads="1"/>
                    </pic:cNvPicPr>
                  </pic:nvPicPr>
                  <pic:blipFill>
                    <a:blip r:embed="rId22"/>
                    <a:srcRect l="-1" t="-3" r="-1" b="-3"/>
                    <a:stretch>
                      <a:fillRect/>
                    </a:stretch>
                  </pic:blipFill>
                  <pic:spPr bwMode="auto">
                    <a:xfrm>
                      <a:off x="0" y="0"/>
                      <a:ext cx="6580505" cy="2155825"/>
                    </a:xfrm>
                    <a:prstGeom prst="rect">
                      <a:avLst/>
                    </a:prstGeom>
                  </pic:spPr>
                </pic:pic>
              </a:graphicData>
            </a:graphic>
          </wp:inline>
        </w:drawing>
      </w:r>
    </w:p>
    <w:p>
      <w:pPr>
        <w:pStyle w:val="Normal"/>
        <w:spacing w:lineRule="auto" w:line="240"/>
        <w:ind w:firstLine="284" w:end="0"/>
        <w:rPr>
          <w:sz w:val="24"/>
        </w:rPr>
      </w:pPr>
      <w:r>
        <w:rPr>
          <w:sz w:val="24"/>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rPr>
      </w:pPr>
      <w:r>
        <w:rPr>
          <w:b/>
        </w:rPr>
        <w:t>Note 1:</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rPr>
      </w:pPr>
      <w:r>
        <w:rPr>
          <w:b/>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 xml:space="preserve">As a future tense auxiliary </w:t>
      </w:r>
      <w:r>
        <w:rPr>
          <w:i/>
        </w:rPr>
        <w:t>will (would)</w:t>
      </w:r>
      <w:r>
        <w:rPr/>
        <w:t xml:space="preserve"> in its full form is commonly used with the </w:t>
      </w:r>
      <w:r>
        <w:rPr>
          <w:i/>
        </w:rPr>
        <w:t>2nd</w:t>
      </w:r>
      <w:r>
        <w:rPr/>
        <w:t xml:space="preserve"> and the </w:t>
      </w:r>
      <w:r>
        <w:rPr>
          <w:i/>
        </w:rPr>
        <w:t>3rd</w:t>
      </w:r>
      <w:r>
        <w:rPr/>
        <w:t xml:space="preserve"> persons. Nowadays however there is strong tendency to use it with the </w:t>
      </w:r>
      <w:r>
        <w:rPr>
          <w:i/>
        </w:rPr>
        <w:t>1st persons</w:t>
      </w:r>
      <w:r>
        <w:rPr/>
        <w:t xml:space="preserve"> as well, especially in American English.</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rPr>
      </w:pPr>
      <w:r>
        <w:rPr>
          <w:b/>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b/>
        </w:rPr>
        <w:t>Note</w:t>
      </w:r>
      <w:r>
        <w:rPr/>
        <w:t xml:space="preserve"> </w:t>
      </w:r>
      <w:r>
        <w:rPr>
          <w:b/>
        </w:rPr>
        <w:t>2:</w:t>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b/>
        </w:rPr>
      </w:pPr>
      <w:r>
        <w:rPr>
          <w:b/>
        </w:rPr>
      </w:r>
    </w:p>
    <w:p>
      <w:pPr>
        <w:pStyle w:val="Normal"/>
        <w:pBdr>
          <w:top w:val="single" w:sz="4" w:space="1" w:color="000000"/>
          <w:left w:val="single" w:sz="4" w:space="4" w:color="000000"/>
          <w:bottom w:val="single" w:sz="4" w:space="1" w:color="000000"/>
          <w:right w:val="single" w:sz="4" w:space="4" w:color="000000"/>
        </w:pBdr>
        <w:spacing w:lineRule="auto" w:line="240"/>
        <w:ind w:firstLine="284" w:end="0"/>
        <w:rPr/>
      </w:pPr>
      <w:r>
        <w:rPr/>
        <w:t>The contractions ‘</w:t>
      </w:r>
      <w:r>
        <w:rPr>
          <w:i/>
        </w:rPr>
        <w:t>ll</w:t>
      </w:r>
      <w:r>
        <w:rPr/>
        <w:t xml:space="preserve"> and ‘</w:t>
      </w:r>
      <w:r>
        <w:rPr>
          <w:i/>
        </w:rPr>
        <w:t>d</w:t>
      </w:r>
      <w:r>
        <w:rPr/>
        <w:t xml:space="preserve"> stand for </w:t>
      </w:r>
      <w:r>
        <w:rPr>
          <w:i/>
        </w:rPr>
        <w:t>will</w:t>
      </w:r>
      <w:r>
        <w:rPr/>
        <w:t xml:space="preserve"> and </w:t>
      </w:r>
      <w:r>
        <w:rPr>
          <w:i/>
        </w:rPr>
        <w:t>would,</w:t>
      </w:r>
      <w:r>
        <w:rPr/>
        <w:t xml:space="preserve"> not for </w:t>
      </w:r>
      <w:r>
        <w:rPr>
          <w:i/>
        </w:rPr>
        <w:t>shall</w:t>
      </w:r>
      <w:r>
        <w:rPr/>
        <w:t xml:space="preserve"> and </w:t>
      </w:r>
      <w:r>
        <w:rPr>
          <w:i/>
        </w:rPr>
        <w:t>should,</w:t>
      </w:r>
      <w:r>
        <w:rPr/>
        <w:t xml:space="preserve"> though they are widely used with the 1st persons as well.</w:t>
      </w:r>
    </w:p>
    <w:p>
      <w:pPr>
        <w:pStyle w:val="Normal"/>
        <w:spacing w:lineRule="auto" w:line="240"/>
        <w:ind w:firstLine="284" w:end="0"/>
        <w:rPr>
          <w:sz w:val="24"/>
        </w:rPr>
      </w:pPr>
      <w:r>
        <w:rPr>
          <w:sz w:val="24"/>
        </w:rPr>
      </w:r>
    </w:p>
    <w:p>
      <w:pPr>
        <w:pStyle w:val="Normal"/>
        <w:spacing w:lineRule="auto" w:line="240"/>
        <w:ind w:firstLine="284" w:end="0"/>
        <w:jc w:val="center"/>
        <w:rPr>
          <w:b/>
          <w:color w:val="000000"/>
        </w:rPr>
      </w:pPr>
      <w:r>
        <w:rPr>
          <w:b/>
          <w:color w:val="000000"/>
        </w:rPr>
        <w:t>Archaic Forms of the Auxiliaries</w:t>
      </w:r>
    </w:p>
    <w:p>
      <w:pPr>
        <w:pStyle w:val="Normal"/>
        <w:spacing w:lineRule="auto" w:line="240"/>
        <w:ind w:firstLine="284" w:end="0"/>
        <w:jc w:val="center"/>
        <w:rPr>
          <w:b/>
          <w:color w:val="000000"/>
        </w:rPr>
      </w:pPr>
      <w:r>
        <w:rPr>
          <w:b/>
          <w:color w:val="000000"/>
        </w:rPr>
      </w:r>
    </w:p>
    <w:p>
      <w:pPr>
        <w:pStyle w:val="Normal"/>
        <w:spacing w:lineRule="auto" w:line="240"/>
        <w:ind w:firstLine="284" w:end="0"/>
        <w:rPr/>
      </w:pPr>
      <w:r>
        <w:rPr>
          <w:color w:val="000000"/>
        </w:rPr>
        <w:t>The forms given in the tables above are those of modern standard English. One may also come across archaic forms, mainly in poetry or texts where an archaic effect is intended.</w:t>
      </w:r>
    </w:p>
    <w:p>
      <w:pPr>
        <w:pStyle w:val="Normal"/>
        <w:spacing w:lineRule="auto" w:line="240"/>
        <w:ind w:firstLine="284" w:end="0"/>
        <w:rPr>
          <w:color w:val="000000"/>
          <w:sz w:val="24"/>
        </w:rPr>
      </w:pPr>
      <w:r>
        <w:rPr>
          <w:color w:val="000000"/>
          <w:sz w:val="24"/>
        </w:rPr>
      </w:r>
    </w:p>
    <w:tbl>
      <w:tblPr>
        <w:tblW w:w="10915" w:type="dxa"/>
        <w:jc w:val="start"/>
        <w:tblInd w:w="40" w:type="dxa"/>
        <w:tblLayout w:type="fixed"/>
        <w:tblCellMar>
          <w:top w:w="0" w:type="dxa"/>
          <w:start w:w="40" w:type="dxa"/>
          <w:bottom w:w="0" w:type="dxa"/>
          <w:end w:w="40" w:type="dxa"/>
        </w:tblCellMar>
      </w:tblPr>
      <w:tblGrid>
        <w:gridCol w:w="4253"/>
        <w:gridCol w:w="5103"/>
        <w:gridCol w:w="1559"/>
      </w:tblGrid>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jc w:val="center"/>
              <w:rPr>
                <w:color w:val="000000"/>
              </w:rPr>
            </w:pPr>
            <w:r>
              <w:rPr>
                <w:color w:val="000000"/>
              </w:rPr>
              <w:t>Forms</w:t>
            </w:r>
          </w:p>
          <w:p>
            <w:pPr>
              <w:pStyle w:val="Normal"/>
              <w:spacing w:lineRule="auto" w:line="240"/>
              <w:ind w:firstLine="284" w:end="0"/>
              <w:jc w:val="center"/>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jc w:val="center"/>
              <w:rPr>
                <w:color w:val="000000"/>
              </w:rPr>
            </w:pPr>
            <w:r>
              <w:rPr>
                <w:color w:val="000000"/>
              </w:rPr>
              <w:t>Grammatical characteristics</w:t>
            </w:r>
          </w:p>
          <w:p>
            <w:pPr>
              <w:pStyle w:val="Normal"/>
              <w:spacing w:lineRule="auto" w:line="240"/>
              <w:ind w:firstLine="284" w:end="0"/>
              <w:jc w:val="center"/>
              <w:rPr>
                <w:color w:val="000000"/>
              </w:rPr>
            </w:pPr>
            <w:r>
              <w:rPr>
                <w:color w:val="000000"/>
              </w:rPr>
            </w:r>
          </w:p>
        </w:tc>
        <w:tc>
          <w:tcPr>
            <w:tcW w:w="1559" w:type="dxa"/>
            <w:tcBorders>
              <w:top w:val="single" w:sz="4" w:space="0" w:color="000000"/>
              <w:start w:val="single" w:sz="4" w:space="0" w:color="000000"/>
              <w:bottom w:val="single" w:sz="4" w:space="0" w:color="000000"/>
            </w:tcBorders>
          </w:tcPr>
          <w:p>
            <w:pPr>
              <w:pStyle w:val="Normal"/>
              <w:spacing w:lineRule="auto" w:line="240"/>
              <w:ind w:firstLine="284" w:end="0"/>
              <w:jc w:val="center"/>
              <w:rPr>
                <w:color w:val="000000"/>
              </w:rPr>
            </w:pPr>
            <w:r>
              <w:rPr>
                <w:color w:val="000000"/>
              </w:rPr>
              <w:t>Verbs</w:t>
            </w:r>
          </w:p>
          <w:p>
            <w:pPr>
              <w:pStyle w:val="Normal"/>
              <w:spacing w:lineRule="auto" w:line="240"/>
              <w:ind w:firstLine="284" w:end="0"/>
              <w:jc w:val="center"/>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dost [d</w:t>
            </w:r>
            <w:r>
              <w:rPr>
                <w:rFonts w:cs="Lucida Sans Unicode" w:ascii="Lucida Sans Unicode" w:hAnsi="Lucida Sans Unicode"/>
                <w:color w:val="000000"/>
              </w:rPr>
              <w:t>ʌ</w:t>
            </w:r>
            <w:r>
              <w:rPr>
                <w:color w:val="000000"/>
              </w:rPr>
              <w:t>St], [d</w:t>
            </w:r>
            <w:r>
              <w:rPr>
                <w:rFonts w:cs="Lucida Sans Unicode" w:ascii="Lucida Sans Unicode" w:hAnsi="Lucida Sans Unicode"/>
                <w:color w:val="000000"/>
              </w:rPr>
              <w:t>ǝ</w:t>
            </w:r>
            <w:r>
              <w:rPr>
                <w:color w:val="000000"/>
              </w:rPr>
              <w:t>st]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Present indefinite, 2nd person singular</w:t>
            </w:r>
          </w:p>
          <w:p>
            <w:pPr>
              <w:pStyle w:val="Normal"/>
              <w:spacing w:lineRule="auto" w:line="240"/>
              <w:ind w:firstLine="284" w:end="0"/>
              <w:rPr>
                <w:color w:val="000000"/>
              </w:rPr>
            </w:pPr>
            <w:r>
              <w:rPr>
                <w:color w:val="000000"/>
              </w:rPr>
            </w:r>
          </w:p>
        </w:tc>
        <w:tc>
          <w:tcPr>
            <w:tcW w:w="1559" w:type="dxa"/>
            <w:vMerge w:val="restart"/>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p>
            <w:pPr>
              <w:pStyle w:val="Normal"/>
              <w:spacing w:lineRule="auto" w:line="240"/>
              <w:ind w:firstLine="284" w:end="0"/>
              <w:rPr>
                <w:color w:val="000000"/>
              </w:rPr>
            </w:pPr>
            <w:r>
              <w:rPr>
                <w:color w:val="000000"/>
              </w:rPr>
            </w:r>
          </w:p>
          <w:p>
            <w:pPr>
              <w:pStyle w:val="Normal"/>
              <w:spacing w:lineRule="auto" w:line="240"/>
              <w:ind w:firstLine="284" w:end="0"/>
              <w:rPr>
                <w:color w:val="000000"/>
              </w:rPr>
            </w:pPr>
            <w:r>
              <w:rPr>
                <w:color w:val="000000"/>
              </w:rPr>
            </w:r>
          </w:p>
          <w:p>
            <w:pPr>
              <w:pStyle w:val="Normal"/>
              <w:spacing w:lineRule="auto" w:line="240"/>
              <w:ind w:firstLine="284" w:end="0"/>
              <w:rPr>
                <w:color w:val="000000"/>
              </w:rPr>
            </w:pPr>
            <w:r>
              <w:rPr>
                <w:color w:val="000000"/>
              </w:rPr>
              <w:t>to do</w:t>
            </w:r>
          </w:p>
          <w:p>
            <w:pPr>
              <w:pStyle w:val="Normal"/>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doth, doeth [d</w:t>
            </w:r>
            <w:r>
              <w:rPr>
                <w:rFonts w:cs="Lucida Sans Unicode" w:ascii="Lucida Sans Unicode" w:hAnsi="Lucida Sans Unicode"/>
                <w:color w:val="000000"/>
              </w:rPr>
              <w:t>ʌ</w:t>
            </w:r>
            <w:r>
              <w:rPr>
                <w:color w:val="000000"/>
              </w:rPr>
              <w:t>θ], ][d</w:t>
            </w:r>
            <w:r>
              <w:rPr>
                <w:rFonts w:cs="Lucida Sans Unicode" w:ascii="Lucida Sans Unicode" w:hAnsi="Lucida Sans Unicode"/>
                <w:color w:val="000000"/>
              </w:rPr>
              <w:t>ǝ</w:t>
            </w:r>
            <w:r>
              <w:rPr>
                <w:color w:val="000000"/>
              </w:rPr>
              <w:t>θ]</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Present indefinite, 3rd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didst [d</w:t>
            </w:r>
            <w:r>
              <w:rPr>
                <w:rFonts w:cs="Lucida Sans Unicode" w:ascii="Lucida Sans Unicode" w:hAnsi="Lucida Sans Unicode"/>
                <w:color w:val="000000"/>
              </w:rPr>
              <w:t>ɪ</w:t>
            </w:r>
            <w:r>
              <w:rPr>
                <w:color w:val="000000"/>
              </w:rPr>
              <w:t>dst]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Past indefinite, 2nd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art [a:t], [</w:t>
            </w:r>
            <w:r>
              <w:rPr>
                <w:rFonts w:cs="Lucida Sans Unicode" w:ascii="Lucida Sans Unicode" w:hAnsi="Lucida Sans Unicode"/>
                <w:color w:val="000000"/>
              </w:rPr>
              <w:t>ǝ</w:t>
            </w:r>
            <w:r>
              <w:rPr>
                <w:color w:val="000000"/>
              </w:rPr>
              <w:t>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Present indefinite, 2nd person singular</w:t>
            </w:r>
          </w:p>
          <w:p>
            <w:pPr>
              <w:pStyle w:val="Normal"/>
              <w:spacing w:lineRule="auto" w:line="240"/>
              <w:ind w:firstLine="284" w:end="0"/>
              <w:rPr>
                <w:color w:val="000000"/>
              </w:rPr>
            </w:pPr>
            <w:r>
              <w:rPr>
                <w:color w:val="000000"/>
              </w:rPr>
            </w:r>
          </w:p>
        </w:tc>
        <w:tc>
          <w:tcPr>
            <w:tcW w:w="1559" w:type="dxa"/>
            <w:vMerge w:val="restart"/>
            <w:tcBorders>
              <w:top w:val="single" w:sz="4" w:space="0" w:color="000000"/>
              <w:start w:val="single" w:sz="4" w:space="0" w:color="000000"/>
              <w:bottom w:val="single" w:sz="4" w:space="0" w:color="000000"/>
            </w:tcBorders>
          </w:tcPr>
          <w:p>
            <w:pPr>
              <w:pStyle w:val="Normal"/>
              <w:spacing w:lineRule="auto" w:line="240"/>
              <w:ind w:firstLine="284" w:end="0"/>
              <w:rPr>
                <w:color w:val="000000"/>
              </w:rPr>
            </w:pPr>
            <w:r>
              <w:rPr>
                <w:color w:val="000000"/>
              </w:rPr>
              <w:t>to be</w:t>
            </w:r>
          </w:p>
          <w:p>
            <w:pPr>
              <w:pStyle w:val="Normal"/>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wast [w</w:t>
            </w:r>
            <w:r>
              <w:rPr>
                <w:rFonts w:cs="Lucida Sans Unicode" w:ascii="Lucida Sans Unicode" w:hAnsi="Lucida Sans Unicode"/>
                <w:color w:val="000000"/>
              </w:rPr>
              <w:t>ɔ</w:t>
            </w:r>
            <w:r>
              <w:rPr>
                <w:color w:val="000000"/>
              </w:rPr>
              <w:t>st], [w</w:t>
            </w:r>
            <w:r>
              <w:rPr>
                <w:rFonts w:cs="Lucida Sans Unicode" w:ascii="Lucida Sans Unicode" w:hAnsi="Lucida Sans Unicode"/>
                <w:color w:val="000000"/>
              </w:rPr>
              <w:t>ǝ</w:t>
            </w:r>
            <w:r>
              <w:rPr>
                <w:color w:val="000000"/>
              </w:rPr>
              <w:t>st], wert [w</w:t>
            </w:r>
            <w:r>
              <w:rPr>
                <w:rFonts w:cs="Lucida Sans Unicode" w:ascii="Lucida Sans Unicode" w:hAnsi="Lucida Sans Unicode"/>
                <w:color w:val="000000"/>
              </w:rPr>
              <w:t>ǝ</w:t>
            </w:r>
            <w:r>
              <w:rPr>
                <w:color w:val="000000"/>
              </w:rPr>
              <w:t>:t], [w</w:t>
            </w:r>
            <w:r>
              <w:rPr>
                <w:rFonts w:cs="Lucida Sans Unicode" w:ascii="Lucida Sans Unicode" w:hAnsi="Lucida Sans Unicode"/>
                <w:color w:val="000000"/>
              </w:rPr>
              <w:t>ǝ</w:t>
            </w:r>
            <w:r>
              <w:rPr>
                <w:color w:val="000000"/>
              </w:rPr>
              <w:t>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Past indefinite, 2nd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hast [hæst], [h</w:t>
            </w:r>
            <w:r>
              <w:rPr>
                <w:rFonts w:cs="Lucida Sans Unicode" w:ascii="Lucida Sans Unicode" w:hAnsi="Lucida Sans Unicode"/>
                <w:color w:val="000000"/>
              </w:rPr>
              <w:t>ǝ</w:t>
            </w:r>
            <w:r>
              <w:rPr>
                <w:color w:val="000000"/>
              </w:rPr>
              <w:t>st], |</w:t>
            </w:r>
            <w:r>
              <w:rPr>
                <w:rFonts w:cs="Lucida Sans Unicode" w:ascii="Lucida Sans Unicode" w:hAnsi="Lucida Sans Unicode"/>
                <w:color w:val="000000"/>
              </w:rPr>
              <w:t>ǝ</w:t>
            </w:r>
            <w:r>
              <w:rPr>
                <w:color w:val="000000"/>
              </w:rPr>
              <w:t>st], [st]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pPr>
            <w:r>
              <w:rPr>
                <w:color w:val="000000"/>
              </w:rPr>
              <w:t>Present indefinite, 2nd person singular</w:t>
            </w:r>
          </w:p>
          <w:p>
            <w:pPr>
              <w:pStyle w:val="Normal"/>
              <w:spacing w:lineRule="auto" w:line="240"/>
              <w:ind w:firstLine="284" w:end="0"/>
              <w:rPr>
                <w:color w:val="000000"/>
              </w:rPr>
            </w:pPr>
            <w:r>
              <w:rPr>
                <w:color w:val="000000"/>
              </w:rPr>
            </w:r>
          </w:p>
        </w:tc>
        <w:tc>
          <w:tcPr>
            <w:tcW w:w="1559" w:type="dxa"/>
            <w:vMerge w:val="restart"/>
            <w:tcBorders>
              <w:top w:val="single" w:sz="4" w:space="0" w:color="000000"/>
              <w:start w:val="single" w:sz="4" w:space="0" w:color="000000"/>
              <w:bottom w:val="single" w:sz="4" w:space="0" w:color="000000"/>
            </w:tcBorders>
          </w:tcPr>
          <w:p>
            <w:pPr>
              <w:pStyle w:val="Normal"/>
              <w:spacing w:lineRule="auto" w:line="240"/>
              <w:ind w:firstLine="284" w:end="0"/>
              <w:rPr>
                <w:color w:val="000000"/>
              </w:rPr>
            </w:pPr>
            <w:r>
              <w:rPr>
                <w:color w:val="000000"/>
              </w:rPr>
              <w:t>to have</w:t>
            </w:r>
          </w:p>
          <w:p>
            <w:pPr>
              <w:pStyle w:val="Normal"/>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hath [hæθ], [h</w:t>
            </w:r>
            <w:r>
              <w:rPr>
                <w:rFonts w:cs="Lucida Sans Unicode" w:ascii="Lucida Sans Unicode" w:hAnsi="Lucida Sans Unicode"/>
                <w:color w:val="000000"/>
              </w:rPr>
              <w:t>ǝ</w:t>
            </w:r>
            <w:r>
              <w:rPr>
                <w:color w:val="000000"/>
              </w:rPr>
              <w:t>θ]</w:t>
            </w:r>
            <w:r>
              <w:rPr>
                <w:color w:val="000000"/>
                <w:lang w:val="ru-RU"/>
              </w:rPr>
              <w:t>, [</w:t>
            </w:r>
            <w:r>
              <w:rPr>
                <w:rFonts w:cs="Lucida Sans Unicode" w:ascii="Lucida Sans Unicode" w:hAnsi="Lucida Sans Unicode"/>
                <w:color w:val="000000"/>
                <w:lang w:val="ru-RU"/>
              </w:rPr>
              <w:t>ǝ</w:t>
            </w:r>
            <w:r>
              <w:rPr>
                <w:color w:val="000000"/>
                <w:lang w:val="ru-RU"/>
              </w:rPr>
              <w:t>θ]</w:t>
            </w:r>
          </w:p>
          <w:p>
            <w:pPr>
              <w:pStyle w:val="Normal"/>
              <w:spacing w:lineRule="auto" w:line="240"/>
              <w:ind w:firstLine="284" w:end="0"/>
              <w:rPr>
                <w:color w:val="000000"/>
                <w:lang w:val="ru-RU"/>
              </w:rPr>
            </w:pPr>
            <w:r>
              <w:rPr>
                <w:color w:val="000000"/>
                <w:lang w:val="ru-RU"/>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Present indefinite, 3rd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hadst [hædst], [h</w:t>
            </w:r>
            <w:r>
              <w:rPr>
                <w:rFonts w:cs="Lucida Sans Unicode" w:ascii="Lucida Sans Unicode" w:hAnsi="Lucida Sans Unicode"/>
                <w:color w:val="000000"/>
              </w:rPr>
              <w:t>ǝ</w:t>
            </w:r>
            <w:r>
              <w:rPr>
                <w:color w:val="000000"/>
              </w:rPr>
              <w:t>dst], [</w:t>
            </w:r>
            <w:r>
              <w:rPr>
                <w:rFonts w:cs="Lucida Sans Unicode" w:ascii="Lucida Sans Unicode" w:hAnsi="Lucida Sans Unicode"/>
                <w:color w:val="000000"/>
              </w:rPr>
              <w:t>ǝ</w:t>
            </w:r>
            <w:r>
              <w:rPr>
                <w:color w:val="000000"/>
              </w:rPr>
              <w:t>dst]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Past indefinite, 2nd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i/>
                <w:i/>
                <w:color w:val="000000"/>
              </w:rPr>
            </w:pPr>
            <w:r>
              <w:rPr>
                <w:color w:val="000000"/>
              </w:rPr>
              <w:t>shall [</w:t>
            </w:r>
            <w:r>
              <w:rPr>
                <w:rFonts w:cs="Lucida Sans Unicode" w:ascii="Lucida Sans Unicode" w:hAnsi="Lucida Sans Unicode"/>
                <w:color w:val="000000"/>
              </w:rPr>
              <w:t>∫</w:t>
            </w:r>
            <w:r>
              <w:rPr>
                <w:color w:val="000000"/>
              </w:rPr>
              <w:t>ælt], [</w:t>
            </w:r>
            <w:r>
              <w:rPr>
                <w:rFonts w:cs="Lucida Sans Unicode" w:ascii="Lucida Sans Unicode" w:hAnsi="Lucida Sans Unicode"/>
                <w:color w:val="000000"/>
              </w:rPr>
              <w:t>∫ǝ</w:t>
            </w:r>
            <w:r>
              <w:rPr>
                <w:color w:val="000000"/>
              </w:rPr>
              <w:t>lt], [</w:t>
            </w:r>
            <w:r>
              <w:rPr>
                <w:rFonts w:cs="Lucida Sans Unicode" w:ascii="Lucida Sans Unicode" w:hAnsi="Lucida Sans Unicode"/>
                <w:color w:val="000000"/>
              </w:rPr>
              <w:t>∫</w:t>
            </w:r>
            <w:r>
              <w:rPr>
                <w:color w:val="000000"/>
              </w:rPr>
              <w:t>lt]</w:t>
            </w:r>
          </w:p>
          <w:p>
            <w:pPr>
              <w:pStyle w:val="Normal"/>
              <w:spacing w:lineRule="auto" w:line="240"/>
              <w:ind w:firstLine="284" w:end="0"/>
              <w:rPr>
                <w:i/>
                <w:i/>
                <w:color w:val="000000"/>
              </w:rPr>
            </w:pPr>
            <w:r>
              <w:rPr>
                <w:i/>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Present indefinite, 2nd person singular</w:t>
            </w:r>
          </w:p>
          <w:p>
            <w:pPr>
              <w:pStyle w:val="Normal"/>
              <w:spacing w:lineRule="auto" w:line="240"/>
              <w:ind w:firstLine="284" w:end="0"/>
              <w:rPr>
                <w:color w:val="000000"/>
              </w:rPr>
            </w:pPr>
            <w:r>
              <w:rPr>
                <w:color w:val="000000"/>
              </w:rPr>
            </w:r>
          </w:p>
        </w:tc>
        <w:tc>
          <w:tcPr>
            <w:tcW w:w="1559" w:type="dxa"/>
            <w:vMerge w:val="restart"/>
            <w:tcBorders>
              <w:top w:val="single" w:sz="4" w:space="0" w:color="000000"/>
              <w:start w:val="single" w:sz="4" w:space="0" w:color="000000"/>
              <w:bottom w:val="single" w:sz="4" w:space="0" w:color="000000"/>
            </w:tcBorders>
          </w:tcPr>
          <w:p>
            <w:pPr>
              <w:pStyle w:val="Normal"/>
              <w:spacing w:lineRule="auto" w:line="240"/>
              <w:ind w:firstLine="284" w:end="0"/>
              <w:rPr>
                <w:color w:val="000000"/>
              </w:rPr>
            </w:pPr>
            <w:r>
              <w:rPr>
                <w:color w:val="000000"/>
              </w:rPr>
              <w:t>shall</w:t>
            </w:r>
          </w:p>
          <w:p>
            <w:pPr>
              <w:pStyle w:val="Normal"/>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shouldst, shouldest [</w:t>
            </w:r>
            <w:r>
              <w:rPr>
                <w:rFonts w:cs="Lucida Sans Unicode" w:ascii="Lucida Sans Unicode" w:hAnsi="Lucida Sans Unicode"/>
                <w:color w:val="000000"/>
              </w:rPr>
              <w:t>∫</w:t>
            </w:r>
            <w:r>
              <w:rPr>
                <w:color w:val="000000"/>
              </w:rPr>
              <w:t>udst]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Past indefinite, 2nd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pPr>
            <w:r>
              <w:rPr>
                <w:color w:val="000000"/>
              </w:rPr>
              <w:t>wilt [w</w:t>
            </w:r>
            <w:r>
              <w:rPr>
                <w:rFonts w:cs="Lucida Sans Unicode" w:ascii="Lucida Sans Unicode" w:hAnsi="Lucida Sans Unicode"/>
                <w:color w:val="000000"/>
              </w:rPr>
              <w:t>ɪ</w:t>
            </w:r>
            <w:r>
              <w:rPr>
                <w:color w:val="000000"/>
              </w:rPr>
              <w:t>lt], [</w:t>
            </w:r>
            <w:r>
              <w:rPr>
                <w:rFonts w:cs="Lucida Sans Unicode" w:ascii="Lucida Sans Unicode" w:hAnsi="Lucida Sans Unicode"/>
                <w:color w:val="000000"/>
              </w:rPr>
              <w:t>ǝ</w:t>
            </w:r>
            <w:r>
              <w:rPr>
                <w:color w:val="000000"/>
              </w:rPr>
              <w:t>lt], [</w:t>
            </w:r>
            <w:r>
              <w:rPr>
                <w:rFonts w:cs="Lucida Sans Unicode" w:ascii="Lucida Sans Unicode" w:hAnsi="Lucida Sans Unicode"/>
                <w:color w:val="000000"/>
              </w:rPr>
              <w:t>ɪ</w:t>
            </w:r>
            <w:r>
              <w:rPr>
                <w:color w:val="000000"/>
              </w:rPr>
              <w:t>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Present indefinite, 2nd person singular</w:t>
            </w:r>
          </w:p>
          <w:p>
            <w:pPr>
              <w:pStyle w:val="Normal"/>
              <w:spacing w:lineRule="auto" w:line="240"/>
              <w:ind w:firstLine="284" w:end="0"/>
              <w:rPr>
                <w:color w:val="000000"/>
              </w:rPr>
            </w:pPr>
            <w:r>
              <w:rPr>
                <w:color w:val="000000"/>
              </w:rPr>
            </w:r>
          </w:p>
        </w:tc>
        <w:tc>
          <w:tcPr>
            <w:tcW w:w="1559" w:type="dxa"/>
            <w:vMerge w:val="restart"/>
            <w:tcBorders>
              <w:top w:val="single" w:sz="4" w:space="0" w:color="000000"/>
              <w:start w:val="single" w:sz="4" w:space="0" w:color="000000"/>
              <w:bottom w:val="single" w:sz="4" w:space="0" w:color="000000"/>
            </w:tcBorders>
          </w:tcPr>
          <w:p>
            <w:pPr>
              <w:pStyle w:val="Normal"/>
              <w:spacing w:lineRule="auto" w:line="240"/>
              <w:ind w:firstLine="284" w:end="0"/>
              <w:rPr>
                <w:color w:val="000000"/>
              </w:rPr>
            </w:pPr>
            <w:r>
              <w:rPr>
                <w:color w:val="000000"/>
              </w:rPr>
              <w:t>will</w:t>
            </w:r>
          </w:p>
          <w:p>
            <w:pPr>
              <w:pStyle w:val="Normal"/>
              <w:spacing w:lineRule="auto" w:line="240"/>
              <w:ind w:firstLine="284" w:end="0"/>
              <w:rPr>
                <w:color w:val="000000"/>
              </w:rPr>
            </w:pPr>
            <w:r>
              <w:rPr>
                <w:color w:val="000000"/>
              </w:rPr>
            </w:r>
          </w:p>
        </w:tc>
      </w:tr>
      <w:tr>
        <w:trPr/>
        <w:tc>
          <w:tcPr>
            <w:tcW w:w="4253" w:type="dxa"/>
            <w:tcBorders>
              <w:top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wouldst, wouldest [wudst]</w:t>
            </w:r>
          </w:p>
          <w:p>
            <w:pPr>
              <w:pStyle w:val="Normal"/>
              <w:spacing w:lineRule="auto" w:line="240"/>
              <w:ind w:firstLine="284" w:end="0"/>
              <w:rPr>
                <w:color w:val="000000"/>
              </w:rPr>
            </w:pPr>
            <w:r>
              <w:rPr>
                <w:color w:val="000000"/>
              </w:rPr>
            </w:r>
          </w:p>
        </w:tc>
        <w:tc>
          <w:tcPr>
            <w:tcW w:w="5103" w:type="dxa"/>
            <w:tcBorders>
              <w:top w:val="single" w:sz="4" w:space="0" w:color="000000"/>
              <w:start w:val="single" w:sz="4" w:space="0" w:color="000000"/>
              <w:bottom w:val="single" w:sz="4" w:space="0" w:color="000000"/>
              <w:end w:val="single" w:sz="4" w:space="0" w:color="000000"/>
            </w:tcBorders>
          </w:tcPr>
          <w:p>
            <w:pPr>
              <w:pStyle w:val="Normal"/>
              <w:spacing w:lineRule="auto" w:line="240"/>
              <w:ind w:firstLine="284" w:end="0"/>
              <w:rPr>
                <w:color w:val="000000"/>
              </w:rPr>
            </w:pPr>
            <w:r>
              <w:rPr>
                <w:color w:val="000000"/>
              </w:rPr>
              <w:t>Past indefinite, 2nd person singular</w:t>
            </w:r>
          </w:p>
          <w:p>
            <w:pPr>
              <w:pStyle w:val="Normal"/>
              <w:spacing w:lineRule="auto" w:line="240"/>
              <w:ind w:firstLine="284" w:end="0"/>
              <w:rPr>
                <w:color w:val="000000"/>
              </w:rPr>
            </w:pPr>
            <w:r>
              <w:rPr>
                <w:color w:val="000000"/>
              </w:rPr>
            </w:r>
          </w:p>
        </w:tc>
        <w:tc>
          <w:tcPr>
            <w:tcW w:w="1559" w:type="dxa"/>
            <w:vMerge w:val="continue"/>
            <w:tcBorders>
              <w:top w:val="single" w:sz="4" w:space="0" w:color="000000"/>
              <w:start w:val="single" w:sz="4" w:space="0" w:color="000000"/>
              <w:bottom w:val="single" w:sz="4" w:space="0" w:color="000000"/>
            </w:tcBorders>
          </w:tcPr>
          <w:p>
            <w:pPr>
              <w:pStyle w:val="Normal"/>
              <w:snapToGrid w:val="false"/>
              <w:spacing w:lineRule="auto" w:line="240"/>
              <w:ind w:firstLine="284" w:end="0"/>
              <w:rPr>
                <w:color w:val="000000"/>
              </w:rPr>
            </w:pPr>
            <w:r>
              <w:rPr>
                <w:color w:val="000000"/>
              </w:rPr>
            </w:r>
          </w:p>
        </w:tc>
      </w:tr>
    </w:tbl>
    <w:p>
      <w:pPr>
        <w:pStyle w:val="Normal"/>
        <w:spacing w:lineRule="auto" w:line="240"/>
        <w:ind w:firstLine="284" w:end="0"/>
        <w:rPr/>
      </w:pPr>
      <w:r>
        <w:rPr/>
      </w:r>
    </w:p>
    <w:tbl>
      <w:tblPr>
        <w:tblW w:w="10915" w:type="dxa"/>
        <w:jc w:val="start"/>
        <w:tblInd w:w="40" w:type="dxa"/>
        <w:tblLayout w:type="fixed"/>
        <w:tblCellMar>
          <w:top w:w="0" w:type="dxa"/>
          <w:start w:w="40" w:type="dxa"/>
          <w:bottom w:w="0" w:type="dxa"/>
          <w:end w:w="40" w:type="dxa"/>
        </w:tblCellMar>
      </w:tblPr>
      <w:tblGrid>
        <w:gridCol w:w="1701"/>
        <w:gridCol w:w="2127"/>
        <w:gridCol w:w="2693"/>
        <w:gridCol w:w="4394"/>
      </w:tblGrid>
      <w:tr>
        <w:trPr>
          <w:trHeight w:val="740" w:hRule="exact"/>
        </w:trPr>
        <w:tc>
          <w:tcPr>
            <w:tcW w:w="10915" w:type="dxa"/>
            <w:gridSpan w:val="4"/>
            <w:tcBorders>
              <w:bottom w:val="single" w:sz="6" w:space="0" w:color="000000"/>
            </w:tcBorders>
          </w:tcPr>
          <w:p>
            <w:pPr>
              <w:pStyle w:val="Normal"/>
              <w:spacing w:lineRule="auto" w:line="240"/>
              <w:ind w:firstLine="284" w:end="0"/>
              <w:jc w:val="center"/>
              <w:rPr/>
            </w:pPr>
            <w:r>
              <w:rPr>
                <w:b/>
                <w:color w:val="000000"/>
              </w:rPr>
              <w:t xml:space="preserve">Table of tense - aspect - perfect forms of the verb “to translate” </w:t>
            </w:r>
          </w:p>
          <w:p>
            <w:pPr>
              <w:pStyle w:val="Normal"/>
              <w:spacing w:lineRule="auto" w:line="240"/>
              <w:ind w:firstLine="284" w:end="0"/>
              <w:jc w:val="center"/>
              <w:rPr>
                <w:b/>
                <w:color w:val="000000"/>
              </w:rPr>
            </w:pPr>
            <w:r>
              <w:rPr>
                <w:b/>
                <w:color w:val="000000"/>
              </w:rPr>
              <w:t>in the Indicative mood (3d person singular)</w:t>
            </w:r>
          </w:p>
          <w:p>
            <w:pPr>
              <w:pStyle w:val="Normal"/>
              <w:spacing w:lineRule="auto" w:line="240"/>
              <w:ind w:firstLine="284" w:end="0"/>
              <w:jc w:val="center"/>
              <w:rPr>
                <w:b/>
                <w:color w:val="000000"/>
              </w:rPr>
            </w:pPr>
            <w:r>
              <w:rPr>
                <w:b/>
                <w:color w:val="000000"/>
              </w:rPr>
            </w:r>
          </w:p>
        </w:tc>
      </w:tr>
      <w:tr>
        <w:trPr>
          <w:trHeight w:val="560" w:hRule="exact"/>
        </w:trPr>
        <w:tc>
          <w:tcPr>
            <w:tcW w:w="1701" w:type="dxa"/>
            <w:tcBorders>
              <w:top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 xml:space="preserve">Time </w:t>
            </w:r>
          </w:p>
          <w:p>
            <w:pPr>
              <w:pStyle w:val="Normal"/>
              <w:spacing w:lineRule="auto" w:line="240"/>
              <w:ind w:hanging="0" w:end="0"/>
              <w:jc w:val="start"/>
              <w:rPr>
                <w:color w:val="000000"/>
              </w:rPr>
            </w:pPr>
            <w:r>
              <w:rPr>
                <w:color w:val="000000"/>
              </w:rPr>
              <w:t>Reference</w:t>
            </w:r>
          </w:p>
          <w:p>
            <w:pPr>
              <w:pStyle w:val="Normal"/>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color w:val="000000"/>
              </w:rPr>
            </w:pPr>
            <w:r>
              <w:rPr>
                <w:color w:val="000000"/>
              </w:rPr>
              <w:t>Aspect</w:t>
            </w:r>
          </w:p>
          <w:p>
            <w:pPr>
              <w:pStyle w:val="Normal"/>
              <w:spacing w:lineRule="auto" w:line="240"/>
              <w:ind w:hanging="0" w:end="0"/>
              <w:jc w:val="center"/>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color w:val="000000"/>
              </w:rPr>
            </w:pPr>
            <w:r>
              <w:rPr>
                <w:color w:val="000000"/>
              </w:rPr>
              <w:t>Non-perfect</w:t>
            </w:r>
          </w:p>
          <w:p>
            <w:pPr>
              <w:pStyle w:val="Normal"/>
              <w:spacing w:lineRule="auto" w:line="240"/>
              <w:ind w:hanging="0" w:end="0"/>
              <w:jc w:val="center"/>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center"/>
              <w:rPr>
                <w:color w:val="000000"/>
              </w:rPr>
            </w:pPr>
            <w:r>
              <w:rPr>
                <w:color w:val="000000"/>
              </w:rPr>
              <w:t>Perfect</w:t>
            </w:r>
          </w:p>
          <w:p>
            <w:pPr>
              <w:pStyle w:val="Normal"/>
              <w:spacing w:lineRule="auto" w:line="240"/>
              <w:ind w:hanging="0" w:end="0"/>
              <w:jc w:val="center"/>
              <w:rPr>
                <w:color w:val="000000"/>
              </w:rPr>
            </w:pPr>
            <w:r>
              <w:rPr>
                <w:color w:val="000000"/>
              </w:rPr>
            </w:r>
          </w:p>
        </w:tc>
      </w:tr>
      <w:tr>
        <w:trPr>
          <w:trHeight w:val="400" w:hRule="exact"/>
        </w:trPr>
        <w:tc>
          <w:tcPr>
            <w:tcW w:w="1701" w:type="dxa"/>
            <w:vMerge w:val="restart"/>
            <w:tcBorders>
              <w:top w:val="single" w:sz="6" w:space="0" w:color="000000"/>
              <w:end w:val="single" w:sz="6" w:space="0" w:color="000000"/>
            </w:tcBorders>
          </w:tcPr>
          <w:p>
            <w:pPr>
              <w:pStyle w:val="Normal"/>
              <w:spacing w:lineRule="auto" w:line="240"/>
              <w:ind w:hanging="0" w:end="0"/>
              <w:jc w:val="start"/>
              <w:rPr>
                <w:color w:val="000000"/>
              </w:rPr>
            </w:pPr>
            <w:r>
              <w:rPr>
                <w:color w:val="000000"/>
              </w:rPr>
              <w:t>Present</w:t>
            </w:r>
          </w:p>
          <w:p>
            <w:pPr>
              <w:pStyle w:val="Normal"/>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Common</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works</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has worked</w:t>
            </w:r>
          </w:p>
          <w:p>
            <w:pPr>
              <w:pStyle w:val="Normal"/>
              <w:spacing w:lineRule="auto" w:line="240"/>
              <w:ind w:hanging="0" w:end="0"/>
              <w:jc w:val="start"/>
              <w:rPr>
                <w:color w:val="000000"/>
              </w:rPr>
            </w:pPr>
            <w:r>
              <w:rPr>
                <w:color w:val="000000"/>
              </w:rPr>
            </w:r>
          </w:p>
        </w:tc>
      </w:tr>
      <w:tr>
        <w:trPr>
          <w:trHeight w:val="400" w:hRule="exact"/>
        </w:trPr>
        <w:tc>
          <w:tcPr>
            <w:tcW w:w="1701" w:type="dxa"/>
            <w:vMerge w:val="continue"/>
            <w:tcBorders>
              <w:top w:val="single" w:sz="6" w:space="0" w:color="000000"/>
              <w:end w:val="single" w:sz="6" w:space="0" w:color="000000"/>
            </w:tcBorders>
          </w:tcPr>
          <w:p>
            <w:pPr>
              <w:pStyle w:val="Normal"/>
              <w:snapToGrid w:val="false"/>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Continuous</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is working</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has been working</w:t>
            </w:r>
          </w:p>
          <w:p>
            <w:pPr>
              <w:pStyle w:val="Normal"/>
              <w:spacing w:lineRule="auto" w:line="240"/>
              <w:ind w:hanging="0" w:end="0"/>
              <w:jc w:val="start"/>
              <w:rPr>
                <w:color w:val="000000"/>
              </w:rPr>
            </w:pPr>
            <w:r>
              <w:rPr>
                <w:color w:val="000000"/>
              </w:rPr>
            </w:r>
          </w:p>
        </w:tc>
      </w:tr>
      <w:tr>
        <w:trPr>
          <w:trHeight w:val="400" w:hRule="exact"/>
        </w:trPr>
        <w:tc>
          <w:tcPr>
            <w:tcW w:w="1701" w:type="dxa"/>
            <w:vMerge w:val="restart"/>
            <w:tcBorders>
              <w:top w:val="single" w:sz="6" w:space="0" w:color="000000"/>
              <w:end w:val="single" w:sz="6" w:space="0" w:color="000000"/>
            </w:tcBorders>
          </w:tcPr>
          <w:p>
            <w:pPr>
              <w:pStyle w:val="Normal"/>
              <w:spacing w:lineRule="auto" w:line="240"/>
              <w:ind w:hanging="0" w:end="0"/>
              <w:jc w:val="start"/>
              <w:rPr>
                <w:color w:val="000000"/>
              </w:rPr>
            </w:pPr>
            <w:r>
              <w:rPr>
                <w:color w:val="000000"/>
              </w:rPr>
              <w:t>Past</w:t>
            </w:r>
          </w:p>
          <w:p>
            <w:pPr>
              <w:pStyle w:val="Normal"/>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Common</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worked</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had worked</w:t>
            </w:r>
          </w:p>
          <w:p>
            <w:pPr>
              <w:pStyle w:val="Normal"/>
              <w:spacing w:lineRule="auto" w:line="240"/>
              <w:ind w:hanging="0" w:end="0"/>
              <w:jc w:val="start"/>
              <w:rPr>
                <w:color w:val="000000"/>
              </w:rPr>
            </w:pPr>
            <w:r>
              <w:rPr>
                <w:color w:val="000000"/>
              </w:rPr>
            </w:r>
          </w:p>
        </w:tc>
      </w:tr>
      <w:tr>
        <w:trPr>
          <w:trHeight w:val="440" w:hRule="exact"/>
        </w:trPr>
        <w:tc>
          <w:tcPr>
            <w:tcW w:w="1701" w:type="dxa"/>
            <w:vMerge w:val="continue"/>
            <w:tcBorders>
              <w:top w:val="single" w:sz="6" w:space="0" w:color="000000"/>
              <w:end w:val="single" w:sz="6" w:space="0" w:color="000000"/>
            </w:tcBorders>
          </w:tcPr>
          <w:p>
            <w:pPr>
              <w:pStyle w:val="Normal"/>
              <w:snapToGrid w:val="false"/>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Continuous</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was working</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had been working</w:t>
            </w:r>
          </w:p>
          <w:p>
            <w:pPr>
              <w:pStyle w:val="Normal"/>
              <w:spacing w:lineRule="auto" w:line="240"/>
              <w:ind w:hanging="0" w:end="0"/>
              <w:jc w:val="start"/>
              <w:rPr>
                <w:color w:val="000000"/>
              </w:rPr>
            </w:pPr>
            <w:r>
              <w:rPr>
                <w:color w:val="000000"/>
              </w:rPr>
            </w:r>
          </w:p>
        </w:tc>
      </w:tr>
      <w:tr>
        <w:trPr>
          <w:trHeight w:val="360" w:hRule="exact"/>
        </w:trPr>
        <w:tc>
          <w:tcPr>
            <w:tcW w:w="1701" w:type="dxa"/>
            <w:vMerge w:val="restart"/>
            <w:tcBorders>
              <w:top w:val="single" w:sz="6" w:space="0" w:color="000000"/>
              <w:end w:val="single" w:sz="6" w:space="0" w:color="000000"/>
            </w:tcBorders>
          </w:tcPr>
          <w:p>
            <w:pPr>
              <w:pStyle w:val="Normal"/>
              <w:spacing w:lineRule="auto" w:line="240"/>
              <w:ind w:hanging="0" w:end="0"/>
              <w:jc w:val="start"/>
              <w:rPr>
                <w:color w:val="000000"/>
              </w:rPr>
            </w:pPr>
            <w:r>
              <w:rPr>
                <w:color w:val="000000"/>
              </w:rPr>
              <w:t>Future</w:t>
            </w:r>
          </w:p>
          <w:p>
            <w:pPr>
              <w:pStyle w:val="Normal"/>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Common</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will work</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will have worked</w:t>
            </w:r>
          </w:p>
          <w:p>
            <w:pPr>
              <w:pStyle w:val="Normal"/>
              <w:spacing w:lineRule="auto" w:line="240"/>
              <w:ind w:hanging="0" w:end="0"/>
              <w:jc w:val="start"/>
              <w:rPr>
                <w:color w:val="000000"/>
              </w:rPr>
            </w:pPr>
            <w:r>
              <w:rPr>
                <w:color w:val="000000"/>
              </w:rPr>
            </w:r>
          </w:p>
        </w:tc>
      </w:tr>
      <w:tr>
        <w:trPr>
          <w:trHeight w:val="460" w:hRule="exact"/>
        </w:trPr>
        <w:tc>
          <w:tcPr>
            <w:tcW w:w="1701" w:type="dxa"/>
            <w:vMerge w:val="continue"/>
            <w:tcBorders>
              <w:top w:val="single" w:sz="6" w:space="0" w:color="000000"/>
              <w:end w:val="single" w:sz="6" w:space="0" w:color="000000"/>
            </w:tcBorders>
          </w:tcPr>
          <w:p>
            <w:pPr>
              <w:pStyle w:val="Normal"/>
              <w:snapToGrid w:val="false"/>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Continuous</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will be working</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will have been working</w:t>
            </w:r>
          </w:p>
          <w:p>
            <w:pPr>
              <w:pStyle w:val="Normal"/>
              <w:spacing w:lineRule="auto" w:line="240"/>
              <w:ind w:hanging="0" w:end="0"/>
              <w:jc w:val="start"/>
              <w:rPr>
                <w:color w:val="000000"/>
              </w:rPr>
            </w:pPr>
            <w:r>
              <w:rPr>
                <w:color w:val="000000"/>
              </w:rPr>
            </w:r>
          </w:p>
        </w:tc>
      </w:tr>
      <w:tr>
        <w:trPr>
          <w:trHeight w:val="380" w:hRule="exact"/>
        </w:trPr>
        <w:tc>
          <w:tcPr>
            <w:tcW w:w="1701" w:type="dxa"/>
            <w:vMerge w:val="restart"/>
            <w:tcBorders>
              <w:top w:val="single" w:sz="6" w:space="0" w:color="000000"/>
              <w:end w:val="single" w:sz="6" w:space="0" w:color="000000"/>
            </w:tcBorders>
          </w:tcPr>
          <w:p>
            <w:pPr>
              <w:pStyle w:val="Normal"/>
              <w:spacing w:lineRule="auto" w:line="240"/>
              <w:ind w:hanging="0" w:end="0"/>
              <w:jc w:val="start"/>
              <w:rPr>
                <w:color w:val="000000"/>
              </w:rPr>
            </w:pPr>
            <w:r>
              <w:rPr>
                <w:color w:val="000000"/>
              </w:rPr>
              <w:t>Future in the past</w:t>
            </w:r>
          </w:p>
          <w:p>
            <w:pPr>
              <w:pStyle w:val="Normal"/>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Common</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would work</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color w:val="000000"/>
              </w:rPr>
            </w:pPr>
            <w:r>
              <w:rPr>
                <w:color w:val="000000"/>
              </w:rPr>
              <w:t>He would have worked</w:t>
            </w:r>
          </w:p>
          <w:p>
            <w:pPr>
              <w:pStyle w:val="Normal"/>
              <w:spacing w:lineRule="auto" w:line="240"/>
              <w:ind w:hanging="0" w:end="0"/>
              <w:jc w:val="start"/>
              <w:rPr>
                <w:color w:val="000000"/>
              </w:rPr>
            </w:pPr>
            <w:r>
              <w:rPr>
                <w:color w:val="000000"/>
              </w:rPr>
            </w:r>
          </w:p>
        </w:tc>
      </w:tr>
      <w:tr>
        <w:trPr>
          <w:trHeight w:val="420" w:hRule="exact"/>
        </w:trPr>
        <w:tc>
          <w:tcPr>
            <w:tcW w:w="1701" w:type="dxa"/>
            <w:vMerge w:val="continue"/>
            <w:tcBorders>
              <w:top w:val="single" w:sz="6" w:space="0" w:color="000000"/>
              <w:end w:val="single" w:sz="6" w:space="0" w:color="000000"/>
            </w:tcBorders>
          </w:tcPr>
          <w:p>
            <w:pPr>
              <w:pStyle w:val="Normal"/>
              <w:snapToGrid w:val="false"/>
              <w:spacing w:lineRule="auto" w:line="24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Continuous</w:t>
            </w:r>
          </w:p>
          <w:p>
            <w:pPr>
              <w:pStyle w:val="Normal"/>
              <w:spacing w:lineRule="auto" w:line="240"/>
              <w:ind w:hanging="0" w:end="0"/>
              <w:jc w:val="start"/>
              <w:rPr>
                <w:color w:val="000000"/>
              </w:rPr>
            </w:pPr>
            <w:r>
              <w:rPr>
                <w:color w:val="000000"/>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color w:val="000000"/>
              </w:rPr>
            </w:pPr>
            <w:r>
              <w:rPr>
                <w:color w:val="000000"/>
              </w:rPr>
              <w:t>He would be working</w:t>
            </w:r>
          </w:p>
          <w:p>
            <w:pPr>
              <w:pStyle w:val="Normal"/>
              <w:spacing w:lineRule="auto" w:line="240"/>
              <w:ind w:hanging="0" w:end="0"/>
              <w:jc w:val="start"/>
              <w:rPr>
                <w:color w:val="000000"/>
              </w:rPr>
            </w:pPr>
            <w:r>
              <w:rPr>
                <w:color w:val="000000"/>
              </w:rPr>
            </w:r>
          </w:p>
        </w:tc>
        <w:tc>
          <w:tcPr>
            <w:tcW w:w="4394" w:type="dxa"/>
            <w:tcBorders>
              <w:top w:val="single" w:sz="6" w:space="0" w:color="000000"/>
              <w:start w:val="single" w:sz="6" w:space="0" w:color="000000"/>
              <w:bottom w:val="single" w:sz="6" w:space="0" w:color="000000"/>
            </w:tcBorders>
          </w:tcPr>
          <w:p>
            <w:pPr>
              <w:pStyle w:val="Normal"/>
              <w:spacing w:lineRule="auto" w:line="240"/>
              <w:ind w:hanging="0" w:end="0"/>
              <w:jc w:val="start"/>
              <w:rPr/>
            </w:pPr>
            <w:r>
              <w:rPr>
                <w:color w:val="000000"/>
              </w:rPr>
              <w:t>He would have been working</w:t>
            </w:r>
          </w:p>
          <w:p>
            <w:pPr>
              <w:pStyle w:val="Normal"/>
              <w:spacing w:lineRule="auto" w:line="240"/>
              <w:ind w:hanging="0" w:end="0"/>
              <w:jc w:val="start"/>
              <w:rPr>
                <w:color w:val="000000"/>
              </w:rPr>
            </w:pPr>
            <w:r>
              <w:rPr>
                <w:color w:val="000000"/>
              </w:rPr>
            </w:r>
          </w:p>
        </w:tc>
      </w:tr>
    </w:tbl>
    <w:p>
      <w:pPr>
        <w:pStyle w:val="Normal"/>
        <w:spacing w:lineRule="auto" w:line="240"/>
        <w:ind w:firstLine="284" w:end="0"/>
        <w:rPr>
          <w:sz w:val="24"/>
        </w:rPr>
      </w:pPr>
      <w:r>
        <w:rPr>
          <w:sz w:val="24"/>
        </w:rPr>
      </w:r>
    </w:p>
    <w:p>
      <w:pPr>
        <w:pStyle w:val="Normal"/>
        <w:jc w:val="center"/>
        <w:rPr>
          <w:b/>
          <w:lang w:val="ru-RU"/>
        </w:rPr>
      </w:pPr>
      <w:r>
        <w:rPr>
          <w:b/>
          <w:lang w:val="ru-RU"/>
        </w:rPr>
        <w:t>Содержание</w:t>
      </w:r>
    </w:p>
    <w:p>
      <w:pPr>
        <w:pStyle w:val="Normal"/>
        <w:spacing w:lineRule="auto" w:line="240"/>
        <w:ind w:hanging="0" w:end="0"/>
        <w:jc w:val="center"/>
        <w:rPr>
          <w:b/>
          <w:sz w:val="24"/>
          <w:lang w:val="ru-RU"/>
        </w:rPr>
      </w:pPr>
      <w:r>
        <w:rPr>
          <w:b/>
          <w:sz w:val="24"/>
          <w:lang w:val="ru-RU"/>
        </w:rPr>
      </w:r>
    </w:p>
    <w:sdt>
      <w:sdtPr>
        <w:docPartObj>
          <w:docPartGallery w:val="Table of Contents"/>
          <w:docPartUnique w:val="true"/>
        </w:docPartObj>
      </w:sdtPr>
      <w:sdtContent>
        <w:p>
          <w:pPr>
            <w:pStyle w:val="TOC1"/>
            <w:rPr>
              <w:b w:val="false"/>
              <w:u w:val="none"/>
            </w:rPr>
          </w:pPr>
          <w:r>
            <w:fldChar w:fldCharType="begin"/>
          </w:r>
          <w:r>
            <w:rPr>
              <w:u w:val="none"/>
              <w:b w:val="false"/>
            </w:rPr>
            <w:instrText xml:space="preserve"> TOC \o "1-3" </w:instrText>
          </w:r>
          <w:r>
            <w:rPr>
              <w:u w:val="none"/>
              <w:b w:val="false"/>
            </w:rPr>
            <w:fldChar w:fldCharType="separate"/>
          </w:r>
          <w:r>
            <w:rPr>
              <w:b w:val="false"/>
              <w:u w:val="none"/>
            </w:rPr>
            <w:t>Morphology</w:t>
          </w:r>
        </w:p>
        <w:p>
          <w:pPr>
            <w:pStyle w:val="TOC2"/>
            <w:tabs>
              <w:tab w:val="clear" w:pos="720"/>
              <w:tab w:val="right" w:pos="10756" w:leader="dot"/>
            </w:tabs>
            <w:rPr>
              <w:lang w:val="en-US" w:eastAsia="en-US"/>
            </w:rPr>
          </w:pPr>
          <w:r>
            <w:rPr>
              <w:lang w:val="en-US" w:eastAsia="en-US"/>
            </w:rPr>
            <w:t>PARTS OF SPEECH</w:t>
            <w:tab/>
          </w:r>
          <w:hyperlink w:anchor="__RefHeading___Toc5112938">
            <w:r>
              <w:rPr>
                <w:rStyle w:val="IndexLink"/>
                <w:lang w:val="en-US" w:eastAsia="en-US"/>
              </w:rPr>
              <w:t>4</w:t>
            </w:r>
          </w:hyperlink>
        </w:p>
        <w:p>
          <w:pPr>
            <w:pStyle w:val="TOC2"/>
            <w:tabs>
              <w:tab w:val="clear" w:pos="720"/>
              <w:tab w:val="right" w:pos="10756" w:leader="dot"/>
            </w:tabs>
            <w:rPr>
              <w:lang w:val="en-US" w:eastAsia="en-US"/>
            </w:rPr>
          </w:pPr>
          <w:r>
            <w:rPr>
              <w:lang w:val="en-US" w:eastAsia="en-US"/>
            </w:rPr>
            <w:t>THE VERB</w:t>
            <w:tab/>
          </w:r>
          <w:hyperlink w:anchor="__RefHeading___Toc5112939">
            <w:r>
              <w:rPr>
                <w:rStyle w:val="IndexLink"/>
                <w:lang w:val="en-US" w:eastAsia="en-US"/>
              </w:rPr>
              <w:t>4</w:t>
            </w:r>
          </w:hyperlink>
        </w:p>
        <w:p>
          <w:pPr>
            <w:pStyle w:val="TOC3"/>
            <w:tabs>
              <w:tab w:val="clear" w:pos="720"/>
              <w:tab w:val="right" w:pos="10756" w:leader="dot"/>
            </w:tabs>
            <w:rPr>
              <w:lang w:val="en-US" w:eastAsia="en-US"/>
            </w:rPr>
          </w:pPr>
          <w:r>
            <w:rPr>
              <w:lang w:val="en-US" w:eastAsia="en-US"/>
            </w:rPr>
            <w:t>Formation of verb categories</w:t>
            <w:tab/>
          </w:r>
          <w:hyperlink w:anchor="__RefHeading___Toc5112940">
            <w:r>
              <w:rPr>
                <w:rStyle w:val="IndexLink"/>
                <w:lang w:val="en-US" w:eastAsia="en-US"/>
              </w:rPr>
              <w:t>5</w:t>
            </w:r>
          </w:hyperlink>
        </w:p>
        <w:p>
          <w:pPr>
            <w:pStyle w:val="TOC3"/>
            <w:tabs>
              <w:tab w:val="clear" w:pos="720"/>
              <w:tab w:val="right" w:pos="10756" w:leader="dot"/>
            </w:tabs>
            <w:rPr>
              <w:lang w:val="en-US" w:eastAsia="en-US"/>
            </w:rPr>
          </w:pPr>
          <w:r>
            <w:rPr>
              <w:lang w:val="en-US" w:eastAsia="en-US"/>
            </w:rPr>
            <w:t>Morphological composition</w:t>
            <w:tab/>
          </w:r>
          <w:hyperlink w:anchor="__RefHeading___Toc5112941">
            <w:r>
              <w:rPr>
                <w:rStyle w:val="IndexLink"/>
                <w:lang w:val="en-US" w:eastAsia="en-US"/>
              </w:rPr>
              <w:t>5</w:t>
            </w:r>
          </w:hyperlink>
        </w:p>
        <w:p>
          <w:pPr>
            <w:pStyle w:val="TOC3"/>
            <w:tabs>
              <w:tab w:val="clear" w:pos="720"/>
              <w:tab w:val="right" w:pos="10756" w:leader="dot"/>
            </w:tabs>
            <w:rPr>
              <w:lang w:val="en-US" w:eastAsia="en-US"/>
            </w:rPr>
          </w:pPr>
          <w:r>
            <w:rPr>
              <w:lang w:val="en-US" w:eastAsia="en-US"/>
            </w:rPr>
            <w:t>Basic verb forms</w:t>
            <w:tab/>
          </w:r>
          <w:hyperlink w:anchor="__RefHeading___Toc5112942">
            <w:r>
              <w:rPr>
                <w:rStyle w:val="IndexLink"/>
                <w:lang w:val="en-US" w:eastAsia="en-US"/>
              </w:rPr>
              <w:t>5</w:t>
            </w:r>
          </w:hyperlink>
        </w:p>
        <w:p>
          <w:pPr>
            <w:pStyle w:val="TOC3"/>
            <w:tabs>
              <w:tab w:val="clear" w:pos="720"/>
              <w:tab w:val="right" w:pos="10756" w:leader="dot"/>
            </w:tabs>
            <w:rPr>
              <w:lang w:val="en-US" w:eastAsia="en-US"/>
            </w:rPr>
          </w:pPr>
          <w:r>
            <w:rPr>
              <w:lang w:val="en-US" w:eastAsia="en-US"/>
            </w:rPr>
            <w:t>Regular and irregular verbs</w:t>
            <w:tab/>
          </w:r>
          <w:hyperlink w:anchor="__RefHeading___Toc5112943">
            <w:r>
              <w:rPr>
                <w:rStyle w:val="IndexLink"/>
                <w:lang w:val="en-US" w:eastAsia="en-US"/>
              </w:rPr>
              <w:t>5</w:t>
            </w:r>
          </w:hyperlink>
        </w:p>
        <w:p>
          <w:pPr>
            <w:pStyle w:val="TOC3"/>
            <w:tabs>
              <w:tab w:val="clear" w:pos="720"/>
              <w:tab w:val="right" w:pos="10756" w:leader="dot"/>
            </w:tabs>
            <w:rPr>
              <w:lang w:val="en-US" w:eastAsia="en-US"/>
            </w:rPr>
          </w:pPr>
          <w:r>
            <w:rPr>
              <w:lang w:val="en-US" w:eastAsia="en-US"/>
            </w:rPr>
            <w:t>The category of tense</w:t>
            <w:tab/>
          </w:r>
          <w:hyperlink w:anchor="__RefHeading___Toc5112944">
            <w:r>
              <w:rPr>
                <w:rStyle w:val="IndexLink"/>
                <w:lang w:val="en-US" w:eastAsia="en-US"/>
              </w:rPr>
              <w:t>14</w:t>
            </w:r>
          </w:hyperlink>
        </w:p>
        <w:p>
          <w:pPr>
            <w:pStyle w:val="TOC3"/>
            <w:tabs>
              <w:tab w:val="clear" w:pos="720"/>
              <w:tab w:val="right" w:pos="10756" w:leader="dot"/>
            </w:tabs>
            <w:rPr>
              <w:lang w:val="en-US" w:eastAsia="en-US"/>
            </w:rPr>
          </w:pPr>
          <w:r>
            <w:rPr>
              <w:lang w:val="en-US" w:eastAsia="en-US"/>
            </w:rPr>
            <w:t>The category of aspect</w:t>
            <w:tab/>
          </w:r>
          <w:hyperlink w:anchor="__RefHeading___Toc5112945">
            <w:r>
              <w:rPr>
                <w:rStyle w:val="IndexLink"/>
                <w:lang w:val="en-US" w:eastAsia="en-US"/>
              </w:rPr>
              <w:t>14</w:t>
            </w:r>
          </w:hyperlink>
        </w:p>
        <w:p>
          <w:pPr>
            <w:pStyle w:val="TOC3"/>
            <w:tabs>
              <w:tab w:val="clear" w:pos="720"/>
              <w:tab w:val="right" w:pos="10756" w:leader="dot"/>
            </w:tabs>
            <w:rPr>
              <w:lang w:val="en-US" w:eastAsia="en-US"/>
            </w:rPr>
          </w:pPr>
          <w:r>
            <w:rPr>
              <w:lang w:val="en-US" w:eastAsia="en-US"/>
            </w:rPr>
            <w:t>The category of perfect</w:t>
            <w:tab/>
          </w:r>
          <w:hyperlink w:anchor="__RefHeading___Toc5112946">
            <w:r>
              <w:rPr>
                <w:rStyle w:val="IndexLink"/>
                <w:lang w:val="en-US" w:eastAsia="en-US"/>
              </w:rPr>
              <w:t>16</w:t>
            </w:r>
          </w:hyperlink>
        </w:p>
        <w:p>
          <w:pPr>
            <w:pStyle w:val="TOC3"/>
            <w:tabs>
              <w:tab w:val="clear" w:pos="720"/>
              <w:tab w:val="right" w:pos="10756" w:leader="dot"/>
            </w:tabs>
            <w:rPr>
              <w:lang w:val="en-US" w:eastAsia="en-US"/>
            </w:rPr>
          </w:pPr>
          <w:r>
            <w:rPr>
              <w:lang w:val="en-US" w:eastAsia="en-US"/>
            </w:rPr>
            <w:t>Present tenses</w:t>
            <w:tab/>
          </w:r>
          <w:hyperlink w:anchor="__RefHeading___Toc5112947">
            <w:r>
              <w:rPr>
                <w:rStyle w:val="IndexLink"/>
                <w:lang w:val="en-US" w:eastAsia="en-US"/>
              </w:rPr>
              <w:t>18</w:t>
            </w:r>
          </w:hyperlink>
        </w:p>
        <w:p>
          <w:pPr>
            <w:pStyle w:val="TOC3"/>
            <w:tabs>
              <w:tab w:val="clear" w:pos="720"/>
              <w:tab w:val="right" w:pos="10756" w:leader="dot"/>
            </w:tabs>
            <w:rPr>
              <w:lang w:val="en-US" w:eastAsia="en-US"/>
            </w:rPr>
          </w:pPr>
          <w:r>
            <w:rPr>
              <w:lang w:val="en-US" w:eastAsia="en-US"/>
            </w:rPr>
            <w:t>Past tenses</w:t>
            <w:tab/>
          </w:r>
          <w:hyperlink w:anchor="__RefHeading___Toc5112948">
            <w:r>
              <w:rPr>
                <w:rStyle w:val="IndexLink"/>
                <w:lang w:val="en-US" w:eastAsia="en-US"/>
              </w:rPr>
              <w:t>29</w:t>
            </w:r>
          </w:hyperlink>
        </w:p>
        <w:p>
          <w:pPr>
            <w:pStyle w:val="TOC3"/>
            <w:tabs>
              <w:tab w:val="clear" w:pos="720"/>
              <w:tab w:val="right" w:pos="10756" w:leader="dot"/>
            </w:tabs>
            <w:rPr>
              <w:lang w:val="en-US" w:eastAsia="en-US"/>
            </w:rPr>
          </w:pPr>
          <w:r>
            <w:rPr>
              <w:lang w:val="en-US" w:eastAsia="en-US"/>
            </w:rPr>
            <w:t>Future tenses</w:t>
            <w:tab/>
          </w:r>
          <w:hyperlink w:anchor="__RefHeading___Toc5112949">
            <w:r>
              <w:rPr>
                <w:rStyle w:val="IndexLink"/>
                <w:lang w:val="en-US" w:eastAsia="en-US"/>
              </w:rPr>
              <w:t>38</w:t>
            </w:r>
          </w:hyperlink>
        </w:p>
        <w:p>
          <w:pPr>
            <w:pStyle w:val="TOC3"/>
            <w:tabs>
              <w:tab w:val="clear" w:pos="720"/>
              <w:tab w:val="right" w:pos="10756" w:leader="dot"/>
            </w:tabs>
            <w:rPr>
              <w:lang w:val="en-US" w:eastAsia="en-US"/>
            </w:rPr>
          </w:pPr>
          <w:r>
            <w:rPr>
              <w:lang w:val="en-US" w:eastAsia="en-US"/>
            </w:rPr>
            <w:t>Future in the past tenses</w:t>
            <w:tab/>
          </w:r>
          <w:hyperlink w:anchor="__RefHeading___Toc5112950">
            <w:r>
              <w:rPr>
                <w:rStyle w:val="IndexLink"/>
                <w:lang w:val="en-US" w:eastAsia="en-US"/>
              </w:rPr>
              <w:t>42</w:t>
            </w:r>
          </w:hyperlink>
        </w:p>
        <w:p>
          <w:pPr>
            <w:pStyle w:val="TOC3"/>
            <w:tabs>
              <w:tab w:val="clear" w:pos="720"/>
              <w:tab w:val="right" w:pos="10756" w:leader="dot"/>
            </w:tabs>
            <w:rPr>
              <w:lang w:val="en-US" w:eastAsia="en-US"/>
            </w:rPr>
          </w:pPr>
          <w:r>
            <w:rPr>
              <w:lang w:val="en-US" w:eastAsia="en-US"/>
            </w:rPr>
            <w:t>The sequence of tenses</w:t>
            <w:tab/>
          </w:r>
          <w:hyperlink w:anchor="__RefHeading___Toc5112951">
            <w:r>
              <w:rPr>
                <w:rStyle w:val="IndexLink"/>
                <w:lang w:val="en-US" w:eastAsia="en-US"/>
              </w:rPr>
              <w:t>43</w:t>
            </w:r>
          </w:hyperlink>
        </w:p>
        <w:p>
          <w:pPr>
            <w:pStyle w:val="TOC3"/>
            <w:tabs>
              <w:tab w:val="clear" w:pos="720"/>
              <w:tab w:val="right" w:pos="10756" w:leader="dot"/>
            </w:tabs>
            <w:rPr>
              <w:lang w:val="en-US" w:eastAsia="en-US"/>
            </w:rPr>
          </w:pPr>
          <w:r>
            <w:rPr>
              <w:lang w:val="en-US" w:eastAsia="en-US"/>
            </w:rPr>
            <w:t>The category of voice</w:t>
            <w:tab/>
          </w:r>
          <w:hyperlink w:anchor="__RefHeading___Toc5112952">
            <w:r>
              <w:rPr>
                <w:rStyle w:val="IndexLink"/>
                <w:lang w:val="en-US" w:eastAsia="en-US"/>
              </w:rPr>
              <w:t>46</w:t>
            </w:r>
          </w:hyperlink>
        </w:p>
        <w:p>
          <w:pPr>
            <w:pStyle w:val="TOC3"/>
            <w:tabs>
              <w:tab w:val="clear" w:pos="720"/>
              <w:tab w:val="right" w:pos="10756" w:leader="dot"/>
            </w:tabs>
            <w:rPr>
              <w:lang w:val="en-US" w:eastAsia="en-US"/>
            </w:rPr>
          </w:pPr>
          <w:r>
            <w:rPr>
              <w:lang w:val="en-US" w:eastAsia="en-US"/>
            </w:rPr>
            <w:t>The category of mood</w:t>
            <w:tab/>
          </w:r>
          <w:hyperlink w:anchor="__RefHeading___Toc5112953">
            <w:r>
              <w:rPr>
                <w:rStyle w:val="IndexLink"/>
                <w:lang w:val="en-US" w:eastAsia="en-US"/>
              </w:rPr>
              <w:t>54</w:t>
            </w:r>
          </w:hyperlink>
        </w:p>
        <w:p>
          <w:pPr>
            <w:pStyle w:val="TOC2"/>
            <w:tabs>
              <w:tab w:val="clear" w:pos="720"/>
              <w:tab w:val="right" w:pos="10756" w:leader="dot"/>
            </w:tabs>
            <w:rPr>
              <w:lang w:val="en-US" w:eastAsia="en-US"/>
            </w:rPr>
          </w:pPr>
          <w:r>
            <w:rPr>
              <w:lang w:val="en-US" w:eastAsia="en-US"/>
            </w:rPr>
            <w:t>NON-FINITE FORMS OF THE VERB (VERBALS)</w:t>
            <w:tab/>
          </w:r>
          <w:hyperlink w:anchor="__RefHeading___Toc5112954">
            <w:r>
              <w:rPr>
                <w:rStyle w:val="IndexLink"/>
                <w:lang w:val="en-US" w:eastAsia="en-US"/>
              </w:rPr>
              <w:t>70</w:t>
            </w:r>
          </w:hyperlink>
        </w:p>
        <w:p>
          <w:pPr>
            <w:pStyle w:val="TOC3"/>
            <w:tabs>
              <w:tab w:val="clear" w:pos="720"/>
              <w:tab w:val="right" w:pos="10756" w:leader="dot"/>
            </w:tabs>
            <w:rPr>
              <w:lang w:val="en-US" w:eastAsia="en-US"/>
            </w:rPr>
          </w:pPr>
          <w:r>
            <w:rPr>
              <w:lang w:val="en-US" w:eastAsia="en-US"/>
            </w:rPr>
            <w:t>The Infinitive</w:t>
            <w:tab/>
          </w:r>
          <w:hyperlink w:anchor="__RefHeading___Toc5112955">
            <w:r>
              <w:rPr>
                <w:rStyle w:val="IndexLink"/>
                <w:lang w:val="en-US" w:eastAsia="en-US"/>
              </w:rPr>
              <w:t>70</w:t>
            </w:r>
          </w:hyperlink>
        </w:p>
        <w:p>
          <w:pPr>
            <w:pStyle w:val="TOC3"/>
            <w:tabs>
              <w:tab w:val="clear" w:pos="720"/>
              <w:tab w:val="right" w:pos="10756" w:leader="dot"/>
            </w:tabs>
            <w:rPr>
              <w:lang w:val="en-US" w:eastAsia="en-US"/>
            </w:rPr>
          </w:pPr>
          <w:r>
            <w:rPr>
              <w:lang w:val="en-US" w:eastAsia="en-US"/>
            </w:rPr>
            <w:t>Predicative constructions with the infinitive</w:t>
            <w:tab/>
          </w:r>
          <w:hyperlink w:anchor="__RefHeading___Toc5112956">
            <w:r>
              <w:rPr>
                <w:rStyle w:val="IndexLink"/>
                <w:lang w:val="en-US" w:eastAsia="en-US"/>
              </w:rPr>
              <w:t>85</w:t>
            </w:r>
          </w:hyperlink>
        </w:p>
        <w:p>
          <w:pPr>
            <w:pStyle w:val="TOC3"/>
            <w:tabs>
              <w:tab w:val="clear" w:pos="720"/>
              <w:tab w:val="right" w:pos="10756" w:leader="dot"/>
            </w:tabs>
            <w:rPr>
              <w:lang w:val="en-US" w:eastAsia="en-US"/>
            </w:rPr>
          </w:pPr>
          <w:r>
            <w:rPr>
              <w:lang w:val="en-US" w:eastAsia="en-US"/>
            </w:rPr>
            <w:t>The for-to-infinitive construction</w:t>
            <w:tab/>
          </w:r>
          <w:hyperlink w:anchor="__RefHeading___Toc5112957">
            <w:r>
              <w:rPr>
                <w:rStyle w:val="IndexLink"/>
                <w:lang w:val="en-US" w:eastAsia="en-US"/>
              </w:rPr>
              <w:t>85</w:t>
            </w:r>
          </w:hyperlink>
        </w:p>
        <w:p>
          <w:pPr>
            <w:pStyle w:val="TOC3"/>
            <w:tabs>
              <w:tab w:val="clear" w:pos="720"/>
              <w:tab w:val="right" w:pos="10756" w:leader="dot"/>
            </w:tabs>
            <w:rPr>
              <w:lang w:val="en-US" w:eastAsia="en-US"/>
            </w:rPr>
          </w:pPr>
          <w:r>
            <w:rPr>
              <w:lang w:val="en-US" w:eastAsia="en-US"/>
            </w:rPr>
            <w:t>The objective with the infinitive construction</w:t>
            <w:tab/>
          </w:r>
          <w:hyperlink w:anchor="__RefHeading___Toc5112958">
            <w:r>
              <w:rPr>
                <w:rStyle w:val="IndexLink"/>
                <w:lang w:val="en-US" w:eastAsia="en-US"/>
              </w:rPr>
              <w:t>86</w:t>
            </w:r>
          </w:hyperlink>
        </w:p>
        <w:p>
          <w:pPr>
            <w:pStyle w:val="TOC3"/>
            <w:tabs>
              <w:tab w:val="clear" w:pos="720"/>
              <w:tab w:val="right" w:pos="10756" w:leader="dot"/>
            </w:tabs>
            <w:rPr>
              <w:lang w:val="en-US" w:eastAsia="en-US"/>
            </w:rPr>
          </w:pPr>
          <w:r>
            <w:rPr>
              <w:lang w:val="en-US" w:eastAsia="en-US"/>
            </w:rPr>
            <w:t>The gerund</w:t>
            <w:tab/>
          </w:r>
          <w:hyperlink w:anchor="__RefHeading___Toc5112959">
            <w:r>
              <w:rPr>
                <w:rStyle w:val="IndexLink"/>
                <w:lang w:val="en-US" w:eastAsia="en-US"/>
              </w:rPr>
              <w:t>88</w:t>
            </w:r>
          </w:hyperlink>
        </w:p>
        <w:p>
          <w:pPr>
            <w:pStyle w:val="TOC3"/>
            <w:tabs>
              <w:tab w:val="clear" w:pos="720"/>
              <w:tab w:val="right" w:pos="10756" w:leader="dot"/>
            </w:tabs>
            <w:rPr>
              <w:lang w:val="en-US" w:eastAsia="en-US"/>
            </w:rPr>
          </w:pPr>
          <w:r>
            <w:rPr>
              <w:lang w:val="en-US" w:eastAsia="en-US"/>
            </w:rPr>
            <w:t>The gerund and the infinitive compared</w:t>
            <w:tab/>
          </w:r>
          <w:hyperlink w:anchor="__RefHeading___Toc5112960">
            <w:r>
              <w:rPr>
                <w:rStyle w:val="IndexLink"/>
                <w:lang w:val="en-US" w:eastAsia="en-US"/>
              </w:rPr>
              <w:t>95</w:t>
            </w:r>
          </w:hyperlink>
        </w:p>
        <w:p>
          <w:pPr>
            <w:pStyle w:val="TOC3"/>
            <w:tabs>
              <w:tab w:val="clear" w:pos="720"/>
              <w:tab w:val="right" w:pos="10756" w:leader="dot"/>
            </w:tabs>
            <w:rPr>
              <w:lang w:val="en-US" w:eastAsia="en-US"/>
            </w:rPr>
          </w:pPr>
          <w:r>
            <w:rPr>
              <w:lang w:val="en-US" w:eastAsia="en-US"/>
            </w:rPr>
            <w:t>The gerund and the verbal noun compared</w:t>
            <w:tab/>
          </w:r>
          <w:hyperlink w:anchor="__RefHeading___Toc5112961">
            <w:r>
              <w:rPr>
                <w:rStyle w:val="IndexLink"/>
                <w:lang w:val="en-US" w:eastAsia="en-US"/>
              </w:rPr>
              <w:t>97</w:t>
            </w:r>
          </w:hyperlink>
        </w:p>
        <w:p>
          <w:pPr>
            <w:pStyle w:val="TOC3"/>
            <w:tabs>
              <w:tab w:val="clear" w:pos="720"/>
              <w:tab w:val="right" w:pos="10756" w:leader="dot"/>
            </w:tabs>
            <w:rPr>
              <w:lang w:val="en-US" w:eastAsia="en-US"/>
            </w:rPr>
          </w:pPr>
          <w:r>
            <w:rPr>
              <w:lang w:val="en-US" w:eastAsia="en-US"/>
            </w:rPr>
            <w:t>The participle</w:t>
            <w:tab/>
          </w:r>
          <w:hyperlink w:anchor="__RefHeading___Toc5112962">
            <w:r>
              <w:rPr>
                <w:rStyle w:val="IndexLink"/>
                <w:lang w:val="en-US" w:eastAsia="en-US"/>
              </w:rPr>
              <w:t>98</w:t>
            </w:r>
          </w:hyperlink>
        </w:p>
        <w:p>
          <w:pPr>
            <w:pStyle w:val="TOC2"/>
            <w:tabs>
              <w:tab w:val="clear" w:pos="720"/>
              <w:tab w:val="right" w:pos="10756" w:leader="dot"/>
            </w:tabs>
            <w:rPr>
              <w:lang w:val="en-US" w:eastAsia="en-US"/>
            </w:rPr>
          </w:pPr>
          <w:r>
            <w:rPr>
              <w:lang w:val="en-US" w:eastAsia="en-US"/>
            </w:rPr>
            <w:t>MODAL VERBS</w:t>
            <w:tab/>
          </w:r>
          <w:hyperlink w:anchor="__RefHeading___Toc5112963">
            <w:r>
              <w:rPr>
                <w:rStyle w:val="IndexLink"/>
                <w:lang w:val="en-US" w:eastAsia="en-US"/>
              </w:rPr>
              <w:t>114</w:t>
            </w:r>
          </w:hyperlink>
        </w:p>
        <w:p>
          <w:pPr>
            <w:pStyle w:val="TOC3"/>
            <w:tabs>
              <w:tab w:val="clear" w:pos="720"/>
              <w:tab w:val="right" w:pos="10756" w:leader="dot"/>
            </w:tabs>
            <w:rPr>
              <w:lang w:val="en-US" w:eastAsia="en-US"/>
            </w:rPr>
          </w:pPr>
          <w:r>
            <w:rPr>
              <w:lang w:val="en-US" w:eastAsia="en-US"/>
            </w:rPr>
            <w:t>Can</w:t>
            <w:tab/>
          </w:r>
          <w:hyperlink w:anchor="__RefHeading___Toc5112964">
            <w:r>
              <w:rPr>
                <w:rStyle w:val="IndexLink"/>
                <w:lang w:val="en-US" w:eastAsia="en-US"/>
              </w:rPr>
              <w:t>114</w:t>
            </w:r>
          </w:hyperlink>
        </w:p>
        <w:p>
          <w:pPr>
            <w:pStyle w:val="TOC3"/>
            <w:tabs>
              <w:tab w:val="clear" w:pos="720"/>
              <w:tab w:val="right" w:pos="10756" w:leader="dot"/>
            </w:tabs>
            <w:rPr>
              <w:lang w:val="en-US" w:eastAsia="en-US"/>
            </w:rPr>
          </w:pPr>
          <w:r>
            <w:rPr>
              <w:lang w:val="en-US" w:eastAsia="en-US"/>
            </w:rPr>
            <w:t>May</w:t>
            <w:tab/>
          </w:r>
          <w:hyperlink w:anchor="__RefHeading___Toc5112965">
            <w:r>
              <w:rPr>
                <w:rStyle w:val="IndexLink"/>
                <w:lang w:val="en-US" w:eastAsia="en-US"/>
              </w:rPr>
              <w:t>117</w:t>
            </w:r>
          </w:hyperlink>
        </w:p>
        <w:p>
          <w:pPr>
            <w:pStyle w:val="TOC3"/>
            <w:tabs>
              <w:tab w:val="clear" w:pos="720"/>
              <w:tab w:val="right" w:pos="10756" w:leader="dot"/>
            </w:tabs>
            <w:rPr>
              <w:lang w:val="en-US" w:eastAsia="en-US"/>
            </w:rPr>
          </w:pPr>
          <w:r>
            <w:rPr>
              <w:lang w:val="en-US" w:eastAsia="en-US"/>
            </w:rPr>
            <w:t>Must</w:t>
            <w:tab/>
          </w:r>
          <w:hyperlink w:anchor="__RefHeading___Toc5112966">
            <w:r>
              <w:rPr>
                <w:rStyle w:val="IndexLink"/>
                <w:lang w:val="en-US" w:eastAsia="en-US"/>
              </w:rPr>
              <w:t>120</w:t>
            </w:r>
          </w:hyperlink>
        </w:p>
        <w:p>
          <w:pPr>
            <w:pStyle w:val="TOC3"/>
            <w:tabs>
              <w:tab w:val="clear" w:pos="720"/>
              <w:tab w:val="right" w:pos="10756" w:leader="dot"/>
            </w:tabs>
            <w:rPr>
              <w:lang w:val="en-US" w:eastAsia="en-US"/>
            </w:rPr>
          </w:pPr>
          <w:r>
            <w:rPr>
              <w:lang w:val="en-US" w:eastAsia="en-US"/>
            </w:rPr>
            <w:t>To have to, have got to</w:t>
            <w:tab/>
          </w:r>
          <w:hyperlink w:anchor="__RefHeading___Toc5112967">
            <w:r>
              <w:rPr>
                <w:rStyle w:val="IndexLink"/>
                <w:lang w:val="en-US" w:eastAsia="en-US"/>
              </w:rPr>
              <w:t>122</w:t>
            </w:r>
          </w:hyperlink>
        </w:p>
        <w:p>
          <w:pPr>
            <w:pStyle w:val="TOC3"/>
            <w:tabs>
              <w:tab w:val="clear" w:pos="720"/>
              <w:tab w:val="right" w:pos="10756" w:leader="dot"/>
            </w:tabs>
            <w:rPr>
              <w:lang w:val="en-US" w:eastAsia="en-US"/>
            </w:rPr>
          </w:pPr>
          <w:r>
            <w:rPr>
              <w:lang w:val="en-US" w:eastAsia="en-US"/>
            </w:rPr>
            <w:t>To be to</w:t>
            <w:tab/>
          </w:r>
          <w:hyperlink w:anchor="__RefHeading___Toc5112968">
            <w:r>
              <w:rPr>
                <w:rStyle w:val="IndexLink"/>
                <w:lang w:val="en-US" w:eastAsia="en-US"/>
              </w:rPr>
              <w:t>123</w:t>
            </w:r>
          </w:hyperlink>
        </w:p>
        <w:p>
          <w:pPr>
            <w:pStyle w:val="TOC3"/>
            <w:tabs>
              <w:tab w:val="clear" w:pos="720"/>
              <w:tab w:val="right" w:pos="10756" w:leader="dot"/>
            </w:tabs>
            <w:rPr>
              <w:lang w:val="en-US" w:eastAsia="en-US"/>
            </w:rPr>
          </w:pPr>
          <w:r>
            <w:rPr>
              <w:lang w:val="en-US" w:eastAsia="en-US"/>
            </w:rPr>
            <w:t>Need</w:t>
            <w:tab/>
          </w:r>
          <w:hyperlink w:anchor="__RefHeading___Toc5112969">
            <w:r>
              <w:rPr>
                <w:rStyle w:val="IndexLink"/>
                <w:lang w:val="en-US" w:eastAsia="en-US"/>
              </w:rPr>
              <w:t>125</w:t>
            </w:r>
          </w:hyperlink>
        </w:p>
        <w:p>
          <w:pPr>
            <w:pStyle w:val="TOC3"/>
            <w:tabs>
              <w:tab w:val="clear" w:pos="720"/>
              <w:tab w:val="right" w:pos="10756" w:leader="dot"/>
            </w:tabs>
            <w:rPr>
              <w:lang w:val="en-US" w:eastAsia="en-US"/>
            </w:rPr>
          </w:pPr>
          <w:r>
            <w:rPr>
              <w:lang w:val="en-US" w:eastAsia="en-US"/>
            </w:rPr>
            <w:t>Ought to</w:t>
            <w:tab/>
          </w:r>
          <w:hyperlink w:anchor="__RefHeading___Toc5112970">
            <w:r>
              <w:rPr>
                <w:rStyle w:val="IndexLink"/>
                <w:lang w:val="en-US" w:eastAsia="en-US"/>
              </w:rPr>
              <w:t>126</w:t>
            </w:r>
          </w:hyperlink>
        </w:p>
        <w:p>
          <w:pPr>
            <w:pStyle w:val="TOC3"/>
            <w:tabs>
              <w:tab w:val="clear" w:pos="720"/>
              <w:tab w:val="right" w:pos="10756" w:leader="dot"/>
            </w:tabs>
            <w:rPr>
              <w:lang w:val="en-US" w:eastAsia="en-US"/>
            </w:rPr>
          </w:pPr>
          <w:r>
            <w:rPr>
              <w:lang w:val="en-US" w:eastAsia="en-US"/>
            </w:rPr>
            <w:t>Should</w:t>
            <w:tab/>
          </w:r>
          <w:hyperlink w:anchor="__RefHeading___Toc5112971">
            <w:r>
              <w:rPr>
                <w:rStyle w:val="IndexLink"/>
                <w:lang w:val="en-US" w:eastAsia="en-US"/>
              </w:rPr>
              <w:t>127</w:t>
            </w:r>
          </w:hyperlink>
        </w:p>
        <w:p>
          <w:pPr>
            <w:pStyle w:val="TOC3"/>
            <w:tabs>
              <w:tab w:val="clear" w:pos="720"/>
              <w:tab w:val="right" w:pos="10756" w:leader="dot"/>
            </w:tabs>
            <w:rPr>
              <w:lang w:val="en-US" w:eastAsia="en-US"/>
            </w:rPr>
          </w:pPr>
          <w:r>
            <w:rPr>
              <w:lang w:val="en-US" w:eastAsia="en-US"/>
            </w:rPr>
            <w:t>Shall</w:t>
            <w:tab/>
          </w:r>
          <w:hyperlink w:anchor="__RefHeading___Toc5112972">
            <w:r>
              <w:rPr>
                <w:rStyle w:val="IndexLink"/>
                <w:lang w:val="en-US" w:eastAsia="en-US"/>
              </w:rPr>
              <w:t>128</w:t>
            </w:r>
          </w:hyperlink>
        </w:p>
        <w:p>
          <w:pPr>
            <w:pStyle w:val="TOC3"/>
            <w:tabs>
              <w:tab w:val="clear" w:pos="720"/>
              <w:tab w:val="right" w:pos="10756" w:leader="dot"/>
            </w:tabs>
            <w:rPr>
              <w:lang w:val="en-US" w:eastAsia="en-US"/>
            </w:rPr>
          </w:pPr>
          <w:r>
            <w:rPr>
              <w:lang w:val="en-US" w:eastAsia="en-US"/>
            </w:rPr>
            <w:t>Will</w:t>
            <w:tab/>
          </w:r>
          <w:hyperlink w:anchor="__RefHeading___Toc5112973">
            <w:r>
              <w:rPr>
                <w:rStyle w:val="IndexLink"/>
                <w:lang w:val="en-US" w:eastAsia="en-US"/>
              </w:rPr>
              <w:t>129</w:t>
            </w:r>
          </w:hyperlink>
        </w:p>
        <w:p>
          <w:pPr>
            <w:pStyle w:val="TOC3"/>
            <w:tabs>
              <w:tab w:val="clear" w:pos="720"/>
              <w:tab w:val="right" w:pos="10756" w:leader="dot"/>
            </w:tabs>
            <w:rPr>
              <w:lang w:val="en-US" w:eastAsia="en-US"/>
            </w:rPr>
          </w:pPr>
          <w:r>
            <w:rPr>
              <w:lang w:val="en-US" w:eastAsia="en-US"/>
            </w:rPr>
            <w:t>Dare</w:t>
            <w:tab/>
          </w:r>
          <w:hyperlink w:anchor="__RefHeading___Toc5112974">
            <w:r>
              <w:rPr>
                <w:rStyle w:val="IndexLink"/>
                <w:lang w:val="en-US" w:eastAsia="en-US"/>
              </w:rPr>
              <w:t>131</w:t>
            </w:r>
          </w:hyperlink>
        </w:p>
        <w:p>
          <w:pPr>
            <w:pStyle w:val="TOC2"/>
            <w:tabs>
              <w:tab w:val="clear" w:pos="720"/>
              <w:tab w:val="right" w:pos="10756" w:leader="dot"/>
            </w:tabs>
            <w:rPr>
              <w:lang w:val="en-US" w:eastAsia="en-US"/>
            </w:rPr>
          </w:pPr>
          <w:r>
            <w:rPr>
              <w:lang w:val="en-US" w:eastAsia="en-US"/>
            </w:rPr>
            <w:t>THE NOUN</w:t>
            <w:tab/>
          </w:r>
          <w:hyperlink w:anchor="__RefHeading___Toc5112975">
            <w:r>
              <w:rPr>
                <w:rStyle w:val="IndexLink"/>
                <w:lang w:val="en-US" w:eastAsia="en-US"/>
              </w:rPr>
              <w:t>132</w:t>
            </w:r>
          </w:hyperlink>
        </w:p>
        <w:p>
          <w:pPr>
            <w:pStyle w:val="TOC3"/>
            <w:tabs>
              <w:tab w:val="clear" w:pos="720"/>
              <w:tab w:val="right" w:pos="10756" w:leader="dot"/>
            </w:tabs>
            <w:rPr>
              <w:lang w:val="en-US" w:eastAsia="en-US"/>
            </w:rPr>
          </w:pPr>
          <w:r>
            <w:rPr>
              <w:lang w:val="en-US" w:eastAsia="en-US"/>
            </w:rPr>
            <w:t>Semantic characteristics</w:t>
            <w:tab/>
          </w:r>
          <w:hyperlink w:anchor="__RefHeading___Toc5112976">
            <w:r>
              <w:rPr>
                <w:rStyle w:val="IndexLink"/>
                <w:lang w:val="en-US" w:eastAsia="en-US"/>
              </w:rPr>
              <w:t>132</w:t>
            </w:r>
          </w:hyperlink>
        </w:p>
        <w:p>
          <w:pPr>
            <w:pStyle w:val="TOC3"/>
            <w:tabs>
              <w:tab w:val="clear" w:pos="720"/>
              <w:tab w:val="right" w:pos="10756" w:leader="dot"/>
            </w:tabs>
            <w:rPr>
              <w:lang w:val="en-US" w:eastAsia="en-US"/>
            </w:rPr>
          </w:pPr>
          <w:r>
            <w:rPr>
              <w:lang w:val="en-US" w:eastAsia="en-US"/>
            </w:rPr>
            <w:t>Morphological composition</w:t>
            <w:tab/>
          </w:r>
          <w:hyperlink w:anchor="__RefHeading___Toc5112977">
            <w:r>
              <w:rPr>
                <w:rStyle w:val="IndexLink"/>
                <w:lang w:val="en-US" w:eastAsia="en-US"/>
              </w:rPr>
              <w:t>133</w:t>
            </w:r>
          </w:hyperlink>
        </w:p>
        <w:p>
          <w:pPr>
            <w:pStyle w:val="TOC3"/>
            <w:tabs>
              <w:tab w:val="clear" w:pos="720"/>
              <w:tab w:val="right" w:pos="10756" w:leader="dot"/>
            </w:tabs>
            <w:rPr>
              <w:lang w:val="en-US" w:eastAsia="en-US"/>
            </w:rPr>
          </w:pPr>
          <w:r>
            <w:rPr>
              <w:lang w:val="en-US" w:eastAsia="en-US"/>
            </w:rPr>
            <w:t>Morphological characteristics</w:t>
            <w:tab/>
          </w:r>
          <w:hyperlink w:anchor="__RefHeading___Toc5112978">
            <w:r>
              <w:rPr>
                <w:rStyle w:val="IndexLink"/>
                <w:lang w:val="en-US" w:eastAsia="en-US"/>
              </w:rPr>
              <w:t>134</w:t>
            </w:r>
          </w:hyperlink>
        </w:p>
        <w:p>
          <w:pPr>
            <w:pStyle w:val="TOC3"/>
            <w:tabs>
              <w:tab w:val="clear" w:pos="720"/>
              <w:tab w:val="right" w:pos="10756" w:leader="dot"/>
            </w:tabs>
            <w:rPr>
              <w:lang w:val="en-US" w:eastAsia="en-US"/>
            </w:rPr>
          </w:pPr>
          <w:r>
            <w:rPr>
              <w:lang w:val="en-US" w:eastAsia="en-US"/>
            </w:rPr>
            <w:t>The category of number</w:t>
            <w:tab/>
          </w:r>
          <w:hyperlink w:anchor="__RefHeading___Toc5112979">
            <w:r>
              <w:rPr>
                <w:rStyle w:val="IndexLink"/>
                <w:lang w:val="en-US" w:eastAsia="en-US"/>
              </w:rPr>
              <w:t>135</w:t>
            </w:r>
          </w:hyperlink>
        </w:p>
        <w:p>
          <w:pPr>
            <w:pStyle w:val="TOC3"/>
            <w:tabs>
              <w:tab w:val="clear" w:pos="720"/>
              <w:tab w:val="right" w:pos="10756" w:leader="dot"/>
            </w:tabs>
            <w:rPr>
              <w:lang w:val="en-US" w:eastAsia="en-US"/>
            </w:rPr>
          </w:pPr>
          <w:r>
            <w:rPr>
              <w:lang w:val="en-US" w:eastAsia="en-US"/>
            </w:rPr>
            <w:t>The category of case</w:t>
            <w:tab/>
          </w:r>
          <w:hyperlink w:anchor="__RefHeading___Toc5112980">
            <w:r>
              <w:rPr>
                <w:rStyle w:val="IndexLink"/>
                <w:lang w:val="en-US" w:eastAsia="en-US"/>
              </w:rPr>
              <w:t>144</w:t>
            </w:r>
          </w:hyperlink>
        </w:p>
        <w:p>
          <w:pPr>
            <w:pStyle w:val="TOC2"/>
            <w:tabs>
              <w:tab w:val="clear" w:pos="720"/>
              <w:tab w:val="right" w:pos="10756" w:leader="dot"/>
            </w:tabs>
            <w:rPr>
              <w:lang w:val="en-US" w:eastAsia="en-US"/>
            </w:rPr>
          </w:pPr>
          <w:r>
            <w:rPr>
              <w:lang w:val="en-US" w:eastAsia="en-US"/>
            </w:rPr>
            <w:t>THE ARTICLE</w:t>
            <w:tab/>
          </w:r>
          <w:hyperlink w:anchor="__RefHeading___Toc5112981">
            <w:r>
              <w:rPr>
                <w:rStyle w:val="IndexLink"/>
                <w:lang w:val="en-US" w:eastAsia="en-US"/>
              </w:rPr>
              <w:t>147</w:t>
            </w:r>
          </w:hyperlink>
        </w:p>
        <w:p>
          <w:pPr>
            <w:pStyle w:val="TOC3"/>
            <w:tabs>
              <w:tab w:val="clear" w:pos="720"/>
              <w:tab w:val="right" w:pos="10756" w:leader="dot"/>
            </w:tabs>
            <w:rPr>
              <w:lang w:val="en-US" w:eastAsia="en-US"/>
            </w:rPr>
          </w:pPr>
          <w:r>
            <w:rPr>
              <w:lang w:val="en-US" w:eastAsia="en-US"/>
            </w:rPr>
            <w:t>The use of the indefinite article</w:t>
            <w:tab/>
          </w:r>
          <w:hyperlink w:anchor="__RefHeading___Toc5112982">
            <w:r>
              <w:rPr>
                <w:rStyle w:val="IndexLink"/>
                <w:lang w:val="en-US" w:eastAsia="en-US"/>
              </w:rPr>
              <w:t>149</w:t>
            </w:r>
          </w:hyperlink>
        </w:p>
        <w:p>
          <w:pPr>
            <w:pStyle w:val="TOC3"/>
            <w:tabs>
              <w:tab w:val="clear" w:pos="720"/>
              <w:tab w:val="right" w:pos="10756" w:leader="dot"/>
            </w:tabs>
            <w:rPr>
              <w:lang w:val="en-US" w:eastAsia="en-US"/>
            </w:rPr>
          </w:pPr>
          <w:r>
            <w:rPr>
              <w:lang w:val="en-US" w:eastAsia="en-US"/>
            </w:rPr>
            <w:t>The use of the definite article</w:t>
            <w:tab/>
          </w:r>
          <w:hyperlink w:anchor="__RefHeading___Toc5112983">
            <w:r>
              <w:rPr>
                <w:rStyle w:val="IndexLink"/>
                <w:lang w:val="en-US" w:eastAsia="en-US"/>
              </w:rPr>
              <w:t>151</w:t>
            </w:r>
          </w:hyperlink>
        </w:p>
        <w:p>
          <w:pPr>
            <w:pStyle w:val="TOC3"/>
            <w:tabs>
              <w:tab w:val="clear" w:pos="720"/>
              <w:tab w:val="right" w:pos="10756" w:leader="dot"/>
            </w:tabs>
            <w:rPr>
              <w:lang w:val="en-US" w:eastAsia="en-US"/>
            </w:rPr>
          </w:pPr>
          <w:r>
            <w:rPr>
              <w:lang w:val="en-US" w:eastAsia="en-US"/>
            </w:rPr>
            <w:t>Absence of the article</w:t>
            <w:tab/>
          </w:r>
          <w:hyperlink w:anchor="__RefHeading___Toc5112984">
            <w:r>
              <w:rPr>
                <w:rStyle w:val="IndexLink"/>
                <w:lang w:val="en-US" w:eastAsia="en-US"/>
              </w:rPr>
              <w:t>155</w:t>
            </w:r>
          </w:hyperlink>
        </w:p>
        <w:p>
          <w:pPr>
            <w:pStyle w:val="TOC2"/>
            <w:tabs>
              <w:tab w:val="clear" w:pos="720"/>
              <w:tab w:val="right" w:pos="10756" w:leader="dot"/>
            </w:tabs>
            <w:rPr>
              <w:lang w:val="en-US" w:eastAsia="en-US"/>
            </w:rPr>
          </w:pPr>
          <w:r>
            <w:rPr>
              <w:lang w:val="en-US" w:eastAsia="en-US"/>
            </w:rPr>
            <w:t>THE ADJECTIVE</w:t>
            <w:tab/>
          </w:r>
          <w:hyperlink w:anchor="__RefHeading___Toc5112985">
            <w:r>
              <w:rPr>
                <w:rStyle w:val="IndexLink"/>
                <w:lang w:val="en-US" w:eastAsia="en-US"/>
              </w:rPr>
              <w:t>162</w:t>
            </w:r>
          </w:hyperlink>
        </w:p>
        <w:p>
          <w:pPr>
            <w:pStyle w:val="TOC3"/>
            <w:tabs>
              <w:tab w:val="clear" w:pos="720"/>
              <w:tab w:val="right" w:pos="10756" w:leader="dot"/>
            </w:tabs>
            <w:rPr>
              <w:lang w:val="en-US" w:eastAsia="en-US"/>
            </w:rPr>
          </w:pPr>
          <w:r>
            <w:rPr>
              <w:lang w:val="en-US" w:eastAsia="en-US"/>
            </w:rPr>
            <w:t>Semantic characteristics</w:t>
            <w:tab/>
          </w:r>
          <w:hyperlink w:anchor="__RefHeading___Toc5112986">
            <w:r>
              <w:rPr>
                <w:rStyle w:val="IndexLink"/>
                <w:lang w:val="en-US" w:eastAsia="en-US"/>
              </w:rPr>
              <w:t>162</w:t>
            </w:r>
          </w:hyperlink>
        </w:p>
        <w:p>
          <w:pPr>
            <w:pStyle w:val="TOC3"/>
            <w:tabs>
              <w:tab w:val="clear" w:pos="720"/>
              <w:tab w:val="right" w:pos="10756" w:leader="dot"/>
            </w:tabs>
            <w:rPr>
              <w:lang w:val="en-US" w:eastAsia="en-US"/>
            </w:rPr>
          </w:pPr>
          <w:r>
            <w:rPr>
              <w:lang w:val="en-US" w:eastAsia="en-US"/>
            </w:rPr>
            <w:t>Morphological composition</w:t>
            <w:tab/>
          </w:r>
          <w:hyperlink w:anchor="__RefHeading___Toc5112987">
            <w:r>
              <w:rPr>
                <w:rStyle w:val="IndexLink"/>
                <w:lang w:val="en-US" w:eastAsia="en-US"/>
              </w:rPr>
              <w:t>163</w:t>
            </w:r>
          </w:hyperlink>
        </w:p>
        <w:p>
          <w:pPr>
            <w:pStyle w:val="TOC3"/>
            <w:tabs>
              <w:tab w:val="clear" w:pos="720"/>
              <w:tab w:val="right" w:pos="10756" w:leader="dot"/>
            </w:tabs>
            <w:rPr>
              <w:lang w:val="en-US" w:eastAsia="en-US"/>
            </w:rPr>
          </w:pPr>
          <w:r>
            <w:rPr>
              <w:lang w:val="en-US" w:eastAsia="en-US"/>
            </w:rPr>
            <w:t>Morphological characteristics</w:t>
            <w:tab/>
          </w:r>
          <w:hyperlink w:anchor="__RefHeading___Toc5112988">
            <w:r>
              <w:rPr>
                <w:rStyle w:val="IndexLink"/>
                <w:lang w:val="en-US" w:eastAsia="en-US"/>
              </w:rPr>
              <w:t>164</w:t>
            </w:r>
          </w:hyperlink>
        </w:p>
        <w:p>
          <w:pPr>
            <w:pStyle w:val="TOC3"/>
            <w:tabs>
              <w:tab w:val="clear" w:pos="720"/>
              <w:tab w:val="right" w:pos="10756" w:leader="dot"/>
            </w:tabs>
            <w:rPr>
              <w:lang w:val="en-US" w:eastAsia="en-US"/>
            </w:rPr>
          </w:pPr>
          <w:r>
            <w:rPr>
              <w:lang w:val="en-US" w:eastAsia="en-US"/>
            </w:rPr>
            <w:t>Adjectives of participial origin</w:t>
            <w:tab/>
          </w:r>
          <w:hyperlink w:anchor="__RefHeading___Toc5112989">
            <w:r>
              <w:rPr>
                <w:rStyle w:val="IndexLink"/>
                <w:lang w:val="en-US" w:eastAsia="en-US"/>
              </w:rPr>
              <w:t>166</w:t>
            </w:r>
          </w:hyperlink>
        </w:p>
        <w:p>
          <w:pPr>
            <w:pStyle w:val="TOC3"/>
            <w:tabs>
              <w:tab w:val="clear" w:pos="720"/>
              <w:tab w:val="right" w:pos="10756" w:leader="dot"/>
            </w:tabs>
            <w:rPr>
              <w:lang w:val="en-US" w:eastAsia="en-US"/>
            </w:rPr>
          </w:pPr>
          <w:r>
            <w:rPr>
              <w:lang w:val="en-US" w:eastAsia="en-US"/>
            </w:rPr>
            <w:t>Adjectives and adverbs</w:t>
            <w:tab/>
          </w:r>
          <w:hyperlink w:anchor="__RefHeading___Toc5112990">
            <w:r>
              <w:rPr>
                <w:rStyle w:val="IndexLink"/>
                <w:lang w:val="en-US" w:eastAsia="en-US"/>
              </w:rPr>
              <w:t>166</w:t>
            </w:r>
          </w:hyperlink>
        </w:p>
        <w:p>
          <w:pPr>
            <w:pStyle w:val="TOC3"/>
            <w:tabs>
              <w:tab w:val="clear" w:pos="720"/>
              <w:tab w:val="right" w:pos="10756" w:leader="dot"/>
            </w:tabs>
            <w:rPr>
              <w:lang w:val="en-US" w:eastAsia="en-US"/>
            </w:rPr>
          </w:pPr>
          <w:r>
            <w:rPr>
              <w:lang w:val="en-US" w:eastAsia="en-US"/>
            </w:rPr>
            <w:t>Patterns of combinability</w:t>
            <w:tab/>
          </w:r>
          <w:hyperlink w:anchor="__RefHeading___Toc5112991">
            <w:r>
              <w:rPr>
                <w:rStyle w:val="IndexLink"/>
                <w:lang w:val="en-US" w:eastAsia="en-US"/>
              </w:rPr>
              <w:t>166</w:t>
            </w:r>
          </w:hyperlink>
        </w:p>
        <w:p>
          <w:pPr>
            <w:pStyle w:val="TOC3"/>
            <w:tabs>
              <w:tab w:val="clear" w:pos="720"/>
              <w:tab w:val="right" w:pos="10756" w:leader="dot"/>
            </w:tabs>
            <w:rPr>
              <w:lang w:val="en-US" w:eastAsia="en-US"/>
            </w:rPr>
          </w:pPr>
          <w:r>
            <w:rPr>
              <w:lang w:val="en-US" w:eastAsia="en-US"/>
            </w:rPr>
            <w:t>Syntactic functions</w:t>
            <w:tab/>
          </w:r>
          <w:hyperlink w:anchor="__RefHeading___Toc5112992">
            <w:r>
              <w:rPr>
                <w:rStyle w:val="IndexLink"/>
                <w:lang w:val="en-US" w:eastAsia="en-US"/>
              </w:rPr>
              <w:t>168</w:t>
            </w:r>
          </w:hyperlink>
        </w:p>
        <w:p>
          <w:pPr>
            <w:pStyle w:val="TOC3"/>
            <w:tabs>
              <w:tab w:val="clear" w:pos="720"/>
              <w:tab w:val="right" w:pos="10756" w:leader="dot"/>
            </w:tabs>
            <w:rPr>
              <w:lang w:val="en-US" w:eastAsia="en-US"/>
            </w:rPr>
          </w:pPr>
          <w:r>
            <w:rPr>
              <w:lang w:val="en-US" w:eastAsia="en-US"/>
            </w:rPr>
            <w:t>Substantivized adjectives</w:t>
            <w:tab/>
          </w:r>
          <w:hyperlink w:anchor="__RefHeading___Toc5112993">
            <w:r>
              <w:rPr>
                <w:rStyle w:val="IndexLink"/>
                <w:lang w:val="en-US" w:eastAsia="en-US"/>
              </w:rPr>
              <w:t>168</w:t>
            </w:r>
          </w:hyperlink>
        </w:p>
        <w:p>
          <w:pPr>
            <w:pStyle w:val="TOC2"/>
            <w:tabs>
              <w:tab w:val="clear" w:pos="720"/>
              <w:tab w:val="right" w:pos="10756" w:leader="dot"/>
            </w:tabs>
            <w:rPr>
              <w:lang w:val="en-US" w:eastAsia="en-US"/>
            </w:rPr>
          </w:pPr>
          <w:r>
            <w:rPr>
              <w:lang w:val="en-US" w:eastAsia="en-US"/>
            </w:rPr>
            <w:t>THE PRONOUN</w:t>
            <w:tab/>
          </w:r>
          <w:hyperlink w:anchor="__RefHeading___Toc5112994">
            <w:r>
              <w:rPr>
                <w:rStyle w:val="IndexLink"/>
                <w:lang w:val="en-US" w:eastAsia="en-US"/>
              </w:rPr>
              <w:t>169</w:t>
            </w:r>
          </w:hyperlink>
        </w:p>
        <w:p>
          <w:pPr>
            <w:pStyle w:val="TOC3"/>
            <w:tabs>
              <w:tab w:val="clear" w:pos="720"/>
              <w:tab w:val="right" w:pos="10756" w:leader="dot"/>
            </w:tabs>
            <w:rPr>
              <w:lang w:val="en-US" w:eastAsia="en-US"/>
            </w:rPr>
          </w:pPr>
          <w:r>
            <w:rPr>
              <w:lang w:val="en-US" w:eastAsia="en-US"/>
            </w:rPr>
            <w:t>Morphological composition and categorical characteristics</w:t>
            <w:tab/>
          </w:r>
          <w:hyperlink w:anchor="__RefHeading___Toc5112995">
            <w:r>
              <w:rPr>
                <w:rStyle w:val="IndexLink"/>
                <w:lang w:val="en-US" w:eastAsia="en-US"/>
              </w:rPr>
              <w:t>170</w:t>
            </w:r>
          </w:hyperlink>
        </w:p>
        <w:p>
          <w:pPr>
            <w:pStyle w:val="TOC3"/>
            <w:tabs>
              <w:tab w:val="clear" w:pos="720"/>
              <w:tab w:val="right" w:pos="10756" w:leader="dot"/>
            </w:tabs>
            <w:rPr>
              <w:lang w:val="en-US" w:eastAsia="en-US"/>
            </w:rPr>
          </w:pPr>
          <w:r>
            <w:rPr>
              <w:lang w:val="en-US" w:eastAsia="en-US"/>
            </w:rPr>
            <w:t>Subclasses of pronouns and their functions</w:t>
            <w:tab/>
          </w:r>
          <w:hyperlink w:anchor="__RefHeading___Toc5112996">
            <w:r>
              <w:rPr>
                <w:rStyle w:val="IndexLink"/>
                <w:lang w:val="en-US" w:eastAsia="en-US"/>
              </w:rPr>
              <w:t>170</w:t>
            </w:r>
          </w:hyperlink>
        </w:p>
        <w:p>
          <w:pPr>
            <w:pStyle w:val="TOC2"/>
            <w:tabs>
              <w:tab w:val="clear" w:pos="720"/>
              <w:tab w:val="right" w:pos="10756" w:leader="dot"/>
            </w:tabs>
            <w:rPr>
              <w:lang w:val="en-US" w:eastAsia="en-US"/>
            </w:rPr>
          </w:pPr>
          <w:r>
            <w:rPr>
              <w:lang w:val="en-US" w:eastAsia="en-US"/>
            </w:rPr>
            <w:t>THE NUMERAL</w:t>
            <w:tab/>
          </w:r>
          <w:hyperlink w:anchor="__RefHeading___Toc5112997">
            <w:r>
              <w:rPr>
                <w:rStyle w:val="IndexLink"/>
                <w:lang w:val="en-US" w:eastAsia="en-US"/>
              </w:rPr>
              <w:t>182</w:t>
            </w:r>
          </w:hyperlink>
        </w:p>
        <w:p>
          <w:pPr>
            <w:pStyle w:val="TOC3"/>
            <w:tabs>
              <w:tab w:val="clear" w:pos="720"/>
              <w:tab w:val="right" w:pos="10756" w:leader="dot"/>
            </w:tabs>
            <w:rPr>
              <w:lang w:val="en-US" w:eastAsia="en-US"/>
            </w:rPr>
          </w:pPr>
          <w:r>
            <w:rPr>
              <w:lang w:val="en-US" w:eastAsia="en-US"/>
            </w:rPr>
            <w:t>Morphological composition</w:t>
            <w:tab/>
          </w:r>
          <w:hyperlink w:anchor="__RefHeading___Toc5112998">
            <w:r>
              <w:rPr>
                <w:rStyle w:val="IndexLink"/>
                <w:lang w:val="en-US" w:eastAsia="en-US"/>
              </w:rPr>
              <w:t>183</w:t>
            </w:r>
          </w:hyperlink>
        </w:p>
        <w:p>
          <w:pPr>
            <w:pStyle w:val="TOC3"/>
            <w:tabs>
              <w:tab w:val="clear" w:pos="720"/>
              <w:tab w:val="right" w:pos="10756" w:leader="dot"/>
            </w:tabs>
            <w:rPr>
              <w:lang w:val="en-US" w:eastAsia="en-US"/>
            </w:rPr>
          </w:pPr>
          <w:r>
            <w:rPr>
              <w:lang w:val="en-US" w:eastAsia="en-US"/>
            </w:rPr>
            <w:t>Morphological characteristics</w:t>
            <w:tab/>
          </w:r>
          <w:hyperlink w:anchor="__RefHeading___Toc5112999">
            <w:r>
              <w:rPr>
                <w:rStyle w:val="IndexLink"/>
                <w:lang w:val="en-US" w:eastAsia="en-US"/>
              </w:rPr>
              <w:t>184</w:t>
            </w:r>
          </w:hyperlink>
        </w:p>
        <w:p>
          <w:pPr>
            <w:pStyle w:val="TOC3"/>
            <w:tabs>
              <w:tab w:val="clear" w:pos="720"/>
              <w:tab w:val="right" w:pos="10756" w:leader="dot"/>
            </w:tabs>
            <w:rPr>
              <w:lang w:val="en-US" w:eastAsia="en-US"/>
            </w:rPr>
          </w:pPr>
          <w:r>
            <w:rPr>
              <w:lang w:val="en-US" w:eastAsia="en-US"/>
            </w:rPr>
            <w:t>Patterns of combinability</w:t>
            <w:tab/>
          </w:r>
          <w:hyperlink w:anchor="__RefHeading___Toc5113000">
            <w:r>
              <w:rPr>
                <w:rStyle w:val="IndexLink"/>
                <w:lang w:val="en-US" w:eastAsia="en-US"/>
              </w:rPr>
              <w:t>184</w:t>
            </w:r>
          </w:hyperlink>
        </w:p>
        <w:p>
          <w:pPr>
            <w:pStyle w:val="TOC3"/>
            <w:tabs>
              <w:tab w:val="clear" w:pos="720"/>
              <w:tab w:val="right" w:pos="10756" w:leader="dot"/>
            </w:tabs>
            <w:rPr>
              <w:lang w:val="en-US" w:eastAsia="en-US"/>
            </w:rPr>
          </w:pPr>
          <w:r>
            <w:rPr>
              <w:lang w:val="en-US" w:eastAsia="en-US"/>
            </w:rPr>
            <w:t>Syntactic function</w:t>
            <w:tab/>
          </w:r>
          <w:hyperlink w:anchor="__RefHeading___Toc5113001">
            <w:r>
              <w:rPr>
                <w:rStyle w:val="IndexLink"/>
                <w:lang w:val="en-US" w:eastAsia="en-US"/>
              </w:rPr>
              <w:t>186</w:t>
            </w:r>
          </w:hyperlink>
        </w:p>
        <w:p>
          <w:pPr>
            <w:pStyle w:val="TOC3"/>
            <w:tabs>
              <w:tab w:val="clear" w:pos="720"/>
              <w:tab w:val="right" w:pos="10756" w:leader="dot"/>
            </w:tabs>
            <w:rPr>
              <w:lang w:val="en-US" w:eastAsia="en-US"/>
            </w:rPr>
          </w:pPr>
          <w:r>
            <w:rPr>
              <w:lang w:val="en-US" w:eastAsia="en-US"/>
            </w:rPr>
            <w:t>Substantivized numerals</w:t>
            <w:tab/>
          </w:r>
          <w:hyperlink w:anchor="__RefHeading___Toc5113002">
            <w:r>
              <w:rPr>
                <w:rStyle w:val="IndexLink"/>
                <w:lang w:val="en-US" w:eastAsia="en-US"/>
              </w:rPr>
              <w:t>187</w:t>
            </w:r>
          </w:hyperlink>
        </w:p>
        <w:p>
          <w:pPr>
            <w:pStyle w:val="TOC2"/>
            <w:tabs>
              <w:tab w:val="clear" w:pos="720"/>
              <w:tab w:val="right" w:pos="10756" w:leader="dot"/>
            </w:tabs>
            <w:rPr>
              <w:lang w:val="en-US" w:eastAsia="en-US"/>
            </w:rPr>
          </w:pPr>
          <w:r>
            <w:rPr>
              <w:lang w:val="en-US" w:eastAsia="en-US"/>
            </w:rPr>
            <w:t>THE STATIVE</w:t>
            <w:tab/>
          </w:r>
          <w:hyperlink w:anchor="__RefHeading___Toc5113003">
            <w:r>
              <w:rPr>
                <w:rStyle w:val="IndexLink"/>
                <w:lang w:val="en-US" w:eastAsia="en-US"/>
              </w:rPr>
              <w:t>187</w:t>
            </w:r>
          </w:hyperlink>
        </w:p>
        <w:p>
          <w:pPr>
            <w:pStyle w:val="TOC3"/>
            <w:tabs>
              <w:tab w:val="clear" w:pos="720"/>
              <w:tab w:val="right" w:pos="10756" w:leader="dot"/>
            </w:tabs>
            <w:rPr>
              <w:lang w:val="en-US" w:eastAsia="en-US"/>
            </w:rPr>
          </w:pPr>
          <w:r>
            <w:rPr>
              <w:lang w:val="en-US" w:eastAsia="en-US"/>
            </w:rPr>
            <w:t>Morphological characteristics</w:t>
            <w:tab/>
          </w:r>
          <w:hyperlink w:anchor="__RefHeading___Toc5113004">
            <w:r>
              <w:rPr>
                <w:rStyle w:val="IndexLink"/>
                <w:lang w:val="en-US" w:eastAsia="en-US"/>
              </w:rPr>
              <w:t>188</w:t>
            </w:r>
          </w:hyperlink>
        </w:p>
        <w:p>
          <w:pPr>
            <w:pStyle w:val="TOC3"/>
            <w:tabs>
              <w:tab w:val="clear" w:pos="720"/>
              <w:tab w:val="right" w:pos="10756" w:leader="dot"/>
            </w:tabs>
            <w:rPr>
              <w:lang w:val="en-US" w:eastAsia="en-US"/>
            </w:rPr>
          </w:pPr>
          <w:r>
            <w:rPr>
              <w:lang w:val="en-US" w:eastAsia="en-US"/>
            </w:rPr>
            <w:t>Syntactic function</w:t>
            <w:tab/>
          </w:r>
          <w:hyperlink w:anchor="__RefHeading___Toc5113005">
            <w:r>
              <w:rPr>
                <w:rStyle w:val="IndexLink"/>
                <w:lang w:val="en-US" w:eastAsia="en-US"/>
              </w:rPr>
              <w:t>188</w:t>
            </w:r>
          </w:hyperlink>
        </w:p>
        <w:p>
          <w:pPr>
            <w:pStyle w:val="TOC2"/>
            <w:tabs>
              <w:tab w:val="clear" w:pos="720"/>
              <w:tab w:val="right" w:pos="10756" w:leader="dot"/>
            </w:tabs>
            <w:rPr>
              <w:lang w:val="en-US" w:eastAsia="en-US"/>
            </w:rPr>
          </w:pPr>
          <w:r>
            <w:rPr>
              <w:lang w:val="en-US" w:eastAsia="en-US"/>
            </w:rPr>
            <w:t>THE ADVERB</w:t>
            <w:tab/>
          </w:r>
          <w:hyperlink w:anchor="__RefHeading___Toc5113006">
            <w:r>
              <w:rPr>
                <w:rStyle w:val="IndexLink"/>
                <w:lang w:val="en-US" w:eastAsia="en-US"/>
              </w:rPr>
              <w:t>189</w:t>
            </w:r>
          </w:hyperlink>
        </w:p>
        <w:p>
          <w:pPr>
            <w:pStyle w:val="TOC3"/>
            <w:tabs>
              <w:tab w:val="clear" w:pos="720"/>
              <w:tab w:val="right" w:pos="10756" w:leader="dot"/>
            </w:tabs>
            <w:rPr>
              <w:lang w:val="en-US" w:eastAsia="en-US"/>
            </w:rPr>
          </w:pPr>
          <w:r>
            <w:rPr>
              <w:lang w:val="en-US" w:eastAsia="en-US"/>
            </w:rPr>
            <w:t>Morphological composition</w:t>
            <w:tab/>
          </w:r>
          <w:hyperlink w:anchor="__RefHeading___Toc5113007">
            <w:r>
              <w:rPr>
                <w:rStyle w:val="IndexLink"/>
                <w:lang w:val="en-US" w:eastAsia="en-US"/>
              </w:rPr>
              <w:t>190</w:t>
            </w:r>
          </w:hyperlink>
        </w:p>
        <w:p>
          <w:pPr>
            <w:pStyle w:val="TOC3"/>
            <w:tabs>
              <w:tab w:val="clear" w:pos="720"/>
              <w:tab w:val="right" w:pos="10756" w:leader="dot"/>
            </w:tabs>
            <w:rPr>
              <w:lang w:val="en-US" w:eastAsia="en-US"/>
            </w:rPr>
          </w:pPr>
          <w:r>
            <w:rPr>
              <w:lang w:val="en-US" w:eastAsia="en-US"/>
            </w:rPr>
            <w:t>Morphological characteristics</w:t>
            <w:tab/>
          </w:r>
          <w:hyperlink w:anchor="__RefHeading___Toc5113008">
            <w:r>
              <w:rPr>
                <w:rStyle w:val="IndexLink"/>
                <w:lang w:val="en-US" w:eastAsia="en-US"/>
              </w:rPr>
              <w:t>190</w:t>
            </w:r>
          </w:hyperlink>
        </w:p>
        <w:p>
          <w:pPr>
            <w:pStyle w:val="TOC3"/>
            <w:tabs>
              <w:tab w:val="clear" w:pos="720"/>
              <w:tab w:val="right" w:pos="10756" w:leader="dot"/>
            </w:tabs>
            <w:rPr>
              <w:lang w:val="en-US" w:eastAsia="en-US"/>
            </w:rPr>
          </w:pPr>
          <w:r>
            <w:rPr>
              <w:lang w:val="en-US" w:eastAsia="en-US"/>
            </w:rPr>
            <w:t>Semantic characteristics</w:t>
            <w:tab/>
          </w:r>
          <w:hyperlink w:anchor="__RefHeading___Toc5113009">
            <w:r>
              <w:rPr>
                <w:rStyle w:val="IndexLink"/>
                <w:lang w:val="en-US" w:eastAsia="en-US"/>
              </w:rPr>
              <w:t>192</w:t>
            </w:r>
          </w:hyperlink>
        </w:p>
        <w:p>
          <w:pPr>
            <w:pStyle w:val="TOC3"/>
            <w:tabs>
              <w:tab w:val="clear" w:pos="720"/>
              <w:tab w:val="right" w:pos="10756" w:leader="dot"/>
            </w:tabs>
            <w:rPr>
              <w:lang w:val="en-US" w:eastAsia="en-US"/>
            </w:rPr>
          </w:pPr>
          <w:r>
            <w:rPr>
              <w:lang w:val="en-US" w:eastAsia="en-US"/>
            </w:rPr>
            <w:t>Syntactic functions and patterns of combinability</w:t>
            <w:tab/>
          </w:r>
          <w:hyperlink w:anchor="__RefHeading___Toc5113010">
            <w:r>
              <w:rPr>
                <w:rStyle w:val="IndexLink"/>
                <w:lang w:val="en-US" w:eastAsia="en-US"/>
              </w:rPr>
              <w:t>192</w:t>
            </w:r>
          </w:hyperlink>
        </w:p>
        <w:p>
          <w:pPr>
            <w:pStyle w:val="TOC3"/>
            <w:tabs>
              <w:tab w:val="clear" w:pos="720"/>
              <w:tab w:val="right" w:pos="10756" w:leader="dot"/>
            </w:tabs>
            <w:rPr>
              <w:lang w:val="en-US" w:eastAsia="en-US"/>
            </w:rPr>
          </w:pPr>
          <w:r>
            <w:rPr>
              <w:lang w:val="en-US" w:eastAsia="en-US"/>
            </w:rPr>
            <w:t>Positional characteristics</w:t>
            <w:tab/>
          </w:r>
          <w:hyperlink w:anchor="__RefHeading___Toc5113011">
            <w:r>
              <w:rPr>
                <w:rStyle w:val="IndexLink"/>
                <w:lang w:val="en-US" w:eastAsia="en-US"/>
              </w:rPr>
              <w:t>194</w:t>
            </w:r>
          </w:hyperlink>
        </w:p>
        <w:p>
          <w:pPr>
            <w:pStyle w:val="TOC2"/>
            <w:tabs>
              <w:tab w:val="clear" w:pos="720"/>
              <w:tab w:val="right" w:pos="10756" w:leader="dot"/>
            </w:tabs>
            <w:rPr>
              <w:lang w:val="en-US" w:eastAsia="en-US"/>
            </w:rPr>
          </w:pPr>
          <w:r>
            <w:rPr>
              <w:lang w:val="en-US" w:eastAsia="en-US"/>
            </w:rPr>
            <w:t>MODAL WORDS</w:t>
            <w:tab/>
          </w:r>
          <w:hyperlink w:anchor="__RefHeading___Toc5113012">
            <w:r>
              <w:rPr>
                <w:rStyle w:val="IndexLink"/>
                <w:lang w:val="en-US" w:eastAsia="en-US"/>
              </w:rPr>
              <w:t>194</w:t>
            </w:r>
          </w:hyperlink>
        </w:p>
        <w:p>
          <w:pPr>
            <w:pStyle w:val="TOC2"/>
            <w:tabs>
              <w:tab w:val="clear" w:pos="720"/>
              <w:tab w:val="right" w:pos="10756" w:leader="dot"/>
            </w:tabs>
            <w:rPr>
              <w:lang w:val="en-US" w:eastAsia="en-US"/>
            </w:rPr>
          </w:pPr>
          <w:r>
            <w:rPr>
              <w:lang w:val="en-US" w:eastAsia="en-US"/>
            </w:rPr>
            <w:t>THE PREPOSITION</w:t>
            <w:tab/>
          </w:r>
          <w:hyperlink w:anchor="__RefHeading___Toc5113013">
            <w:r>
              <w:rPr>
                <w:rStyle w:val="IndexLink"/>
                <w:lang w:val="en-US" w:eastAsia="en-US"/>
              </w:rPr>
              <w:t>195</w:t>
            </w:r>
          </w:hyperlink>
        </w:p>
        <w:p>
          <w:pPr>
            <w:pStyle w:val="TOC3"/>
            <w:tabs>
              <w:tab w:val="clear" w:pos="720"/>
              <w:tab w:val="right" w:pos="10756" w:leader="dot"/>
            </w:tabs>
            <w:rPr>
              <w:lang w:val="en-US" w:eastAsia="en-US"/>
            </w:rPr>
          </w:pPr>
          <w:r>
            <w:rPr>
              <w:lang w:val="en-US" w:eastAsia="en-US"/>
            </w:rPr>
            <w:t>Morphological composition</w:t>
            <w:tab/>
          </w:r>
          <w:hyperlink w:anchor="__RefHeading___Toc5113014">
            <w:r>
              <w:rPr>
                <w:rStyle w:val="IndexLink"/>
                <w:lang w:val="en-US" w:eastAsia="en-US"/>
              </w:rPr>
              <w:t>196</w:t>
            </w:r>
          </w:hyperlink>
        </w:p>
        <w:p>
          <w:pPr>
            <w:pStyle w:val="TOC3"/>
            <w:tabs>
              <w:tab w:val="clear" w:pos="720"/>
              <w:tab w:val="right" w:pos="10756" w:leader="dot"/>
            </w:tabs>
            <w:rPr>
              <w:lang w:val="en-US" w:eastAsia="en-US"/>
            </w:rPr>
          </w:pPr>
          <w:r>
            <w:rPr>
              <w:lang w:val="en-US" w:eastAsia="en-US"/>
            </w:rPr>
            <w:t>Semantic characteristics</w:t>
            <w:tab/>
          </w:r>
          <w:hyperlink w:anchor="__RefHeading___Toc5113015">
            <w:r>
              <w:rPr>
                <w:rStyle w:val="IndexLink"/>
                <w:lang w:val="en-US" w:eastAsia="en-US"/>
              </w:rPr>
              <w:t>196</w:t>
            </w:r>
          </w:hyperlink>
        </w:p>
        <w:p>
          <w:pPr>
            <w:pStyle w:val="TOC3"/>
            <w:tabs>
              <w:tab w:val="clear" w:pos="720"/>
              <w:tab w:val="right" w:pos="10756" w:leader="dot"/>
            </w:tabs>
            <w:rPr>
              <w:lang w:val="en-US" w:eastAsia="en-US"/>
            </w:rPr>
          </w:pPr>
          <w:r>
            <w:rPr>
              <w:lang w:val="en-US" w:eastAsia="en-US"/>
            </w:rPr>
            <w:t>Combinability of prepositions</w:t>
            <w:tab/>
          </w:r>
          <w:hyperlink w:anchor="__RefHeading___Toc5113016">
            <w:r>
              <w:rPr>
                <w:rStyle w:val="IndexLink"/>
                <w:lang w:val="en-US" w:eastAsia="en-US"/>
              </w:rPr>
              <w:t>198</w:t>
            </w:r>
          </w:hyperlink>
        </w:p>
        <w:p>
          <w:pPr>
            <w:pStyle w:val="TOC3"/>
            <w:tabs>
              <w:tab w:val="clear" w:pos="720"/>
              <w:tab w:val="right" w:pos="10756" w:leader="dot"/>
            </w:tabs>
            <w:rPr>
              <w:lang w:val="en-US" w:eastAsia="en-US"/>
            </w:rPr>
          </w:pPr>
          <w:r>
            <w:rPr>
              <w:lang w:val="en-US" w:eastAsia="en-US"/>
            </w:rPr>
            <w:t>Positional characteristics</w:t>
            <w:tab/>
          </w:r>
          <w:hyperlink w:anchor="__RefHeading___Toc5113017">
            <w:r>
              <w:rPr>
                <w:rStyle w:val="IndexLink"/>
                <w:lang w:val="en-US" w:eastAsia="en-US"/>
              </w:rPr>
              <w:t>198</w:t>
            </w:r>
          </w:hyperlink>
        </w:p>
        <w:p>
          <w:pPr>
            <w:pStyle w:val="TOC2"/>
            <w:tabs>
              <w:tab w:val="clear" w:pos="720"/>
              <w:tab w:val="right" w:pos="10756" w:leader="dot"/>
            </w:tabs>
            <w:rPr>
              <w:lang w:val="en-US" w:eastAsia="en-US"/>
            </w:rPr>
          </w:pPr>
          <w:r>
            <w:rPr>
              <w:lang w:val="en-US" w:eastAsia="en-US"/>
            </w:rPr>
            <w:t>THE CONJUNCTION</w:t>
            <w:tab/>
          </w:r>
          <w:hyperlink w:anchor="__RefHeading___Toc5113018">
            <w:r>
              <w:rPr>
                <w:rStyle w:val="IndexLink"/>
                <w:lang w:val="en-US" w:eastAsia="en-US"/>
              </w:rPr>
              <w:t>199</w:t>
            </w:r>
          </w:hyperlink>
        </w:p>
        <w:p>
          <w:pPr>
            <w:pStyle w:val="TOC3"/>
            <w:tabs>
              <w:tab w:val="clear" w:pos="720"/>
              <w:tab w:val="right" w:pos="10756" w:leader="dot"/>
            </w:tabs>
            <w:rPr>
              <w:lang w:val="en-US" w:eastAsia="en-US"/>
            </w:rPr>
          </w:pPr>
          <w:r>
            <w:rPr>
              <w:lang w:val="en-US" w:eastAsia="en-US"/>
            </w:rPr>
            <w:t>Morphological composition</w:t>
            <w:tab/>
          </w:r>
          <w:hyperlink w:anchor="__RefHeading___Toc5113019">
            <w:r>
              <w:rPr>
                <w:rStyle w:val="IndexLink"/>
                <w:lang w:val="en-US" w:eastAsia="en-US"/>
              </w:rPr>
              <w:t>200</w:t>
            </w:r>
          </w:hyperlink>
        </w:p>
        <w:p>
          <w:pPr>
            <w:pStyle w:val="TOC3"/>
            <w:tabs>
              <w:tab w:val="clear" w:pos="720"/>
              <w:tab w:val="right" w:pos="10756" w:leader="dot"/>
            </w:tabs>
            <w:rPr>
              <w:lang w:val="en-US" w:eastAsia="en-US"/>
            </w:rPr>
          </w:pPr>
          <w:r>
            <w:rPr>
              <w:lang w:val="en-US" w:eastAsia="en-US"/>
            </w:rPr>
            <w:t>Semantic characteristics</w:t>
            <w:tab/>
          </w:r>
          <w:hyperlink w:anchor="__RefHeading___Toc5113020">
            <w:r>
              <w:rPr>
                <w:rStyle w:val="IndexLink"/>
                <w:lang w:val="en-US" w:eastAsia="en-US"/>
              </w:rPr>
              <w:t>200</w:t>
            </w:r>
          </w:hyperlink>
        </w:p>
        <w:p>
          <w:pPr>
            <w:pStyle w:val="TOC3"/>
            <w:tabs>
              <w:tab w:val="clear" w:pos="720"/>
              <w:tab w:val="right" w:pos="10756" w:leader="dot"/>
            </w:tabs>
            <w:rPr>
              <w:lang w:val="en-US" w:eastAsia="en-US"/>
            </w:rPr>
          </w:pPr>
          <w:r>
            <w:rPr>
              <w:lang w:val="en-US" w:eastAsia="en-US"/>
            </w:rPr>
            <w:t>Combinability of conjunctions and their functions</w:t>
            <w:tab/>
          </w:r>
          <w:hyperlink w:anchor="__RefHeading___Toc5113021">
            <w:r>
              <w:rPr>
                <w:rStyle w:val="IndexLink"/>
                <w:lang w:val="en-US" w:eastAsia="en-US"/>
              </w:rPr>
              <w:t>201</w:t>
            </w:r>
          </w:hyperlink>
        </w:p>
        <w:p>
          <w:pPr>
            <w:pStyle w:val="TOC2"/>
            <w:tabs>
              <w:tab w:val="clear" w:pos="720"/>
              <w:tab w:val="right" w:pos="10756" w:leader="dot"/>
            </w:tabs>
            <w:rPr>
              <w:lang w:val="en-US" w:eastAsia="en-US"/>
            </w:rPr>
          </w:pPr>
          <w:r>
            <w:rPr>
              <w:lang w:val="en-US" w:eastAsia="en-US"/>
            </w:rPr>
            <w:t>THE CONJUNCTS</w:t>
            <w:tab/>
          </w:r>
          <w:hyperlink w:anchor="__RefHeading___Toc5113022">
            <w:r>
              <w:rPr>
                <w:rStyle w:val="IndexLink"/>
                <w:lang w:val="en-US" w:eastAsia="en-US"/>
              </w:rPr>
              <w:t>203</w:t>
            </w:r>
          </w:hyperlink>
        </w:p>
        <w:p>
          <w:pPr>
            <w:pStyle w:val="TOC2"/>
            <w:tabs>
              <w:tab w:val="clear" w:pos="720"/>
              <w:tab w:val="right" w:pos="10756" w:leader="dot"/>
            </w:tabs>
            <w:rPr>
              <w:lang w:val="en-US" w:eastAsia="en-US"/>
            </w:rPr>
          </w:pPr>
          <w:r>
            <w:rPr>
              <w:lang w:val="en-US" w:eastAsia="en-US"/>
            </w:rPr>
            <w:t>THE PARTICLE</w:t>
            <w:tab/>
          </w:r>
          <w:hyperlink w:anchor="__RefHeading___Toc5113023">
            <w:r>
              <w:rPr>
                <w:rStyle w:val="IndexLink"/>
                <w:lang w:val="en-US" w:eastAsia="en-US"/>
              </w:rPr>
              <w:t>205</w:t>
            </w:r>
          </w:hyperlink>
        </w:p>
        <w:p>
          <w:pPr>
            <w:pStyle w:val="TOC2"/>
            <w:tabs>
              <w:tab w:val="clear" w:pos="720"/>
              <w:tab w:val="right" w:pos="10756" w:leader="dot"/>
            </w:tabs>
            <w:rPr>
              <w:lang w:val="en-US" w:eastAsia="en-US"/>
            </w:rPr>
          </w:pPr>
          <w:r>
            <w:rPr>
              <w:lang w:val="en-US" w:eastAsia="en-US"/>
            </w:rPr>
            <w:t>THE INTERJECTION</w:t>
            <w:tab/>
          </w:r>
          <w:hyperlink w:anchor="__RefHeading___Toc5113024">
            <w:r>
              <w:rPr>
                <w:rStyle w:val="IndexLink"/>
                <w:lang w:val="en-US" w:eastAsia="en-US"/>
              </w:rPr>
              <w:t>206</w:t>
            </w:r>
          </w:hyperlink>
        </w:p>
        <w:p>
          <w:pPr>
            <w:pStyle w:val="TOC1"/>
            <w:rPr>
              <w:u w:val="none"/>
            </w:rPr>
          </w:pPr>
          <w:r>
            <w:rPr>
              <w:u w:val="none"/>
            </w:rPr>
            <w:t>Syntax</w:t>
          </w:r>
        </w:p>
        <w:p>
          <w:pPr>
            <w:pStyle w:val="TOC2"/>
            <w:tabs>
              <w:tab w:val="clear" w:pos="720"/>
              <w:tab w:val="right" w:pos="10756" w:leader="dot"/>
            </w:tabs>
            <w:rPr>
              <w:lang w:val="en-US" w:eastAsia="en-US"/>
            </w:rPr>
          </w:pPr>
          <w:r>
            <w:rPr>
              <w:lang w:val="en-US" w:eastAsia="en-US"/>
            </w:rPr>
            <w:t>THE SENTENCE</w:t>
            <w:tab/>
          </w:r>
          <w:hyperlink w:anchor="__RefHeading___Toc5113026">
            <w:r>
              <w:rPr>
                <w:rStyle w:val="IndexLink"/>
                <w:lang w:val="en-US" w:eastAsia="en-US"/>
              </w:rPr>
              <w:t>207</w:t>
            </w:r>
          </w:hyperlink>
        </w:p>
        <w:p>
          <w:pPr>
            <w:pStyle w:val="TOC3"/>
            <w:tabs>
              <w:tab w:val="clear" w:pos="720"/>
              <w:tab w:val="right" w:pos="10756" w:leader="dot"/>
            </w:tabs>
            <w:rPr>
              <w:lang w:val="en-US" w:eastAsia="en-US"/>
            </w:rPr>
          </w:pPr>
          <w:r>
            <w:rPr>
              <w:lang w:val="en-US" w:eastAsia="en-US"/>
            </w:rPr>
            <w:t>Structural classification of sentences</w:t>
            <w:tab/>
          </w:r>
          <w:hyperlink w:anchor="__RefHeading___Toc5113027">
            <w:r>
              <w:rPr>
                <w:rStyle w:val="IndexLink"/>
                <w:lang w:val="en-US" w:eastAsia="en-US"/>
              </w:rPr>
              <w:t>208</w:t>
            </w:r>
          </w:hyperlink>
        </w:p>
        <w:p>
          <w:pPr>
            <w:pStyle w:val="TOC2"/>
            <w:tabs>
              <w:tab w:val="clear" w:pos="720"/>
              <w:tab w:val="right" w:pos="10756" w:leader="dot"/>
            </w:tabs>
            <w:rPr>
              <w:lang w:val="en-US" w:eastAsia="en-US"/>
            </w:rPr>
          </w:pPr>
          <w:r>
            <w:rPr>
              <w:lang w:val="en-US" w:eastAsia="en-US"/>
            </w:rPr>
            <w:t>THE SIMPLE SENTENCE</w:t>
            <w:tab/>
          </w:r>
          <w:hyperlink w:anchor="__RefHeading___Toc5113028">
            <w:r>
              <w:rPr>
                <w:rStyle w:val="IndexLink"/>
                <w:lang w:val="en-US" w:eastAsia="en-US"/>
              </w:rPr>
              <w:t>209</w:t>
            </w:r>
          </w:hyperlink>
        </w:p>
        <w:p>
          <w:pPr>
            <w:pStyle w:val="TOC3"/>
            <w:tabs>
              <w:tab w:val="clear" w:pos="720"/>
              <w:tab w:val="right" w:pos="10756" w:leader="dot"/>
            </w:tabs>
            <w:rPr>
              <w:lang w:val="en-US" w:eastAsia="en-US"/>
            </w:rPr>
          </w:pPr>
          <w:r>
            <w:rPr>
              <w:lang w:val="en-US" w:eastAsia="en-US"/>
            </w:rPr>
            <w:t>Two-member sentences</w:t>
            <w:tab/>
          </w:r>
          <w:hyperlink w:anchor="__RefHeading___Toc5113029">
            <w:r>
              <w:rPr>
                <w:rStyle w:val="IndexLink"/>
                <w:lang w:val="en-US" w:eastAsia="en-US"/>
              </w:rPr>
              <w:t>209</w:t>
            </w:r>
          </w:hyperlink>
        </w:p>
        <w:p>
          <w:pPr>
            <w:pStyle w:val="TOC3"/>
            <w:tabs>
              <w:tab w:val="clear" w:pos="720"/>
              <w:tab w:val="right" w:pos="10756" w:leader="dot"/>
            </w:tabs>
            <w:rPr>
              <w:lang w:val="en-US" w:eastAsia="en-US"/>
            </w:rPr>
          </w:pPr>
          <w:r>
            <w:rPr>
              <w:lang w:val="en-US" w:eastAsia="en-US"/>
            </w:rPr>
            <w:t>One-member sentences</w:t>
            <w:tab/>
          </w:r>
          <w:hyperlink w:anchor="__RefHeading___Toc5113030">
            <w:r>
              <w:rPr>
                <w:rStyle w:val="IndexLink"/>
                <w:lang w:val="en-US" w:eastAsia="en-US"/>
              </w:rPr>
              <w:t>209</w:t>
            </w:r>
          </w:hyperlink>
        </w:p>
        <w:p>
          <w:pPr>
            <w:pStyle w:val="TOC3"/>
            <w:tabs>
              <w:tab w:val="clear" w:pos="720"/>
              <w:tab w:val="right" w:pos="10756" w:leader="dot"/>
            </w:tabs>
            <w:rPr>
              <w:lang w:val="en-US" w:eastAsia="en-US"/>
            </w:rPr>
          </w:pPr>
          <w:r>
            <w:rPr>
              <w:lang w:val="en-US" w:eastAsia="en-US"/>
            </w:rPr>
            <w:t>Elliptical (incomplete) sentences</w:t>
            <w:tab/>
          </w:r>
          <w:hyperlink w:anchor="__RefHeading___Toc5113031">
            <w:r>
              <w:rPr>
                <w:rStyle w:val="IndexLink"/>
                <w:lang w:val="en-US" w:eastAsia="en-US"/>
              </w:rPr>
              <w:t>210</w:t>
            </w:r>
          </w:hyperlink>
        </w:p>
        <w:p>
          <w:pPr>
            <w:pStyle w:val="TOC2"/>
            <w:tabs>
              <w:tab w:val="clear" w:pos="720"/>
              <w:tab w:val="right" w:pos="10756" w:leader="dot"/>
            </w:tabs>
            <w:rPr>
              <w:lang w:val="en-US" w:eastAsia="en-US"/>
            </w:rPr>
          </w:pPr>
          <w:r>
            <w:rPr>
              <w:lang w:val="en-US" w:eastAsia="en-US"/>
            </w:rPr>
            <w:t>COMMUNICATIVE TYPES OF SENTENCES</w:t>
            <w:tab/>
          </w:r>
          <w:hyperlink w:anchor="__RefHeading___Toc5113032">
            <w:r>
              <w:rPr>
                <w:rStyle w:val="IndexLink"/>
                <w:lang w:val="en-US" w:eastAsia="en-US"/>
              </w:rPr>
              <w:t>211</w:t>
            </w:r>
          </w:hyperlink>
        </w:p>
        <w:p>
          <w:pPr>
            <w:pStyle w:val="TOC3"/>
            <w:tabs>
              <w:tab w:val="clear" w:pos="720"/>
              <w:tab w:val="right" w:pos="10756" w:leader="dot"/>
            </w:tabs>
            <w:rPr>
              <w:lang w:val="en-US" w:eastAsia="en-US"/>
            </w:rPr>
          </w:pPr>
          <w:r>
            <w:rPr>
              <w:lang w:val="en-US" w:eastAsia="en-US"/>
            </w:rPr>
            <w:t>Declarative sentences</w:t>
            <w:tab/>
          </w:r>
          <w:hyperlink w:anchor="__RefHeading___Toc5113033">
            <w:r>
              <w:rPr>
                <w:rStyle w:val="IndexLink"/>
                <w:lang w:val="en-US" w:eastAsia="en-US"/>
              </w:rPr>
              <w:t>211</w:t>
            </w:r>
          </w:hyperlink>
        </w:p>
        <w:p>
          <w:pPr>
            <w:pStyle w:val="TOC3"/>
            <w:tabs>
              <w:tab w:val="clear" w:pos="720"/>
              <w:tab w:val="right" w:pos="10756" w:leader="dot"/>
            </w:tabs>
            <w:rPr>
              <w:lang w:val="en-US" w:eastAsia="en-US"/>
            </w:rPr>
          </w:pPr>
          <w:r>
            <w:rPr>
              <w:lang w:val="en-US" w:eastAsia="en-US"/>
            </w:rPr>
            <w:t>Interrogative sentences</w:t>
            <w:tab/>
          </w:r>
          <w:hyperlink w:anchor="__RefHeading___Toc5113034">
            <w:r>
              <w:rPr>
                <w:rStyle w:val="IndexLink"/>
                <w:lang w:val="en-US" w:eastAsia="en-US"/>
              </w:rPr>
              <w:t>212</w:t>
            </w:r>
          </w:hyperlink>
        </w:p>
        <w:p>
          <w:pPr>
            <w:pStyle w:val="TOC3"/>
            <w:tabs>
              <w:tab w:val="clear" w:pos="720"/>
              <w:tab w:val="right" w:pos="10756" w:leader="dot"/>
            </w:tabs>
            <w:rPr>
              <w:lang w:val="en-US" w:eastAsia="en-US"/>
            </w:rPr>
          </w:pPr>
          <w:r>
            <w:rPr>
              <w:lang w:val="en-US" w:eastAsia="en-US"/>
            </w:rPr>
            <w:t>Imperative sentences</w:t>
            <w:tab/>
          </w:r>
          <w:hyperlink w:anchor="__RefHeading___Toc5113035">
            <w:r>
              <w:rPr>
                <w:rStyle w:val="IndexLink"/>
                <w:lang w:val="en-US" w:eastAsia="en-US"/>
              </w:rPr>
              <w:t>216</w:t>
            </w:r>
          </w:hyperlink>
        </w:p>
        <w:p>
          <w:pPr>
            <w:pStyle w:val="TOC3"/>
            <w:tabs>
              <w:tab w:val="clear" w:pos="720"/>
              <w:tab w:val="right" w:pos="10756" w:leader="dot"/>
            </w:tabs>
            <w:rPr>
              <w:lang w:val="en-US" w:eastAsia="en-US"/>
            </w:rPr>
          </w:pPr>
          <w:r>
            <w:rPr>
              <w:lang w:val="en-US" w:eastAsia="en-US"/>
            </w:rPr>
            <w:t>Exclamatory sentences</w:t>
            <w:tab/>
          </w:r>
          <w:hyperlink w:anchor="__RefHeading___Toc5113036">
            <w:r>
              <w:rPr>
                <w:rStyle w:val="IndexLink"/>
                <w:lang w:val="en-US" w:eastAsia="en-US"/>
              </w:rPr>
              <w:t>218</w:t>
            </w:r>
          </w:hyperlink>
        </w:p>
        <w:p>
          <w:pPr>
            <w:pStyle w:val="TOC2"/>
            <w:tabs>
              <w:tab w:val="clear" w:pos="720"/>
              <w:tab w:val="right" w:pos="10756" w:leader="dot"/>
            </w:tabs>
            <w:rPr>
              <w:lang w:val="en-US" w:eastAsia="en-US"/>
            </w:rPr>
          </w:pPr>
          <w:r>
            <w:rPr>
              <w:lang w:val="en-US" w:eastAsia="en-US"/>
            </w:rPr>
            <w:t>NON-SENTENCE UTTERANCES</w:t>
            <w:tab/>
          </w:r>
          <w:hyperlink w:anchor="__RefHeading___Toc5113037">
            <w:r>
              <w:rPr>
                <w:rStyle w:val="IndexLink"/>
                <w:lang w:val="en-US" w:eastAsia="en-US"/>
              </w:rPr>
              <w:t>219</w:t>
            </w:r>
          </w:hyperlink>
        </w:p>
        <w:p>
          <w:pPr>
            <w:pStyle w:val="TOC2"/>
            <w:tabs>
              <w:tab w:val="clear" w:pos="720"/>
              <w:tab w:val="right" w:pos="10756" w:leader="dot"/>
            </w:tabs>
            <w:rPr>
              <w:lang w:val="en-US" w:eastAsia="en-US"/>
            </w:rPr>
          </w:pPr>
          <w:r>
            <w:rPr>
              <w:lang w:val="en-US" w:eastAsia="en-US"/>
            </w:rPr>
            <w:t>NEGATION</w:t>
            <w:tab/>
          </w:r>
          <w:hyperlink w:anchor="__RefHeading___Toc5113038">
            <w:r>
              <w:rPr>
                <w:rStyle w:val="IndexLink"/>
                <w:lang w:val="en-US" w:eastAsia="en-US"/>
              </w:rPr>
              <w:t>220</w:t>
            </w:r>
          </w:hyperlink>
        </w:p>
        <w:p>
          <w:pPr>
            <w:pStyle w:val="TOC2"/>
            <w:tabs>
              <w:tab w:val="clear" w:pos="720"/>
              <w:tab w:val="right" w:pos="10756" w:leader="dot"/>
            </w:tabs>
            <w:rPr>
              <w:lang w:val="en-US" w:eastAsia="en-US"/>
            </w:rPr>
          </w:pPr>
          <w:r>
            <w:rPr>
              <w:lang w:val="en-US" w:eastAsia="en-US"/>
            </w:rPr>
            <w:t>PARTS OF THE SENTENCE</w:t>
            <w:tab/>
          </w:r>
          <w:hyperlink w:anchor="__RefHeading___Toc5113039">
            <w:r>
              <w:rPr>
                <w:rStyle w:val="IndexLink"/>
                <w:lang w:val="en-US" w:eastAsia="en-US"/>
              </w:rPr>
              <w:t>224</w:t>
            </w:r>
          </w:hyperlink>
        </w:p>
        <w:p>
          <w:pPr>
            <w:pStyle w:val="TOC3"/>
            <w:tabs>
              <w:tab w:val="clear" w:pos="720"/>
              <w:tab w:val="right" w:pos="10756" w:leader="dot"/>
            </w:tabs>
            <w:rPr>
              <w:lang w:val="en-US" w:eastAsia="en-US"/>
            </w:rPr>
          </w:pPr>
          <w:r>
            <w:rPr>
              <w:lang w:val="en-US" w:eastAsia="en-US"/>
            </w:rPr>
            <w:t>Ways of expressing parts of the sentence</w:t>
            <w:tab/>
          </w:r>
          <w:hyperlink w:anchor="__RefHeading___Toc5113040">
            <w:r>
              <w:rPr>
                <w:rStyle w:val="IndexLink"/>
                <w:lang w:val="en-US" w:eastAsia="en-US"/>
              </w:rPr>
              <w:t>224</w:t>
            </w:r>
          </w:hyperlink>
        </w:p>
        <w:p>
          <w:pPr>
            <w:pStyle w:val="TOC3"/>
            <w:tabs>
              <w:tab w:val="clear" w:pos="720"/>
              <w:tab w:val="right" w:pos="10756" w:leader="dot"/>
            </w:tabs>
            <w:rPr>
              <w:lang w:val="en-US" w:eastAsia="en-US"/>
            </w:rPr>
          </w:pPr>
          <w:r>
            <w:rPr>
              <w:lang w:val="en-US" w:eastAsia="en-US"/>
            </w:rPr>
            <w:t>Levels of syntactical analysis</w:t>
            <w:tab/>
          </w:r>
          <w:hyperlink w:anchor="__RefHeading___Toc5113041">
            <w:r>
              <w:rPr>
                <w:rStyle w:val="IndexLink"/>
                <w:lang w:val="en-US" w:eastAsia="en-US"/>
              </w:rPr>
              <w:t>227</w:t>
            </w:r>
          </w:hyperlink>
        </w:p>
        <w:p>
          <w:pPr>
            <w:pStyle w:val="TOC3"/>
            <w:tabs>
              <w:tab w:val="clear" w:pos="720"/>
              <w:tab w:val="right" w:pos="10756" w:leader="dot"/>
            </w:tabs>
            <w:rPr>
              <w:lang w:val="en-US" w:eastAsia="en-US"/>
            </w:rPr>
          </w:pPr>
          <w:r>
            <w:rPr>
              <w:lang w:val="en-US" w:eastAsia="en-US"/>
            </w:rPr>
            <w:t>The subject</w:t>
            <w:tab/>
          </w:r>
          <w:hyperlink w:anchor="__RefHeading___Toc5113042">
            <w:r>
              <w:rPr>
                <w:rStyle w:val="IndexLink"/>
                <w:lang w:val="en-US" w:eastAsia="en-US"/>
              </w:rPr>
              <w:t>228</w:t>
            </w:r>
          </w:hyperlink>
        </w:p>
        <w:p>
          <w:pPr>
            <w:pStyle w:val="TOC3"/>
            <w:tabs>
              <w:tab w:val="clear" w:pos="720"/>
              <w:tab w:val="right" w:pos="10756" w:leader="dot"/>
            </w:tabs>
            <w:rPr>
              <w:lang w:val="en-US" w:eastAsia="en-US"/>
            </w:rPr>
          </w:pPr>
          <w:r>
            <w:rPr>
              <w:lang w:val="en-US" w:eastAsia="en-US"/>
            </w:rPr>
            <w:t>The predicate</w:t>
            <w:tab/>
          </w:r>
          <w:hyperlink w:anchor="__RefHeading___Toc5113043">
            <w:r>
              <w:rPr>
                <w:rStyle w:val="IndexLink"/>
                <w:lang w:val="en-US" w:eastAsia="en-US"/>
              </w:rPr>
              <w:t>233</w:t>
            </w:r>
          </w:hyperlink>
        </w:p>
        <w:p>
          <w:pPr>
            <w:pStyle w:val="TOC3"/>
            <w:tabs>
              <w:tab w:val="clear" w:pos="720"/>
              <w:tab w:val="right" w:pos="10756" w:leader="dot"/>
            </w:tabs>
            <w:rPr>
              <w:lang w:val="en-US" w:eastAsia="en-US"/>
            </w:rPr>
          </w:pPr>
          <w:r>
            <w:rPr>
              <w:lang w:val="en-US" w:eastAsia="en-US"/>
            </w:rPr>
            <w:t>Structural classification of the predicate</w:t>
            <w:tab/>
          </w:r>
          <w:hyperlink w:anchor="__RefHeading___Toc5113044">
            <w:r>
              <w:rPr>
                <w:rStyle w:val="IndexLink"/>
                <w:lang w:val="en-US" w:eastAsia="en-US"/>
              </w:rPr>
              <w:t>233</w:t>
            </w:r>
          </w:hyperlink>
        </w:p>
        <w:p>
          <w:pPr>
            <w:pStyle w:val="TOC3"/>
            <w:tabs>
              <w:tab w:val="clear" w:pos="720"/>
              <w:tab w:val="right" w:pos="10756" w:leader="dot"/>
            </w:tabs>
            <w:rPr>
              <w:lang w:val="en-US" w:eastAsia="en-US"/>
            </w:rPr>
          </w:pPr>
          <w:r>
            <w:rPr>
              <w:lang w:val="en-US" w:eastAsia="en-US"/>
            </w:rPr>
            <w:t>The simple predicate</w:t>
            <w:tab/>
          </w:r>
          <w:hyperlink w:anchor="__RefHeading___Toc5113045">
            <w:r>
              <w:rPr>
                <w:rStyle w:val="IndexLink"/>
                <w:lang w:val="en-US" w:eastAsia="en-US"/>
              </w:rPr>
              <w:t>233</w:t>
            </w:r>
          </w:hyperlink>
        </w:p>
        <w:p>
          <w:pPr>
            <w:pStyle w:val="TOC3"/>
            <w:tabs>
              <w:tab w:val="clear" w:pos="720"/>
              <w:tab w:val="right" w:pos="10756" w:leader="dot"/>
            </w:tabs>
            <w:rPr>
              <w:lang w:val="en-US" w:eastAsia="en-US"/>
            </w:rPr>
          </w:pPr>
          <w:r>
            <w:rPr>
              <w:lang w:val="en-US" w:eastAsia="en-US"/>
            </w:rPr>
            <w:t>The compound predicate</w:t>
            <w:tab/>
          </w:r>
          <w:hyperlink w:anchor="__RefHeading___Toc5113046">
            <w:r>
              <w:rPr>
                <w:rStyle w:val="IndexLink"/>
                <w:lang w:val="en-US" w:eastAsia="en-US"/>
              </w:rPr>
              <w:t>235</w:t>
            </w:r>
          </w:hyperlink>
        </w:p>
        <w:p>
          <w:pPr>
            <w:pStyle w:val="TOC3"/>
            <w:tabs>
              <w:tab w:val="clear" w:pos="720"/>
              <w:tab w:val="right" w:pos="10756" w:leader="dot"/>
            </w:tabs>
            <w:rPr>
              <w:lang w:val="en-US" w:eastAsia="en-US"/>
            </w:rPr>
          </w:pPr>
          <w:r>
            <w:rPr>
              <w:lang w:val="en-US" w:eastAsia="en-US"/>
            </w:rPr>
            <w:t>Agreement of the predicate with the subject</w:t>
            <w:tab/>
          </w:r>
          <w:hyperlink w:anchor="__RefHeading___Toc5113047">
            <w:r>
              <w:rPr>
                <w:rStyle w:val="IndexLink"/>
                <w:lang w:val="en-US" w:eastAsia="en-US"/>
              </w:rPr>
              <w:t>243</w:t>
            </w:r>
          </w:hyperlink>
        </w:p>
        <w:p>
          <w:pPr>
            <w:pStyle w:val="TOC3"/>
            <w:tabs>
              <w:tab w:val="clear" w:pos="720"/>
              <w:tab w:val="right" w:pos="10756" w:leader="dot"/>
            </w:tabs>
            <w:rPr>
              <w:lang w:val="en-US" w:eastAsia="en-US"/>
            </w:rPr>
          </w:pPr>
          <w:r>
            <w:rPr>
              <w:lang w:val="en-US" w:eastAsia="en-US"/>
            </w:rPr>
            <w:t>The object</w:t>
            <w:tab/>
          </w:r>
          <w:hyperlink w:anchor="__RefHeading___Toc5113048">
            <w:r>
              <w:rPr>
                <w:rStyle w:val="IndexLink"/>
                <w:lang w:val="en-US" w:eastAsia="en-US"/>
              </w:rPr>
              <w:t>249</w:t>
            </w:r>
          </w:hyperlink>
        </w:p>
        <w:p>
          <w:pPr>
            <w:pStyle w:val="TOC3"/>
            <w:tabs>
              <w:tab w:val="clear" w:pos="720"/>
              <w:tab w:val="right" w:pos="10756" w:leader="dot"/>
            </w:tabs>
            <w:rPr>
              <w:lang w:val="en-US" w:eastAsia="en-US"/>
            </w:rPr>
          </w:pPr>
          <w:r>
            <w:rPr>
              <w:lang w:val="en-US" w:eastAsia="en-US"/>
            </w:rPr>
            <w:t>Ways of expressing the object</w:t>
            <w:tab/>
          </w:r>
          <w:hyperlink w:anchor="__RefHeading___Toc5113049">
            <w:r>
              <w:rPr>
                <w:rStyle w:val="IndexLink"/>
                <w:lang w:val="en-US" w:eastAsia="en-US"/>
              </w:rPr>
              <w:t>249</w:t>
            </w:r>
          </w:hyperlink>
        </w:p>
        <w:p>
          <w:pPr>
            <w:pStyle w:val="TOC3"/>
            <w:tabs>
              <w:tab w:val="clear" w:pos="720"/>
              <w:tab w:val="right" w:pos="10756" w:leader="dot"/>
            </w:tabs>
            <w:rPr>
              <w:lang w:val="en-US" w:eastAsia="en-US"/>
            </w:rPr>
          </w:pPr>
          <w:r>
            <w:rPr>
              <w:lang w:val="en-US" w:eastAsia="en-US"/>
            </w:rPr>
            <w:t>Types of object</w:t>
            <w:tab/>
          </w:r>
          <w:hyperlink w:anchor="__RefHeading___Toc5113050">
            <w:r>
              <w:rPr>
                <w:rStyle w:val="IndexLink"/>
                <w:lang w:val="en-US" w:eastAsia="en-US"/>
              </w:rPr>
              <w:t>250</w:t>
            </w:r>
          </w:hyperlink>
        </w:p>
        <w:p>
          <w:pPr>
            <w:pStyle w:val="TOC3"/>
            <w:tabs>
              <w:tab w:val="clear" w:pos="720"/>
              <w:tab w:val="right" w:pos="10756" w:leader="dot"/>
            </w:tabs>
            <w:rPr>
              <w:lang w:val="en-US" w:eastAsia="en-US"/>
            </w:rPr>
          </w:pPr>
          <w:r>
            <w:rPr>
              <w:lang w:val="en-US" w:eastAsia="en-US"/>
            </w:rPr>
            <w:t>Objects to adjectives</w:t>
            <w:tab/>
          </w:r>
          <w:hyperlink w:anchor="__RefHeading___Toc5113051">
            <w:r>
              <w:rPr>
                <w:rStyle w:val="IndexLink"/>
                <w:lang w:val="en-US" w:eastAsia="en-US"/>
              </w:rPr>
              <w:t>256</w:t>
            </w:r>
          </w:hyperlink>
        </w:p>
        <w:p>
          <w:pPr>
            <w:pStyle w:val="TOC3"/>
            <w:tabs>
              <w:tab w:val="clear" w:pos="720"/>
              <w:tab w:val="right" w:pos="10756" w:leader="dot"/>
            </w:tabs>
            <w:rPr>
              <w:lang w:val="en-US" w:eastAsia="en-US"/>
            </w:rPr>
          </w:pPr>
          <w:r>
            <w:rPr>
              <w:lang w:val="en-US" w:eastAsia="en-US"/>
            </w:rPr>
            <w:t>Objects to statives</w:t>
            <w:tab/>
          </w:r>
          <w:hyperlink w:anchor="__RefHeading___Toc5113052">
            <w:r>
              <w:rPr>
                <w:rStyle w:val="IndexLink"/>
                <w:lang w:val="en-US" w:eastAsia="en-US"/>
              </w:rPr>
              <w:t>257</w:t>
            </w:r>
          </w:hyperlink>
        </w:p>
        <w:p>
          <w:pPr>
            <w:pStyle w:val="TOC3"/>
            <w:tabs>
              <w:tab w:val="clear" w:pos="720"/>
              <w:tab w:val="right" w:pos="10756" w:leader="dot"/>
            </w:tabs>
            <w:rPr>
              <w:lang w:val="en-US" w:eastAsia="en-US"/>
            </w:rPr>
          </w:pPr>
          <w:r>
            <w:rPr>
              <w:lang w:val="en-US" w:eastAsia="en-US"/>
            </w:rPr>
            <w:t>Objects to adverbs</w:t>
            <w:tab/>
          </w:r>
          <w:hyperlink w:anchor="__RefHeading___Toc5113053">
            <w:r>
              <w:rPr>
                <w:rStyle w:val="IndexLink"/>
                <w:lang w:val="en-US" w:eastAsia="en-US"/>
              </w:rPr>
              <w:t>257</w:t>
            </w:r>
          </w:hyperlink>
        </w:p>
        <w:p>
          <w:pPr>
            <w:pStyle w:val="TOC3"/>
            <w:tabs>
              <w:tab w:val="clear" w:pos="720"/>
              <w:tab w:val="right" w:pos="10756" w:leader="dot"/>
            </w:tabs>
            <w:rPr>
              <w:lang w:val="en-US" w:eastAsia="en-US"/>
            </w:rPr>
          </w:pPr>
          <w:r>
            <w:rPr>
              <w:lang w:val="en-US" w:eastAsia="en-US"/>
            </w:rPr>
            <w:t>The attribute</w:t>
            <w:tab/>
          </w:r>
          <w:hyperlink w:anchor="__RefHeading___Toc5113054">
            <w:r>
              <w:rPr>
                <w:rStyle w:val="IndexLink"/>
                <w:lang w:val="en-US" w:eastAsia="en-US"/>
              </w:rPr>
              <w:t>257</w:t>
            </w:r>
          </w:hyperlink>
        </w:p>
        <w:p>
          <w:pPr>
            <w:pStyle w:val="TOC3"/>
            <w:tabs>
              <w:tab w:val="clear" w:pos="720"/>
              <w:tab w:val="right" w:pos="10756" w:leader="dot"/>
            </w:tabs>
            <w:rPr>
              <w:lang w:val="en-US" w:eastAsia="en-US"/>
            </w:rPr>
          </w:pPr>
          <w:r>
            <w:rPr>
              <w:lang w:val="en-US" w:eastAsia="en-US"/>
            </w:rPr>
            <w:t>Ways of expressing attributes</w:t>
            <w:tab/>
          </w:r>
          <w:hyperlink w:anchor="__RefHeading___Toc5113055">
            <w:r>
              <w:rPr>
                <w:rStyle w:val="IndexLink"/>
                <w:lang w:val="en-US" w:eastAsia="en-US"/>
              </w:rPr>
              <w:t>257</w:t>
            </w:r>
          </w:hyperlink>
        </w:p>
        <w:p>
          <w:pPr>
            <w:pStyle w:val="TOC3"/>
            <w:tabs>
              <w:tab w:val="clear" w:pos="720"/>
              <w:tab w:val="right" w:pos="10756" w:leader="dot"/>
            </w:tabs>
            <w:rPr>
              <w:lang w:val="en-US" w:eastAsia="en-US"/>
            </w:rPr>
          </w:pPr>
          <w:r>
            <w:rPr>
              <w:lang w:val="en-US" w:eastAsia="en-US"/>
            </w:rPr>
            <w:t>The position of attributes</w:t>
            <w:tab/>
          </w:r>
          <w:hyperlink w:anchor="__RefHeading___Toc5113056">
            <w:r>
              <w:rPr>
                <w:rStyle w:val="IndexLink"/>
                <w:lang w:val="en-US" w:eastAsia="en-US"/>
              </w:rPr>
              <w:t>261</w:t>
            </w:r>
          </w:hyperlink>
        </w:p>
        <w:p>
          <w:pPr>
            <w:pStyle w:val="TOC3"/>
            <w:tabs>
              <w:tab w:val="clear" w:pos="720"/>
              <w:tab w:val="right" w:pos="10756" w:leader="dot"/>
            </w:tabs>
            <w:rPr>
              <w:lang w:val="en-US" w:eastAsia="en-US"/>
            </w:rPr>
          </w:pPr>
          <w:r>
            <w:rPr>
              <w:lang w:val="en-US" w:eastAsia="en-US"/>
            </w:rPr>
            <w:t>Types of connection between an attribute and its headword</w:t>
            <w:tab/>
          </w:r>
          <w:hyperlink w:anchor="__RefHeading___Toc5113057">
            <w:r>
              <w:rPr>
                <w:rStyle w:val="IndexLink"/>
                <w:lang w:val="en-US" w:eastAsia="en-US"/>
              </w:rPr>
              <w:t>262</w:t>
            </w:r>
          </w:hyperlink>
        </w:p>
        <w:p>
          <w:pPr>
            <w:pStyle w:val="TOC3"/>
            <w:tabs>
              <w:tab w:val="clear" w:pos="720"/>
              <w:tab w:val="right" w:pos="10756" w:leader="dot"/>
            </w:tabs>
            <w:rPr>
              <w:lang w:val="en-US" w:eastAsia="en-US"/>
            </w:rPr>
          </w:pPr>
          <w:r>
            <w:rPr>
              <w:lang w:val="en-US" w:eastAsia="en-US"/>
            </w:rPr>
            <w:t>The apposition</w:t>
            <w:tab/>
          </w:r>
          <w:hyperlink w:anchor="__RefHeading___Toc5113058">
            <w:r>
              <w:rPr>
                <w:rStyle w:val="IndexLink"/>
                <w:lang w:val="en-US" w:eastAsia="en-US"/>
              </w:rPr>
              <w:t>263</w:t>
            </w:r>
          </w:hyperlink>
        </w:p>
        <w:p>
          <w:pPr>
            <w:pStyle w:val="TOC3"/>
            <w:tabs>
              <w:tab w:val="clear" w:pos="720"/>
              <w:tab w:val="right" w:pos="10756" w:leader="dot"/>
            </w:tabs>
            <w:rPr>
              <w:lang w:val="en-US" w:eastAsia="en-US"/>
            </w:rPr>
          </w:pPr>
          <w:r>
            <w:rPr>
              <w:lang w:val="en-US" w:eastAsia="en-US"/>
            </w:rPr>
            <w:t>Types of connection between an apposition and its headword</w:t>
            <w:tab/>
          </w:r>
          <w:hyperlink w:anchor="__RefHeading___Toc5113059">
            <w:r>
              <w:rPr>
                <w:rStyle w:val="IndexLink"/>
                <w:lang w:val="en-US" w:eastAsia="en-US"/>
              </w:rPr>
              <w:t>264</w:t>
            </w:r>
          </w:hyperlink>
        </w:p>
        <w:p>
          <w:pPr>
            <w:pStyle w:val="TOC3"/>
            <w:tabs>
              <w:tab w:val="clear" w:pos="720"/>
              <w:tab w:val="right" w:pos="10756" w:leader="dot"/>
            </w:tabs>
            <w:rPr>
              <w:lang w:val="en-US" w:eastAsia="en-US"/>
            </w:rPr>
          </w:pPr>
          <w:r>
            <w:rPr>
              <w:lang w:val="en-US" w:eastAsia="en-US"/>
            </w:rPr>
            <w:t>The adverbial modifier</w:t>
            <w:tab/>
          </w:r>
          <w:hyperlink w:anchor="__RefHeading___Toc5113060">
            <w:r>
              <w:rPr>
                <w:rStyle w:val="IndexLink"/>
                <w:lang w:val="en-US" w:eastAsia="en-US"/>
              </w:rPr>
              <w:t>265</w:t>
            </w:r>
          </w:hyperlink>
        </w:p>
        <w:p>
          <w:pPr>
            <w:pStyle w:val="TOC3"/>
            <w:tabs>
              <w:tab w:val="clear" w:pos="720"/>
              <w:tab w:val="right" w:pos="10756" w:leader="dot"/>
            </w:tabs>
            <w:rPr>
              <w:lang w:val="en-US" w:eastAsia="en-US"/>
            </w:rPr>
          </w:pPr>
          <w:r>
            <w:rPr>
              <w:lang w:val="en-US" w:eastAsia="en-US"/>
            </w:rPr>
            <w:t>Obligatory and non-obligatory adverbial modifiers</w:t>
            <w:tab/>
          </w:r>
          <w:hyperlink w:anchor="__RefHeading___Toc5113061">
            <w:r>
              <w:rPr>
                <w:rStyle w:val="IndexLink"/>
                <w:lang w:val="en-US" w:eastAsia="en-US"/>
              </w:rPr>
              <w:t>265</w:t>
            </w:r>
          </w:hyperlink>
        </w:p>
        <w:p>
          <w:pPr>
            <w:pStyle w:val="TOC3"/>
            <w:tabs>
              <w:tab w:val="clear" w:pos="720"/>
              <w:tab w:val="right" w:pos="10756" w:leader="dot"/>
            </w:tabs>
            <w:rPr>
              <w:lang w:val="en-US" w:eastAsia="en-US"/>
            </w:rPr>
          </w:pPr>
          <w:r>
            <w:rPr>
              <w:lang w:val="en-US" w:eastAsia="en-US"/>
            </w:rPr>
            <w:t>Detached adverbial modifiers</w:t>
            <w:tab/>
          </w:r>
          <w:hyperlink w:anchor="__RefHeading___Toc5113062">
            <w:r>
              <w:rPr>
                <w:rStyle w:val="IndexLink"/>
                <w:lang w:val="en-US" w:eastAsia="en-US"/>
              </w:rPr>
              <w:t>266</w:t>
            </w:r>
          </w:hyperlink>
        </w:p>
        <w:p>
          <w:pPr>
            <w:pStyle w:val="TOC3"/>
            <w:tabs>
              <w:tab w:val="clear" w:pos="720"/>
              <w:tab w:val="right" w:pos="10756" w:leader="dot"/>
            </w:tabs>
            <w:rPr>
              <w:lang w:val="en-US" w:eastAsia="en-US"/>
            </w:rPr>
          </w:pPr>
          <w:r>
            <w:rPr>
              <w:lang w:val="en-US" w:eastAsia="en-US"/>
            </w:rPr>
            <w:t>Ways of expressing adverbial modifiers</w:t>
            <w:tab/>
          </w:r>
          <w:hyperlink w:anchor="__RefHeading___Toc5113063">
            <w:r>
              <w:rPr>
                <w:rStyle w:val="IndexLink"/>
                <w:lang w:val="en-US" w:eastAsia="en-US"/>
              </w:rPr>
              <w:t>267</w:t>
            </w:r>
          </w:hyperlink>
        </w:p>
        <w:p>
          <w:pPr>
            <w:pStyle w:val="TOC3"/>
            <w:tabs>
              <w:tab w:val="clear" w:pos="720"/>
              <w:tab w:val="right" w:pos="10756" w:leader="dot"/>
            </w:tabs>
            <w:rPr>
              <w:lang w:val="en-US" w:eastAsia="en-US"/>
            </w:rPr>
          </w:pPr>
          <w:r>
            <w:rPr>
              <w:lang w:val="en-US" w:eastAsia="en-US"/>
            </w:rPr>
            <w:t>Structural classification of the adverbial modifier</w:t>
            <w:tab/>
          </w:r>
          <w:hyperlink w:anchor="__RefHeading___Toc5113064">
            <w:r>
              <w:rPr>
                <w:rStyle w:val="IndexLink"/>
                <w:lang w:val="en-US" w:eastAsia="en-US"/>
              </w:rPr>
              <w:t>268</w:t>
            </w:r>
          </w:hyperlink>
        </w:p>
        <w:p>
          <w:pPr>
            <w:pStyle w:val="TOC3"/>
            <w:tabs>
              <w:tab w:val="clear" w:pos="720"/>
              <w:tab w:val="right" w:pos="10756" w:leader="dot"/>
            </w:tabs>
            <w:rPr>
              <w:lang w:val="en-US" w:eastAsia="en-US"/>
            </w:rPr>
          </w:pPr>
          <w:r>
            <w:rPr>
              <w:lang w:val="en-US" w:eastAsia="en-US"/>
            </w:rPr>
            <w:t>Semantic characteristics of the adverbial modifier</w:t>
            <w:tab/>
          </w:r>
          <w:hyperlink w:anchor="__RefHeading___Toc5113065">
            <w:r>
              <w:rPr>
                <w:rStyle w:val="IndexLink"/>
                <w:lang w:val="en-US" w:eastAsia="en-US"/>
              </w:rPr>
              <w:t>269</w:t>
            </w:r>
          </w:hyperlink>
        </w:p>
        <w:p>
          <w:pPr>
            <w:pStyle w:val="TOC3"/>
            <w:tabs>
              <w:tab w:val="clear" w:pos="720"/>
              <w:tab w:val="right" w:pos="10756" w:leader="dot"/>
            </w:tabs>
            <w:rPr>
              <w:lang w:val="en-US" w:eastAsia="en-US"/>
            </w:rPr>
          </w:pPr>
          <w:r>
            <w:rPr>
              <w:lang w:val="en-US" w:eastAsia="en-US"/>
            </w:rPr>
            <w:t>Semantic classes of adverbial modifiers</w:t>
            <w:tab/>
          </w:r>
          <w:hyperlink w:anchor="__RefHeading___Toc5113066">
            <w:r>
              <w:rPr>
                <w:rStyle w:val="IndexLink"/>
                <w:lang w:val="en-US" w:eastAsia="en-US"/>
              </w:rPr>
              <w:t>269</w:t>
            </w:r>
          </w:hyperlink>
        </w:p>
        <w:p>
          <w:pPr>
            <w:pStyle w:val="TOC3"/>
            <w:tabs>
              <w:tab w:val="clear" w:pos="720"/>
              <w:tab w:val="right" w:pos="10756" w:leader="dot"/>
            </w:tabs>
            <w:rPr>
              <w:lang w:val="en-US" w:eastAsia="en-US"/>
            </w:rPr>
          </w:pPr>
          <w:r>
            <w:rPr>
              <w:lang w:val="en-US" w:eastAsia="en-US"/>
            </w:rPr>
            <w:t>Independent elements of the sentence</w:t>
            <w:tab/>
          </w:r>
          <w:hyperlink w:anchor="__RefHeading___Toc5113067">
            <w:r>
              <w:rPr>
                <w:rStyle w:val="IndexLink"/>
                <w:lang w:val="en-US" w:eastAsia="en-US"/>
              </w:rPr>
              <w:t>274</w:t>
            </w:r>
          </w:hyperlink>
        </w:p>
        <w:p>
          <w:pPr>
            <w:pStyle w:val="TOC2"/>
            <w:tabs>
              <w:tab w:val="clear" w:pos="720"/>
              <w:tab w:val="right" w:pos="10756" w:leader="dot"/>
            </w:tabs>
            <w:rPr>
              <w:lang w:val="en-US" w:eastAsia="en-US"/>
            </w:rPr>
          </w:pPr>
          <w:r>
            <w:rPr>
              <w:lang w:val="en-US" w:eastAsia="en-US"/>
            </w:rPr>
            <w:t>WORD ORDER</w:t>
            <w:tab/>
          </w:r>
          <w:hyperlink w:anchor="__RefHeading___Toc5113068">
            <w:r>
              <w:rPr>
                <w:rStyle w:val="IndexLink"/>
                <w:lang w:val="en-US" w:eastAsia="en-US"/>
              </w:rPr>
              <w:t>276</w:t>
            </w:r>
          </w:hyperlink>
        </w:p>
        <w:p>
          <w:pPr>
            <w:pStyle w:val="TOC3"/>
            <w:tabs>
              <w:tab w:val="clear" w:pos="720"/>
              <w:tab w:val="right" w:pos="10756" w:leader="dot"/>
            </w:tabs>
            <w:rPr>
              <w:lang w:val="en-US" w:eastAsia="en-US"/>
            </w:rPr>
          </w:pPr>
          <w:r>
            <w:rPr>
              <w:lang w:val="en-US" w:eastAsia="en-US"/>
            </w:rPr>
            <w:t>The grammatical function of word order</w:t>
            <w:tab/>
          </w:r>
          <w:hyperlink w:anchor="__RefHeading___Toc5113069">
            <w:r>
              <w:rPr>
                <w:rStyle w:val="IndexLink"/>
                <w:lang w:val="en-US" w:eastAsia="en-US"/>
              </w:rPr>
              <w:t>276</w:t>
            </w:r>
          </w:hyperlink>
        </w:p>
        <w:p>
          <w:pPr>
            <w:pStyle w:val="TOC3"/>
            <w:tabs>
              <w:tab w:val="clear" w:pos="720"/>
              <w:tab w:val="right" w:pos="10756" w:leader="dot"/>
            </w:tabs>
            <w:rPr>
              <w:lang w:val="en-US" w:eastAsia="en-US"/>
            </w:rPr>
          </w:pPr>
          <w:r>
            <w:rPr>
              <w:lang w:val="en-US" w:eastAsia="en-US"/>
            </w:rPr>
            <w:t>The emphatic and communicative functions of word order</w:t>
            <w:tab/>
          </w:r>
          <w:hyperlink w:anchor="__RefHeading___Toc5113070">
            <w:r>
              <w:rPr>
                <w:rStyle w:val="IndexLink"/>
                <w:lang w:val="en-US" w:eastAsia="en-US"/>
              </w:rPr>
              <w:t>280</w:t>
            </w:r>
          </w:hyperlink>
        </w:p>
        <w:p>
          <w:pPr>
            <w:pStyle w:val="TOC3"/>
            <w:tabs>
              <w:tab w:val="clear" w:pos="720"/>
              <w:tab w:val="right" w:pos="10756" w:leader="dot"/>
            </w:tabs>
            <w:rPr>
              <w:lang w:val="en-US" w:eastAsia="en-US"/>
            </w:rPr>
          </w:pPr>
          <w:r>
            <w:rPr>
              <w:lang w:val="en-US" w:eastAsia="en-US"/>
            </w:rPr>
            <w:t>The linking function of word order</w:t>
            <w:tab/>
          </w:r>
          <w:hyperlink w:anchor="__RefHeading___Toc5113071">
            <w:r>
              <w:rPr>
                <w:rStyle w:val="IndexLink"/>
                <w:lang w:val="en-US" w:eastAsia="en-US"/>
              </w:rPr>
              <w:t>282</w:t>
            </w:r>
          </w:hyperlink>
        </w:p>
        <w:p>
          <w:pPr>
            <w:pStyle w:val="TOC2"/>
            <w:tabs>
              <w:tab w:val="clear" w:pos="720"/>
              <w:tab w:val="right" w:pos="10756" w:leader="dot"/>
            </w:tabs>
            <w:rPr>
              <w:lang w:val="en-US" w:eastAsia="en-US"/>
            </w:rPr>
          </w:pPr>
          <w:r>
            <w:rPr>
              <w:lang w:val="en-US" w:eastAsia="en-US"/>
            </w:rPr>
            <w:t>THE PREDICATIVE COMPLEXES</w:t>
            <w:tab/>
          </w:r>
          <w:hyperlink w:anchor="__RefHeading___Toc5113072">
            <w:r>
              <w:rPr>
                <w:rStyle w:val="IndexLink"/>
                <w:lang w:val="en-US" w:eastAsia="en-US"/>
              </w:rPr>
              <w:t>282</w:t>
            </w:r>
          </w:hyperlink>
        </w:p>
        <w:p>
          <w:pPr>
            <w:pStyle w:val="TOC3"/>
            <w:tabs>
              <w:tab w:val="clear" w:pos="720"/>
              <w:tab w:val="right" w:pos="10756" w:leader="dot"/>
            </w:tabs>
            <w:rPr>
              <w:lang w:val="en-US" w:eastAsia="en-US"/>
            </w:rPr>
          </w:pPr>
          <w:r>
            <w:rPr>
              <w:lang w:val="en-US" w:eastAsia="en-US"/>
            </w:rPr>
            <w:t xml:space="preserve">The subjective predicative constructions </w:t>
            <w:tab/>
          </w:r>
          <w:hyperlink w:anchor="__RefHeading___Toc5113073">
            <w:r>
              <w:rPr>
                <w:rStyle w:val="IndexLink"/>
                <w:lang w:val="en-US" w:eastAsia="en-US"/>
              </w:rPr>
              <w:t>284</w:t>
            </w:r>
          </w:hyperlink>
        </w:p>
        <w:p>
          <w:pPr>
            <w:pStyle w:val="TOC3"/>
            <w:tabs>
              <w:tab w:val="clear" w:pos="720"/>
              <w:tab w:val="right" w:pos="10756" w:leader="dot"/>
            </w:tabs>
            <w:rPr>
              <w:lang w:val="en-US" w:eastAsia="en-US"/>
            </w:rPr>
          </w:pPr>
          <w:r>
            <w:rPr>
              <w:lang w:val="en-US" w:eastAsia="en-US"/>
            </w:rPr>
            <w:t>The objective predicative constructions</w:t>
            <w:tab/>
          </w:r>
          <w:hyperlink w:anchor="__RefHeading___Toc5113074">
            <w:r>
              <w:rPr>
                <w:rStyle w:val="IndexLink"/>
                <w:lang w:val="en-US" w:eastAsia="en-US"/>
              </w:rPr>
              <w:t>286</w:t>
            </w:r>
          </w:hyperlink>
        </w:p>
        <w:p>
          <w:pPr>
            <w:pStyle w:val="TOC3"/>
            <w:tabs>
              <w:tab w:val="clear" w:pos="720"/>
              <w:tab w:val="right" w:pos="10756" w:leader="dot"/>
            </w:tabs>
            <w:rPr>
              <w:lang w:val="en-US" w:eastAsia="en-US"/>
            </w:rPr>
          </w:pPr>
          <w:r>
            <w:rPr>
              <w:lang w:val="en-US" w:eastAsia="en-US"/>
            </w:rPr>
            <w:t>The absolute nominative constructions</w:t>
            <w:tab/>
          </w:r>
          <w:hyperlink w:anchor="__RefHeading___Toc5113075">
            <w:r>
              <w:rPr>
                <w:rStyle w:val="IndexLink"/>
                <w:lang w:val="en-US" w:eastAsia="en-US"/>
              </w:rPr>
              <w:t>291</w:t>
            </w:r>
          </w:hyperlink>
        </w:p>
        <w:p>
          <w:pPr>
            <w:pStyle w:val="TOC3"/>
            <w:tabs>
              <w:tab w:val="clear" w:pos="720"/>
              <w:tab w:val="right" w:pos="10756" w:leader="dot"/>
            </w:tabs>
            <w:rPr>
              <w:lang w:val="en-US" w:eastAsia="en-US"/>
            </w:rPr>
          </w:pPr>
          <w:r>
            <w:rPr>
              <w:lang w:val="en-US" w:eastAsia="en-US"/>
            </w:rPr>
            <w:t>The for-to-infinitive constructions</w:t>
            <w:tab/>
          </w:r>
          <w:hyperlink w:anchor="__RefHeading___Toc5113076">
            <w:r>
              <w:rPr>
                <w:rStyle w:val="IndexLink"/>
                <w:lang w:val="en-US" w:eastAsia="en-US"/>
              </w:rPr>
              <w:t>294</w:t>
            </w:r>
          </w:hyperlink>
        </w:p>
        <w:p>
          <w:pPr>
            <w:pStyle w:val="TOC3"/>
            <w:tabs>
              <w:tab w:val="clear" w:pos="720"/>
              <w:tab w:val="right" w:pos="10756" w:leader="dot"/>
            </w:tabs>
            <w:rPr>
              <w:lang w:val="en-US" w:eastAsia="en-US"/>
            </w:rPr>
          </w:pPr>
          <w:r>
            <w:rPr>
              <w:lang w:val="en-US" w:eastAsia="en-US"/>
            </w:rPr>
            <w:t>The gerundial predicative constructions</w:t>
            <w:tab/>
          </w:r>
          <w:hyperlink w:anchor="__RefHeading___Toc5113077">
            <w:r>
              <w:rPr>
                <w:rStyle w:val="IndexLink"/>
                <w:lang w:val="en-US" w:eastAsia="en-US"/>
              </w:rPr>
              <w:t>295</w:t>
            </w:r>
          </w:hyperlink>
        </w:p>
        <w:p>
          <w:pPr>
            <w:pStyle w:val="TOC2"/>
            <w:tabs>
              <w:tab w:val="clear" w:pos="720"/>
              <w:tab w:val="right" w:pos="10756" w:leader="dot"/>
            </w:tabs>
            <w:rPr>
              <w:lang w:val="en-US" w:eastAsia="en-US"/>
            </w:rPr>
          </w:pPr>
          <w:r>
            <w:rPr>
              <w:lang w:val="en-US" w:eastAsia="en-US"/>
            </w:rPr>
            <w:t>THE COMPOSITE SENTENCE</w:t>
            <w:tab/>
          </w:r>
          <w:hyperlink w:anchor="__RefHeading___Toc5113078">
            <w:r>
              <w:rPr>
                <w:rStyle w:val="IndexLink"/>
                <w:lang w:val="en-US" w:eastAsia="en-US"/>
              </w:rPr>
              <w:t>296</w:t>
            </w:r>
          </w:hyperlink>
        </w:p>
        <w:p>
          <w:pPr>
            <w:pStyle w:val="TOC2"/>
            <w:tabs>
              <w:tab w:val="clear" w:pos="720"/>
              <w:tab w:val="right" w:pos="10756" w:leader="dot"/>
            </w:tabs>
            <w:rPr>
              <w:lang w:val="en-US" w:eastAsia="en-US"/>
            </w:rPr>
          </w:pPr>
          <w:r>
            <w:rPr>
              <w:lang w:val="en-US" w:eastAsia="en-US"/>
            </w:rPr>
            <w:t>THE COMPOUND SENTENCE</w:t>
            <w:tab/>
          </w:r>
          <w:hyperlink w:anchor="__RefHeading___Toc5113079">
            <w:r>
              <w:rPr>
                <w:rStyle w:val="IndexLink"/>
                <w:lang w:val="en-US" w:eastAsia="en-US"/>
              </w:rPr>
              <w:t>297</w:t>
            </w:r>
          </w:hyperlink>
        </w:p>
        <w:p>
          <w:pPr>
            <w:pStyle w:val="TOC2"/>
            <w:tabs>
              <w:tab w:val="clear" w:pos="720"/>
              <w:tab w:val="right" w:pos="10756" w:leader="dot"/>
            </w:tabs>
            <w:rPr>
              <w:lang w:val="en-US" w:eastAsia="en-US"/>
            </w:rPr>
          </w:pPr>
          <w:r>
            <w:rPr>
              <w:lang w:val="en-US" w:eastAsia="en-US"/>
            </w:rPr>
            <w:t>THE COMPLEX SENTENCE</w:t>
            <w:tab/>
          </w:r>
          <w:hyperlink w:anchor="__RefHeading___Toc5113080">
            <w:r>
              <w:rPr>
                <w:rStyle w:val="IndexLink"/>
                <w:lang w:val="en-US" w:eastAsia="en-US"/>
              </w:rPr>
              <w:t>301</w:t>
            </w:r>
          </w:hyperlink>
        </w:p>
        <w:p>
          <w:pPr>
            <w:pStyle w:val="TOC3"/>
            <w:tabs>
              <w:tab w:val="clear" w:pos="720"/>
              <w:tab w:val="right" w:pos="10756" w:leader="dot"/>
            </w:tabs>
            <w:rPr>
              <w:lang w:val="en-US" w:eastAsia="en-US"/>
            </w:rPr>
          </w:pPr>
          <w:r>
            <w:rPr>
              <w:lang w:val="en-US" w:eastAsia="en-US"/>
            </w:rPr>
            <w:t>Formal indicators of subordination (connectors)</w:t>
            <w:tab/>
          </w:r>
          <w:hyperlink w:anchor="__RefHeading___Toc5113081">
            <w:r>
              <w:rPr>
                <w:rStyle w:val="IndexLink"/>
                <w:lang w:val="en-US" w:eastAsia="en-US"/>
              </w:rPr>
              <w:t>301</w:t>
            </w:r>
          </w:hyperlink>
        </w:p>
        <w:p>
          <w:pPr>
            <w:pStyle w:val="TOC3"/>
            <w:tabs>
              <w:tab w:val="clear" w:pos="720"/>
              <w:tab w:val="right" w:pos="10756" w:leader="dot"/>
            </w:tabs>
            <w:rPr>
              <w:lang w:val="en-US" w:eastAsia="en-US"/>
            </w:rPr>
          </w:pPr>
          <w:r>
            <w:rPr>
              <w:lang w:val="en-US" w:eastAsia="en-US"/>
            </w:rPr>
            <w:t>Functional classification of subordinate clauses</w:t>
            <w:tab/>
          </w:r>
          <w:hyperlink w:anchor="__RefHeading___Toc5113082">
            <w:r>
              <w:rPr>
                <w:rStyle w:val="IndexLink"/>
                <w:lang w:val="en-US" w:eastAsia="en-US"/>
              </w:rPr>
              <w:t>304</w:t>
            </w:r>
          </w:hyperlink>
        </w:p>
        <w:p>
          <w:pPr>
            <w:pStyle w:val="TOC3"/>
            <w:tabs>
              <w:tab w:val="clear" w:pos="720"/>
              <w:tab w:val="right" w:pos="10756" w:leader="dot"/>
            </w:tabs>
            <w:rPr>
              <w:lang w:val="en-US" w:eastAsia="en-US"/>
            </w:rPr>
          </w:pPr>
          <w:r>
            <w:rPr>
              <w:lang w:val="en-US" w:eastAsia="en-US"/>
            </w:rPr>
            <w:t>The complex sentence with nominal clauses</w:t>
            <w:tab/>
          </w:r>
          <w:hyperlink w:anchor="__RefHeading___Toc5113083">
            <w:r>
              <w:rPr>
                <w:rStyle w:val="IndexLink"/>
                <w:lang w:val="en-US" w:eastAsia="en-US"/>
              </w:rPr>
              <w:t>304</w:t>
            </w:r>
          </w:hyperlink>
        </w:p>
        <w:p>
          <w:pPr>
            <w:pStyle w:val="TOC3"/>
            <w:tabs>
              <w:tab w:val="clear" w:pos="720"/>
              <w:tab w:val="right" w:pos="10756" w:leader="dot"/>
            </w:tabs>
            <w:rPr>
              <w:lang w:val="en-US" w:eastAsia="en-US"/>
            </w:rPr>
          </w:pPr>
          <w:r>
            <w:rPr>
              <w:lang w:val="en-US" w:eastAsia="en-US"/>
            </w:rPr>
            <w:t>The complex sentence with an attributive clause</w:t>
            <w:tab/>
          </w:r>
          <w:hyperlink w:anchor="__RefHeading___Toc5113084">
            <w:r>
              <w:rPr>
                <w:rStyle w:val="IndexLink"/>
                <w:lang w:val="en-US" w:eastAsia="en-US"/>
              </w:rPr>
              <w:t>309</w:t>
            </w:r>
          </w:hyperlink>
        </w:p>
        <w:p>
          <w:pPr>
            <w:pStyle w:val="TOC3"/>
            <w:tabs>
              <w:tab w:val="clear" w:pos="720"/>
              <w:tab w:val="right" w:pos="10756" w:leader="dot"/>
            </w:tabs>
            <w:rPr>
              <w:lang w:val="en-US" w:eastAsia="en-US"/>
            </w:rPr>
          </w:pPr>
          <w:r>
            <w:rPr>
              <w:lang w:val="en-US" w:eastAsia="en-US"/>
            </w:rPr>
            <w:t>The complex sentence with an adverbial clause</w:t>
            <w:tab/>
          </w:r>
          <w:hyperlink w:anchor="__RefHeading___Toc5113085">
            <w:r>
              <w:rPr>
                <w:rStyle w:val="IndexLink"/>
                <w:lang w:val="en-US" w:eastAsia="en-US"/>
              </w:rPr>
              <w:t>312</w:t>
            </w:r>
          </w:hyperlink>
        </w:p>
        <w:p>
          <w:pPr>
            <w:pStyle w:val="TOC3"/>
            <w:tabs>
              <w:tab w:val="clear" w:pos="720"/>
              <w:tab w:val="right" w:pos="10756" w:leader="dot"/>
            </w:tabs>
            <w:rPr>
              <w:lang w:val="en-US" w:eastAsia="en-US"/>
            </w:rPr>
          </w:pPr>
          <w:r>
            <w:rPr>
              <w:lang w:val="en-US" w:eastAsia="en-US"/>
            </w:rPr>
            <w:t>The complex sentence with an adverbial clause of place</w:t>
            <w:tab/>
          </w:r>
          <w:hyperlink w:anchor="__RefHeading___Toc5113086">
            <w:r>
              <w:rPr>
                <w:rStyle w:val="IndexLink"/>
                <w:lang w:val="en-US" w:eastAsia="en-US"/>
              </w:rPr>
              <w:t>313</w:t>
            </w:r>
          </w:hyperlink>
        </w:p>
        <w:p>
          <w:pPr>
            <w:pStyle w:val="TOC3"/>
            <w:tabs>
              <w:tab w:val="clear" w:pos="720"/>
              <w:tab w:val="right" w:pos="10756" w:leader="dot"/>
            </w:tabs>
            <w:rPr>
              <w:lang w:val="en-US" w:eastAsia="en-US"/>
            </w:rPr>
          </w:pPr>
          <w:r>
            <w:rPr>
              <w:lang w:val="en-US" w:eastAsia="en-US"/>
            </w:rPr>
            <w:t>The complex sentence with an adverbial clause of time</w:t>
            <w:tab/>
          </w:r>
          <w:hyperlink w:anchor="__RefHeading___Toc5113087">
            <w:r>
              <w:rPr>
                <w:rStyle w:val="IndexLink"/>
                <w:lang w:val="en-US" w:eastAsia="en-US"/>
              </w:rPr>
              <w:t>313</w:t>
            </w:r>
          </w:hyperlink>
        </w:p>
        <w:p>
          <w:pPr>
            <w:pStyle w:val="TOC3"/>
            <w:tabs>
              <w:tab w:val="clear" w:pos="720"/>
              <w:tab w:val="right" w:pos="10756" w:leader="dot"/>
            </w:tabs>
            <w:rPr>
              <w:lang w:val="en-US" w:eastAsia="en-US"/>
            </w:rPr>
          </w:pPr>
          <w:r>
            <w:rPr>
              <w:lang w:val="en-US" w:eastAsia="en-US"/>
            </w:rPr>
            <w:t>The complex sentence with an adverbial clause of manner</w:t>
            <w:tab/>
          </w:r>
          <w:hyperlink w:anchor="__RefHeading___Toc5113088">
            <w:r>
              <w:rPr>
                <w:rStyle w:val="IndexLink"/>
                <w:lang w:val="en-US" w:eastAsia="en-US"/>
              </w:rPr>
              <w:t>315</w:t>
            </w:r>
          </w:hyperlink>
        </w:p>
        <w:p>
          <w:pPr>
            <w:pStyle w:val="TOC3"/>
            <w:tabs>
              <w:tab w:val="clear" w:pos="720"/>
              <w:tab w:val="right" w:pos="10756" w:leader="dot"/>
            </w:tabs>
            <w:rPr>
              <w:lang w:val="en-US" w:eastAsia="en-US"/>
            </w:rPr>
          </w:pPr>
          <w:r>
            <w:rPr>
              <w:lang w:val="en-US" w:eastAsia="en-US"/>
            </w:rPr>
            <w:t>The complex sentence with an adverbial clause of comparison</w:t>
            <w:tab/>
          </w:r>
          <w:hyperlink w:anchor="__RefHeading___Toc5113089">
            <w:r>
              <w:rPr>
                <w:rStyle w:val="IndexLink"/>
                <w:lang w:val="en-US" w:eastAsia="en-US"/>
              </w:rPr>
              <w:t>315</w:t>
            </w:r>
          </w:hyperlink>
        </w:p>
        <w:p>
          <w:pPr>
            <w:pStyle w:val="TOC3"/>
            <w:tabs>
              <w:tab w:val="clear" w:pos="720"/>
              <w:tab w:val="right" w:pos="10756" w:leader="dot"/>
            </w:tabs>
            <w:rPr>
              <w:lang w:val="en-US" w:eastAsia="en-US"/>
            </w:rPr>
          </w:pPr>
          <w:r>
            <w:rPr>
              <w:lang w:val="en-US" w:eastAsia="en-US"/>
            </w:rPr>
            <w:t>The complex sentence with an adverbial clause of condition</w:t>
            <w:tab/>
          </w:r>
          <w:hyperlink w:anchor="__RefHeading___Toc5113090">
            <w:r>
              <w:rPr>
                <w:rStyle w:val="IndexLink"/>
                <w:lang w:val="en-US" w:eastAsia="en-US"/>
              </w:rPr>
              <w:t>316</w:t>
            </w:r>
          </w:hyperlink>
        </w:p>
        <w:p>
          <w:pPr>
            <w:pStyle w:val="TOC3"/>
            <w:tabs>
              <w:tab w:val="clear" w:pos="720"/>
              <w:tab w:val="right" w:pos="10756" w:leader="dot"/>
            </w:tabs>
            <w:rPr>
              <w:lang w:val="en-US" w:eastAsia="en-US"/>
            </w:rPr>
          </w:pPr>
          <w:r>
            <w:rPr>
              <w:lang w:val="en-US" w:eastAsia="en-US"/>
            </w:rPr>
            <w:t>The complex sentence with an adverbial clause of concession</w:t>
            <w:tab/>
          </w:r>
          <w:hyperlink w:anchor="__RefHeading___Toc5113091">
            <w:r>
              <w:rPr>
                <w:rStyle w:val="IndexLink"/>
                <w:lang w:val="en-US" w:eastAsia="en-US"/>
              </w:rPr>
              <w:t>319</w:t>
            </w:r>
          </w:hyperlink>
        </w:p>
        <w:p>
          <w:pPr>
            <w:pStyle w:val="TOC3"/>
            <w:tabs>
              <w:tab w:val="clear" w:pos="720"/>
              <w:tab w:val="right" w:pos="10756" w:leader="dot"/>
            </w:tabs>
            <w:rPr>
              <w:lang w:val="en-US" w:eastAsia="en-US"/>
            </w:rPr>
          </w:pPr>
          <w:r>
            <w:rPr>
              <w:lang w:val="en-US" w:eastAsia="en-US"/>
            </w:rPr>
            <w:t>The complex sentence with an adverbial clause of purpose</w:t>
            <w:tab/>
          </w:r>
          <w:hyperlink w:anchor="__RefHeading___Toc5113092">
            <w:r>
              <w:rPr>
                <w:rStyle w:val="IndexLink"/>
                <w:lang w:val="en-US" w:eastAsia="en-US"/>
              </w:rPr>
              <w:t>321</w:t>
            </w:r>
          </w:hyperlink>
        </w:p>
        <w:p>
          <w:pPr>
            <w:pStyle w:val="TOC3"/>
            <w:tabs>
              <w:tab w:val="clear" w:pos="720"/>
              <w:tab w:val="right" w:pos="10756" w:leader="dot"/>
            </w:tabs>
            <w:rPr>
              <w:lang w:val="en-US" w:eastAsia="en-US"/>
            </w:rPr>
          </w:pPr>
          <w:r>
            <w:rPr>
              <w:lang w:val="en-US" w:eastAsia="en-US"/>
            </w:rPr>
            <w:t>The complex sentence with an adverbial clause of cause</w:t>
            <w:tab/>
          </w:r>
          <w:hyperlink w:anchor="__RefHeading___Toc5113093">
            <w:r>
              <w:rPr>
                <w:rStyle w:val="IndexLink"/>
                <w:lang w:val="en-US" w:eastAsia="en-US"/>
              </w:rPr>
              <w:t>321</w:t>
            </w:r>
          </w:hyperlink>
        </w:p>
        <w:p>
          <w:pPr>
            <w:pStyle w:val="TOC3"/>
            <w:tabs>
              <w:tab w:val="clear" w:pos="720"/>
              <w:tab w:val="right" w:pos="10756" w:leader="dot"/>
            </w:tabs>
            <w:rPr>
              <w:lang w:val="en-US" w:eastAsia="en-US"/>
            </w:rPr>
          </w:pPr>
          <w:r>
            <w:rPr>
              <w:lang w:val="en-US" w:eastAsia="en-US"/>
            </w:rPr>
            <w:t>The complex sentence with an adverbial clause of result (consequence)</w:t>
            <w:tab/>
          </w:r>
          <w:hyperlink w:anchor="__RefHeading___Toc5113094">
            <w:r>
              <w:rPr>
                <w:rStyle w:val="IndexLink"/>
                <w:lang w:val="en-US" w:eastAsia="en-US"/>
              </w:rPr>
              <w:t>322</w:t>
            </w:r>
          </w:hyperlink>
        </w:p>
        <w:p>
          <w:pPr>
            <w:pStyle w:val="TOC3"/>
            <w:tabs>
              <w:tab w:val="clear" w:pos="720"/>
              <w:tab w:val="right" w:pos="10756" w:leader="dot"/>
            </w:tabs>
            <w:rPr>
              <w:lang w:val="en-US" w:eastAsia="en-US"/>
            </w:rPr>
          </w:pPr>
          <w:r>
            <w:rPr>
              <w:lang w:val="en-US" w:eastAsia="en-US"/>
            </w:rPr>
            <w:t>The complex sentence with mutually subordinated clauses</w:t>
            <w:tab/>
          </w:r>
          <w:hyperlink w:anchor="__RefHeading___Toc5113095">
            <w:r>
              <w:rPr>
                <w:rStyle w:val="IndexLink"/>
                <w:lang w:val="en-US" w:eastAsia="en-US"/>
              </w:rPr>
              <w:t>323</w:t>
            </w:r>
          </w:hyperlink>
        </w:p>
        <w:p>
          <w:pPr>
            <w:pStyle w:val="TOC3"/>
            <w:tabs>
              <w:tab w:val="clear" w:pos="720"/>
              <w:tab w:val="right" w:pos="10756" w:leader="dot"/>
            </w:tabs>
            <w:rPr>
              <w:lang w:val="en-US" w:eastAsia="en-US"/>
            </w:rPr>
          </w:pPr>
          <w:r>
            <w:rPr>
              <w:lang w:val="en-US" w:eastAsia="en-US"/>
            </w:rPr>
            <w:t>Pseudo-complex sentences</w:t>
            <w:tab/>
          </w:r>
          <w:hyperlink w:anchor="__RefHeading___Toc5113096">
            <w:r>
              <w:rPr>
                <w:rStyle w:val="IndexLink"/>
                <w:lang w:val="en-US" w:eastAsia="en-US"/>
              </w:rPr>
              <w:t>324</w:t>
            </w:r>
          </w:hyperlink>
        </w:p>
        <w:p>
          <w:pPr>
            <w:pStyle w:val="TOC3"/>
            <w:tabs>
              <w:tab w:val="clear" w:pos="720"/>
              <w:tab w:val="right" w:pos="10756" w:leader="dot"/>
            </w:tabs>
            <w:rPr>
              <w:lang w:val="en-US" w:eastAsia="en-US"/>
            </w:rPr>
          </w:pPr>
          <w:r>
            <w:rPr>
              <w:lang w:val="en-US" w:eastAsia="en-US"/>
            </w:rPr>
            <w:t>Appended clauses (повторы с уточнением)</w:t>
            <w:tab/>
          </w:r>
          <w:hyperlink w:anchor="__RefHeading___Toc5113097">
            <w:r>
              <w:rPr>
                <w:rStyle w:val="IndexLink"/>
                <w:lang w:val="en-US" w:eastAsia="en-US"/>
              </w:rPr>
              <w:t>325</w:t>
            </w:r>
          </w:hyperlink>
        </w:p>
        <w:p>
          <w:pPr>
            <w:pStyle w:val="TOC3"/>
            <w:tabs>
              <w:tab w:val="clear" w:pos="720"/>
              <w:tab w:val="right" w:pos="10756" w:leader="dot"/>
            </w:tabs>
            <w:rPr>
              <w:lang w:val="en-US" w:eastAsia="en-US"/>
            </w:rPr>
          </w:pPr>
          <w:r>
            <w:rPr>
              <w:lang w:val="en-US" w:eastAsia="en-US"/>
            </w:rPr>
            <w:t>Absolute (or indendent) subordinate clauses</w:t>
            <w:tab/>
          </w:r>
          <w:hyperlink w:anchor="__RefHeading___Toc5113098">
            <w:r>
              <w:rPr>
                <w:rStyle w:val="IndexLink"/>
                <w:lang w:val="en-US" w:eastAsia="en-US"/>
              </w:rPr>
              <w:t>325</w:t>
            </w:r>
          </w:hyperlink>
        </w:p>
        <w:p>
          <w:pPr>
            <w:pStyle w:val="TOC3"/>
            <w:tabs>
              <w:tab w:val="clear" w:pos="720"/>
              <w:tab w:val="right" w:pos="10756" w:leader="dot"/>
            </w:tabs>
            <w:rPr>
              <w:lang w:val="en-US" w:eastAsia="en-US"/>
            </w:rPr>
          </w:pPr>
          <w:r>
            <w:rPr>
              <w:lang w:val="en-US" w:eastAsia="en-US"/>
            </w:rPr>
            <w:t>Parenthetical clauses (parentheses)</w:t>
            <w:tab/>
          </w:r>
          <w:hyperlink w:anchor="__RefHeading___Toc5113099">
            <w:r>
              <w:rPr>
                <w:rStyle w:val="IndexLink"/>
                <w:lang w:val="en-US" w:eastAsia="en-US"/>
              </w:rPr>
              <w:t>326</w:t>
            </w:r>
          </w:hyperlink>
        </w:p>
        <w:p>
          <w:pPr>
            <w:pStyle w:val="TOC2"/>
            <w:tabs>
              <w:tab w:val="clear" w:pos="720"/>
              <w:tab w:val="right" w:pos="10756" w:leader="dot"/>
            </w:tabs>
            <w:rPr>
              <w:lang w:val="en-US" w:eastAsia="en-US"/>
            </w:rPr>
          </w:pPr>
          <w:r>
            <w:rPr>
              <w:lang w:val="en-US" w:eastAsia="en-US"/>
            </w:rPr>
            <w:t>INDIRECT SPEECH</w:t>
            <w:tab/>
          </w:r>
          <w:hyperlink w:anchor="__RefHeading___Toc5113100">
            <w:r>
              <w:rPr>
                <w:rStyle w:val="IndexLink"/>
                <w:lang w:val="en-US" w:eastAsia="en-US"/>
              </w:rPr>
              <w:t>326</w:t>
            </w:r>
          </w:hyperlink>
        </w:p>
        <w:p>
          <w:pPr>
            <w:pStyle w:val="TOC2"/>
            <w:tabs>
              <w:tab w:val="clear" w:pos="720"/>
              <w:tab w:val="right" w:pos="10756" w:leader="dot"/>
            </w:tabs>
            <w:rPr>
              <w:lang w:val="en-US" w:eastAsia="en-US"/>
            </w:rPr>
          </w:pPr>
          <w:r>
            <w:rPr>
              <w:lang w:val="en-US" w:eastAsia="en-US"/>
            </w:rPr>
            <w:t>APPENDIX I. SOME WAYS OF SENTENCE EXTENSION</w:t>
            <w:tab/>
          </w:r>
          <w:hyperlink w:anchor="__RefHeading___Toc5113102">
            <w:r>
              <w:rPr>
                <w:rStyle w:val="IndexLink"/>
                <w:lang w:val="en-US" w:eastAsia="en-US"/>
              </w:rPr>
              <w:t>329</w:t>
            </w:r>
          </w:hyperlink>
        </w:p>
        <w:p>
          <w:pPr>
            <w:pStyle w:val="TOC2"/>
            <w:tabs>
              <w:tab w:val="clear" w:pos="720"/>
              <w:tab w:val="right" w:pos="10756" w:leader="dot"/>
            </w:tabs>
            <w:rPr>
              <w:lang w:val="en-US" w:eastAsia="en-US"/>
            </w:rPr>
          </w:pPr>
          <w:r>
            <w:rPr>
              <w:lang w:val="en-US" w:eastAsia="en-US"/>
            </w:rPr>
            <w:t>APPENDIX II. SOME SPECIAL DIFFICULTIES OF ANALYSIS</w:t>
            <w:tab/>
          </w:r>
          <w:hyperlink w:anchor="__RefHeading___Toc5113104">
            <w:r>
              <w:rPr>
                <w:rStyle w:val="IndexLink"/>
                <w:lang w:val="en-US" w:eastAsia="en-US"/>
              </w:rPr>
              <w:t>333</w:t>
            </w:r>
          </w:hyperlink>
        </w:p>
        <w:p>
          <w:pPr>
            <w:pStyle w:val="TOC2"/>
            <w:tabs>
              <w:tab w:val="clear" w:pos="720"/>
              <w:tab w:val="right" w:pos="10756" w:leader="dot"/>
            </w:tabs>
            <w:rPr>
              <w:lang w:val="en-US" w:eastAsia="en-US"/>
            </w:rPr>
          </w:pPr>
          <w:r>
            <w:rPr>
              <w:lang w:val="en-US" w:eastAsia="en-US"/>
            </w:rPr>
            <w:t>APPENDIX III. SUGGESTED WAYS OF SENTENCE ANALYSIS</w:t>
            <w:tab/>
          </w:r>
          <w:hyperlink w:anchor="__RefHeading___Toc5113106">
            <w:r>
              <w:rPr>
                <w:rStyle w:val="IndexLink"/>
                <w:lang w:val="en-US" w:eastAsia="en-US"/>
              </w:rPr>
              <w:t>335</w:t>
            </w:r>
          </w:hyperlink>
          <w:r>
            <w:rPr>
              <w:rStyle w:val="IndexLink"/>
              <w:lang w:val="en-US" w:eastAsia="en-US"/>
            </w:rPr>
            <w:fldChar w:fldCharType="end"/>
          </w:r>
        </w:p>
      </w:sdtContent>
    </w:sdt>
    <w:p>
      <w:pPr>
        <w:pStyle w:val="Normal"/>
        <w:spacing w:lineRule="auto" w:line="240"/>
        <w:ind w:hanging="0" w:end="0"/>
        <w:jc w:val="center"/>
        <w:rPr>
          <w:b/>
          <w:sz w:val="24"/>
          <w:lang w:val="ru-RU" w:eastAsia="en-US"/>
        </w:rPr>
      </w:pPr>
      <w:r>
        <w:rPr>
          <w:b/>
          <w:sz w:val="24"/>
          <w:lang w:val="ru-RU" w:eastAsia="en-US"/>
        </w:rPr>
      </w:r>
    </w:p>
    <w:sectPr>
      <w:footerReference w:type="default" r:id="rId23"/>
      <w:footerReference w:type="first" r:id="rId24"/>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ucida Sans Unicod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426085" cy="160655"/>
              <wp:effectExtent l="0" t="0" r="0" b="0"/>
              <wp:wrapSquare wrapText="bothSides"/>
              <wp:docPr id="2" name="Frame1"/>
              <a:graphic xmlns:a="http://schemas.openxmlformats.org/drawingml/2006/main">
                <a:graphicData uri="http://schemas.microsoft.com/office/word/2010/wordprocessingShape">
                  <wps:wsp>
                    <wps:cNvSpPr txBox="1"/>
                    <wps:spPr>
                      <a:xfrm>
                        <a:off x="0" y="0"/>
                        <a:ext cx="426085" cy="1606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55pt;height:12.65pt;mso-wrap-distance-left:0pt;mso-wrap-distance-right:0pt;mso-wrap-distance-top:0pt;mso-wrap-distance-bottom:0pt;margin-top:0.05pt;mso-position-vertical-relative:text;margin-left:505.0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00">
              <wp:simplePos x="0" y="0"/>
              <wp:positionH relativeFrom="margin">
                <wp:align>right</wp:align>
              </wp:positionH>
              <wp:positionV relativeFrom="paragraph">
                <wp:posOffset>635</wp:posOffset>
              </wp:positionV>
              <wp:extent cx="565785" cy="160655"/>
              <wp:effectExtent l="0" t="0" r="0" b="0"/>
              <wp:wrapSquare wrapText="bothSides"/>
              <wp:docPr id="456" name="Frame2"/>
              <a:graphic xmlns:a="http://schemas.openxmlformats.org/drawingml/2006/main">
                <a:graphicData uri="http://schemas.microsoft.com/office/word/2010/wordprocessingShape">
                  <wps:wsp>
                    <wps:cNvSpPr txBox="1"/>
                    <wps:spPr>
                      <a:xfrm>
                        <a:off x="0" y="0"/>
                        <a:ext cx="565785" cy="1606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345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4.55pt;height:12.65pt;mso-wrap-distance-left:0pt;mso-wrap-distance-right:0pt;mso-wrap-distance-top:0pt;mso-wrap-distance-bottom:0pt;margin-top:0.05pt;mso-position-vertical-relative:text;margin-left:494.0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345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644"/>
        </w:tabs>
        <w:ind w:start="644" w:hanging="360"/>
      </w:pPr>
      <w:rPr/>
    </w:lvl>
  </w:abstractNum>
  <w:abstractNum w:abstractNumId="3">
    <w:lvl w:ilvl="0">
      <w:start w:val="3"/>
      <w:numFmt w:val="bullet"/>
      <w:lvlText w:val="-"/>
      <w:lvlJc w:val="start"/>
      <w:pPr>
        <w:tabs>
          <w:tab w:val="num" w:pos="644"/>
        </w:tabs>
        <w:ind w:start="644" w:hanging="360"/>
      </w:pPr>
      <w:rPr>
        <w:rFonts w:ascii="Liberation Serif" w:hAnsi="Liberation Serif" w:cs="Liberation Serif" w:hint="default"/>
      </w:rPr>
    </w:lvl>
  </w:abstractNum>
  <w:abstractNum w:abstractNumId="4">
    <w:lvl w:ilvl="0">
      <w:start w:val="1"/>
      <w:numFmt w:val="decimal"/>
      <w:lvlText w:val="%1)"/>
      <w:lvlJc w:val="start"/>
      <w:pPr>
        <w:tabs>
          <w:tab w:val="num" w:pos="644"/>
        </w:tabs>
        <w:ind w:start="644" w:hanging="360"/>
      </w:pPr>
      <w:rPr/>
    </w:lvl>
  </w:abstractNum>
  <w:abstractNum w:abstractNumId="5">
    <w:lvl w:ilvl="0">
      <w:start w:val="1"/>
      <w:numFmt w:val="lowerLetter"/>
      <w:lvlText w:val="%1)"/>
      <w:lvlJc w:val="start"/>
      <w:pPr>
        <w:tabs>
          <w:tab w:val="num" w:pos="644"/>
        </w:tabs>
        <w:ind w:start="644" w:hanging="360"/>
      </w:pPr>
      <w:rPr/>
    </w:lvl>
  </w:abstractNum>
  <w:abstractNum w:abstractNumId="6">
    <w:lvl w:ilvl="0">
      <w:start w:val="1"/>
      <w:numFmt w:val="decimal"/>
      <w:lvlText w:val="%1"/>
      <w:lvlJc w:val="start"/>
      <w:pPr>
        <w:tabs>
          <w:tab w:val="num" w:pos="936"/>
        </w:tabs>
        <w:ind w:start="936" w:hanging="936"/>
      </w:pPr>
      <w:rPr/>
    </w:lvl>
    <w:lvl w:ilvl="1">
      <w:start w:val="0"/>
      <w:numFmt w:val="decimalZero"/>
      <w:lvlText w:val="%1.%2.0"/>
      <w:lvlJc w:val="start"/>
      <w:pPr>
        <w:tabs>
          <w:tab w:val="num" w:pos="936"/>
        </w:tabs>
        <w:ind w:start="936" w:hanging="936"/>
      </w:pPr>
      <w:rPr/>
    </w:lvl>
    <w:lvl w:ilvl="2">
      <w:start w:val="1"/>
      <w:numFmt w:val="decimalZero"/>
      <w:lvlText w:val="%1.%2.%3"/>
      <w:lvlJc w:val="start"/>
      <w:pPr>
        <w:tabs>
          <w:tab w:val="num" w:pos="936"/>
        </w:tabs>
        <w:ind w:start="936" w:hanging="936"/>
      </w:pPr>
      <w:rPr/>
    </w:lvl>
    <w:lvl w:ilvl="3">
      <w:start w:val="1"/>
      <w:numFmt w:val="decimal"/>
      <w:lvlText w:val="%1.%2.%3.%4"/>
      <w:lvlJc w:val="start"/>
      <w:pPr>
        <w:tabs>
          <w:tab w:val="num" w:pos="936"/>
        </w:tabs>
        <w:ind w:start="936" w:hanging="936"/>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7">
    <w:lvl w:ilvl="0">
      <w:start w:val="1"/>
      <w:numFmt w:val="decimal"/>
      <w:lvlText w:val="%1)"/>
      <w:lvlJc w:val="start"/>
      <w:pPr>
        <w:tabs>
          <w:tab w:val="num" w:pos="644"/>
        </w:tabs>
        <w:ind w:start="644" w:hanging="360"/>
      </w:pPr>
      <w:rPr>
        <w:b w:val="false"/>
      </w:rPr>
    </w:lvl>
  </w:abstractNum>
  <w:abstractNum w:abstractNumId="8">
    <w:lvl w:ilvl="0">
      <w:start w:val="1"/>
      <w:numFmt w:val="lowerLetter"/>
      <w:lvlText w:val="%1)"/>
      <w:lvlJc w:val="start"/>
      <w:pPr>
        <w:tabs>
          <w:tab w:val="num" w:pos="644"/>
        </w:tabs>
        <w:ind w:start="644" w:hanging="360"/>
      </w:pPr>
      <w:rPr/>
    </w:lvl>
  </w:abstractNum>
  <w:abstractNum w:abstractNumId="9">
    <w:lvl w:ilvl="0">
      <w:start w:val="1"/>
      <w:numFmt w:val="lowerLetter"/>
      <w:lvlText w:val="%1)"/>
      <w:lvlJc w:val="start"/>
      <w:pPr>
        <w:tabs>
          <w:tab w:val="num" w:pos="360"/>
        </w:tabs>
        <w:ind w:start="360" w:hanging="360"/>
      </w:pPr>
      <w:rPr/>
    </w:lvl>
  </w:abstractNum>
  <w:abstractNum w:abstractNumId="10">
    <w:lvl w:ilvl="0">
      <w:start w:val="1"/>
      <w:numFmt w:val="decimal"/>
      <w:lvlText w:val="%1."/>
      <w:lvlJc w:val="start"/>
      <w:pPr>
        <w:tabs>
          <w:tab w:val="num" w:pos="644"/>
        </w:tabs>
        <w:ind w:start="644" w:hanging="360"/>
      </w:pPr>
      <w:rPr/>
    </w:lvl>
  </w:abstractNum>
  <w:abstractNum w:abstractNumId="11">
    <w:lvl w:ilvl="0">
      <w:start w:val="1"/>
      <w:numFmt w:val="decimal"/>
      <w:lvlText w:val="%1."/>
      <w:lvlJc w:val="start"/>
      <w:pPr>
        <w:tabs>
          <w:tab w:val="num" w:pos="644"/>
        </w:tabs>
        <w:ind w:start="644" w:hanging="360"/>
      </w:pPr>
      <w:rPr>
        <w:b w:val="false"/>
      </w:rPr>
    </w:lvl>
    <w:lvl w:ilvl="1">
      <w:start w:val="1"/>
      <w:isLgl/>
      <w:numFmt w:val="decimalZero"/>
      <w:lvlText w:val="%1.%2"/>
      <w:lvlJc w:val="start"/>
      <w:pPr>
        <w:tabs>
          <w:tab w:val="num" w:pos="836"/>
        </w:tabs>
        <w:ind w:start="836" w:hanging="552"/>
      </w:pPr>
      <w:rPr/>
    </w:lvl>
    <w:lvl w:ilvl="2">
      <w:start w:val="1"/>
      <w:isLgl/>
      <w:numFmt w:val="decimal"/>
      <w:lvlText w:val="%1.%2.%3"/>
      <w:lvlJc w:val="start"/>
      <w:pPr>
        <w:tabs>
          <w:tab w:val="num" w:pos="1004"/>
        </w:tabs>
        <w:ind w:start="1004" w:hanging="720"/>
      </w:pPr>
      <w:rPr/>
    </w:lvl>
    <w:lvl w:ilvl="3">
      <w:start w:val="1"/>
      <w:isLgl/>
      <w:numFmt w:val="decimal"/>
      <w:lvlText w:val="%1.%2.%3.%4"/>
      <w:lvlJc w:val="start"/>
      <w:pPr>
        <w:tabs>
          <w:tab w:val="num" w:pos="1004"/>
        </w:tabs>
        <w:ind w:start="1004" w:hanging="720"/>
      </w:pPr>
      <w:rPr/>
    </w:lvl>
    <w:lvl w:ilvl="4">
      <w:start w:val="1"/>
      <w:isLgl/>
      <w:numFmt w:val="decimal"/>
      <w:lvlText w:val="%1.%2.%3.%4.%5"/>
      <w:lvlJc w:val="start"/>
      <w:pPr>
        <w:tabs>
          <w:tab w:val="num" w:pos="1364"/>
        </w:tabs>
        <w:ind w:start="1364" w:hanging="1080"/>
      </w:pPr>
      <w:rPr/>
    </w:lvl>
    <w:lvl w:ilvl="5">
      <w:start w:val="1"/>
      <w:isLgl/>
      <w:numFmt w:val="decimal"/>
      <w:lvlText w:val="%1.%2.%3.%4.%5.%6"/>
      <w:lvlJc w:val="start"/>
      <w:pPr>
        <w:tabs>
          <w:tab w:val="num" w:pos="1364"/>
        </w:tabs>
        <w:ind w:start="1364" w:hanging="1080"/>
      </w:pPr>
      <w:rPr/>
    </w:lvl>
    <w:lvl w:ilvl="6">
      <w:start w:val="1"/>
      <w:isLgl/>
      <w:numFmt w:val="decimal"/>
      <w:lvlText w:val="%1.%2.%3.%4.%5.%6.%7"/>
      <w:lvlJc w:val="start"/>
      <w:pPr>
        <w:tabs>
          <w:tab w:val="num" w:pos="1724"/>
        </w:tabs>
        <w:ind w:start="1724" w:hanging="1440"/>
      </w:pPr>
      <w:rPr/>
    </w:lvl>
    <w:lvl w:ilvl="7">
      <w:start w:val="1"/>
      <w:isLgl/>
      <w:numFmt w:val="decimal"/>
      <w:lvlText w:val="%1.%2.%3.%4.%5.%6.%7.%8"/>
      <w:lvlJc w:val="start"/>
      <w:pPr>
        <w:tabs>
          <w:tab w:val="num" w:pos="1724"/>
        </w:tabs>
        <w:ind w:start="1724" w:hanging="1440"/>
      </w:pPr>
      <w:rPr/>
    </w:lvl>
    <w:lvl w:ilvl="8">
      <w:start w:val="1"/>
      <w:isLgl/>
      <w:numFmt w:val="decimal"/>
      <w:lvlText w:val="%1.%2.%3.%4.%5.%6.%7.%8.%9"/>
      <w:lvlJc w:val="start"/>
      <w:pPr>
        <w:tabs>
          <w:tab w:val="num" w:pos="1724"/>
        </w:tabs>
        <w:ind w:start="1724" w:hanging="1440"/>
      </w:pPr>
      <w:rPr/>
    </w:lvl>
  </w:abstractNum>
  <w:abstractNum w:abstractNumId="12">
    <w:lvl w:ilvl="0">
      <w:start w:val="1"/>
      <w:numFmt w:val="decimal"/>
      <w:lvlText w:val="%1."/>
      <w:lvlJc w:val="start"/>
      <w:pPr>
        <w:tabs>
          <w:tab w:val="num" w:pos="644"/>
        </w:tabs>
        <w:ind w:start="644" w:hanging="360"/>
      </w:pPr>
      <w:rPr/>
    </w:lvl>
  </w:abstractNum>
  <w:abstractNum w:abstractNumId="13">
    <w:lvl w:ilvl="0">
      <w:start w:val="1"/>
      <w:numFmt w:val="lowerLetter"/>
      <w:lvlText w:val="%1)"/>
      <w:lvlJc w:val="start"/>
      <w:pPr>
        <w:tabs>
          <w:tab w:val="num" w:pos="644"/>
        </w:tabs>
        <w:ind w:start="644" w:hanging="360"/>
      </w:pPr>
      <w:rPr/>
    </w:lvl>
  </w:abstractNum>
  <w:abstractNum w:abstractNumId="14">
    <w:lvl w:ilvl="0">
      <w:start w:val="1"/>
      <w:numFmt w:val="decimal"/>
      <w:lvlText w:val="%1."/>
      <w:lvlJc w:val="start"/>
      <w:pPr>
        <w:tabs>
          <w:tab w:val="num" w:pos="644"/>
        </w:tabs>
        <w:ind w:start="644" w:hanging="360"/>
      </w:pPr>
      <w:rPr>
        <w:b w:val="false"/>
      </w:rPr>
    </w:lvl>
    <w:lvl w:ilvl="1">
      <w:start w:val="0"/>
      <w:isLgl/>
      <w:numFmt w:val="decimalZero"/>
      <w:lvlText w:val="%1.%2"/>
      <w:lvlJc w:val="start"/>
      <w:pPr>
        <w:tabs>
          <w:tab w:val="num" w:pos="884"/>
        </w:tabs>
        <w:ind w:start="884" w:hanging="600"/>
      </w:pPr>
      <w:rPr/>
    </w:lvl>
    <w:lvl w:ilvl="2">
      <w:start w:val="1"/>
      <w:isLgl/>
      <w:numFmt w:val="decimal"/>
      <w:lvlText w:val="%1.%2.%3"/>
      <w:lvlJc w:val="start"/>
      <w:pPr>
        <w:tabs>
          <w:tab w:val="num" w:pos="1004"/>
        </w:tabs>
        <w:ind w:start="1004" w:hanging="720"/>
      </w:pPr>
      <w:rPr/>
    </w:lvl>
    <w:lvl w:ilvl="3">
      <w:start w:val="1"/>
      <w:isLgl/>
      <w:numFmt w:val="decimal"/>
      <w:lvlText w:val="%1.%2.%3.%4"/>
      <w:lvlJc w:val="start"/>
      <w:pPr>
        <w:tabs>
          <w:tab w:val="num" w:pos="1004"/>
        </w:tabs>
        <w:ind w:start="1004" w:hanging="720"/>
      </w:pPr>
      <w:rPr/>
    </w:lvl>
    <w:lvl w:ilvl="4">
      <w:start w:val="1"/>
      <w:isLgl/>
      <w:numFmt w:val="decimal"/>
      <w:lvlText w:val="%1.%2.%3.%4.%5"/>
      <w:lvlJc w:val="start"/>
      <w:pPr>
        <w:tabs>
          <w:tab w:val="num" w:pos="1364"/>
        </w:tabs>
        <w:ind w:start="1364" w:hanging="1080"/>
      </w:pPr>
      <w:rPr/>
    </w:lvl>
    <w:lvl w:ilvl="5">
      <w:start w:val="1"/>
      <w:isLgl/>
      <w:numFmt w:val="decimal"/>
      <w:lvlText w:val="%1.%2.%3.%4.%5.%6"/>
      <w:lvlJc w:val="start"/>
      <w:pPr>
        <w:tabs>
          <w:tab w:val="num" w:pos="1364"/>
        </w:tabs>
        <w:ind w:start="1364" w:hanging="1080"/>
      </w:pPr>
      <w:rPr/>
    </w:lvl>
    <w:lvl w:ilvl="6">
      <w:start w:val="1"/>
      <w:isLgl/>
      <w:numFmt w:val="decimal"/>
      <w:lvlText w:val="%1.%2.%3.%4.%5.%6.%7"/>
      <w:lvlJc w:val="start"/>
      <w:pPr>
        <w:tabs>
          <w:tab w:val="num" w:pos="1724"/>
        </w:tabs>
        <w:ind w:start="1724" w:hanging="1440"/>
      </w:pPr>
      <w:rPr/>
    </w:lvl>
    <w:lvl w:ilvl="7">
      <w:start w:val="1"/>
      <w:isLgl/>
      <w:numFmt w:val="decimal"/>
      <w:lvlText w:val="%1.%2.%3.%4.%5.%6.%7.%8"/>
      <w:lvlJc w:val="start"/>
      <w:pPr>
        <w:tabs>
          <w:tab w:val="num" w:pos="1724"/>
        </w:tabs>
        <w:ind w:start="1724" w:hanging="1440"/>
      </w:pPr>
      <w:rPr/>
    </w:lvl>
    <w:lvl w:ilvl="8">
      <w:start w:val="1"/>
      <w:isLgl/>
      <w:numFmt w:val="decimal"/>
      <w:lvlText w:val="%1.%2.%3.%4.%5.%6.%7.%8.%9"/>
      <w:lvlJc w:val="start"/>
      <w:pPr>
        <w:tabs>
          <w:tab w:val="num" w:pos="2084"/>
        </w:tabs>
        <w:ind w:start="2084" w:hanging="1800"/>
      </w:pPr>
      <w:rPr/>
    </w:lvl>
  </w:abstractNum>
  <w:abstractNum w:abstractNumId="15">
    <w:lvl w:ilvl="0">
      <w:start w:val="3"/>
      <w:numFmt w:val="bullet"/>
      <w:lvlText w:val="-"/>
      <w:lvlJc w:val="start"/>
      <w:pPr>
        <w:tabs>
          <w:tab w:val="num" w:pos="644"/>
        </w:tabs>
        <w:ind w:start="644" w:hanging="360"/>
      </w:pPr>
      <w:rPr>
        <w:rFonts w:ascii="Liberation Serif" w:hAnsi="Liberation Serif" w:cs="Liberation Serif" w:hint="default"/>
      </w:rPr>
    </w:lvl>
  </w:abstractNum>
  <w:abstractNum w:abstractNumId="16">
    <w:lvl w:ilvl="0">
      <w:start w:val="1"/>
      <w:numFmt w:val="lowerLetter"/>
      <w:lvlText w:val="%1)"/>
      <w:lvlJc w:val="start"/>
      <w:pPr>
        <w:tabs>
          <w:tab w:val="num" w:pos="644"/>
        </w:tabs>
        <w:ind w:start="64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93"/>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59"/>
      <w:ind w:firstLine="560" w:start="0" w:end="0"/>
      <w:jc w:val="both"/>
    </w:pPr>
    <w:rPr>
      <w:rFonts w:ascii="Times New Roman" w:hAnsi="Times New Roman" w:eastAsia="Times New Roman" w:cs="Times New Roman"/>
      <w:color w:val="auto"/>
      <w:sz w:val="22"/>
      <w:szCs w:val="20"/>
      <w:lang w:val="en-US" w:eastAsia="ru-RU" w:bidi="hi-IN"/>
    </w:rPr>
  </w:style>
  <w:style w:type="paragraph" w:styleId="Heading1">
    <w:name w:val="Heading 1"/>
    <w:basedOn w:val="Normal"/>
    <w:next w:val="Normal"/>
    <w:qFormat/>
    <w:pPr>
      <w:keepNext w:val="true"/>
      <w:numPr>
        <w:ilvl w:val="0"/>
        <w:numId w:val="1"/>
      </w:numPr>
      <w:spacing w:lineRule="auto" w:line="240"/>
      <w:ind w:hanging="0" w:start="0" w:end="0"/>
      <w:jc w:val="center"/>
      <w:outlineLvl w:val="0"/>
    </w:pPr>
    <w:rPr>
      <w:b/>
      <w:caps/>
      <w:kern w:val="2"/>
      <w:sz w:val="26"/>
    </w:rPr>
  </w:style>
  <w:style w:type="paragraph" w:styleId="Heading2">
    <w:name w:val="Heading 2"/>
    <w:basedOn w:val="Normal"/>
    <w:next w:val="Normal"/>
    <w:qFormat/>
    <w:pPr>
      <w:keepNext w:val="true"/>
      <w:numPr>
        <w:ilvl w:val="1"/>
        <w:numId w:val="1"/>
      </w:numPr>
      <w:spacing w:lineRule="auto" w:line="240"/>
      <w:ind w:hanging="0" w:start="0" w:end="0"/>
      <w:jc w:val="center"/>
      <w:outlineLvl w:val="1"/>
    </w:pPr>
    <w:rPr>
      <w:b/>
      <w:sz w:val="26"/>
    </w:rPr>
  </w:style>
  <w:style w:type="paragraph" w:styleId="Heading3">
    <w:name w:val="Heading 3"/>
    <w:basedOn w:val="Normal"/>
    <w:next w:val="Normal"/>
    <w:qFormat/>
    <w:pPr>
      <w:keepNext w:val="true"/>
      <w:numPr>
        <w:ilvl w:val="2"/>
        <w:numId w:val="1"/>
      </w:numPr>
      <w:spacing w:lineRule="auto" w:line="240"/>
      <w:ind w:hanging="0" w:start="0" w:end="0"/>
      <w:jc w:val="center"/>
      <w:outlineLvl w:val="2"/>
    </w:pPr>
    <w:rPr>
      <w:b/>
      <w:sz w:val="24"/>
    </w:rPr>
  </w:style>
  <w:style w:type="paragraph" w:styleId="Heading4">
    <w:name w:val="Heading 4"/>
    <w:basedOn w:val="Normal"/>
    <w:next w:val="Normal"/>
    <w:qFormat/>
    <w:pPr>
      <w:keepNext w:val="true"/>
      <w:numPr>
        <w:ilvl w:val="3"/>
        <w:numId w:val="1"/>
      </w:numPr>
      <w:jc w:val="center"/>
      <w:outlineLvl w:val="3"/>
    </w:pPr>
    <w:rPr>
      <w:b/>
      <w:i/>
      <w:sz w:val="24"/>
    </w:rPr>
  </w:style>
  <w:style w:type="paragraph" w:styleId="Heading5">
    <w:name w:val="Heading 5"/>
    <w:basedOn w:val="Normal"/>
    <w:next w:val="Normal"/>
    <w:qFormat/>
    <w:pPr>
      <w:keepNext w:val="true"/>
      <w:numPr>
        <w:ilvl w:val="4"/>
        <w:numId w:val="1"/>
      </w:numPr>
      <w:suppressAutoHyphens w:val="true"/>
      <w:spacing w:lineRule="auto" w:line="240"/>
      <w:ind w:firstLine="284" w:start="0" w:end="0"/>
      <w:jc w:val="center"/>
      <w:outlineLvl w:val="4"/>
    </w:pPr>
    <w:rPr>
      <w:b/>
      <w:i/>
      <w:sz w:val="24"/>
      <w:lang w:val="ru-RU"/>
    </w:rPr>
  </w:style>
  <w:style w:type="paragraph" w:styleId="Heading6">
    <w:name w:val="Heading 6"/>
    <w:basedOn w:val="Normal"/>
    <w:next w:val="Normal"/>
    <w:qFormat/>
    <w:pPr>
      <w:keepNext w:val="true"/>
      <w:numPr>
        <w:ilvl w:val="5"/>
        <w:numId w:val="1"/>
      </w:numPr>
      <w:jc w:val="end"/>
      <w:outlineLvl w:val="5"/>
    </w:pPr>
    <w:rPr>
      <w:i/>
      <w:sz w:val="24"/>
    </w:rPr>
  </w:style>
  <w:style w:type="paragraph" w:styleId="Heading7">
    <w:name w:val="Heading 7"/>
    <w:basedOn w:val="Normal"/>
    <w:next w:val="Normal"/>
    <w:qFormat/>
    <w:pPr>
      <w:keepNext w:val="true"/>
      <w:numPr>
        <w:ilvl w:val="6"/>
        <w:numId w:val="1"/>
      </w:numPr>
      <w:suppressAutoHyphens w:val="true"/>
      <w:spacing w:lineRule="auto" w:line="240"/>
      <w:ind w:firstLine="284" w:start="0" w:end="0"/>
      <w:jc w:val="center"/>
      <w:outlineLvl w:val="6"/>
    </w:pPr>
    <w:rPr>
      <w:b/>
      <w:sz w:val="24"/>
    </w:rPr>
  </w:style>
  <w:style w:type="paragraph" w:styleId="Heading8">
    <w:name w:val="Heading 8"/>
    <w:basedOn w:val="Normal"/>
    <w:next w:val="Normal"/>
    <w:qFormat/>
    <w:pPr>
      <w:keepNext w:val="true"/>
      <w:numPr>
        <w:ilvl w:val="7"/>
        <w:numId w:val="1"/>
      </w:numPr>
      <w:suppressAutoHyphens w:val="true"/>
      <w:spacing w:lineRule="auto" w:line="240"/>
      <w:ind w:firstLine="284" w:start="0" w:end="0"/>
      <w:outlineLvl w:val="7"/>
    </w:pPr>
    <w:rPr>
      <w:b/>
      <w:sz w:val="24"/>
    </w:rPr>
  </w:style>
  <w:style w:type="paragraph" w:styleId="Heading9">
    <w:name w:val="Heading 9"/>
    <w:basedOn w:val="Normal"/>
    <w:next w:val="Normal"/>
    <w:qFormat/>
    <w:pPr>
      <w:keepNext w:val="true"/>
      <w:numPr>
        <w:ilvl w:val="8"/>
        <w:numId w:val="1"/>
      </w:numPr>
      <w:suppressAutoHyphens w:val="true"/>
      <w:spacing w:lineRule="auto" w:line="240"/>
      <w:ind w:hanging="0" w:start="0" w:end="0"/>
      <w:jc w:val="center"/>
      <w:outlineLvl w:val="8"/>
    </w:pPr>
    <w:rPr>
      <w:sz w:val="24"/>
      <w:u w:val="single"/>
    </w:rPr>
  </w:style>
  <w:style w:type="character" w:styleId="WW8Num1z0">
    <w:name w:val="WW8Num1z0"/>
    <w:qFormat/>
    <w:rPr/>
  </w:style>
  <w:style w:type="character" w:styleId="WW8Num2z0">
    <w:name w:val="WW8Num2z0"/>
    <w:qFormat/>
    <w:rPr>
      <w:rFonts w:ascii="Symbol" w:hAnsi="Symbol" w:cs="Symbol"/>
    </w:rPr>
  </w:style>
  <w:style w:type="character" w:styleId="WW8Num3z0">
    <w:name w:val="WW8Num3z0"/>
    <w:qFormat/>
    <w:rPr/>
  </w:style>
  <w:style w:type="character" w:styleId="WW8Num4z0">
    <w:name w:val="WW8Num4z0"/>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ascii="Symbol" w:hAnsi="Symbol" w:cs="Symbol"/>
      <w:i w:val="false"/>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b w:val="false"/>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20z0">
    <w:name w:val="WW8Num20z0"/>
    <w:qFormat/>
    <w:rPr/>
  </w:style>
  <w:style w:type="character" w:styleId="WW8Num21z0">
    <w:name w:val="WW8Num21z0"/>
    <w:qFormat/>
    <w:rPr/>
  </w:style>
  <w:style w:type="character" w:styleId="WW8Num22z0">
    <w:name w:val="WW8Num22z0"/>
    <w:qFormat/>
    <w:rPr>
      <w:b w:val="false"/>
    </w:rPr>
  </w:style>
  <w:style w:type="character" w:styleId="WW8Num22z1">
    <w:name w:val="WW8Num22z1"/>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b w:val="false"/>
    </w:rPr>
  </w:style>
  <w:style w:type="character" w:styleId="WW8Num30z1">
    <w:name w:val="WW8Num30z1"/>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b w:val="false"/>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Style5">
    <w:name w:val="Основной шрифт абзаца"/>
    <w:qFormat/>
    <w:rPr/>
  </w:style>
  <w:style w:type="character" w:styleId="PageNumber">
    <w:name w:val="Page Number"/>
    <w:basedOn w:val="Style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uppressAutoHyphens w:val="true"/>
      <w:spacing w:lineRule="auto" w:line="240"/>
      <w:ind w:hanging="0" w:start="0" w:end="0"/>
      <w:jc w:val="start"/>
    </w:pPr>
    <w:rPr>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bidi w:val="0"/>
      <w:spacing w:lineRule="auto" w:line="300" w:before="1380" w:after="0"/>
      <w:jc w:val="end"/>
    </w:pPr>
    <w:rPr>
      <w:rFonts w:ascii="Times New Roman" w:hAnsi="Times New Roman" w:eastAsia="Times New Roman" w:cs="Times New Roman"/>
      <w:color w:val="auto"/>
      <w:sz w:val="56"/>
      <w:szCs w:val="20"/>
      <w:lang w:val="ru-RU" w:eastAsia="ru-RU" w:bidi="hi-IN"/>
    </w:rPr>
  </w:style>
  <w:style w:type="paragraph" w:styleId="FR2">
    <w:name w:val="FR2"/>
    <w:qFormat/>
    <w:pPr>
      <w:widowControl w:val="false"/>
      <w:bidi w:val="0"/>
      <w:spacing w:before="760" w:after="0"/>
      <w:jc w:val="both"/>
    </w:pPr>
    <w:rPr>
      <w:rFonts w:ascii="Times New Roman" w:hAnsi="Times New Roman" w:eastAsia="Times New Roman" w:cs="Times New Roman"/>
      <w:i/>
      <w:color w:val="auto"/>
      <w:sz w:val="48"/>
      <w:szCs w:val="20"/>
      <w:lang w:val="ru-RU" w:eastAsia="ru-RU" w:bidi="hi-IN"/>
    </w:rPr>
  </w:style>
  <w:style w:type="paragraph" w:styleId="FR3">
    <w:name w:val="FR3"/>
    <w:qFormat/>
    <w:pPr>
      <w:widowControl w:val="false"/>
      <w:bidi w:val="0"/>
      <w:jc w:val="center"/>
    </w:pPr>
    <w:rPr>
      <w:rFonts w:ascii="Times New Roman" w:hAnsi="Times New Roman" w:eastAsia="Times New Roman" w:cs="Times New Roman"/>
      <w:b/>
      <w:i/>
      <w:color w:val="auto"/>
      <w:sz w:val="40"/>
      <w:szCs w:val="20"/>
      <w:lang w:val="en-US" w:eastAsia="ru-RU" w:bidi="hi-IN"/>
    </w:rPr>
  </w:style>
  <w:style w:type="paragraph" w:styleId="FR4">
    <w:name w:val="FR4"/>
    <w:qFormat/>
    <w:pPr>
      <w:widowControl w:val="false"/>
      <w:bidi w:val="0"/>
      <w:spacing w:before="140" w:after="0"/>
      <w:ind w:hanging="0" w:start="4840" w:end="0"/>
    </w:pPr>
    <w:rPr>
      <w:rFonts w:ascii="Times New Roman" w:hAnsi="Times New Roman" w:eastAsia="Times New Roman" w:cs="Times New Roman"/>
      <w:b/>
      <w:color w:val="auto"/>
      <w:sz w:val="28"/>
      <w:szCs w:val="20"/>
      <w:lang w:val="en-US" w:eastAsia="ru-RU" w:bidi="hi-IN"/>
    </w:rPr>
  </w:style>
  <w:style w:type="paragraph" w:styleId="FR5">
    <w:name w:val="FR5"/>
    <w:qFormat/>
    <w:pPr>
      <w:widowControl w:val="false"/>
      <w:bidi w:val="0"/>
      <w:spacing w:before="260" w:after="0"/>
      <w:jc w:val="end"/>
    </w:pPr>
    <w:rPr>
      <w:rFonts w:ascii="Arial" w:hAnsi="Arial" w:eastAsia="Times New Roman" w:cs="Arial"/>
      <w:i/>
      <w:color w:val="auto"/>
      <w:sz w:val="20"/>
      <w:szCs w:val="20"/>
      <w:lang w:val="ru-RU" w:eastAsia="ru-RU" w:bidi="hi-IN"/>
    </w:rPr>
  </w:style>
  <w:style w:type="paragraph" w:styleId="BodyTextIndent">
    <w:name w:val="Body Text Indent"/>
    <w:basedOn w:val="Normal"/>
    <w:pPr>
      <w:suppressAutoHyphens w:val="true"/>
      <w:spacing w:lineRule="auto" w:line="240"/>
      <w:ind w:firstLine="284" w:start="0" w:end="0"/>
    </w:pPr>
    <w:rPr>
      <w:i/>
      <w:sz w:val="24"/>
      <w:lang w:val="ru-RU"/>
    </w:rPr>
  </w:style>
  <w:style w:type="paragraph" w:styleId="2">
    <w:name w:val="Основной текст с отступом 2"/>
    <w:basedOn w:val="Normal"/>
    <w:qFormat/>
    <w:pPr>
      <w:suppressAutoHyphens w:val="true"/>
      <w:spacing w:lineRule="auto" w:line="240"/>
      <w:ind w:firstLine="284" w:start="0" w:end="0"/>
    </w:pPr>
    <w:rPr>
      <w:sz w:val="24"/>
    </w:rPr>
  </w:style>
  <w:style w:type="paragraph" w:styleId="21">
    <w:name w:val="Основной текст 2"/>
    <w:basedOn w:val="Normal"/>
    <w:qFormat/>
    <w:pPr>
      <w:suppressAutoHyphens w:val="true"/>
      <w:spacing w:lineRule="auto" w:line="240"/>
      <w:ind w:hanging="0" w:start="0" w:end="0"/>
    </w:pPr>
    <w:rPr>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3">
    <w:name w:val="Основной текст с отступом 3"/>
    <w:basedOn w:val="Normal"/>
    <w:qFormat/>
    <w:pPr>
      <w:suppressAutoHyphens w:val="true"/>
      <w:spacing w:lineRule="auto" w:line="240"/>
      <w:ind w:firstLine="284" w:start="0" w:end="0"/>
    </w:pPr>
    <w:rPr>
      <w:sz w:val="20"/>
    </w:rPr>
  </w:style>
  <w:style w:type="paragraph" w:styleId="Style6">
    <w:name w:val="Название объекта"/>
    <w:basedOn w:val="Normal"/>
    <w:next w:val="Normal"/>
    <w:qFormat/>
    <w:pPr>
      <w:suppressAutoHyphens w:val="true"/>
      <w:spacing w:lineRule="auto" w:line="240"/>
      <w:ind w:firstLine="284" w:start="0" w:end="0"/>
    </w:pPr>
    <w:rPr>
      <w:b/>
      <w:sz w:val="24"/>
    </w:rPr>
  </w:style>
  <w:style w:type="paragraph" w:styleId="TOC1">
    <w:name w:val="TOC 1"/>
    <w:basedOn w:val="Normal"/>
    <w:next w:val="Normal"/>
    <w:pPr>
      <w:tabs>
        <w:tab w:val="clear" w:pos="720"/>
        <w:tab w:val="right" w:pos="10756" w:leader="dot"/>
      </w:tabs>
      <w:spacing w:before="120" w:after="120"/>
      <w:jc w:val="center"/>
    </w:pPr>
    <w:rPr>
      <w:b/>
      <w:caps/>
      <w:sz w:val="20"/>
      <w:u w:val="single"/>
      <w:lang w:val="en-US" w:eastAsia="en-US"/>
    </w:rPr>
  </w:style>
  <w:style w:type="paragraph" w:styleId="TOC2">
    <w:name w:val="TOC 2"/>
    <w:basedOn w:val="Normal"/>
    <w:next w:val="Normal"/>
    <w:pPr>
      <w:ind w:firstLine="560" w:start="220" w:end="0"/>
      <w:jc w:val="start"/>
    </w:pPr>
    <w:rPr>
      <w:smallCaps/>
      <w:sz w:val="20"/>
    </w:rPr>
  </w:style>
  <w:style w:type="paragraph" w:styleId="TOC3">
    <w:name w:val="TOC 3"/>
    <w:basedOn w:val="Normal"/>
    <w:next w:val="Normal"/>
    <w:pPr>
      <w:ind w:firstLine="560" w:start="440" w:end="0"/>
      <w:jc w:val="start"/>
    </w:pPr>
    <w:rPr>
      <w:i/>
      <w:sz w:val="20"/>
    </w:rPr>
  </w:style>
  <w:style w:type="paragraph" w:styleId="TOC4">
    <w:name w:val="TOC 4"/>
    <w:basedOn w:val="Normal"/>
    <w:next w:val="Normal"/>
    <w:pPr>
      <w:ind w:firstLine="560" w:start="660" w:end="0"/>
      <w:jc w:val="start"/>
    </w:pPr>
    <w:rPr>
      <w:sz w:val="18"/>
    </w:rPr>
  </w:style>
  <w:style w:type="paragraph" w:styleId="TOC5">
    <w:name w:val="TOC 5"/>
    <w:basedOn w:val="Normal"/>
    <w:next w:val="Normal"/>
    <w:pPr>
      <w:ind w:firstLine="560" w:start="880" w:end="0"/>
      <w:jc w:val="start"/>
    </w:pPr>
    <w:rPr>
      <w:sz w:val="18"/>
    </w:rPr>
  </w:style>
  <w:style w:type="paragraph" w:styleId="TOC6">
    <w:name w:val="TOC 6"/>
    <w:basedOn w:val="Normal"/>
    <w:next w:val="Normal"/>
    <w:pPr>
      <w:ind w:firstLine="560" w:start="1100" w:end="0"/>
      <w:jc w:val="start"/>
    </w:pPr>
    <w:rPr>
      <w:sz w:val="18"/>
    </w:rPr>
  </w:style>
  <w:style w:type="paragraph" w:styleId="TOC7">
    <w:name w:val="TOC 7"/>
    <w:basedOn w:val="Normal"/>
    <w:next w:val="Normal"/>
    <w:pPr>
      <w:ind w:firstLine="560" w:start="1320" w:end="0"/>
      <w:jc w:val="start"/>
    </w:pPr>
    <w:rPr>
      <w:sz w:val="18"/>
    </w:rPr>
  </w:style>
  <w:style w:type="paragraph" w:styleId="TOC8">
    <w:name w:val="TOC 8"/>
    <w:basedOn w:val="Normal"/>
    <w:next w:val="Normal"/>
    <w:pPr>
      <w:ind w:firstLine="560" w:start="1540" w:end="0"/>
      <w:jc w:val="start"/>
    </w:pPr>
    <w:rPr>
      <w:sz w:val="18"/>
    </w:rPr>
  </w:style>
  <w:style w:type="paragraph" w:styleId="TOC9">
    <w:name w:val="TOC 9"/>
    <w:basedOn w:val="Normal"/>
    <w:next w:val="Normal"/>
    <w:pPr>
      <w:ind w:firstLine="560" w:start="1760" w:end="0"/>
      <w:jc w:val="start"/>
    </w:pPr>
    <w:rPr>
      <w:sz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2002-06-07T08:21:00Z</dcterms:created>
  <dc:creator>ORPM</dc:creator>
  <dc:description/>
  <dc:language>en-US</dc:language>
  <cp:lastModifiedBy>1</cp:lastModifiedBy>
  <dcterms:modified xsi:type="dcterms:W3CDTF">2002-06-07T10:23:00Z</dcterms:modified>
  <cp:revision>8</cp:revision>
  <dc:subject/>
  <dc:title> </dc:title>
</cp:coreProperties>
</file>